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503BEA22"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 xml:space="preserve">along </w:t>
      </w:r>
      <w:r w:rsidR="009D497C">
        <w:rPr>
          <w:rFonts w:ascii="Times New Roman" w:eastAsia="Times New Roman" w:hAnsi="Times New Roman" w:cs="Times New Roman"/>
          <w:bCs/>
          <w:sz w:val="24"/>
          <w:szCs w:val="24"/>
        </w:rPr>
        <w:t>an unregulated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2FFA532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Abraham </w:t>
      </w:r>
      <w:r w:rsidR="009D497C">
        <w:rPr>
          <w:rFonts w:ascii="Times New Roman" w:eastAsia="Times New Roman" w:hAnsi="Times New Roman" w:cs="Times New Roman"/>
          <w:bCs/>
          <w:sz w:val="24"/>
          <w:szCs w:val="24"/>
        </w:rPr>
        <w:t xml:space="preserve">E. </w:t>
      </w:r>
      <w:r w:rsidRPr="00E817FB">
        <w:rPr>
          <w:rFonts w:ascii="Times New Roman" w:eastAsia="Times New Roman" w:hAnsi="Times New Roman" w:cs="Times New Roman"/>
          <w:bCs/>
          <w:sz w:val="24"/>
          <w:szCs w:val="24"/>
        </w:rPr>
        <w:t>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Peter </w:t>
      </w:r>
      <w:proofErr w:type="spellStart"/>
      <w:r w:rsidRPr="00E817FB">
        <w:rPr>
          <w:rFonts w:ascii="Times New Roman" w:eastAsia="Times New Roman" w:hAnsi="Times New Roman" w:cs="Times New Roman"/>
          <w:bCs/>
          <w:sz w:val="24"/>
          <w:szCs w:val="24"/>
        </w:rPr>
        <w:t>Fule</w:t>
      </w:r>
      <w:proofErr w:type="spellEnd"/>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5C32CC10"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w:t>
      </w:r>
      <w:proofErr w:type="spellStart"/>
      <w:r w:rsidRPr="00E817FB">
        <w:rPr>
          <w:rFonts w:ascii="Times New Roman" w:hAnsi="Times New Roman" w:cs="Times New Roman"/>
          <w:i/>
          <w:iCs/>
          <w:sz w:val="24"/>
          <w:szCs w:val="24"/>
        </w:rPr>
        <w:t>fremontii</w:t>
      </w:r>
      <w:proofErr w:type="spellEnd"/>
      <w:r w:rsidRPr="00E817FB">
        <w:rPr>
          <w:rFonts w:ascii="Times New Roman" w:hAnsi="Times New Roman" w:cs="Times New Roman"/>
          <w:i/>
          <w:iCs/>
          <w:sz w:val="24"/>
          <w:szCs w:val="24"/>
        </w:rPr>
        <w:t xml:space="preserve">)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535B52">
        <w:rPr>
          <w:rFonts w:ascii="Times New Roman" w:hAnsi="Times New Roman" w:cs="Times New Roman"/>
          <w:sz w:val="24"/>
          <w:szCs w:val="24"/>
        </w:rPr>
        <w:t>cottonwoods</w:t>
      </w:r>
      <w:r w:rsidR="00DC021D">
        <w:rPr>
          <w:rFonts w:ascii="Times New Roman" w:hAnsi="Times New Roman" w:cs="Times New Roman"/>
          <w:sz w:val="24"/>
          <w:szCs w:val="24"/>
        </w:rPr>
        <w:t xml:space="preserve">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r w:rsidR="002C0F00">
        <w:rPr>
          <w:rFonts w:ascii="Times New Roman" w:hAnsi="Times New Roman" w:cs="Times New Roman"/>
          <w:sz w:val="24"/>
          <w:szCs w:val="24"/>
        </w:rPr>
        <w:t>s</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commentRangeStart w:id="9"/>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w:t>
      </w:r>
      <w:r w:rsidR="00382187">
        <w:rPr>
          <w:rFonts w:ascii="Times New Roman" w:hAnsi="Times New Roman" w:cs="Times New Roman"/>
          <w:sz w:val="24"/>
          <w:szCs w:val="24"/>
        </w:rPr>
        <w:t xml:space="preserve"> event</w:t>
      </w:r>
      <w:r w:rsidR="00FF6467">
        <w:rPr>
          <w:rFonts w:ascii="Times New Roman" w:hAnsi="Times New Roman" w:cs="Times New Roman"/>
          <w:sz w:val="24"/>
          <w:szCs w:val="24"/>
        </w:rPr>
        <w:t xml:space="preserve"> that occurred during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commentRangeEnd w:id="9"/>
      <w:r w:rsidR="00951CAD">
        <w:rPr>
          <w:rStyle w:val="CommentReference"/>
        </w:rPr>
        <w:commentReference w:id="9"/>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r w:rsidR="00B83A78">
        <w:rPr>
          <w:rFonts w:ascii="Times New Roman" w:hAnsi="Times New Roman" w:cs="Times New Roman"/>
          <w:sz w:val="24"/>
          <w:szCs w:val="24"/>
        </w:rPr>
        <w:t xml:space="preserve">Fremont cottonwoods along the Verde require a ten-year flood event to cause regeneration but stand dynamics are determined by the frequency and magnitude of flood events.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 xml:space="preserve">Populus </w:t>
      </w:r>
      <w:proofErr w:type="spellStart"/>
      <w:r w:rsidRPr="00BB3DE2">
        <w:rPr>
          <w:rFonts w:ascii="Times New Roman" w:hAnsi="Times New Roman" w:cs="Times New Roman"/>
          <w:i/>
          <w:iCs/>
          <w:sz w:val="24"/>
          <w:szCs w:val="24"/>
        </w:rPr>
        <w:t>fremontii</w:t>
      </w:r>
      <w:proofErr w:type="spellEnd"/>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4" w:author="Abraham E Springer" w:date="2025-02-17T12:19:00Z" w16du:dateUtc="2025-02-17T19:19:00Z">
          <w:pPr>
            <w:pStyle w:val="Heading1"/>
            <w:spacing w:line="240" w:lineRule="auto"/>
          </w:pPr>
        </w:pPrChange>
      </w:pPr>
      <w:bookmarkStart w:id="15" w:name="_Toc187849251"/>
      <w:r w:rsidRPr="00E817FB">
        <w:rPr>
          <w:rFonts w:ascii="Times New Roman" w:hAnsi="Times New Roman" w:cs="Times New Roman"/>
          <w:sz w:val="24"/>
          <w:szCs w:val="24"/>
        </w:rPr>
        <w:t xml:space="preserve">Introduction and </w:t>
      </w:r>
      <w:commentRangeStart w:id="16"/>
      <w:commentRangeStart w:id="17"/>
      <w:r w:rsidRPr="00E817FB">
        <w:rPr>
          <w:rFonts w:ascii="Times New Roman" w:hAnsi="Times New Roman" w:cs="Times New Roman"/>
          <w:sz w:val="24"/>
          <w:szCs w:val="24"/>
        </w:rPr>
        <w:t>Background</w:t>
      </w:r>
      <w:bookmarkEnd w:id="15"/>
      <w:commentRangeEnd w:id="16"/>
      <w:r w:rsidR="00CE6A20" w:rsidRPr="00E817FB">
        <w:rPr>
          <w:rStyle w:val="CommentReference"/>
          <w:rFonts w:ascii="Times New Roman" w:eastAsia="Arial" w:hAnsi="Times New Roman" w:cs="Times New Roman"/>
          <w:color w:val="auto"/>
          <w:sz w:val="24"/>
          <w:szCs w:val="24"/>
        </w:rPr>
        <w:commentReference w:id="16"/>
      </w:r>
      <w:commentRangeEnd w:id="17"/>
      <w:r w:rsidR="00CE6A20" w:rsidRPr="00E817FB">
        <w:rPr>
          <w:rStyle w:val="CommentReference"/>
          <w:rFonts w:ascii="Times New Roman" w:eastAsia="Arial" w:hAnsi="Times New Roman" w:cs="Times New Roman"/>
          <w:color w:val="auto"/>
          <w:sz w:val="24"/>
          <w:szCs w:val="24"/>
        </w:rPr>
        <w:commentReference w:id="17"/>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8"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3772D514" w:rsidR="00A8216B" w:rsidRPr="00E817FB" w:rsidRDefault="009954F4">
      <w:pPr>
        <w:spacing w:line="480" w:lineRule="auto"/>
        <w:ind w:firstLine="720"/>
        <w:rPr>
          <w:rFonts w:ascii="Times New Roman" w:eastAsia="Times New Roman" w:hAnsi="Times New Roman" w:cs="Times New Roman"/>
          <w:sz w:val="24"/>
          <w:szCs w:val="24"/>
        </w:rPr>
        <w:pPrChange w:id="2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 in central Arizona drains over 16 thousand square </w:t>
      </w:r>
      <w:r w:rsidR="009D497C" w:rsidRPr="00E817FB">
        <w:rPr>
          <w:rFonts w:ascii="Times New Roman" w:eastAsia="Times New Roman" w:hAnsi="Times New Roman" w:cs="Times New Roman"/>
          <w:sz w:val="24"/>
          <w:szCs w:val="24"/>
        </w:rPr>
        <w:t>k</w:t>
      </w:r>
      <w:r w:rsidR="009D497C">
        <w:rPr>
          <w:rFonts w:ascii="Times New Roman" w:eastAsia="Times New Roman" w:hAnsi="Times New Roman" w:cs="Times New Roman"/>
          <w:sz w:val="24"/>
          <w:szCs w:val="24"/>
        </w:rPr>
        <w:t>m</w:t>
      </w:r>
      <w:r w:rsidR="009D497C" w:rsidRPr="00E817FB">
        <w:rPr>
          <w:rFonts w:ascii="Times New Roman" w:eastAsia="Times New Roman" w:hAnsi="Times New Roman" w:cs="Times New Roman"/>
          <w:sz w:val="24"/>
          <w:szCs w:val="24"/>
        </w:rPr>
        <w:t xml:space="preserve"> </w:t>
      </w:r>
      <w:r w:rsidR="00D079C5" w:rsidRPr="00E817FB">
        <w:rPr>
          <w:rFonts w:ascii="Times New Roman" w:eastAsia="Times New Roman" w:hAnsi="Times New Roman" w:cs="Times New Roman"/>
          <w:sz w:val="24"/>
          <w:szCs w:val="24"/>
        </w:rPr>
        <w:t>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1"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19C3726" w:rsidR="00A8216B" w:rsidRPr="00E817FB" w:rsidRDefault="009A0005">
      <w:pPr>
        <w:spacing w:line="480" w:lineRule="auto"/>
        <w:rPr>
          <w:rFonts w:ascii="Times New Roman" w:eastAsia="Times New Roman" w:hAnsi="Times New Roman" w:cs="Times New Roman"/>
          <w:sz w:val="24"/>
          <w:szCs w:val="24"/>
        </w:rPr>
        <w:pPrChange w:id="2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3"/>
      <w:r w:rsidRPr="00E817FB">
        <w:rPr>
          <w:rFonts w:ascii="Times New Roman" w:eastAsia="Times New Roman" w:hAnsi="Times New Roman" w:cs="Times New Roman"/>
          <w:sz w:val="24"/>
          <w:szCs w:val="24"/>
        </w:rPr>
        <w:t xml:space="preserve">Verde </w:t>
      </w:r>
      <w:commentRangeEnd w:id="23"/>
      <w:r w:rsidR="00CE6A20" w:rsidRPr="00E817FB">
        <w:rPr>
          <w:rStyle w:val="CommentReference"/>
          <w:rFonts w:ascii="Times New Roman" w:hAnsi="Times New Roman" w:cs="Times New Roman"/>
          <w:sz w:val="24"/>
          <w:szCs w:val="24"/>
        </w:rPr>
        <w:commentReference w:id="23"/>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 xml:space="preserve">floods to flow through the </w:t>
      </w:r>
      <w:r w:rsidR="009D497C">
        <w:rPr>
          <w:rFonts w:ascii="Times New Roman" w:eastAsia="Times New Roman" w:hAnsi="Times New Roman" w:cs="Times New Roman"/>
          <w:sz w:val="24"/>
          <w:szCs w:val="24"/>
        </w:rPr>
        <w:t xml:space="preserve">wild and scenic reach of the </w:t>
      </w:r>
      <w:r w:rsidR="0035091D" w:rsidRPr="00E817FB">
        <w:rPr>
          <w:rFonts w:ascii="Times New Roman" w:eastAsia="Times New Roman" w:hAnsi="Times New Roman" w:cs="Times New Roman"/>
          <w:sz w:val="24"/>
          <w:szCs w:val="24"/>
        </w:rPr>
        <w:t>river and continuously change the ecology and geomorphology.</w:t>
      </w:r>
    </w:p>
    <w:p w14:paraId="5762CD82" w14:textId="640F302B" w:rsidR="009A0005" w:rsidRPr="00E817FB" w:rsidRDefault="009A0005">
      <w:pPr>
        <w:spacing w:line="480" w:lineRule="auto"/>
        <w:rPr>
          <w:rFonts w:ascii="Times New Roman" w:eastAsia="Times New Roman" w:hAnsi="Times New Roman" w:cs="Times New Roman"/>
          <w:sz w:val="24"/>
          <w:szCs w:val="24"/>
        </w:rPr>
        <w:pPrChange w:id="24"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w:t>
      </w:r>
      <w:r w:rsidR="009D497C">
        <w:rPr>
          <w:rFonts w:ascii="Times New Roman" w:eastAsia="Times New Roman" w:hAnsi="Times New Roman" w:cs="Times New Roman"/>
          <w:sz w:val="24"/>
          <w:szCs w:val="24"/>
        </w:rPr>
        <w:t>I</w:t>
      </w:r>
      <w:r w:rsidRPr="00E817FB">
        <w:rPr>
          <w:rFonts w:ascii="Times New Roman" w:eastAsia="Times New Roman" w:hAnsi="Times New Roman" w:cs="Times New Roman"/>
          <w:sz w:val="24"/>
          <w:szCs w:val="24"/>
        </w:rPr>
        <w:t xml:space="preserve">rrigation </w:t>
      </w:r>
      <w:r w:rsidR="009D497C">
        <w:rPr>
          <w:rFonts w:ascii="Times New Roman" w:eastAsia="Times New Roman" w:hAnsi="Times New Roman" w:cs="Times New Roman"/>
          <w:sz w:val="24"/>
          <w:szCs w:val="24"/>
        </w:rPr>
        <w:t xml:space="preserve">diversion </w:t>
      </w:r>
      <w:r w:rsidRPr="00E817FB">
        <w:rPr>
          <w:rFonts w:ascii="Times New Roman" w:eastAsia="Times New Roman" w:hAnsi="Times New Roman" w:cs="Times New Roman"/>
          <w:sz w:val="24"/>
          <w:szCs w:val="24"/>
        </w:rPr>
        <w:t xml:space="preserve">ditches withdraw about 34,000 acre feet with about half of that being consumed </w:t>
      </w:r>
      <w:commentRangeStart w:id="2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6"/>
      <w:r w:rsidRPr="00E817FB">
        <w:rPr>
          <w:rStyle w:val="CommentReference"/>
          <w:rFonts w:ascii="Times New Roman" w:hAnsi="Times New Roman" w:cs="Times New Roman"/>
          <w:sz w:val="24"/>
          <w:szCs w:val="24"/>
        </w:rPr>
        <w:commentReference w:id="2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4C242064" w:rsidR="00E06606" w:rsidRPr="00E817FB" w:rsidRDefault="00E06606">
      <w:pPr>
        <w:spacing w:line="480" w:lineRule="auto"/>
        <w:ind w:firstLine="720"/>
        <w:rPr>
          <w:rFonts w:ascii="Times New Roman" w:eastAsia="Times New Roman" w:hAnsi="Times New Roman" w:cs="Times New Roman"/>
          <w:sz w:val="24"/>
          <w:szCs w:val="24"/>
        </w:rPr>
        <w:pPrChange w:id="2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w:t>
      </w:r>
      <w:r w:rsidR="00F76484">
        <w:rPr>
          <w:rFonts w:ascii="Times New Roman" w:eastAsia="Times New Roman" w:hAnsi="Times New Roman" w:cs="Times New Roman"/>
          <w:sz w:val="24"/>
          <w:szCs w:val="24"/>
          <w:highlight w:val="white"/>
        </w:rPr>
        <w:t>.</w:t>
      </w:r>
      <w:r w:rsidRPr="00E817FB">
        <w:rPr>
          <w:rFonts w:ascii="Times New Roman" w:eastAsia="Times New Roman" w:hAnsi="Times New Roman" w:cs="Times New Roman"/>
          <w:sz w:val="24"/>
          <w:szCs w:val="24"/>
          <w:highlight w:val="white"/>
        </w:rPr>
        <w:t xml:space="preserve">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 xml:space="preserve">Populus </w:t>
      </w:r>
      <w:proofErr w:type="spellStart"/>
      <w:r w:rsidRPr="00E817FB">
        <w:rPr>
          <w:rFonts w:ascii="Times New Roman" w:eastAsia="Times New Roman" w:hAnsi="Times New Roman" w:cs="Times New Roman"/>
          <w:i/>
          <w:iCs/>
          <w:sz w:val="24"/>
          <w:szCs w:val="24"/>
          <w:highlight w:val="white"/>
        </w:rPr>
        <w:t>fremontii</w:t>
      </w:r>
      <w:proofErr w:type="spellEnd"/>
      <w:r w:rsidRPr="00E817FB">
        <w:rPr>
          <w:rFonts w:ascii="Times New Roman" w:eastAsia="Times New Roman" w:hAnsi="Times New Roman" w:cs="Times New Roman"/>
          <w:i/>
          <w:iCs/>
          <w:sz w:val="24"/>
          <w:szCs w:val="24"/>
          <w:highlight w:val="white"/>
        </w:rPr>
        <w:t>)</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8" w:author="Abraham E Springer" w:date="2025-02-17T12:19:00Z" w16du:dateUtc="2025-02-17T19:19:00Z">
          <w:pPr>
            <w:spacing w:line="240" w:lineRule="auto"/>
          </w:pPr>
        </w:pPrChange>
      </w:pPr>
    </w:p>
    <w:p w14:paraId="6A517406" w14:textId="70E26CD4" w:rsidR="0064393E" w:rsidRPr="00E817FB" w:rsidRDefault="009954F4">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 xml:space="preserve">(Populus </w:t>
      </w:r>
      <w:proofErr w:type="spellStart"/>
      <w:r w:rsidRPr="00E817FB">
        <w:rPr>
          <w:rFonts w:ascii="Times New Roman" w:eastAsia="Times New Roman" w:hAnsi="Times New Roman" w:cs="Times New Roman"/>
          <w:i/>
          <w:sz w:val="24"/>
          <w:szCs w:val="24"/>
        </w:rPr>
        <w:t>fremontii</w:t>
      </w:r>
      <w:proofErr w:type="spellEnd"/>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 xml:space="preserve">Salix </w:t>
      </w:r>
      <w:proofErr w:type="spellStart"/>
      <w:r w:rsidRPr="00E817FB">
        <w:rPr>
          <w:rFonts w:ascii="Times New Roman" w:eastAsia="Times New Roman" w:hAnsi="Times New Roman" w:cs="Times New Roman"/>
          <w:i/>
          <w:sz w:val="24"/>
          <w:szCs w:val="24"/>
        </w:rPr>
        <w:t>gooddingii</w:t>
      </w:r>
      <w:proofErr w:type="spellEnd"/>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del w:id="30" w:author="Abraham E Springer" w:date="2025-02-21T15:11:00Z" w16du:dateUtc="2025-02-21T22:11:00Z">
        <w:r w:rsidR="00D42EDA" w:rsidRPr="00E817FB" w:rsidDel="009D497C">
          <w:rPr>
            <w:rFonts w:ascii="Times New Roman" w:eastAsia="Times New Roman" w:hAnsi="Times New Roman" w:cs="Times New Roman"/>
            <w:sz w:val="24"/>
            <w:szCs w:val="24"/>
          </w:rPr>
          <w:delText>’s</w:delText>
        </w:r>
      </w:del>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762C6FA9" w:rsidR="005D722B" w:rsidRPr="00E817FB" w:rsidRDefault="00D079C5">
      <w:pPr>
        <w:spacing w:line="480" w:lineRule="auto"/>
        <w:ind w:firstLine="720"/>
        <w:rPr>
          <w:rFonts w:ascii="Times New Roman" w:eastAsia="Times New Roman" w:hAnsi="Times New Roman" w:cs="Times New Roman"/>
          <w:sz w:val="24"/>
          <w:szCs w:val="24"/>
        </w:rPr>
        <w:pPrChange w:id="3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w:t>
      </w:r>
      <w:r w:rsidR="009D497C">
        <w:rPr>
          <w:rFonts w:ascii="Times New Roman" w:eastAsia="Times New Roman" w:hAnsi="Times New Roman" w:cs="Times New Roman"/>
          <w:sz w:val="24"/>
          <w:szCs w:val="24"/>
        </w:rPr>
        <w:t>for sexual</w:t>
      </w:r>
      <w:r w:rsidRPr="00E817FB">
        <w:rPr>
          <w:rFonts w:ascii="Times New Roman" w:eastAsia="Times New Roman" w:hAnsi="Times New Roman" w:cs="Times New Roman"/>
          <w:sz w:val="24"/>
          <w:szCs w:val="24"/>
        </w:rPr>
        <w:t xml:space="preserve"> establish</w:t>
      </w:r>
      <w:r w:rsidR="009D497C">
        <w:rPr>
          <w:rFonts w:ascii="Times New Roman" w:eastAsia="Times New Roman" w:hAnsi="Times New Roman" w:cs="Times New Roman"/>
          <w:sz w:val="24"/>
          <w:szCs w:val="24"/>
        </w:rPr>
        <w:t>ment</w:t>
      </w:r>
      <w:r w:rsidRPr="00E817FB">
        <w:rPr>
          <w:rFonts w:ascii="Times New Roman" w:eastAsia="Times New Roman" w:hAnsi="Times New Roman" w:cs="Times New Roman"/>
          <w:sz w:val="24"/>
          <w:szCs w:val="24"/>
        </w:rPr>
        <w:t xml:space="preserve">. </w:t>
      </w:r>
      <w:commentRangeStart w:id="32"/>
      <w:r w:rsidRPr="00E817FB">
        <w:rPr>
          <w:rFonts w:ascii="Times New Roman" w:eastAsia="Times New Roman" w:hAnsi="Times New Roman" w:cs="Times New Roman"/>
          <w:sz w:val="24"/>
          <w:szCs w:val="24"/>
        </w:rPr>
        <w:t>Both</w:t>
      </w:r>
      <w:commentRangeEnd w:id="32"/>
      <w:r w:rsidR="009D497C">
        <w:rPr>
          <w:rStyle w:val="CommentReference"/>
        </w:rPr>
        <w:commentReference w:id="32"/>
      </w:r>
      <w:r w:rsidRPr="00E817FB">
        <w:rPr>
          <w:rFonts w:ascii="Times New Roman" w:eastAsia="Times New Roman" w:hAnsi="Times New Roman" w:cs="Times New Roman"/>
          <w:sz w:val="24"/>
          <w:szCs w:val="24"/>
        </w:rPr>
        <w:t xml:space="preserve">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3"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4"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This allows the seeds to be deposited on bare, moist mineral soil created by high winter flows. Regeneration of Fremont cottonwood and Good</w:t>
      </w:r>
      <w:r w:rsidR="00F76484">
        <w:rPr>
          <w:rFonts w:ascii="Times New Roman" w:eastAsia="Times New Roman" w:hAnsi="Times New Roman" w:cs="Times New Roman"/>
          <w:sz w:val="24"/>
          <w:szCs w:val="24"/>
        </w:rPr>
        <w:t>d</w:t>
      </w:r>
      <w:r w:rsidRPr="00E817FB">
        <w:rPr>
          <w:rFonts w:ascii="Times New Roman" w:eastAsia="Times New Roman" w:hAnsi="Times New Roman" w:cs="Times New Roman"/>
          <w:sz w:val="24"/>
          <w:szCs w:val="24"/>
        </w:rPr>
        <w:t xml:space="preserve">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4711B51C"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5"/>
      <w:commentRangeStart w:id="36"/>
      <w:r w:rsidRPr="00E817FB">
        <w:rPr>
          <w:rFonts w:ascii="Times New Roman" w:eastAsia="Times New Roman" w:hAnsi="Times New Roman" w:cs="Times New Roman"/>
          <w:sz w:val="24"/>
          <w:szCs w:val="24"/>
        </w:rPr>
        <w:t xml:space="preserve">winter </w:t>
      </w:r>
      <w:commentRangeEnd w:id="35"/>
      <w:r w:rsidRPr="00E817FB">
        <w:rPr>
          <w:rStyle w:val="CommentReference"/>
          <w:rFonts w:ascii="Times New Roman" w:hAnsi="Times New Roman" w:cs="Times New Roman"/>
          <w:sz w:val="24"/>
          <w:szCs w:val="24"/>
        </w:rPr>
        <w:commentReference w:id="35"/>
      </w:r>
      <w:commentRangeEnd w:id="36"/>
      <w:r w:rsidR="007D00BA">
        <w:rPr>
          <w:rStyle w:val="CommentReference"/>
        </w:rPr>
        <w:commentReference w:id="36"/>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w:t>
      </w:r>
      <w:r w:rsidR="00C34FF1">
        <w:rPr>
          <w:rFonts w:ascii="Times New Roman" w:eastAsia="Times New Roman" w:hAnsi="Times New Roman" w:cs="Times New Roman"/>
          <w:sz w:val="24"/>
          <w:szCs w:val="24"/>
        </w:rPr>
        <w:t xml:space="preserve">(AEP) </w:t>
      </w:r>
      <w:r w:rsidR="00F76484">
        <w:rPr>
          <w:rFonts w:ascii="Times New Roman" w:eastAsia="Times New Roman" w:hAnsi="Times New Roman" w:cs="Times New Roman"/>
          <w:sz w:val="24"/>
          <w:szCs w:val="24"/>
        </w:rPr>
        <w:t>flood</w:t>
      </w:r>
      <w:r w:rsidR="00C34FF1">
        <w:rPr>
          <w:rFonts w:ascii="Times New Roman" w:eastAsia="Times New Roman" w:hAnsi="Times New Roman" w:cs="Times New Roman"/>
          <w:sz w:val="24"/>
          <w:szCs w:val="24"/>
        </w:rPr>
        <w:t>. This means that there is between a four and 10 percent chance a flood of this magnitude would occur in any given year.</w:t>
      </w:r>
      <w:r w:rsidR="00F76484">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commentRangeStart w:id="37"/>
      <w:r w:rsidR="00535B52">
        <w:rPr>
          <w:rFonts w:ascii="Times New Roman" w:eastAsia="Times New Roman" w:hAnsi="Times New Roman" w:cs="Times New Roman"/>
          <w:sz w:val="24"/>
          <w:szCs w:val="24"/>
        </w:rPr>
        <w:t>Peak snowmelt occurred in mid-March and almost reached 1000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 Flows then declined to the summer and fall low</w:t>
      </w:r>
      <w:r w:rsidR="00F76484">
        <w:rPr>
          <w:rFonts w:ascii="Times New Roman" w:eastAsia="Times New Roman" w:hAnsi="Times New Roman" w:cs="Times New Roman"/>
          <w:sz w:val="24"/>
          <w:szCs w:val="24"/>
        </w:rPr>
        <w:t>-</w:t>
      </w:r>
      <w:r w:rsidR="00535B52">
        <w:rPr>
          <w:rFonts w:ascii="Times New Roman" w:eastAsia="Times New Roman" w:hAnsi="Times New Roman" w:cs="Times New Roman"/>
          <w:sz w:val="24"/>
          <w:szCs w:val="24"/>
        </w:rPr>
        <w:t xml:space="preserve">flow </w:t>
      </w:r>
      <w:r w:rsidR="00535B52">
        <w:rPr>
          <w:rFonts w:ascii="Times New Roman" w:eastAsia="Times New Roman" w:hAnsi="Times New Roman" w:cs="Times New Roman"/>
          <w:sz w:val="24"/>
          <w:szCs w:val="24"/>
        </w:rPr>
        <w:lastRenderedPageBreak/>
        <w:t>period where base</w:t>
      </w:r>
      <w:ins w:id="38" w:author="Abraham E Springer" w:date="2025-02-21T15:14:00Z" w16du:dateUtc="2025-02-21T22:14:00Z">
        <w:r w:rsidR="009D497C">
          <w:rPr>
            <w:rFonts w:ascii="Times New Roman" w:eastAsia="Times New Roman" w:hAnsi="Times New Roman" w:cs="Times New Roman"/>
            <w:sz w:val="24"/>
            <w:szCs w:val="24"/>
          </w:rPr>
          <w:t xml:space="preserve"> </w:t>
        </w:r>
      </w:ins>
      <w:r w:rsidR="00535B52">
        <w:rPr>
          <w:rFonts w:ascii="Times New Roman" w:eastAsia="Times New Roman" w:hAnsi="Times New Roman" w:cs="Times New Roman"/>
          <w:sz w:val="24"/>
          <w:szCs w:val="24"/>
        </w:rPr>
        <w:t>flows can drop below 1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w:t>
      </w:r>
      <w:commentRangeEnd w:id="37"/>
      <w:r w:rsidR="00535B52">
        <w:rPr>
          <w:rStyle w:val="CommentReference"/>
        </w:rPr>
        <w:commentReference w:id="37"/>
      </w:r>
      <w:r w:rsidR="00535B52">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disturbance created conditions for Fremont cottonwoods to regenerate via seed and unique opportunity to study their regeneration and survivorship.</w:t>
      </w:r>
    </w:p>
    <w:p w14:paraId="77AA5E25" w14:textId="2090C916" w:rsidR="0029521D" w:rsidRDefault="0029521D" w:rsidP="0029521D">
      <w:pPr>
        <w:spacing w:line="480" w:lineRule="auto"/>
        <w:ind w:firstLine="360"/>
        <w:jc w:val="center"/>
        <w:rPr>
          <w:rFonts w:ascii="Times New Roman" w:eastAsia="Times New Roman" w:hAnsi="Times New Roman" w:cs="Times New Roman"/>
          <w:sz w:val="24"/>
          <w:szCs w:val="24"/>
        </w:rPr>
      </w:pPr>
    </w:p>
    <w:p w14:paraId="7F56F04E" w14:textId="283FC921" w:rsidR="00535B52" w:rsidRDefault="00535B52"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3213BE9F" wp14:editId="60B18835">
            <wp:extent cx="3313845" cy="3552825"/>
            <wp:effectExtent l="0" t="0" r="1270" b="0"/>
            <wp:docPr id="1979249199" name="Picture 5" descr="A graph of a graph showing the amount of snow all over the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9199" name="Picture 5" descr="A graph of a graph showing the amount of snow all over the body&#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5532" cy="3565355"/>
                    </a:xfrm>
                    <a:prstGeom prst="rect">
                      <a:avLst/>
                    </a:prstGeom>
                  </pic:spPr>
                </pic:pic>
              </a:graphicData>
            </a:graphic>
          </wp:inline>
        </w:drawing>
      </w:r>
    </w:p>
    <w:p w14:paraId="5318AA1C" w14:textId="6AE2D623"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 xml:space="preserve">Mean daily discharge for </w:t>
      </w:r>
      <w:r w:rsidR="009D497C">
        <w:rPr>
          <w:rFonts w:ascii="Times New Roman" w:eastAsia="Times New Roman" w:hAnsi="Times New Roman" w:cs="Times New Roman"/>
          <w:sz w:val="24"/>
          <w:szCs w:val="24"/>
        </w:rPr>
        <w:t>the Verde River n</w:t>
      </w:r>
      <w:r w:rsidR="00535B52">
        <w:rPr>
          <w:rFonts w:ascii="Times New Roman" w:eastAsia="Times New Roman" w:hAnsi="Times New Roman" w:cs="Times New Roman"/>
          <w:sz w:val="24"/>
          <w:szCs w:val="24"/>
        </w:rPr>
        <w:t>ear Camp Verde, AZ USGS gage</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(09506000) for 2023.</w:t>
      </w:r>
    </w:p>
    <w:p w14:paraId="655D7D70" w14:textId="3A91ABCE" w:rsidR="00640FF1" w:rsidRPr="00E817FB" w:rsidRDefault="00914619">
      <w:pPr>
        <w:spacing w:line="480" w:lineRule="auto"/>
        <w:ind w:firstLine="720"/>
        <w:rPr>
          <w:rFonts w:ascii="Times New Roman" w:eastAsia="Times New Roman" w:hAnsi="Times New Roman" w:cs="Times New Roman"/>
          <w:sz w:val="24"/>
          <w:szCs w:val="24"/>
        </w:rPr>
        <w:pPrChange w:id="3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 xml:space="preserve">This study used the following research questions to understand regeneration and </w:t>
      </w:r>
      <w:r w:rsidR="00F76484">
        <w:rPr>
          <w:rFonts w:ascii="Times New Roman" w:eastAsia="Times New Roman" w:hAnsi="Times New Roman" w:cs="Times New Roman"/>
          <w:sz w:val="24"/>
          <w:szCs w:val="24"/>
        </w:rPr>
        <w:t>establishment</w:t>
      </w:r>
      <w:r w:rsidR="007D00BA">
        <w:rPr>
          <w:rFonts w:ascii="Times New Roman" w:eastAsia="Times New Roman" w:hAnsi="Times New Roman" w:cs="Times New Roman"/>
          <w:sz w:val="24"/>
          <w:szCs w:val="24"/>
        </w:rPr>
        <w:t xml:space="preserve"> of </w:t>
      </w:r>
      <w:r w:rsidR="00F76484">
        <w:rPr>
          <w:rFonts w:ascii="Times New Roman" w:eastAsia="Times New Roman" w:hAnsi="Times New Roman" w:cs="Times New Roman"/>
          <w:sz w:val="24"/>
          <w:szCs w:val="24"/>
        </w:rPr>
        <w:t xml:space="preserve">Fremont </w:t>
      </w:r>
      <w:r w:rsidR="007D00BA">
        <w:rPr>
          <w:rFonts w:ascii="Times New Roman" w:eastAsia="Times New Roman" w:hAnsi="Times New Roman" w:cs="Times New Roman"/>
          <w:sz w:val="24"/>
          <w:szCs w:val="24"/>
        </w:rPr>
        <w:t>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0"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1"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2"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lastRenderedPageBreak/>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3"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4" w:author="Abraham E Springer" w:date="2025-02-17T12:19:00Z" w16du:dateUtc="2025-02-17T19:19:00Z">
          <w:pPr>
            <w:pStyle w:val="Heading2"/>
          </w:pPr>
        </w:pPrChange>
      </w:pPr>
      <w:commentRangeStart w:id="45"/>
      <w:commentRangeStart w:id="46"/>
      <w:r w:rsidRPr="00E817FB">
        <w:rPr>
          <w:rFonts w:ascii="Times New Roman" w:hAnsi="Times New Roman" w:cs="Times New Roman"/>
          <w:sz w:val="24"/>
          <w:szCs w:val="24"/>
        </w:rPr>
        <w:t>Methods</w:t>
      </w:r>
      <w:commentRangeEnd w:id="45"/>
      <w:r w:rsidR="00640FF1" w:rsidRPr="00E817FB">
        <w:rPr>
          <w:rStyle w:val="CommentReference"/>
          <w:rFonts w:ascii="Times New Roman" w:eastAsia="Arial" w:hAnsi="Times New Roman" w:cs="Times New Roman"/>
          <w:color w:val="auto"/>
          <w:sz w:val="24"/>
          <w:szCs w:val="24"/>
        </w:rPr>
        <w:commentReference w:id="45"/>
      </w:r>
      <w:commentRangeEnd w:id="46"/>
      <w:r w:rsidR="00640FF1" w:rsidRPr="00E817FB">
        <w:rPr>
          <w:rStyle w:val="CommentReference"/>
          <w:rFonts w:ascii="Times New Roman" w:eastAsia="Arial" w:hAnsi="Times New Roman" w:cs="Times New Roman"/>
          <w:color w:val="auto"/>
          <w:sz w:val="24"/>
          <w:szCs w:val="24"/>
        </w:rPr>
        <w:commentReference w:id="46"/>
      </w:r>
    </w:p>
    <w:p w14:paraId="2E939A78" w14:textId="494A3A20" w:rsidR="005D722B" w:rsidRPr="00E817FB" w:rsidRDefault="0030203B">
      <w:pPr>
        <w:pStyle w:val="Heading3"/>
        <w:spacing w:line="480" w:lineRule="auto"/>
        <w:rPr>
          <w:rFonts w:ascii="Times New Roman" w:hAnsi="Times New Roman" w:cs="Times New Roman"/>
          <w:sz w:val="24"/>
          <w:szCs w:val="24"/>
        </w:rPr>
        <w:pPrChange w:id="47" w:author="Abraham E Springer" w:date="2025-02-17T12:19:00Z" w16du:dateUtc="2025-02-17T19:19:00Z">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7ACB5A80" w14:textId="48202229" w:rsidR="009A0005" w:rsidRPr="00E817FB" w:rsidRDefault="009A0005">
      <w:pPr>
        <w:spacing w:line="480" w:lineRule="auto"/>
        <w:ind w:firstLine="360"/>
        <w:rPr>
          <w:rFonts w:ascii="Times New Roman" w:eastAsia="Times New Roman" w:hAnsi="Times New Roman" w:cs="Times New Roman"/>
          <w:sz w:val="24"/>
          <w:szCs w:val="24"/>
        </w:rPr>
        <w:pPrChange w:id="48"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Beasley Flat River Access Point (BRAP)</w:t>
      </w:r>
      <w:r w:rsidR="00F76484">
        <w:rPr>
          <w:rFonts w:ascii="Times New Roman" w:eastAsia="Times New Roman" w:hAnsi="Times New Roman" w:cs="Times New Roman"/>
          <w:sz w:val="24"/>
          <w:szCs w:val="24"/>
        </w:rPr>
        <w:t>,</w:t>
      </w:r>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r w:rsidR="007D00BA">
        <w:rPr>
          <w:rFonts w:ascii="Times New Roman" w:eastAsia="Times New Roman" w:hAnsi="Times New Roman" w:cs="Times New Roman"/>
          <w:sz w:val="24"/>
          <w:szCs w:val="24"/>
        </w:rPr>
        <w:t xml:space="preserve"> (Figure </w:t>
      </w:r>
      <w:r w:rsidR="00F76484">
        <w:rPr>
          <w:rFonts w:ascii="Times New Roman" w:eastAsia="Times New Roman" w:hAnsi="Times New Roman" w:cs="Times New Roman"/>
          <w:sz w:val="24"/>
          <w:szCs w:val="24"/>
        </w:rPr>
        <w:t>2</w:t>
      </w:r>
      <w:r w:rsidR="007D00BA">
        <w:rPr>
          <w:rFonts w:ascii="Times New Roman" w:eastAsia="Times New Roman" w:hAnsi="Times New Roman" w:cs="Times New Roman"/>
          <w:sz w:val="24"/>
          <w:szCs w:val="24"/>
        </w:rPr>
        <w:t>)</w:t>
      </w:r>
      <w:r w:rsidR="00F76484">
        <w:rPr>
          <w:rFonts w:ascii="Times New Roman" w:eastAsia="Times New Roman" w:hAnsi="Times New Roman" w:cs="Times New Roman"/>
          <w:sz w:val="24"/>
          <w:szCs w:val="24"/>
        </w:rPr>
        <w:t xml:space="preserve"> were chosen to visit repeatedly</w:t>
      </w:r>
      <w:r w:rsidRPr="00E817FB">
        <w:rPr>
          <w:rFonts w:ascii="Times New Roman" w:eastAsia="Times New Roman" w:hAnsi="Times New Roman" w:cs="Times New Roman"/>
          <w:sz w:val="24"/>
          <w:szCs w:val="24"/>
        </w:rPr>
        <w:t>. A third site at Sheep Bridge River Access Point was used to collect tree cores but was not used to study seedling mortality monitoring because</w:t>
      </w:r>
      <w:r w:rsidR="00F76484">
        <w:rPr>
          <w:rFonts w:ascii="Times New Roman" w:eastAsia="Times New Roman" w:hAnsi="Times New Roman" w:cs="Times New Roman"/>
          <w:sz w:val="24"/>
          <w:szCs w:val="24"/>
        </w:rPr>
        <w:t xml:space="preserve"> of its remote location</w:t>
      </w:r>
      <w:r w:rsidRPr="00E817FB">
        <w:rPr>
          <w:rFonts w:ascii="Times New Roman" w:eastAsia="Times New Roman" w:hAnsi="Times New Roman" w:cs="Times New Roman"/>
          <w:sz w:val="24"/>
          <w:szCs w:val="24"/>
        </w:rPr>
        <w:t xml:space="preserve">. All three sites have healthy Fremont cottonwood-Goodding’s willow riparian, gallery forests and have a largely intact </w:t>
      </w:r>
      <w:commentRangeStart w:id="49"/>
      <w:commentRangeStart w:id="50"/>
      <w:commentRangeStart w:id="51"/>
      <w:commentRangeStart w:id="52"/>
      <w:r w:rsidRPr="00E817FB">
        <w:rPr>
          <w:rFonts w:ascii="Times New Roman" w:eastAsia="Times New Roman" w:hAnsi="Times New Roman" w:cs="Times New Roman"/>
          <w:sz w:val="24"/>
          <w:szCs w:val="24"/>
        </w:rPr>
        <w:t>hydrology</w:t>
      </w:r>
      <w:commentRangeEnd w:id="49"/>
      <w:r w:rsidR="00CE6A20" w:rsidRPr="00E817FB">
        <w:rPr>
          <w:rStyle w:val="CommentReference"/>
          <w:rFonts w:ascii="Times New Roman" w:hAnsi="Times New Roman" w:cs="Times New Roman"/>
          <w:sz w:val="24"/>
          <w:szCs w:val="24"/>
        </w:rPr>
        <w:commentReference w:id="49"/>
      </w:r>
      <w:commentRangeEnd w:id="50"/>
      <w:r w:rsidR="00CE6A20" w:rsidRPr="00E817FB">
        <w:rPr>
          <w:rStyle w:val="CommentReference"/>
          <w:rFonts w:ascii="Times New Roman" w:hAnsi="Times New Roman" w:cs="Times New Roman"/>
          <w:sz w:val="24"/>
          <w:szCs w:val="24"/>
        </w:rPr>
        <w:commentReference w:id="50"/>
      </w:r>
      <w:commentRangeEnd w:id="51"/>
      <w:r w:rsidR="00640FF1" w:rsidRPr="00E817FB">
        <w:rPr>
          <w:rStyle w:val="CommentReference"/>
          <w:rFonts w:ascii="Times New Roman" w:hAnsi="Times New Roman" w:cs="Times New Roman"/>
          <w:sz w:val="24"/>
          <w:szCs w:val="24"/>
        </w:rPr>
        <w:commentReference w:id="51"/>
      </w:r>
      <w:commentRangeEnd w:id="52"/>
      <w:r w:rsidR="007D00BA">
        <w:rPr>
          <w:rStyle w:val="CommentReference"/>
        </w:rPr>
        <w:commentReference w:id="52"/>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3"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C023FA9" w14:textId="5925C17E" w:rsidR="009A0005" w:rsidRPr="002054B5" w:rsidRDefault="00554611">
      <w:pPr>
        <w:spacing w:line="480" w:lineRule="auto"/>
        <w:ind w:firstLine="360"/>
        <w:jc w:val="center"/>
        <w:rPr>
          <w:rFonts w:ascii="Times New Roman" w:eastAsia="Times New Roman" w:hAnsi="Times New Roman" w:cs="Times New Roman"/>
          <w:sz w:val="24"/>
          <w:szCs w:val="24"/>
        </w:rPr>
        <w:pPrChange w:id="54" w:author="Abraham E Springer" w:date="2025-02-17T12:19:00Z" w16du:dateUtc="2025-02-17T19:19:00Z">
          <w:pPr>
            <w:ind w:left="360"/>
          </w:pPr>
        </w:pPrChange>
      </w:pPr>
      <w:r w:rsidRPr="00E817FB">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w:t>
      </w:r>
      <w:ins w:id="55" w:author="Abraham E Springer" w:date="2025-02-24T10:39:00Z" w16du:dateUtc="2025-02-24T17:39:00Z">
        <w:r w:rsidR="008D52E2">
          <w:rPr>
            <w:rFonts w:ascii="Times New Roman" w:eastAsia="Times New Roman" w:hAnsi="Times New Roman" w:cs="Times New Roman"/>
            <w:sz w:val="24"/>
            <w:szCs w:val="24"/>
          </w:rPr>
          <w:t>of the Verde River basin showing the Wild and Scen</w:t>
        </w:r>
      </w:ins>
      <w:ins w:id="56" w:author="Abraham E Springer" w:date="2025-02-24T10:40:00Z" w16du:dateUtc="2025-02-24T17:40:00Z">
        <w:r w:rsidR="008D52E2">
          <w:rPr>
            <w:rFonts w:ascii="Times New Roman" w:eastAsia="Times New Roman" w:hAnsi="Times New Roman" w:cs="Times New Roman"/>
            <w:sz w:val="24"/>
            <w:szCs w:val="24"/>
          </w:rPr>
          <w:t>ic reach of the Verde River and</w:t>
        </w:r>
      </w:ins>
      <w:del w:id="57" w:author="Abraham E Springer" w:date="2025-02-24T10:40:00Z" w16du:dateUtc="2025-02-24T17:40:00Z">
        <w:r w:rsidRPr="00E817FB" w:rsidDel="008D52E2">
          <w:rPr>
            <w:rFonts w:ascii="Times New Roman" w:eastAsia="Times New Roman" w:hAnsi="Times New Roman" w:cs="Times New Roman"/>
            <w:sz w:val="24"/>
            <w:szCs w:val="24"/>
          </w:rPr>
          <w:delText>of</w:delText>
        </w:r>
      </w:del>
      <w:r w:rsidRPr="00E817FB">
        <w:rPr>
          <w:rFonts w:ascii="Times New Roman" w:eastAsia="Times New Roman" w:hAnsi="Times New Roman" w:cs="Times New Roman"/>
          <w:sz w:val="24"/>
          <w:szCs w:val="24"/>
        </w:rPr>
        <w:t xml:space="preserve"> study sites</w:t>
      </w:r>
      <w:ins w:id="58" w:author="Abraham E Springer" w:date="2025-02-24T10:40:00Z" w16du:dateUtc="2025-02-24T17:40:00Z">
        <w:r w:rsidR="008D52E2">
          <w:rPr>
            <w:rFonts w:ascii="Times New Roman" w:eastAsia="Times New Roman" w:hAnsi="Times New Roman" w:cs="Times New Roman"/>
            <w:sz w:val="24"/>
            <w:szCs w:val="24"/>
          </w:rPr>
          <w:t>.</w:t>
        </w:r>
      </w:ins>
    </w:p>
    <w:p w14:paraId="5A96C5BE" w14:textId="2AF9AE23" w:rsidR="009954F4" w:rsidRPr="00E817FB" w:rsidRDefault="009954F4">
      <w:pPr>
        <w:pStyle w:val="Heading3"/>
        <w:spacing w:line="480" w:lineRule="auto"/>
        <w:rPr>
          <w:rFonts w:ascii="Times New Roman" w:hAnsi="Times New Roman" w:cs="Times New Roman"/>
          <w:sz w:val="24"/>
          <w:szCs w:val="24"/>
        </w:rPr>
        <w:pPrChange w:id="59"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2FF270BF" w:rsidR="00140FC2" w:rsidRPr="00E817FB" w:rsidRDefault="005327A1">
      <w:pPr>
        <w:spacing w:line="480" w:lineRule="auto"/>
        <w:ind w:firstLine="720"/>
        <w:rPr>
          <w:rFonts w:ascii="Times New Roman" w:eastAsia="Times New Roman" w:hAnsi="Times New Roman" w:cs="Times New Roman"/>
          <w:sz w:val="24"/>
          <w:szCs w:val="24"/>
        </w:rPr>
        <w:pPrChange w:id="60"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w:t>
      </w:r>
      <w:r w:rsidR="00482326">
        <w:rPr>
          <w:rFonts w:ascii="Times New Roman" w:hAnsi="Times New Roman" w:cs="Times New Roman"/>
          <w:sz w:val="24"/>
          <w:szCs w:val="24"/>
        </w:rPr>
        <w:t>at BRAP</w:t>
      </w:r>
      <w:r w:rsidR="00F76484">
        <w:rPr>
          <w:rFonts w:ascii="Times New Roman" w:hAnsi="Times New Roman" w:cs="Times New Roman"/>
          <w:sz w:val="24"/>
          <w:szCs w:val="24"/>
        </w:rPr>
        <w:t xml:space="preserve"> and Childs</w:t>
      </w:r>
      <w:r w:rsidR="00140FC2" w:rsidRPr="00E817FB">
        <w:rPr>
          <w:rFonts w:ascii="Times New Roman" w:hAnsi="Times New Roman" w:cs="Times New Roman"/>
          <w:sz w:val="24"/>
          <w:szCs w:val="24"/>
        </w:rPr>
        <w:t xml:space="preserve">.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a radius </w:t>
      </w:r>
      <w:r w:rsidR="00F76484">
        <w:rPr>
          <w:rFonts w:ascii="Times New Roman" w:eastAsia="Times New Roman" w:hAnsi="Times New Roman" w:cs="Times New Roman"/>
          <w:sz w:val="24"/>
          <w:szCs w:val="24"/>
        </w:rPr>
        <w:t xml:space="preserve">determined </w:t>
      </w:r>
      <w:r w:rsidR="00140FC2" w:rsidRPr="00E817FB">
        <w:rPr>
          <w:rFonts w:ascii="Times New Roman" w:eastAsia="Times New Roman" w:hAnsi="Times New Roman" w:cs="Times New Roman"/>
          <w:sz w:val="24"/>
          <w:szCs w:val="24"/>
        </w:rPr>
        <w:t xml:space="preserve">to encompass all or most of the seedlings. </w:t>
      </w:r>
      <w:r w:rsidR="00482326">
        <w:rPr>
          <w:rFonts w:ascii="Times New Roman" w:eastAsia="Times New Roman" w:hAnsi="Times New Roman" w:cs="Times New Roman"/>
          <w:sz w:val="24"/>
          <w:szCs w:val="24"/>
        </w:rPr>
        <w:t>S</w:t>
      </w:r>
      <w:r w:rsidR="00140FC2" w:rsidRPr="00E817FB">
        <w:rPr>
          <w:rFonts w:ascii="Times New Roman" w:eastAsia="Times New Roman" w:hAnsi="Times New Roman" w:cs="Times New Roman"/>
          <w:sz w:val="24"/>
          <w:szCs w:val="24"/>
        </w:rPr>
        <w:t xml:space="preserve">eedling heights </w:t>
      </w:r>
      <w:r w:rsidR="008D52E2">
        <w:rPr>
          <w:rFonts w:ascii="Times New Roman" w:eastAsia="Times New Roman" w:hAnsi="Times New Roman" w:cs="Times New Roman"/>
          <w:sz w:val="24"/>
          <w:szCs w:val="24"/>
        </w:rPr>
        <w:t xml:space="preserve">were measured </w:t>
      </w:r>
      <w:r w:rsidR="00140FC2" w:rsidRPr="00E817FB">
        <w:rPr>
          <w:rFonts w:ascii="Times New Roman" w:eastAsia="Times New Roman" w:hAnsi="Times New Roman" w:cs="Times New Roman"/>
          <w:sz w:val="24"/>
          <w:szCs w:val="24"/>
        </w:rPr>
        <w:t xml:space="preserve">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6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If a regeneration area was too large or there were too many seedlings to feasibly measure, the area was subsampled. First the area containing the cottonwood seedling was mapped using </w:t>
      </w:r>
      <w:r w:rsidRPr="00E817FB">
        <w:rPr>
          <w:rFonts w:ascii="Times New Roman" w:eastAsia="Times New Roman" w:hAnsi="Times New Roman" w:cs="Times New Roman"/>
          <w:sz w:val="24"/>
          <w:szCs w:val="24"/>
        </w:rPr>
        <w:lastRenderedPageBreak/>
        <w:t xml:space="preserve">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62"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3"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47F3CEC4" w:rsidR="00140FC2" w:rsidRPr="00E817FB" w:rsidRDefault="00140FC2">
      <w:pPr>
        <w:spacing w:line="480" w:lineRule="auto"/>
        <w:ind w:firstLine="360"/>
        <w:rPr>
          <w:rFonts w:ascii="Times New Roman" w:eastAsia="Times New Roman" w:hAnsi="Times New Roman" w:cs="Times New Roman"/>
          <w:sz w:val="24"/>
          <w:szCs w:val="24"/>
        </w:rPr>
        <w:pPrChange w:id="6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w:t>
      </w:r>
      <w:r w:rsidR="008D52E2">
        <w:rPr>
          <w:rFonts w:ascii="Times New Roman" w:eastAsia="Times New Roman" w:hAnsi="Times New Roman" w:cs="Times New Roman"/>
          <w:sz w:val="24"/>
          <w:szCs w:val="24"/>
        </w:rPr>
        <w:t>A</w:t>
      </w:r>
      <w:r w:rsidRPr="00E817FB">
        <w:rPr>
          <w:rFonts w:ascii="Times New Roman" w:eastAsia="Times New Roman" w:hAnsi="Times New Roman" w:cs="Times New Roman"/>
          <w:sz w:val="24"/>
          <w:szCs w:val="24"/>
        </w:rPr>
        <w:t xml:space="preserve"> reading was taken every minute for 5 minutes. These readings were then averaged to get an average W m</w:t>
      </w:r>
      <w:del w:id="65" w:author="Abraham E Springer" w:date="2025-02-24T10:41:00Z" w16du:dateUtc="2025-02-24T17:41:00Z">
        <w:r w:rsidRPr="00E817FB" w:rsidDel="008D52E2">
          <w:rPr>
            <w:rFonts w:ascii="Times New Roman" w:eastAsia="Times New Roman" w:hAnsi="Times New Roman" w:cs="Times New Roman"/>
            <w:sz w:val="24"/>
            <w:szCs w:val="24"/>
          </w:rPr>
          <w:delText>-</w:delText>
        </w:r>
      </w:del>
      <w:r w:rsidRPr="008D52E2">
        <w:rPr>
          <w:rFonts w:ascii="Times New Roman" w:eastAsia="Times New Roman" w:hAnsi="Times New Roman" w:cs="Times New Roman"/>
          <w:sz w:val="24"/>
          <w:szCs w:val="24"/>
          <w:vertAlign w:val="superscript"/>
          <w:rPrChange w:id="66" w:author="Abraham E Springer" w:date="2025-02-24T10:41:00Z" w16du:dateUtc="2025-02-24T17:41:00Z">
            <w:rPr>
              <w:rFonts w:ascii="Times New Roman" w:eastAsia="Times New Roman" w:hAnsi="Times New Roman" w:cs="Times New Roman"/>
              <w:sz w:val="24"/>
              <w:szCs w:val="24"/>
            </w:rPr>
          </w:rPrChange>
        </w:rPr>
        <w:t>2</w:t>
      </w:r>
      <w:r w:rsidRPr="00E817FB">
        <w:rPr>
          <w:rFonts w:ascii="Times New Roman" w:eastAsia="Times New Roman" w:hAnsi="Times New Roman" w:cs="Times New Roman"/>
          <w:sz w:val="24"/>
          <w:szCs w:val="24"/>
        </w:rPr>
        <w:t xml:space="preserve"> value at each </w:t>
      </w:r>
      <w:commentRangeStart w:id="67"/>
      <w:r w:rsidRPr="00E817FB">
        <w:rPr>
          <w:rFonts w:ascii="Times New Roman" w:eastAsia="Times New Roman" w:hAnsi="Times New Roman" w:cs="Times New Roman"/>
          <w:sz w:val="24"/>
          <w:szCs w:val="24"/>
        </w:rPr>
        <w:t>plot</w:t>
      </w:r>
      <w:commentRangeEnd w:id="67"/>
      <w:r w:rsidR="00B96AB8">
        <w:rPr>
          <w:rFonts w:ascii="Times New Roman" w:eastAsia="Times New Roman" w:hAnsi="Times New Roman" w:cs="Times New Roman"/>
          <w:sz w:val="24"/>
          <w:szCs w:val="24"/>
        </w:rPr>
        <w:t xml:space="preserve"> at an accuracy of </w:t>
      </w:r>
      <w:r w:rsidR="00C00DA9">
        <w:rPr>
          <w:rStyle w:val="CommentReference"/>
        </w:rPr>
        <w:commentReference w:id="67"/>
      </w:r>
      <w:r w:rsidR="00B96AB8">
        <w:rPr>
          <w:rFonts w:ascii="Times New Roman" w:eastAsia="Times New Roman" w:hAnsi="Times New Roman" w:cs="Times New Roman"/>
          <w:sz w:val="24"/>
          <w:szCs w:val="24"/>
        </w:rPr>
        <w:t xml:space="preserve">± </w:t>
      </w:r>
      <w:r w:rsidR="008D52E2">
        <w:rPr>
          <w:rFonts w:ascii="Times New Roman" w:eastAsia="Times New Roman" w:hAnsi="Times New Roman" w:cs="Times New Roman"/>
          <w:sz w:val="24"/>
          <w:szCs w:val="24"/>
        </w:rPr>
        <w:t>0</w:t>
      </w:r>
      <w:r w:rsidR="00B96AB8">
        <w:rPr>
          <w:rFonts w:ascii="Times New Roman" w:eastAsia="Times New Roman" w:hAnsi="Times New Roman" w:cs="Times New Roman"/>
          <w:sz w:val="24"/>
          <w:szCs w:val="24"/>
        </w:rPr>
        <w:t>.3%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8"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9"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0C3B1A8A" w:rsidR="00140FC2" w:rsidRPr="00E817FB" w:rsidRDefault="00140FC2">
      <w:pPr>
        <w:spacing w:line="480" w:lineRule="auto"/>
        <w:ind w:firstLine="720"/>
        <w:rPr>
          <w:ins w:id="70" w:author="Quentin R McCalla" w:date="2024-10-29T10:31:00Z" w16du:dateUtc="2024-10-29T17:31:00Z"/>
          <w:rFonts w:ascii="Times New Roman" w:eastAsia="Times New Roman" w:hAnsi="Times New Roman" w:cs="Times New Roman"/>
          <w:sz w:val="24"/>
          <w:szCs w:val="24"/>
        </w:rPr>
        <w:pPrChange w:id="7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72"/>
      <w:r w:rsidRPr="00E817FB">
        <w:rPr>
          <w:rFonts w:ascii="Times New Roman" w:eastAsia="Times New Roman" w:hAnsi="Times New Roman" w:cs="Times New Roman"/>
          <w:sz w:val="24"/>
          <w:szCs w:val="24"/>
        </w:rPr>
        <w:t xml:space="preserve">Blanquet </w:t>
      </w:r>
      <w:commentRangeEnd w:id="72"/>
      <w:r w:rsidRPr="00E817FB">
        <w:rPr>
          <w:rStyle w:val="CommentReference"/>
          <w:rFonts w:ascii="Times New Roman" w:hAnsi="Times New Roman" w:cs="Times New Roman"/>
          <w:sz w:val="24"/>
          <w:szCs w:val="24"/>
        </w:rPr>
        <w:commentReference w:id="72"/>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Plants within the plots and rooted at the same elevation as the cottonwood seedlings were </w:t>
      </w:r>
      <w:commentRangeStart w:id="73"/>
      <w:proofErr w:type="spellStart"/>
      <w:r w:rsidRPr="00E817FB">
        <w:rPr>
          <w:rFonts w:ascii="Times New Roman" w:eastAsia="Times New Roman" w:hAnsi="Times New Roman" w:cs="Times New Roman"/>
          <w:sz w:val="24"/>
          <w:szCs w:val="24"/>
        </w:rPr>
        <w:t>considered</w:t>
      </w:r>
      <w:commentRangeEnd w:id="73"/>
      <w:r w:rsidR="008D52E2">
        <w:rPr>
          <w:rStyle w:val="CommentReference"/>
        </w:rPr>
        <w:commentReference w:id="73"/>
      </w:r>
      <w:ins w:id="74" w:author="Abraham E Springer" w:date="2025-02-24T10:42:00Z" w16du:dateUtc="2025-02-24T17:42:00Z">
        <w:r w:rsidR="008D52E2">
          <w:rPr>
            <w:rFonts w:ascii="Times New Roman" w:eastAsia="Times New Roman" w:hAnsi="Times New Roman" w:cs="Times New Roman"/>
            <w:sz w:val="24"/>
            <w:szCs w:val="24"/>
          </w:rPr>
          <w:t>W</w:t>
        </w:r>
      </w:ins>
      <w:proofErr w:type="spellEnd"/>
      <w:r w:rsidRPr="00E817FB">
        <w:rPr>
          <w:rFonts w:ascii="Times New Roman" w:eastAsia="Times New Roman" w:hAnsi="Times New Roman" w:cs="Times New Roman"/>
          <w:sz w:val="24"/>
          <w:szCs w:val="24"/>
        </w:rPr>
        <w:t>.</w:t>
      </w:r>
      <w:bookmarkStart w:id="75" w:name="_Hlk185250511"/>
    </w:p>
    <w:bookmarkEnd w:id="75"/>
    <w:p w14:paraId="5D33EAD2" w14:textId="77777777" w:rsidR="00140FC2" w:rsidRPr="00E817FB" w:rsidRDefault="00140FC2">
      <w:pPr>
        <w:spacing w:line="480" w:lineRule="auto"/>
        <w:rPr>
          <w:rFonts w:ascii="Times New Roman" w:hAnsi="Times New Roman" w:cs="Times New Roman"/>
          <w:sz w:val="24"/>
          <w:szCs w:val="24"/>
          <w:lang w:val="en-US"/>
        </w:rPr>
        <w:pPrChange w:id="76"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7"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0C8BB43F" w:rsidR="008856CC" w:rsidRPr="00E817FB" w:rsidRDefault="00140FC2">
      <w:pPr>
        <w:spacing w:line="480" w:lineRule="auto"/>
        <w:ind w:firstLine="720"/>
        <w:rPr>
          <w:rFonts w:ascii="Times New Roman" w:hAnsi="Times New Roman" w:cs="Times New Roman"/>
          <w:sz w:val="24"/>
          <w:szCs w:val="24"/>
          <w:lang w:val="en-US"/>
        </w:rPr>
        <w:pPrChange w:id="78"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w:t>
      </w:r>
      <w:r w:rsidR="008D52E2" w:rsidRPr="008D52E2">
        <w:rPr>
          <w:rFonts w:ascii="Times New Roman" w:hAnsi="Times New Roman" w:cs="Times New Roman"/>
          <w:sz w:val="24"/>
          <w:szCs w:val="24"/>
          <w:vertAlign w:val="superscript"/>
          <w:lang w:val="en-US"/>
          <w:rPrChange w:id="79" w:author="Abraham E Springer" w:date="2025-02-24T10:43:00Z" w16du:dateUtc="2025-02-24T17:43:00Z">
            <w:rPr>
              <w:rFonts w:ascii="Times New Roman" w:hAnsi="Times New Roman" w:cs="Times New Roman"/>
              <w:sz w:val="24"/>
              <w:szCs w:val="24"/>
              <w:lang w:val="en-US"/>
            </w:rPr>
          </w:rPrChange>
        </w:rPr>
        <w:t>o</w:t>
      </w:r>
      <w:r w:rsidR="008856CC" w:rsidRPr="00E817FB">
        <w:rPr>
          <w:rFonts w:ascii="Times New Roman" w:hAnsi="Times New Roman" w:cs="Times New Roman"/>
          <w:sz w:val="24"/>
          <w:szCs w:val="24"/>
          <w:lang w:val="en-US"/>
        </w:rPr>
        <w:t xml:space="preserve"> C. The samples were </w:t>
      </w:r>
      <w:r w:rsidR="00C00DA9">
        <w:rPr>
          <w:rFonts w:ascii="Times New Roman" w:hAnsi="Times New Roman" w:cs="Times New Roman"/>
          <w:sz w:val="24"/>
          <w:szCs w:val="24"/>
          <w:lang w:val="en-US"/>
        </w:rPr>
        <w:t>placed in a 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 xml:space="preserve">Grain size distributions were based on </w:t>
      </w:r>
      <w:r w:rsidR="008D52E2">
        <w:rPr>
          <w:rFonts w:ascii="Times New Roman" w:hAnsi="Times New Roman" w:cs="Times New Roman"/>
          <w:sz w:val="24"/>
          <w:szCs w:val="24"/>
          <w:lang w:val="en-US"/>
        </w:rPr>
        <w:t xml:space="preserve">dry </w:t>
      </w:r>
      <w:r w:rsidR="00C00DA9">
        <w:rPr>
          <w:rFonts w:ascii="Times New Roman" w:hAnsi="Times New Roman" w:cs="Times New Roman"/>
          <w:sz w:val="24"/>
          <w:szCs w:val="24"/>
          <w:lang w:val="en-US"/>
        </w:rPr>
        <w:t>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80"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81"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lastRenderedPageBreak/>
        <w:t>Analysis Methods</w:t>
      </w:r>
      <w:r w:rsidRPr="00E817FB">
        <w:rPr>
          <w:rFonts w:ascii="Times New Roman" w:eastAsia="Times New Roman" w:hAnsi="Times New Roman" w:cs="Times New Roman"/>
          <w:sz w:val="24"/>
          <w:szCs w:val="24"/>
        </w:rPr>
        <w:t xml:space="preserve"> </w:t>
      </w:r>
    </w:p>
    <w:p w14:paraId="46C1CFAA" w14:textId="0547C08E" w:rsidR="00D73F95" w:rsidRPr="00E817FB" w:rsidRDefault="00DD6FD8">
      <w:pPr>
        <w:spacing w:line="480" w:lineRule="auto"/>
        <w:ind w:firstLine="720"/>
        <w:rPr>
          <w:rFonts w:ascii="Times New Roman" w:eastAsia="Times New Roman" w:hAnsi="Times New Roman" w:cs="Times New Roman"/>
          <w:sz w:val="24"/>
          <w:szCs w:val="24"/>
        </w:rPr>
        <w:pPrChange w:id="8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 </w:t>
      </w:r>
      <w:r w:rsidR="008D52E2">
        <w:rPr>
          <w:rFonts w:ascii="Times New Roman" w:eastAsia="Times New Roman" w:hAnsi="Times New Roman" w:cs="Times New Roman"/>
          <w:sz w:val="24"/>
          <w:szCs w:val="24"/>
        </w:rPr>
        <w:t xml:space="preserve">studio scripts </w:t>
      </w:r>
      <w:r w:rsidRPr="00E817FB">
        <w:rPr>
          <w:rFonts w:ascii="Times New Roman" w:eastAsia="Times New Roman" w:hAnsi="Times New Roman" w:cs="Times New Roman"/>
          <w:sz w:val="24"/>
          <w:szCs w:val="24"/>
        </w:rPr>
        <w:t>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83" w:author="Abraham E Springer" w:date="2025-02-17T12:19:00Z" w16du:dateUtc="2025-02-17T19:19:00Z">
          <w:pPr>
            <w:spacing w:line="240" w:lineRule="auto"/>
          </w:pPr>
        </w:pPrChange>
      </w:pPr>
      <m:oMathPara>
        <m:oMath>
          <m:r>
            <w:ins w:id="84" w:author="Quentin R McCalla" w:date="2024-10-29T10:31:00Z" w16du:dateUtc="2024-10-29T17:31:00Z">
              <w:rPr>
                <w:rFonts w:ascii="Cambria Math" w:eastAsia="Times New Roman" w:hAnsi="Cambria Math" w:cs="Times New Roman"/>
                <w:sz w:val="24"/>
                <w:szCs w:val="24"/>
              </w:rPr>
              <m:t>HDR=</m:t>
            </w:ins>
          </m:r>
          <m:f>
            <m:fPr>
              <m:ctrlPr>
                <w:ins w:id="85" w:author="Quentin R McCalla" w:date="2024-10-29T10:32:00Z" w16du:dateUtc="2024-10-29T17:32:00Z">
                  <w:rPr>
                    <w:rFonts w:ascii="Cambria Math" w:eastAsia="Times New Roman" w:hAnsi="Cambria Math" w:cs="Times New Roman"/>
                    <w:i/>
                    <w:sz w:val="24"/>
                    <w:szCs w:val="24"/>
                  </w:rPr>
                </w:ins>
              </m:ctrlPr>
            </m:fPr>
            <m:num>
              <m:r>
                <w:ins w:id="86" w:author="Quentin R McCalla" w:date="2024-10-29T10:33:00Z" w16du:dateUtc="2024-10-29T17:33:00Z">
                  <w:rPr>
                    <w:rFonts w:ascii="Cambria Math" w:eastAsia="Times New Roman" w:hAnsi="Cambria Math" w:cs="Times New Roman"/>
                    <w:sz w:val="24"/>
                    <w:szCs w:val="24"/>
                  </w:rPr>
                  <m:t>Height (cm)</m:t>
                </w:ins>
              </m:r>
            </m:num>
            <m:den>
              <m:r>
                <w:ins w:id="87"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8"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9" w:author="Abraham E Springer" w:date="2025-02-17T12:19:00Z" w16du:dateUtc="2025-02-17T19:19:00Z">
          <w:pPr>
            <w:spacing w:line="240" w:lineRule="auto"/>
            <w:ind w:firstLine="720"/>
          </w:pPr>
        </w:pPrChange>
      </w:pPr>
    </w:p>
    <w:p w14:paraId="2AE45290" w14:textId="0DA981FE" w:rsidR="00DD6FD8" w:rsidRPr="00E817FB" w:rsidRDefault="00DD6FD8">
      <w:pPr>
        <w:spacing w:line="480" w:lineRule="auto"/>
        <w:ind w:firstLine="720"/>
        <w:rPr>
          <w:rFonts w:ascii="Times New Roman" w:eastAsia="Times New Roman" w:hAnsi="Times New Roman" w:cs="Times New Roman"/>
          <w:sz w:val="24"/>
          <w:szCs w:val="24"/>
        </w:rPr>
        <w:pPrChange w:id="9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Changes in density and seedling size were determined by subtracting the </w:t>
      </w:r>
      <w:r w:rsidR="00F76484">
        <w:rPr>
          <w:rFonts w:ascii="Times New Roman" w:eastAsia="Times New Roman" w:hAnsi="Times New Roman" w:cs="Times New Roman"/>
          <w:sz w:val="24"/>
          <w:szCs w:val="24"/>
        </w:rPr>
        <w:t>Fall</w:t>
      </w:r>
      <w:r w:rsidRPr="00E817FB">
        <w:rPr>
          <w:rFonts w:ascii="Times New Roman" w:eastAsia="Times New Roman" w:hAnsi="Times New Roman" w:cs="Times New Roman"/>
          <w:sz w:val="24"/>
          <w:szCs w:val="24"/>
        </w:rPr>
        <w:t xml:space="preserve"> 2024 values from the </w:t>
      </w:r>
      <w:r w:rsidR="00F76484">
        <w:rPr>
          <w:rFonts w:ascii="Times New Roman" w:eastAsia="Times New Roman" w:hAnsi="Times New Roman" w:cs="Times New Roman"/>
          <w:sz w:val="24"/>
          <w:szCs w:val="24"/>
        </w:rPr>
        <w:t>Fall</w:t>
      </w:r>
      <w:r w:rsidRPr="00E817FB">
        <w:rPr>
          <w:rFonts w:ascii="Times New Roman" w:eastAsia="Times New Roman" w:hAnsi="Times New Roman" w:cs="Times New Roman"/>
          <w:sz w:val="24"/>
          <w:szCs w:val="24"/>
        </w:rPr>
        <w:t xml:space="preserve">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r w:rsidR="009E1F5F">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92" w:author="Abraham E Springer" w:date="2025-02-17T12:19:00Z" w16du:dateUtc="2025-02-17T19:19:00Z">
          <w:pPr>
            <w:pStyle w:val="Heading3"/>
          </w:pPr>
        </w:pPrChange>
      </w:pPr>
      <w:r w:rsidRPr="00E817FB">
        <w:rPr>
          <w:rFonts w:ascii="Times New Roman" w:hAnsi="Times New Roman" w:cs="Times New Roman"/>
          <w:sz w:val="24"/>
          <w:szCs w:val="24"/>
        </w:rPr>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9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w:t>
      </w:r>
      <w:r w:rsidRPr="00E817FB">
        <w:rPr>
          <w:rFonts w:ascii="Times New Roman" w:eastAsia="Times New Roman" w:hAnsi="Times New Roman" w:cs="Times New Roman"/>
          <w:sz w:val="24"/>
          <w:szCs w:val="24"/>
        </w:rPr>
        <w:lastRenderedPageBreak/>
        <w:t xml:space="preserve">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9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6607116E" w:rsidR="00721FD3" w:rsidRPr="00E817FB" w:rsidRDefault="00721FD3">
      <w:pPr>
        <w:spacing w:line="480" w:lineRule="auto"/>
        <w:ind w:firstLine="360"/>
        <w:rPr>
          <w:rFonts w:ascii="Times New Roman" w:eastAsia="Times New Roman" w:hAnsi="Times New Roman" w:cs="Times New Roman"/>
          <w:sz w:val="24"/>
          <w:szCs w:val="24"/>
        </w:rPr>
        <w:pPrChange w:id="95"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w:t>
      </w:r>
      <w:r w:rsidR="00F76484">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96"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7"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68133AF" w:rsidR="00794EE5" w:rsidRPr="00E817FB" w:rsidRDefault="00721FD3">
      <w:pPr>
        <w:spacing w:line="480" w:lineRule="auto"/>
        <w:ind w:firstLine="720"/>
        <w:rPr>
          <w:rFonts w:ascii="Times New Roman" w:eastAsia="Times New Roman" w:hAnsi="Times New Roman" w:cs="Times New Roman"/>
          <w:sz w:val="24"/>
          <w:szCs w:val="24"/>
        </w:rPr>
        <w:pPrChange w:id="98"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w:t>
      </w:r>
      <w:r w:rsidR="008D52E2">
        <w:rPr>
          <w:rFonts w:ascii="Times New Roman" w:eastAsia="Times New Roman" w:hAnsi="Times New Roman" w:cs="Times New Roman"/>
          <w:sz w:val="24"/>
          <w:szCs w:val="24"/>
        </w:rPr>
        <w:t>four</w:t>
      </w:r>
      <w:r w:rsidRPr="00E817FB">
        <w:rPr>
          <w:rFonts w:ascii="Times New Roman" w:eastAsia="Times New Roman" w:hAnsi="Times New Roman" w:cs="Times New Roman"/>
          <w:sz w:val="24"/>
          <w:szCs w:val="24"/>
        </w:rPr>
        <w:t xml:space="preserve">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w:t>
      </w:r>
      <w:proofErr w:type="spellStart"/>
      <w:r w:rsidR="00794EE5" w:rsidRPr="00E817FB">
        <w:rPr>
          <w:rFonts w:ascii="Times New Roman" w:eastAsia="Times New Roman" w:hAnsi="Times New Roman" w:cs="Times New Roman"/>
          <w:sz w:val="24"/>
          <w:szCs w:val="24"/>
        </w:rPr>
        <w:t>dplR</w:t>
      </w:r>
      <w:proofErr w:type="spellEnd"/>
      <w:r w:rsidR="00794EE5" w:rsidRPr="00E817FB">
        <w:rPr>
          <w:rFonts w:ascii="Times New Roman" w:eastAsia="Times New Roman" w:hAnsi="Times New Roman" w:cs="Times New Roman"/>
          <w:sz w:val="24"/>
          <w:szCs w:val="24"/>
        </w:rPr>
        <w:t xml:space="preserve"> package 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w:t>
      </w:r>
      <w:r w:rsidR="00F76484">
        <w:rPr>
          <w:rFonts w:ascii="Times New Roman" w:eastAsia="Times New Roman" w:hAnsi="Times New Roman" w:cs="Times New Roman"/>
          <w:sz w:val="24"/>
          <w:szCs w:val="24"/>
        </w:rPr>
        <w:t>calculate</w:t>
      </w:r>
      <w:r w:rsidR="00794EE5" w:rsidRPr="00E817FB">
        <w:rPr>
          <w:rFonts w:ascii="Times New Roman" w:eastAsia="Times New Roman" w:hAnsi="Times New Roman" w:cs="Times New Roman"/>
          <w:sz w:val="24"/>
          <w:szCs w:val="24"/>
        </w:rPr>
        <w:t xml:space="preserve"> Ring Width Indices (RWI) and Basal Area Increment (BAI) for the crossdated series to then be compared to climate variables.</w:t>
      </w:r>
    </w:p>
    <w:p w14:paraId="578EAC75" w14:textId="683B7502" w:rsidR="008C4730" w:rsidRPr="00F76484" w:rsidRDefault="008C4730">
      <w:pPr>
        <w:spacing w:line="480" w:lineRule="auto"/>
        <w:rPr>
          <w:rFonts w:ascii="Times New Roman" w:eastAsia="Times New Roman" w:hAnsi="Times New Roman" w:cs="Times New Roman"/>
          <w:b/>
          <w:bCs/>
          <w:sz w:val="24"/>
          <w:szCs w:val="24"/>
        </w:rPr>
        <w:pPrChange w:id="99" w:author="Abraham E Springer" w:date="2025-02-17T12:19:00Z" w16du:dateUtc="2025-02-17T19:19:00Z">
          <w:pPr>
            <w:spacing w:line="240" w:lineRule="auto"/>
          </w:pPr>
        </w:pPrChange>
      </w:pPr>
      <w:r w:rsidRPr="00F76484">
        <w:rPr>
          <w:rFonts w:ascii="Times New Roman" w:eastAsia="Times New Roman" w:hAnsi="Times New Roman" w:cs="Times New Roman"/>
          <w:b/>
          <w:bCs/>
          <w:sz w:val="24"/>
          <w:szCs w:val="24"/>
        </w:rPr>
        <w:t>Correlation to climate</w:t>
      </w:r>
    </w:p>
    <w:p w14:paraId="79173075" w14:textId="6E8C3D98" w:rsidR="008C4730" w:rsidRPr="00E817FB" w:rsidRDefault="00AE7F5E">
      <w:pPr>
        <w:spacing w:line="480" w:lineRule="auto"/>
        <w:ind w:firstLine="720"/>
        <w:rPr>
          <w:rFonts w:ascii="Times New Roman" w:eastAsia="Times New Roman" w:hAnsi="Times New Roman" w:cs="Times New Roman"/>
          <w:sz w:val="24"/>
          <w:szCs w:val="24"/>
        </w:rPr>
        <w:pPrChange w:id="10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Four</w:t>
      </w:r>
      <w:r w:rsidR="008C4730" w:rsidRPr="00E817FB">
        <w:rPr>
          <w:rFonts w:ascii="Times New Roman" w:eastAsia="Times New Roman" w:hAnsi="Times New Roman" w:cs="Times New Roman"/>
          <w:sz w:val="24"/>
          <w:szCs w:val="24"/>
        </w:rPr>
        <w:t xml:space="preserve"> climate variables were used to run a response function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101" w:author="Abraham E Springer" w:date="2025-02-17T12:19:00Z" w16du:dateUtc="2025-02-17T19:19:00Z">
          <w:pPr>
            <w:spacing w:line="240" w:lineRule="auto"/>
          </w:pPr>
        </w:pPrChange>
      </w:pPr>
    </w:p>
    <w:p w14:paraId="000E1E54" w14:textId="77777777" w:rsidR="008C4730" w:rsidRPr="00F76484" w:rsidRDefault="008C4730">
      <w:pPr>
        <w:spacing w:line="480" w:lineRule="auto"/>
        <w:rPr>
          <w:rFonts w:ascii="Times New Roman" w:eastAsia="Times New Roman" w:hAnsi="Times New Roman" w:cs="Times New Roman"/>
          <w:b/>
          <w:bCs/>
          <w:sz w:val="24"/>
          <w:szCs w:val="24"/>
        </w:rPr>
        <w:pPrChange w:id="102" w:author="Abraham E Springer" w:date="2025-02-17T12:19:00Z" w16du:dateUtc="2025-02-17T19:19:00Z">
          <w:pPr>
            <w:spacing w:line="240" w:lineRule="auto"/>
          </w:pPr>
        </w:pPrChange>
      </w:pPr>
      <w:commentRangeStart w:id="103"/>
      <w:r w:rsidRPr="00F76484">
        <w:rPr>
          <w:rFonts w:ascii="Times New Roman" w:eastAsia="Times New Roman" w:hAnsi="Times New Roman" w:cs="Times New Roman"/>
          <w:b/>
          <w:bCs/>
          <w:sz w:val="24"/>
          <w:szCs w:val="24"/>
        </w:rPr>
        <w:t>Response Function Analysis</w:t>
      </w:r>
      <w:commentRangeEnd w:id="103"/>
      <w:r w:rsidRPr="00F76484">
        <w:rPr>
          <w:rStyle w:val="CommentReference"/>
          <w:rFonts w:ascii="Times New Roman" w:hAnsi="Times New Roman" w:cs="Times New Roman"/>
          <w:b/>
          <w:bCs/>
          <w:sz w:val="24"/>
          <w:szCs w:val="24"/>
        </w:rPr>
        <w:commentReference w:id="103"/>
      </w:r>
    </w:p>
    <w:p w14:paraId="27EB1CF6" w14:textId="1C64E52E" w:rsidR="00721FD3" w:rsidRPr="00E817FB" w:rsidRDefault="008C4730">
      <w:pPr>
        <w:spacing w:line="480" w:lineRule="auto"/>
        <w:ind w:firstLine="360"/>
        <w:rPr>
          <w:rFonts w:ascii="Times New Roman" w:eastAsia="Times New Roman" w:hAnsi="Times New Roman" w:cs="Times New Roman"/>
          <w:sz w:val="24"/>
          <w:szCs w:val="24"/>
        </w:rPr>
        <w:pPrChange w:id="10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105"/>
      <w:proofErr w:type="spellStart"/>
      <w:r w:rsidRPr="00E817FB">
        <w:rPr>
          <w:rFonts w:ascii="Times New Roman" w:eastAsia="Times New Roman" w:hAnsi="Times New Roman" w:cs="Times New Roman"/>
          <w:sz w:val="24"/>
          <w:szCs w:val="24"/>
        </w:rPr>
        <w:t>Treeclim</w:t>
      </w:r>
      <w:proofErr w:type="spellEnd"/>
      <w:r w:rsidRPr="00E817FB">
        <w:rPr>
          <w:rFonts w:ascii="Times New Roman" w:eastAsia="Times New Roman" w:hAnsi="Times New Roman" w:cs="Times New Roman"/>
          <w:sz w:val="24"/>
          <w:szCs w:val="24"/>
        </w:rPr>
        <w:t xml:space="preserve"> </w:t>
      </w:r>
      <w:commentRangeEnd w:id="105"/>
      <w:r w:rsidRPr="00E817FB">
        <w:rPr>
          <w:rStyle w:val="CommentReference"/>
          <w:rFonts w:ascii="Times New Roman" w:hAnsi="Times New Roman" w:cs="Times New Roman"/>
          <w:sz w:val="24"/>
          <w:szCs w:val="24"/>
        </w:rPr>
        <w:commentReference w:id="105"/>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chronologies </w:t>
      </w:r>
      <w:r w:rsidR="008D52E2">
        <w:rPr>
          <w:rFonts w:ascii="Times New Roman" w:eastAsia="Times New Roman" w:hAnsi="Times New Roman" w:cs="Times New Roman"/>
          <w:sz w:val="24"/>
          <w:szCs w:val="24"/>
        </w:rPr>
        <w:t>were tested for</w:t>
      </w:r>
      <w:r w:rsidR="008D52E2" w:rsidRPr="00E817FB">
        <w:rPr>
          <w:rFonts w:ascii="Times New Roman" w:eastAsia="Times New Roman" w:hAnsi="Times New Roman" w:cs="Times New Roman"/>
          <w:sz w:val="24"/>
          <w:szCs w:val="24"/>
        </w:rPr>
        <w:t xml:space="preserve"> </w:t>
      </w:r>
      <w:r w:rsidR="006A0B3D" w:rsidRPr="00E817FB">
        <w:rPr>
          <w:rFonts w:ascii="Times New Roman" w:eastAsia="Times New Roman" w:hAnsi="Times New Roman" w:cs="Times New Roman"/>
          <w:sz w:val="24"/>
          <w:szCs w:val="24"/>
        </w:rPr>
        <w:t xml:space="preserve">the </w:t>
      </w:r>
      <w:r w:rsidR="008D52E2">
        <w:rPr>
          <w:rFonts w:ascii="Times New Roman" w:eastAsia="Times New Roman" w:hAnsi="Times New Roman" w:cs="Times New Roman"/>
          <w:sz w:val="24"/>
          <w:szCs w:val="24"/>
        </w:rPr>
        <w:t>four</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A response function 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1"/>
        <w:pPrChange w:id="106" w:author="Abraham E Springer" w:date="2025-02-17T12:19:00Z" w16du:dateUtc="2025-02-17T19:19:00Z">
          <w:pPr>
            <w:pStyle w:val="Heading2"/>
          </w:pPr>
        </w:pPrChange>
      </w:pPr>
      <w:r w:rsidRPr="00E817FB">
        <w:t>Results</w:t>
      </w:r>
    </w:p>
    <w:p w14:paraId="2054BE43" w14:textId="2C4136B2" w:rsidR="00DD6FD8" w:rsidRPr="00E817FB" w:rsidRDefault="001E78B7">
      <w:pPr>
        <w:spacing w:line="480" w:lineRule="auto"/>
        <w:rPr>
          <w:rFonts w:ascii="Times New Roman" w:hAnsi="Times New Roman" w:cs="Times New Roman"/>
          <w:sz w:val="24"/>
          <w:szCs w:val="24"/>
        </w:rPr>
        <w:pPrChange w:id="107"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8"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09" w:author="Abraham E Springer" w:date="2025-02-17T12:19:00Z" w16du:dateUtc="2025-02-17T19:19:00Z">
          <w:pPr>
            <w:ind w:left="1080"/>
          </w:pPr>
        </w:pPrChange>
      </w:pPr>
    </w:p>
    <w:p w14:paraId="71D2BD42" w14:textId="12BE0DB7" w:rsidR="00916537" w:rsidRDefault="00916537" w:rsidP="00916537">
      <w:pPr>
        <w:spacing w:line="480" w:lineRule="auto"/>
        <w:ind w:left="1080"/>
        <w:jc w:val="center"/>
        <w:rPr>
          <w:rFonts w:ascii="Times New Roman" w:hAnsi="Times New Roman" w:cs="Times New Roman"/>
          <w:sz w:val="24"/>
          <w:szCs w:val="24"/>
        </w:rPr>
      </w:pPr>
    </w:p>
    <w:p w14:paraId="62F623CA" w14:textId="056E4725" w:rsidR="007F4E50" w:rsidRDefault="007F4E50"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2ABFB9A" wp14:editId="575BD6F4">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0F318361" w14:textId="482DC380"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AF7FA0">
        <w:rPr>
          <w:rFonts w:ascii="Times New Roman" w:hAnsi="Times New Roman" w:cs="Times New Roman"/>
          <w:sz w:val="24"/>
          <w:szCs w:val="24"/>
        </w:rPr>
        <w:t>3</w:t>
      </w:r>
      <w:r>
        <w:rPr>
          <w:rFonts w:ascii="Times New Roman" w:hAnsi="Times New Roman" w:cs="Times New Roman"/>
          <w:sz w:val="24"/>
          <w:szCs w:val="24"/>
        </w:rPr>
        <w:t>. Mean site seedling densities across the three visits.</w:t>
      </w:r>
    </w:p>
    <w:p w14:paraId="3F9EC36C" w14:textId="7905DA0C" w:rsidR="0029180D" w:rsidRPr="00E817FB" w:rsidRDefault="0029180D">
      <w:pPr>
        <w:spacing w:line="480" w:lineRule="auto"/>
        <w:ind w:firstLine="720"/>
        <w:rPr>
          <w:rFonts w:ascii="Times New Roman" w:hAnsi="Times New Roman" w:cs="Times New Roman"/>
          <w:sz w:val="24"/>
          <w:szCs w:val="24"/>
        </w:rPr>
        <w:pPrChange w:id="110" w:author="Abraham E Springer" w:date="2025-02-17T12:19:00Z" w16du:dateUtc="2025-02-17T19:19:00Z">
          <w:pPr>
            <w:ind w:firstLine="720"/>
          </w:pPr>
        </w:pPrChange>
      </w:pPr>
      <w:r w:rsidRPr="00E817FB">
        <w:rPr>
          <w:rFonts w:ascii="Times New Roman" w:hAnsi="Times New Roman" w:cs="Times New Roman"/>
          <w:sz w:val="24"/>
          <w:szCs w:val="24"/>
        </w:rPr>
        <w:t xml:space="preserve"> </w:t>
      </w:r>
      <w:proofErr w:type="gramStart"/>
      <w:r w:rsidRPr="00E817FB">
        <w:rPr>
          <w:rFonts w:ascii="Times New Roman" w:hAnsi="Times New Roman" w:cs="Times New Roman"/>
          <w:sz w:val="24"/>
          <w:szCs w:val="24"/>
        </w:rPr>
        <w:t xml:space="preserve">At </w:t>
      </w:r>
      <w:r w:rsidR="002054B5">
        <w:rPr>
          <w:rFonts w:ascii="Times New Roman" w:hAnsi="Times New Roman" w:cs="Times New Roman"/>
          <w:sz w:val="24"/>
          <w:szCs w:val="24"/>
        </w:rPr>
        <w:t xml:space="preserve"> both</w:t>
      </w:r>
      <w:proofErr w:type="gramEnd"/>
      <w:r w:rsidR="002054B5">
        <w:rPr>
          <w:rFonts w:ascii="Times New Roman" w:hAnsi="Times New Roman" w:cs="Times New Roman"/>
          <w:sz w:val="24"/>
          <w:szCs w:val="24"/>
        </w:rPr>
        <w:t xml:space="preserve"> BRAP and Childs, densities only slightly decreased between Fall 2023 and Spring 2024 visits</w:t>
      </w:r>
      <w:r w:rsidR="008D52E2">
        <w:rPr>
          <w:rFonts w:ascii="Times New Roman" w:hAnsi="Times New Roman" w:cs="Times New Roman"/>
          <w:sz w:val="24"/>
          <w:szCs w:val="24"/>
        </w:rPr>
        <w:t xml:space="preserve"> (Figure 3)</w:t>
      </w:r>
      <w:r w:rsidR="002054B5">
        <w:rPr>
          <w:rFonts w:ascii="Times New Roman" w:hAnsi="Times New Roman" w:cs="Times New Roman"/>
          <w:sz w:val="24"/>
          <w:szCs w:val="24"/>
        </w:rPr>
        <w:t xml:space="preserve">. Both sites saw larger decreases from the 2024 growing season with Childs densities decreasing by over half. Both </w:t>
      </w:r>
      <w:proofErr w:type="spellStart"/>
      <w:r w:rsidR="002054B5">
        <w:rPr>
          <w:rFonts w:ascii="Times New Roman" w:hAnsi="Times New Roman" w:cs="Times New Roman"/>
          <w:sz w:val="24"/>
          <w:szCs w:val="24"/>
        </w:rPr>
        <w:t>sites</w:t>
      </w:r>
      <w:proofErr w:type="spellEnd"/>
      <w:r w:rsidR="002054B5">
        <w:rPr>
          <w:rFonts w:ascii="Times New Roman" w:hAnsi="Times New Roman" w:cs="Times New Roman"/>
          <w:sz w:val="24"/>
          <w:szCs w:val="24"/>
        </w:rPr>
        <w:t xml:space="preserve"> </w:t>
      </w:r>
      <w:r w:rsidR="008D52E2">
        <w:rPr>
          <w:rFonts w:ascii="Times New Roman" w:hAnsi="Times New Roman" w:cs="Times New Roman"/>
          <w:sz w:val="24"/>
          <w:szCs w:val="24"/>
        </w:rPr>
        <w:t>had</w:t>
      </w:r>
      <w:r w:rsidR="002054B5">
        <w:rPr>
          <w:rFonts w:ascii="Times New Roman" w:hAnsi="Times New Roman" w:cs="Times New Roman"/>
          <w:sz w:val="24"/>
          <w:szCs w:val="24"/>
        </w:rPr>
        <w:t xml:space="preserve"> nearly identical mean densities following Fall 2024 surveys.</w:t>
      </w:r>
    </w:p>
    <w:p w14:paraId="4DE7DB5D" w14:textId="48BBE505" w:rsidR="00DD6FD8" w:rsidRPr="00E817FB" w:rsidRDefault="00DD6FD8">
      <w:pPr>
        <w:spacing w:line="480" w:lineRule="auto"/>
        <w:rPr>
          <w:rFonts w:ascii="Times New Roman" w:hAnsi="Times New Roman" w:cs="Times New Roman"/>
          <w:sz w:val="24"/>
          <w:szCs w:val="24"/>
        </w:rPr>
        <w:pPrChange w:id="111"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5C56ED0A"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w:t>
      </w:r>
      <w:r w:rsidR="008D52E2">
        <w:rPr>
          <w:rFonts w:ascii="Times New Roman" w:hAnsi="Times New Roman" w:cs="Times New Roman"/>
          <w:sz w:val="24"/>
          <w:szCs w:val="24"/>
        </w:rPr>
        <w:t>three</w:t>
      </w:r>
      <w:r>
        <w:rPr>
          <w:rFonts w:ascii="Times New Roman" w:hAnsi="Times New Roman" w:cs="Times New Roman"/>
          <w:sz w:val="24"/>
          <w:szCs w:val="24"/>
        </w:rPr>
        <w:t xml:space="preserve"> visits. At BRAP, mean HDR values increased between all three visits a</w:t>
      </w:r>
      <w:r w:rsidR="008D52E2">
        <w:rPr>
          <w:rFonts w:ascii="Times New Roman" w:hAnsi="Times New Roman" w:cs="Times New Roman"/>
          <w:sz w:val="24"/>
          <w:szCs w:val="24"/>
        </w:rPr>
        <w:t>s</w:t>
      </w:r>
      <w:r>
        <w:rPr>
          <w:rFonts w:ascii="Times New Roman" w:hAnsi="Times New Roman" w:cs="Times New Roman"/>
          <w:sz w:val="24"/>
          <w:szCs w:val="24"/>
        </w:rPr>
        <w:t xml:space="preserve">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184FFBC0" w:rsidR="00601AC2"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At BRAP, seven out of </w:t>
      </w:r>
      <w:r w:rsidR="00CE1334">
        <w:rPr>
          <w:rFonts w:ascii="Times New Roman" w:hAnsi="Times New Roman" w:cs="Times New Roman"/>
          <w:sz w:val="24"/>
          <w:szCs w:val="24"/>
        </w:rPr>
        <w:t>nine</w:t>
      </w:r>
      <w:r>
        <w:rPr>
          <w:rFonts w:ascii="Times New Roman" w:hAnsi="Times New Roman" w:cs="Times New Roman"/>
          <w:sz w:val="24"/>
          <w:szCs w:val="24"/>
        </w:rPr>
        <w:t xml:space="preserve">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w:t>
      </w:r>
      <w:r w:rsidR="00D03C42">
        <w:rPr>
          <w:rFonts w:ascii="Times New Roman" w:hAnsi="Times New Roman" w:cs="Times New Roman"/>
          <w:sz w:val="24"/>
          <w:szCs w:val="24"/>
        </w:rPr>
        <w:lastRenderedPageBreak/>
        <w:t xml:space="preserve">change 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w:t>
      </w:r>
      <w:r w:rsidR="00CE1334">
        <w:rPr>
          <w:rFonts w:ascii="Times New Roman" w:hAnsi="Times New Roman" w:cs="Times New Roman"/>
          <w:sz w:val="24"/>
          <w:szCs w:val="24"/>
        </w:rPr>
        <w:t>0</w:t>
      </w:r>
      <w:r w:rsidR="00D03C42">
        <w:rPr>
          <w:rFonts w:ascii="Times New Roman" w:hAnsi="Times New Roman" w:cs="Times New Roman"/>
          <w:sz w:val="24"/>
          <w:szCs w:val="24"/>
        </w:rPr>
        <w:t>.001).</w:t>
      </w:r>
    </w:p>
    <w:p w14:paraId="00DE53DB" w14:textId="40BF6BE1" w:rsidR="00766ECE" w:rsidRPr="0029521D"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noProof/>
          <w:sz w:val="24"/>
          <w:szCs w:val="24"/>
        </w:rPr>
        <w:drawing>
          <wp:inline distT="0" distB="0" distL="0" distR="0" wp14:anchorId="0A9A5CE0" wp14:editId="58F8817B">
            <wp:extent cx="3696216" cy="1562318"/>
            <wp:effectExtent l="0" t="0" r="0" b="0"/>
            <wp:docPr id="2111439646"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9646" name="Picture 1" descr="A table with numbers and text&#10;&#10;AI-generated content may be incorrect."/>
                    <pic:cNvPicPr/>
                  </pic:nvPicPr>
                  <pic:blipFill>
                    <a:blip r:embed="rId15"/>
                    <a:stretch>
                      <a:fillRect/>
                    </a:stretch>
                  </pic:blipFill>
                  <pic:spPr>
                    <a:xfrm>
                      <a:off x="0" y="0"/>
                      <a:ext cx="3696216" cy="1562318"/>
                    </a:xfrm>
                    <a:prstGeom prst="rect">
                      <a:avLst/>
                    </a:prstGeom>
                  </pic:spPr>
                </pic:pic>
              </a:graphicData>
            </a:graphic>
          </wp:inline>
        </w:drawing>
      </w:r>
    </w:p>
    <w:p w14:paraId="4B236208" w14:textId="1D1DC529" w:rsidR="00914619" w:rsidRPr="00E817FB" w:rsidRDefault="00766ECE">
      <w:pPr>
        <w:spacing w:line="480" w:lineRule="auto"/>
        <w:jc w:val="center"/>
        <w:rPr>
          <w:rFonts w:ascii="Times New Roman" w:hAnsi="Times New Roman" w:cs="Times New Roman"/>
          <w:sz w:val="24"/>
          <w:szCs w:val="24"/>
        </w:rPr>
        <w:pPrChange w:id="112" w:author="Abraham E Springer" w:date="2025-02-17T12:19:00Z" w16du:dateUtc="2025-02-17T19:19:00Z">
          <w:pPr>
            <w:jc w:val="center"/>
          </w:pPr>
        </w:pPrChange>
      </w:pPr>
      <w:r w:rsidRPr="00766ECE">
        <w:rPr>
          <w:rFonts w:ascii="Times New Roman" w:hAnsi="Times New Roman" w:cs="Times New Roman"/>
          <w:noProof/>
          <w:sz w:val="24"/>
          <w:szCs w:val="24"/>
        </w:rPr>
        <w:drawing>
          <wp:inline distT="0" distB="0" distL="0" distR="0" wp14:anchorId="1A217A4F" wp14:editId="061B4F83">
            <wp:extent cx="4531224" cy="2242012"/>
            <wp:effectExtent l="0" t="0" r="3175" b="6350"/>
            <wp:docPr id="130100461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4614" name="Picture 1" descr="A screenshot of a table&#10;&#10;AI-generated content may be incorrect."/>
                    <pic:cNvPicPr/>
                  </pic:nvPicPr>
                  <pic:blipFill>
                    <a:blip r:embed="rId16"/>
                    <a:stretch>
                      <a:fillRect/>
                    </a:stretch>
                  </pic:blipFill>
                  <pic:spPr>
                    <a:xfrm>
                      <a:off x="0" y="0"/>
                      <a:ext cx="4537163" cy="2244951"/>
                    </a:xfrm>
                    <a:prstGeom prst="rect">
                      <a:avLst/>
                    </a:prstGeom>
                  </pic:spPr>
                </pic:pic>
              </a:graphicData>
            </a:graphic>
          </wp:inline>
        </w:drawing>
      </w:r>
    </w:p>
    <w:p w14:paraId="419B02BB" w14:textId="5D933589" w:rsidR="00914619" w:rsidRPr="00E817FB" w:rsidRDefault="00766ECE">
      <w:pPr>
        <w:spacing w:line="480" w:lineRule="auto"/>
        <w:ind w:left="1080"/>
        <w:jc w:val="center"/>
        <w:rPr>
          <w:rFonts w:ascii="Times New Roman" w:hAnsi="Times New Roman" w:cs="Times New Roman"/>
          <w:sz w:val="24"/>
          <w:szCs w:val="24"/>
        </w:rPr>
        <w:pPrChange w:id="113" w:author="Abraham E Springer" w:date="2025-02-17T12:19:00Z" w16du:dateUtc="2025-02-17T19:19:00Z">
          <w:pPr>
            <w:ind w:left="1080"/>
            <w:jc w:val="center"/>
          </w:pPr>
        </w:pPrChange>
      </w:pPr>
      <w:r w:rsidRPr="00766ECE">
        <w:rPr>
          <w:rFonts w:ascii="Times New Roman" w:hAnsi="Times New Roman" w:cs="Times New Roman"/>
          <w:noProof/>
          <w:sz w:val="24"/>
          <w:szCs w:val="24"/>
        </w:rPr>
        <w:drawing>
          <wp:inline distT="0" distB="0" distL="0" distR="0" wp14:anchorId="7379AE72" wp14:editId="492838E4">
            <wp:extent cx="4018524" cy="2078182"/>
            <wp:effectExtent l="0" t="0" r="1270" b="0"/>
            <wp:docPr id="2073608471"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8471" name="Picture 1" descr="A table with numbers and symbols&#10;&#10;AI-generated content may be incorrect."/>
                    <pic:cNvPicPr/>
                  </pic:nvPicPr>
                  <pic:blipFill>
                    <a:blip r:embed="rId17"/>
                    <a:stretch>
                      <a:fillRect/>
                    </a:stretch>
                  </pic:blipFill>
                  <pic:spPr>
                    <a:xfrm>
                      <a:off x="0" y="0"/>
                      <a:ext cx="4026382" cy="2082246"/>
                    </a:xfrm>
                    <a:prstGeom prst="rect">
                      <a:avLst/>
                    </a:prstGeom>
                  </pic:spPr>
                </pic:pic>
              </a:graphicData>
            </a:graphic>
          </wp:inline>
        </w:drawing>
      </w:r>
    </w:p>
    <w:p w14:paraId="04D111E8" w14:textId="08B021C2" w:rsidR="00914619" w:rsidRPr="00E817FB" w:rsidRDefault="00914619">
      <w:pPr>
        <w:spacing w:line="480" w:lineRule="auto"/>
        <w:ind w:left="1080"/>
        <w:jc w:val="center"/>
        <w:rPr>
          <w:rFonts w:ascii="Times New Roman" w:hAnsi="Times New Roman" w:cs="Times New Roman"/>
          <w:sz w:val="24"/>
          <w:szCs w:val="24"/>
        </w:rPr>
        <w:pPrChange w:id="114" w:author="Abraham E Springer" w:date="2025-02-17T12:19:00Z" w16du:dateUtc="2025-02-17T19:19:00Z">
          <w:pPr>
            <w:ind w:left="1080"/>
            <w:jc w:val="center"/>
          </w:pPr>
        </w:pPrChange>
      </w:pPr>
    </w:p>
    <w:p w14:paraId="2EAE9864" w14:textId="19C29A85" w:rsidR="00C51A95" w:rsidRPr="00766ECE" w:rsidRDefault="00C51A95" w:rsidP="00766ECE">
      <w:pPr>
        <w:spacing w:line="480" w:lineRule="auto"/>
        <w:rPr>
          <w:rFonts w:ascii="Times New Roman" w:hAnsi="Times New Roman" w:cs="Times New Roman"/>
          <w:b/>
          <w:bCs/>
          <w:sz w:val="24"/>
          <w:szCs w:val="24"/>
        </w:rPr>
      </w:pPr>
      <w:r w:rsidRPr="00122E73">
        <w:rPr>
          <w:rFonts w:ascii="Times New Roman" w:hAnsi="Times New Roman" w:cs="Times New Roman"/>
          <w:b/>
          <w:bCs/>
          <w:sz w:val="24"/>
          <w:szCs w:val="24"/>
        </w:rPr>
        <w:t>Logistic regression model</w:t>
      </w:r>
    </w:p>
    <w:p w14:paraId="63C05AFD" w14:textId="075F445D" w:rsidR="00766ECE"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noProof/>
          <w:sz w:val="24"/>
          <w:szCs w:val="24"/>
        </w:rPr>
        <w:lastRenderedPageBreak/>
        <w:drawing>
          <wp:inline distT="0" distB="0" distL="0" distR="0" wp14:anchorId="6CCE6532" wp14:editId="23697725">
            <wp:extent cx="3658111" cy="1257475"/>
            <wp:effectExtent l="0" t="0" r="0" b="0"/>
            <wp:docPr id="75398215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82150" name="Picture 1" descr="A close-up of a graph&#10;&#10;AI-generated content may be incorrect."/>
                    <pic:cNvPicPr/>
                  </pic:nvPicPr>
                  <pic:blipFill>
                    <a:blip r:embed="rId18"/>
                    <a:stretch>
                      <a:fillRect/>
                    </a:stretch>
                  </pic:blipFill>
                  <pic:spPr>
                    <a:xfrm>
                      <a:off x="0" y="0"/>
                      <a:ext cx="3658111" cy="1257475"/>
                    </a:xfrm>
                    <a:prstGeom prst="rect">
                      <a:avLst/>
                    </a:prstGeom>
                  </pic:spPr>
                </pic:pic>
              </a:graphicData>
            </a:graphic>
          </wp:inline>
        </w:drawing>
      </w:r>
    </w:p>
    <w:p w14:paraId="14CEB29F" w14:textId="1682288F" w:rsidR="00681BDF" w:rsidRDefault="00BC4D2A">
      <w:pPr>
        <w:spacing w:line="480" w:lineRule="auto"/>
        <w:rPr>
          <w:rFonts w:ascii="Times New Roman" w:hAnsi="Times New Roman" w:cs="Times New Roman"/>
          <w:sz w:val="24"/>
          <w:szCs w:val="24"/>
        </w:rPr>
        <w:pPrChange w:id="115" w:author="Abraham E Springer" w:date="2025-02-17T12:19:00Z" w16du:dateUtc="2025-02-17T19:19:00Z">
          <w:pPr/>
        </w:pPrChange>
      </w:pPr>
      <w:r>
        <w:rPr>
          <w:rFonts w:ascii="Times New Roman" w:hAnsi="Times New Roman" w:cs="Times New Roman"/>
          <w:sz w:val="24"/>
          <w:szCs w:val="24"/>
        </w:rPr>
        <w:t xml:space="preserve">A logistic regression model indicated that </w:t>
      </w:r>
      <w:r w:rsidR="00482326">
        <w:rPr>
          <w:rFonts w:ascii="Times New Roman" w:hAnsi="Times New Roman" w:cs="Times New Roman"/>
          <w:sz w:val="24"/>
          <w:szCs w:val="24"/>
        </w:rPr>
        <w:t>l</w:t>
      </w:r>
      <w:r w:rsidR="008C7B4A">
        <w:rPr>
          <w:rFonts w:ascii="Times New Roman" w:hAnsi="Times New Roman" w:cs="Times New Roman"/>
          <w:sz w:val="24"/>
          <w:szCs w:val="24"/>
        </w:rPr>
        <w:t>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74C9501E" w14:textId="1EA534B9" w:rsidR="00323119" w:rsidRDefault="00766ECE">
      <w:pPr>
        <w:spacing w:line="480" w:lineRule="auto"/>
        <w:jc w:val="center"/>
        <w:rPr>
          <w:rFonts w:ascii="Times New Roman" w:hAnsi="Times New Roman" w:cs="Times New Roman"/>
          <w:sz w:val="24"/>
          <w:szCs w:val="24"/>
        </w:rPr>
        <w:pPrChange w:id="116" w:author="Abraham E Springer" w:date="2025-02-17T12:19:00Z" w16du:dateUtc="2025-02-17T19:19:00Z">
          <w:pPr>
            <w:jc w:val="center"/>
          </w:pPr>
        </w:pPrChange>
      </w:pPr>
      <w:r w:rsidRPr="00766ECE">
        <w:rPr>
          <w:rFonts w:ascii="Times New Roman" w:hAnsi="Times New Roman" w:cs="Times New Roman"/>
          <w:noProof/>
          <w:sz w:val="24"/>
          <w:szCs w:val="24"/>
        </w:rPr>
        <w:drawing>
          <wp:inline distT="0" distB="0" distL="0" distR="0" wp14:anchorId="0D4B2151" wp14:editId="2AEB443A">
            <wp:extent cx="3581900" cy="1114581"/>
            <wp:effectExtent l="0" t="0" r="0" b="9525"/>
            <wp:docPr id="48761609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6098" name="Picture 1" descr="A black text on a white background&#10;&#10;AI-generated content may be incorrect."/>
                    <pic:cNvPicPr/>
                  </pic:nvPicPr>
                  <pic:blipFill>
                    <a:blip r:embed="rId19"/>
                    <a:stretch>
                      <a:fillRect/>
                    </a:stretch>
                  </pic:blipFill>
                  <pic:spPr>
                    <a:xfrm>
                      <a:off x="0" y="0"/>
                      <a:ext cx="3581900" cy="1114581"/>
                    </a:xfrm>
                    <a:prstGeom prst="rect">
                      <a:avLst/>
                    </a:prstGeom>
                  </pic:spPr>
                </pic:pic>
              </a:graphicData>
            </a:graphic>
          </wp:inline>
        </w:drawing>
      </w:r>
    </w:p>
    <w:p w14:paraId="120FC40D" w14:textId="47928360" w:rsidR="00681BDF" w:rsidRDefault="00681BDF">
      <w:pPr>
        <w:spacing w:line="480" w:lineRule="auto"/>
        <w:rPr>
          <w:rFonts w:ascii="Times New Roman" w:hAnsi="Times New Roman" w:cs="Times New Roman"/>
          <w:sz w:val="24"/>
          <w:szCs w:val="24"/>
        </w:rPr>
        <w:pPrChange w:id="117" w:author="Abraham E Springer" w:date="2025-02-17T12:19:00Z" w16du:dateUtc="2025-02-17T19:19:00Z">
          <w:pPr/>
        </w:pPrChange>
      </w:pPr>
      <w:r>
        <w:rPr>
          <w:rFonts w:ascii="Times New Roman" w:hAnsi="Times New Roman" w:cs="Times New Roman"/>
          <w:sz w:val="24"/>
          <w:szCs w:val="24"/>
        </w:rPr>
        <w:t xml:space="preserve">The Childs </w:t>
      </w:r>
      <w:r w:rsidR="00BC4D2A">
        <w:rPr>
          <w:rFonts w:ascii="Times New Roman" w:hAnsi="Times New Roman" w:cs="Times New Roman"/>
          <w:sz w:val="24"/>
          <w:szCs w:val="24"/>
        </w:rPr>
        <w:t xml:space="preserve">logistic regression </w:t>
      </w:r>
      <w:r>
        <w:rPr>
          <w:rFonts w:ascii="Times New Roman" w:hAnsi="Times New Roman" w:cs="Times New Roman"/>
          <w:sz w:val="24"/>
          <w:szCs w:val="24"/>
        </w:rPr>
        <w:t xml:space="preserve">model run </w:t>
      </w:r>
      <w:r w:rsidR="00BC4D2A">
        <w:rPr>
          <w:rFonts w:ascii="Times New Roman" w:hAnsi="Times New Roman" w:cs="Times New Roman"/>
          <w:sz w:val="24"/>
          <w:szCs w:val="24"/>
        </w:rPr>
        <w:t xml:space="preserve">indicated that </w:t>
      </w:r>
      <w:r>
        <w:rPr>
          <w:rFonts w:ascii="Times New Roman" w:hAnsi="Times New Roman" w:cs="Times New Roman"/>
          <w:sz w:val="24"/>
          <w:szCs w:val="24"/>
        </w:rPr>
        <w:t>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w:t>
      </w:r>
    </w:p>
    <w:p w14:paraId="05A4AF42" w14:textId="77777777" w:rsidR="00681BDF" w:rsidRDefault="00681BDF">
      <w:pPr>
        <w:spacing w:line="480" w:lineRule="auto"/>
        <w:rPr>
          <w:rFonts w:ascii="Times New Roman" w:hAnsi="Times New Roman" w:cs="Times New Roman"/>
          <w:sz w:val="24"/>
          <w:szCs w:val="24"/>
        </w:rPr>
        <w:pPrChange w:id="118"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19" w:author="Abraham E Springer" w:date="2025-02-17T12:19:00Z" w16du:dateUtc="2025-02-17T19:19:00Z">
          <w:pPr/>
        </w:pPrChange>
      </w:pPr>
      <w:r w:rsidRPr="00122E73">
        <w:rPr>
          <w:rFonts w:ascii="Times New Roman" w:hAnsi="Times New Roman" w:cs="Times New Roman"/>
          <w:b/>
          <w:bCs/>
          <w:sz w:val="24"/>
          <w:szCs w:val="24"/>
        </w:rPr>
        <w:t>Age at Coring Height</w:t>
      </w:r>
    </w:p>
    <w:p w14:paraId="34024A57" w14:textId="3FA417D8" w:rsidR="00AD2706" w:rsidRDefault="00AD2706">
      <w:pPr>
        <w:spacing w:line="480" w:lineRule="auto"/>
        <w:ind w:left="1080"/>
        <w:jc w:val="center"/>
        <w:rPr>
          <w:rFonts w:ascii="Times New Roman" w:hAnsi="Times New Roman" w:cs="Times New Roman"/>
          <w:sz w:val="24"/>
          <w:szCs w:val="24"/>
        </w:rPr>
      </w:pPr>
    </w:p>
    <w:p w14:paraId="7BFFD07D" w14:textId="1095FD4A" w:rsidR="007F4E50" w:rsidRDefault="007F4E50" w:rsidP="007F4E50">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522BFB8" wp14:editId="0FFC2674">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EB10705" w14:textId="6E7C6B17" w:rsidR="00E817FB" w:rsidRDefault="00E817FB">
      <w:pPr>
        <w:spacing w:line="480" w:lineRule="auto"/>
        <w:ind w:left="1080"/>
        <w:jc w:val="center"/>
        <w:rPr>
          <w:rFonts w:ascii="Times New Roman" w:hAnsi="Times New Roman" w:cs="Times New Roman"/>
          <w:sz w:val="24"/>
          <w:szCs w:val="24"/>
        </w:rPr>
        <w:pPrChange w:id="120"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6B5CFD">
        <w:rPr>
          <w:rFonts w:ascii="Times New Roman" w:hAnsi="Times New Roman" w:cs="Times New Roman"/>
          <w:sz w:val="24"/>
          <w:szCs w:val="24"/>
        </w:rPr>
        <w:t>4</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21" w:author="Abraham E Springer" w:date="2025-02-17T12:19:00Z" w16du:dateUtc="2025-02-17T19:19:00Z">
          <w:pPr>
            <w:ind w:left="1080"/>
          </w:pPr>
        </w:pPrChange>
      </w:pPr>
    </w:p>
    <w:p w14:paraId="19FE71BA" w14:textId="3F827FAA" w:rsidR="00A1262E" w:rsidRPr="00E817FB" w:rsidRDefault="00DF6AA8">
      <w:pPr>
        <w:spacing w:line="480" w:lineRule="auto"/>
        <w:rPr>
          <w:rFonts w:ascii="Times New Roman" w:hAnsi="Times New Roman" w:cs="Times New Roman"/>
          <w:sz w:val="24"/>
          <w:szCs w:val="24"/>
        </w:rPr>
        <w:pPrChange w:id="122" w:author="Abraham E Springer" w:date="2025-02-17T12:19:00Z" w16du:dateUtc="2025-02-17T19:19:00Z">
          <w:pPr/>
        </w:pPrChange>
      </w:pPr>
      <w:r>
        <w:rPr>
          <w:rFonts w:ascii="Times New Roman" w:hAnsi="Times New Roman" w:cs="Times New Roman"/>
          <w:sz w:val="24"/>
          <w:szCs w:val="24"/>
        </w:rPr>
        <w:t>Tree core analyses (n=133) were used to determine the number of trees dating back to year of regeneration. The a</w:t>
      </w:r>
      <w:r w:rsidR="00794EE5" w:rsidRPr="00E817FB">
        <w:rPr>
          <w:rFonts w:ascii="Times New Roman" w:hAnsi="Times New Roman" w:cs="Times New Roman"/>
          <w:sz w:val="24"/>
          <w:szCs w:val="24"/>
        </w:rPr>
        <w:t xml:space="preserve">ge at coring height distribution is </w:t>
      </w:r>
      <w:r w:rsidR="005B4459">
        <w:rPr>
          <w:rFonts w:ascii="Times New Roman" w:hAnsi="Times New Roman" w:cs="Times New Roman"/>
          <w:sz w:val="24"/>
          <w:szCs w:val="24"/>
        </w:rPr>
        <w:t xml:space="preserve">not normal (Shapiro-Wilk test of </w:t>
      </w:r>
      <w:r w:rsidR="00951CAD">
        <w:rPr>
          <w:rFonts w:ascii="Times New Roman" w:hAnsi="Times New Roman" w:cs="Times New Roman"/>
          <w:sz w:val="24"/>
          <w:szCs w:val="24"/>
        </w:rPr>
        <w:t>p</w:t>
      </w:r>
      <w:r w:rsidR="005B4459">
        <w:rPr>
          <w:rFonts w:ascii="Times New Roman" w:hAnsi="Times New Roman" w:cs="Times New Roman"/>
          <w:sz w:val="24"/>
          <w:szCs w:val="24"/>
        </w:rPr>
        <w:t>&lt;</w:t>
      </w:r>
      <w:r>
        <w:rPr>
          <w:rFonts w:ascii="Times New Roman" w:hAnsi="Times New Roman" w:cs="Times New Roman"/>
          <w:sz w:val="24"/>
          <w:szCs w:val="24"/>
        </w:rPr>
        <w:t>0</w:t>
      </w:r>
      <w:r w:rsidR="005B4459">
        <w:rPr>
          <w:rFonts w:ascii="Times New Roman" w:hAnsi="Times New Roman" w:cs="Times New Roman"/>
          <w:sz w:val="24"/>
          <w:szCs w:val="24"/>
        </w:rPr>
        <w:t xml:space="preserve">.05) </w:t>
      </w:r>
      <w:r w:rsidR="008C7B4A">
        <w:rPr>
          <w:rFonts w:ascii="Times New Roman" w:hAnsi="Times New Roman" w:cs="Times New Roman"/>
          <w:sz w:val="24"/>
          <w:szCs w:val="24"/>
        </w:rPr>
        <w:t xml:space="preserve">(Figure </w:t>
      </w:r>
      <w:r w:rsidR="00CA75BB">
        <w:rPr>
          <w:rFonts w:ascii="Times New Roman" w:hAnsi="Times New Roman" w:cs="Times New Roman"/>
          <w:sz w:val="24"/>
          <w:szCs w:val="24"/>
        </w:rPr>
        <w:t>4</w:t>
      </w:r>
      <w:r w:rsidR="008C7B4A">
        <w:rPr>
          <w:rFonts w:ascii="Times New Roman" w:hAnsi="Times New Roman" w:cs="Times New Roman"/>
          <w:sz w:val="24"/>
          <w:szCs w:val="24"/>
        </w:rPr>
        <w:t>)</w:t>
      </w:r>
      <w:r w:rsidR="00794EE5"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00794EE5" w:rsidRPr="00E817FB">
        <w:rPr>
          <w:rFonts w:ascii="Times New Roman" w:hAnsi="Times New Roman" w:cs="Times New Roman"/>
          <w:sz w:val="24"/>
          <w:szCs w:val="24"/>
        </w:rPr>
        <w:t xml:space="preserve"> The most recent core was from 2016.</w:t>
      </w:r>
    </w:p>
    <w:p w14:paraId="012F5A5E" w14:textId="77777777" w:rsidR="00F231ED" w:rsidRDefault="00F231ED">
      <w:pPr>
        <w:spacing w:line="480" w:lineRule="auto"/>
        <w:rPr>
          <w:rFonts w:ascii="Times New Roman" w:hAnsi="Times New Roman" w:cs="Times New Roman"/>
          <w:sz w:val="24"/>
          <w:szCs w:val="24"/>
        </w:rPr>
        <w:pPrChange w:id="123"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24"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4FA7646B" w14:textId="25D20173" w:rsidR="007F4E50" w:rsidRPr="007F4E50" w:rsidRDefault="00712DFB" w:rsidP="007F4E50">
      <w:pPr>
        <w:spacing w:line="480" w:lineRule="auto"/>
        <w:ind w:firstLine="720"/>
        <w:rPr>
          <w:rFonts w:ascii="Times New Roman" w:eastAsia="Times New Roman" w:hAnsi="Times New Roman" w:cs="Times New Roman"/>
          <w:bCs/>
          <w:sz w:val="24"/>
          <w:szCs w:val="24"/>
        </w:rPr>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w:t>
      </w:r>
      <w:proofErr w:type="spellStart"/>
      <w:r w:rsidRPr="00E817FB">
        <w:rPr>
          <w:rFonts w:ascii="Times New Roman" w:eastAsia="Times New Roman" w:hAnsi="Times New Roman" w:cs="Times New Roman"/>
          <w:sz w:val="24"/>
          <w:szCs w:val="24"/>
        </w:rPr>
        <w:t>interseries</w:t>
      </w:r>
      <w:proofErr w:type="spellEnd"/>
      <w:r w:rsidRPr="00E817FB">
        <w:rPr>
          <w:rFonts w:ascii="Times New Roman" w:eastAsia="Times New Roman" w:hAnsi="Times New Roman" w:cs="Times New Roman"/>
          <w:sz w:val="24"/>
          <w:szCs w:val="24"/>
        </w:rPr>
        <w:t xml:space="preserve">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climate variables</w:t>
      </w:r>
      <w:r w:rsidR="009370D1">
        <w:rPr>
          <w:rFonts w:ascii="Times New Roman" w:eastAsia="Times New Roman" w:hAnsi="Times New Roman" w:cs="Times New Roman"/>
          <w:sz w:val="24"/>
          <w:szCs w:val="24"/>
        </w:rPr>
        <w:t xml:space="preserve">. </w:t>
      </w:r>
      <w:commentRangeStart w:id="125"/>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CA75BB">
        <w:rPr>
          <w:rFonts w:ascii="Times New Roman" w:eastAsia="Times New Roman" w:hAnsi="Times New Roman" w:cs="Times New Roman"/>
          <w:bCs/>
          <w:sz w:val="24"/>
          <w:szCs w:val="24"/>
        </w:rPr>
        <w:t>6</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Ring Width Index (RWI) has been generally </w:t>
      </w:r>
      <w:r w:rsidR="00B96AB8" w:rsidRPr="00E817FB">
        <w:rPr>
          <w:rFonts w:ascii="Times New Roman" w:eastAsia="Times New Roman" w:hAnsi="Times New Roman" w:cs="Times New Roman"/>
          <w:bCs/>
          <w:sz w:val="24"/>
          <w:szCs w:val="24"/>
        </w:rPr>
        <w:lastRenderedPageBreak/>
        <w:t>decreasing since about 2000 until 2023</w:t>
      </w:r>
      <w:r w:rsidR="003920EE">
        <w:rPr>
          <w:rFonts w:ascii="Times New Roman" w:eastAsia="Times New Roman" w:hAnsi="Times New Roman" w:cs="Times New Roman"/>
          <w:bCs/>
          <w:sz w:val="24"/>
          <w:szCs w:val="24"/>
        </w:rPr>
        <w:t xml:space="preserve"> (Figure </w:t>
      </w:r>
      <w:r w:rsidR="00CA75BB">
        <w:rPr>
          <w:rFonts w:ascii="Times New Roman" w:eastAsia="Times New Roman" w:hAnsi="Times New Roman" w:cs="Times New Roman"/>
          <w:bCs/>
          <w:sz w:val="24"/>
          <w:szCs w:val="24"/>
        </w:rPr>
        <w:t>5</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25"/>
      <w:r w:rsidR="00B96AB8">
        <w:rPr>
          <w:rStyle w:val="CommentReference"/>
        </w:rPr>
        <w:commentReference w:id="125"/>
      </w:r>
    </w:p>
    <w:p w14:paraId="54929E53" w14:textId="7CF1AD91" w:rsidR="007F4E50" w:rsidRPr="00E817FB" w:rsidRDefault="007F4E50" w:rsidP="007F4E50">
      <w:pPr>
        <w:spacing w:line="480" w:lineRule="auto"/>
        <w:jc w:val="center"/>
        <w:rPr>
          <w:rFonts w:ascii="Times New Roman" w:hAnsi="Times New Roman" w:cs="Times New Roman"/>
          <w:sz w:val="24"/>
          <w:szCs w:val="24"/>
        </w:rPr>
        <w:sectPr w:rsidR="007F4E50" w:rsidRPr="00E817FB" w:rsidSect="00973E57">
          <w:type w:val="continuous"/>
          <w:pgSz w:w="12240" w:h="15840"/>
          <w:pgMar w:top="1440" w:right="1440" w:bottom="1440" w:left="1440" w:header="720" w:footer="720" w:gutter="0"/>
          <w:cols w:space="720"/>
          <w:docGrid w:linePitch="360"/>
        </w:sectPr>
      </w:pPr>
      <w:r>
        <w:rPr>
          <w:rFonts w:ascii="Times New Roman" w:hAnsi="Times New Roman" w:cs="Times New Roman"/>
          <w:noProof/>
          <w:sz w:val="24"/>
          <w:szCs w:val="24"/>
          <w14:ligatures w14:val="standardContextual"/>
        </w:rPr>
        <w:drawing>
          <wp:inline distT="0" distB="0" distL="0" distR="0" wp14:anchorId="5E9C83C4" wp14:editId="296E854A">
            <wp:extent cx="3305175" cy="3289285"/>
            <wp:effectExtent l="0" t="0" r="0" b="6985"/>
            <wp:docPr id="2034159993" name="Picture 2"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59993" name="Picture 2" descr="A graph of a number of ye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9276" cy="3293367"/>
                    </a:xfrm>
                    <a:prstGeom prst="rect">
                      <a:avLst/>
                    </a:prstGeom>
                  </pic:spPr>
                </pic:pic>
              </a:graphicData>
            </a:graphic>
          </wp:inline>
        </w:drawing>
      </w:r>
    </w:p>
    <w:p w14:paraId="78696E61" w14:textId="102E13E9" w:rsidR="00F231ED" w:rsidRPr="00E817FB" w:rsidRDefault="00F231ED">
      <w:pPr>
        <w:spacing w:line="480" w:lineRule="auto"/>
        <w:jc w:val="center"/>
        <w:rPr>
          <w:rFonts w:ascii="Times New Roman" w:hAnsi="Times New Roman" w:cs="Times New Roman"/>
          <w:sz w:val="24"/>
          <w:szCs w:val="24"/>
        </w:rPr>
        <w:pPrChange w:id="126" w:author="Abraham E Springer" w:date="2025-02-17T12:19:00Z" w16du:dateUtc="2025-02-17T19:19:00Z">
          <w:pPr/>
        </w:pPrChange>
      </w:pPr>
      <w:r w:rsidRPr="00E817FB">
        <w:rPr>
          <w:rFonts w:ascii="Times New Roman" w:hAnsi="Times New Roman" w:cs="Times New Roman"/>
          <w:sz w:val="24"/>
          <w:szCs w:val="24"/>
        </w:rPr>
        <w:t xml:space="preserve">Figure </w:t>
      </w:r>
      <w:r w:rsidR="00CA75BB">
        <w:rPr>
          <w:rFonts w:ascii="Times New Roman" w:hAnsi="Times New Roman" w:cs="Times New Roman"/>
          <w:sz w:val="24"/>
          <w:szCs w:val="24"/>
        </w:rPr>
        <w:t>5</w:t>
      </w:r>
      <w:r w:rsidR="009370D1">
        <w:rPr>
          <w:rFonts w:ascii="Times New Roman" w:hAnsi="Times New Roman" w:cs="Times New Roman"/>
          <w:sz w:val="24"/>
          <w:szCs w:val="24"/>
        </w:rPr>
        <w:t>.</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2BE02241" w:rsidR="004E3D9E" w:rsidRDefault="004E3D9E" w:rsidP="009F5464">
      <w:pPr>
        <w:spacing w:line="480" w:lineRule="auto"/>
        <w:jc w:val="center"/>
        <w:rPr>
          <w:rFonts w:ascii="Times New Roman" w:hAnsi="Times New Roman" w:cs="Times New Roman"/>
          <w:sz w:val="24"/>
          <w:szCs w:val="24"/>
        </w:rPr>
      </w:pPr>
    </w:p>
    <w:p w14:paraId="2A248485" w14:textId="4519170E" w:rsidR="001B3E95" w:rsidRPr="00E817FB" w:rsidRDefault="001B3E95"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E963AD1" wp14:editId="49F45206">
            <wp:extent cx="2934653" cy="3009900"/>
            <wp:effectExtent l="0" t="0" r="0" b="0"/>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8405" cy="3013749"/>
                    </a:xfrm>
                    <a:prstGeom prst="rect">
                      <a:avLst/>
                    </a:prstGeom>
                  </pic:spPr>
                </pic:pic>
              </a:graphicData>
            </a:graphic>
          </wp:inline>
        </w:drawing>
      </w:r>
    </w:p>
    <w:p w14:paraId="51DFA7DB" w14:textId="5E05977C" w:rsidR="00F231ED" w:rsidRPr="00E817FB" w:rsidRDefault="00F231ED">
      <w:pPr>
        <w:spacing w:line="480" w:lineRule="auto"/>
        <w:jc w:val="center"/>
        <w:rPr>
          <w:rFonts w:ascii="Times New Roman" w:hAnsi="Times New Roman" w:cs="Times New Roman"/>
          <w:sz w:val="24"/>
          <w:szCs w:val="24"/>
        </w:rPr>
        <w:pPrChange w:id="127" w:author="Abraham E Springer" w:date="2025-02-17T12:19:00Z" w16du:dateUtc="2025-02-17T19:19:00Z">
          <w:pPr>
            <w:jc w:val="center"/>
          </w:pPr>
        </w:pPrChange>
      </w:pPr>
      <w:r w:rsidRPr="00E817FB">
        <w:rPr>
          <w:rFonts w:ascii="Times New Roman" w:hAnsi="Times New Roman" w:cs="Times New Roman"/>
          <w:sz w:val="24"/>
          <w:szCs w:val="24"/>
        </w:rPr>
        <w:t xml:space="preserve">Figure </w:t>
      </w:r>
      <w:r w:rsidR="00CA75BB">
        <w:rPr>
          <w:rFonts w:ascii="Times New Roman" w:hAnsi="Times New Roman" w:cs="Times New Roman"/>
          <w:sz w:val="24"/>
          <w:szCs w:val="24"/>
        </w:rPr>
        <w:t>6</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28" w:author="Abraham E Springer" w:date="2025-02-17T12:19:00Z" w16du:dateUtc="2025-02-17T19:19:00Z">
          <w:pPr/>
        </w:pPrChange>
      </w:pPr>
    </w:p>
    <w:p w14:paraId="3A6EF2DE" w14:textId="3B6515A2" w:rsidR="007D30B7" w:rsidRPr="00CA75BB" w:rsidRDefault="00A1262E" w:rsidP="00C00DA9">
      <w:pPr>
        <w:spacing w:line="480" w:lineRule="auto"/>
        <w:rPr>
          <w:ins w:id="129" w:author="Abraham E Springer" w:date="2025-02-17T13:31:00Z" w16du:dateUtc="2025-02-17T20:31:00Z"/>
          <w:rFonts w:ascii="Times New Roman" w:hAnsi="Times New Roman" w:cs="Times New Roman"/>
          <w:b/>
          <w:bCs/>
          <w:sz w:val="24"/>
          <w:szCs w:val="24"/>
        </w:rPr>
      </w:pPr>
      <w:r w:rsidRPr="00CA75BB">
        <w:rPr>
          <w:rFonts w:ascii="Times New Roman" w:hAnsi="Times New Roman" w:cs="Times New Roman"/>
          <w:b/>
          <w:bCs/>
          <w:sz w:val="24"/>
          <w:szCs w:val="24"/>
        </w:rPr>
        <w:t xml:space="preserve">Response function analysis </w:t>
      </w:r>
    </w:p>
    <w:p w14:paraId="7E055EF1" w14:textId="73FCE962" w:rsidR="008C7B4A" w:rsidRDefault="00B96AB8">
      <w:pPr>
        <w:spacing w:line="480" w:lineRule="auto"/>
        <w:rPr>
          <w:rFonts w:ascii="Times New Roman" w:hAnsi="Times New Roman" w:cs="Times New Roman"/>
          <w:sz w:val="24"/>
          <w:szCs w:val="24"/>
        </w:rPr>
        <w:pPrChange w:id="130"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w:t>
      </w:r>
      <w:r w:rsidR="00DF6AA8">
        <w:rPr>
          <w:rFonts w:ascii="Times New Roman" w:hAnsi="Times New Roman" w:cs="Times New Roman"/>
          <w:sz w:val="24"/>
          <w:szCs w:val="24"/>
        </w:rPr>
        <w:t xml:space="preserve"> through a response function analysis</w:t>
      </w:r>
      <w:r>
        <w:rPr>
          <w:rFonts w:ascii="Times New Roman" w:hAnsi="Times New Roman" w:cs="Times New Roman"/>
          <w:sz w:val="24"/>
          <w:szCs w:val="24"/>
        </w:rPr>
        <w:t xml:space="preserve">. Three of these </w:t>
      </w:r>
      <w:r w:rsidR="00DF6AA8">
        <w:rPr>
          <w:rFonts w:ascii="Times New Roman" w:hAnsi="Times New Roman" w:cs="Times New Roman"/>
          <w:sz w:val="24"/>
          <w:szCs w:val="24"/>
        </w:rPr>
        <w:t xml:space="preserve">variables </w:t>
      </w:r>
      <w:r>
        <w:rPr>
          <w:rFonts w:ascii="Times New Roman" w:hAnsi="Times New Roman" w:cs="Times New Roman"/>
          <w:sz w:val="24"/>
          <w:szCs w:val="24"/>
        </w:rPr>
        <w:t>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4C73B5AF" w14:textId="5F31FA91" w:rsidR="00766ECE"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noProof/>
          <w:sz w:val="24"/>
          <w:szCs w:val="24"/>
        </w:rPr>
        <w:drawing>
          <wp:inline distT="0" distB="0" distL="0" distR="0" wp14:anchorId="1B6672F5" wp14:editId="1BD8102D">
            <wp:extent cx="4544695" cy="1554479"/>
            <wp:effectExtent l="0" t="0" r="0" b="8255"/>
            <wp:docPr id="1705166235"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66235" name="Picture 1" descr="A black and white text on a white background&#10;&#10;AI-generated content may be incorrect."/>
                    <pic:cNvPicPr/>
                  </pic:nvPicPr>
                  <pic:blipFill>
                    <a:blip r:embed="rId23"/>
                    <a:stretch>
                      <a:fillRect/>
                    </a:stretch>
                  </pic:blipFill>
                  <pic:spPr>
                    <a:xfrm>
                      <a:off x="0" y="0"/>
                      <a:ext cx="4553499" cy="1557490"/>
                    </a:xfrm>
                    <a:prstGeom prst="rect">
                      <a:avLst/>
                    </a:prstGeom>
                  </pic:spPr>
                </pic:pic>
              </a:graphicData>
            </a:graphic>
          </wp:inline>
        </w:drawing>
      </w:r>
    </w:p>
    <w:p w14:paraId="7C31903D" w14:textId="15DDD10C" w:rsidR="008D7A70" w:rsidRPr="00E817FB" w:rsidRDefault="009954F4">
      <w:pPr>
        <w:pStyle w:val="Heading2"/>
        <w:spacing w:line="480" w:lineRule="auto"/>
        <w:rPr>
          <w:rFonts w:ascii="Times New Roman" w:hAnsi="Times New Roman" w:cs="Times New Roman"/>
          <w:sz w:val="24"/>
          <w:szCs w:val="24"/>
        </w:rPr>
        <w:pPrChange w:id="131" w:author="Abraham E Springer" w:date="2025-02-17T12:19:00Z" w16du:dateUtc="2025-02-17T19:19:00Z">
          <w:pPr>
            <w:pStyle w:val="Heading2"/>
          </w:pPr>
        </w:pPrChange>
      </w:pPr>
      <w:r w:rsidRPr="00E817FB">
        <w:rPr>
          <w:rFonts w:ascii="Times New Roman" w:hAnsi="Times New Roman" w:cs="Times New Roman"/>
          <w:sz w:val="24"/>
          <w:szCs w:val="24"/>
        </w:rPr>
        <w:lastRenderedPageBreak/>
        <w:t>Discussion</w:t>
      </w:r>
      <w:bookmarkStart w:id="132"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32"/>
    </w:p>
    <w:p w14:paraId="1C2ABB11" w14:textId="1DF606AD" w:rsidR="00FC1F64" w:rsidRPr="00E817FB" w:rsidRDefault="008D7A70">
      <w:pPr>
        <w:spacing w:line="480" w:lineRule="auto"/>
        <w:ind w:firstLine="720"/>
        <w:rPr>
          <w:rFonts w:ascii="Times New Roman" w:hAnsi="Times New Roman" w:cs="Times New Roman"/>
          <w:sz w:val="24"/>
          <w:szCs w:val="24"/>
        </w:rPr>
        <w:pPrChange w:id="13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7424A437" w:rsidR="008D7A70" w:rsidRPr="00E817FB" w:rsidRDefault="006D6234">
      <w:pPr>
        <w:spacing w:line="480" w:lineRule="auto"/>
        <w:ind w:firstLine="720"/>
        <w:rPr>
          <w:rFonts w:ascii="Times New Roman" w:hAnsi="Times New Roman" w:cs="Times New Roman"/>
          <w:sz w:val="24"/>
          <w:szCs w:val="24"/>
        </w:rPr>
        <w:pPrChange w:id="13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w:t>
      </w:r>
      <w:commentRangeStart w:id="135"/>
      <w:r w:rsidRPr="00E817FB">
        <w:rPr>
          <w:rFonts w:ascii="Times New Roman" w:hAnsi="Times New Roman" w:cs="Times New Roman"/>
          <w:sz w:val="24"/>
          <w:szCs w:val="24"/>
        </w:rPr>
        <w:t>potential</w:t>
      </w:r>
      <w:commentRangeEnd w:id="135"/>
      <w:r w:rsidR="00387A7B">
        <w:rPr>
          <w:rStyle w:val="CommentReference"/>
        </w:rPr>
        <w:commentReference w:id="135"/>
      </w:r>
      <w:r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 xml:space="preserve">Both </w:t>
      </w:r>
      <w:proofErr w:type="spellStart"/>
      <w:r w:rsidR="008D7A70" w:rsidRPr="00E817FB">
        <w:rPr>
          <w:rFonts w:ascii="Times New Roman" w:hAnsi="Times New Roman" w:cs="Times New Roman"/>
          <w:sz w:val="24"/>
          <w:szCs w:val="24"/>
        </w:rPr>
        <w:t>sites</w:t>
      </w:r>
      <w:proofErr w:type="spellEnd"/>
      <w:r w:rsidR="008D7A70" w:rsidRPr="00E817FB">
        <w:rPr>
          <w:rFonts w:ascii="Times New Roman" w:hAnsi="Times New Roman" w:cs="Times New Roman"/>
          <w:sz w:val="24"/>
          <w:szCs w:val="24"/>
        </w:rPr>
        <w:t xml:space="preserve">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 xml:space="preserve">Seedlings grew larger at Childs </w:t>
      </w:r>
      <w:r w:rsidR="00DF6AA8">
        <w:rPr>
          <w:rFonts w:ascii="Times New Roman" w:hAnsi="Times New Roman" w:cs="Times New Roman"/>
          <w:sz w:val="24"/>
          <w:szCs w:val="24"/>
        </w:rPr>
        <w:t>and d</w:t>
      </w:r>
      <w:r>
        <w:rPr>
          <w:rFonts w:ascii="Times New Roman" w:hAnsi="Times New Roman" w:cs="Times New Roman"/>
          <w:sz w:val="24"/>
          <w:szCs w:val="24"/>
        </w:rPr>
        <w:t xml:space="preserve">ensities also decreased at a higher rate than those at BRAP. It is possible that quicker growing </w:t>
      </w:r>
      <w:r w:rsidR="0056317F">
        <w:rPr>
          <w:rFonts w:ascii="Times New Roman" w:hAnsi="Times New Roman" w:cs="Times New Roman"/>
          <w:sz w:val="24"/>
          <w:szCs w:val="24"/>
        </w:rPr>
        <w:t>seedlings decrease</w:t>
      </w:r>
      <w:r>
        <w:rPr>
          <w:rFonts w:ascii="Times New Roman" w:hAnsi="Times New Roman" w:cs="Times New Roman"/>
          <w:sz w:val="24"/>
          <w:szCs w:val="24"/>
        </w:rPr>
        <w:t xml:space="preserv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36"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 xml:space="preserve">Xanthium </w:t>
      </w:r>
      <w:proofErr w:type="spellStart"/>
      <w:r w:rsidRPr="00E817FB">
        <w:rPr>
          <w:rFonts w:ascii="Times New Roman" w:hAnsi="Times New Roman" w:cs="Times New Roman"/>
          <w:i/>
          <w:iCs/>
          <w:sz w:val="24"/>
          <w:szCs w:val="24"/>
        </w:rPr>
        <w:t>strumarium</w:t>
      </w:r>
      <w:proofErr w:type="spellEnd"/>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09893D15" w14:textId="37973CEE" w:rsidR="0050557B" w:rsidRPr="00AF7FA0" w:rsidRDefault="0050557B">
      <w:pPr>
        <w:pStyle w:val="ListParagraph"/>
        <w:spacing w:line="480" w:lineRule="auto"/>
        <w:ind w:left="0" w:firstLine="720"/>
        <w:rPr>
          <w:rFonts w:ascii="Times New Roman" w:eastAsia="Times New Roman" w:hAnsi="Times New Roman" w:cs="Times New Roman"/>
          <w:bCs/>
          <w:sz w:val="24"/>
          <w:szCs w:val="24"/>
        </w:rPr>
        <w:pPrChange w:id="137" w:author="Abraham E Springer" w:date="2025-02-17T12:19:00Z" w16du:dateUtc="2025-02-17T19:19:00Z">
          <w:pPr>
            <w:pStyle w:val="ListParagraph"/>
            <w:spacing w:line="240" w:lineRule="auto"/>
            <w:ind w:left="0"/>
          </w:pPr>
        </w:pPrChange>
      </w:pPr>
      <w:r w:rsidRPr="00E817FB">
        <w:rPr>
          <w:rFonts w:ascii="Times New Roman" w:eastAsia="Times New Roman" w:hAnsi="Times New Roman" w:cs="Times New Roman"/>
          <w:bCs/>
          <w:sz w:val="24"/>
          <w:szCs w:val="24"/>
        </w:rPr>
        <w:t>In two growing seasons, seedling heights reached an average</w:t>
      </w:r>
      <w:r w:rsidR="00CA75BB">
        <w:rPr>
          <w:rFonts w:ascii="Times New Roman" w:eastAsia="Times New Roman" w:hAnsi="Times New Roman" w:cs="Times New Roman"/>
          <w:bCs/>
          <w:sz w:val="24"/>
          <w:szCs w:val="24"/>
        </w:rPr>
        <w:t xml:space="preserve"> height</w:t>
      </w:r>
      <w:r w:rsidRPr="00E817FB">
        <w:rPr>
          <w:rFonts w:ascii="Times New Roman" w:eastAsia="Times New Roman" w:hAnsi="Times New Roman" w:cs="Times New Roman"/>
          <w:bCs/>
          <w:sz w:val="24"/>
          <w:szCs w:val="24"/>
        </w:rPr>
        <w:t xml:space="preserve"> of 36 cm and 64 cm at BRAP and Childs respectively. </w:t>
      </w:r>
      <w:r>
        <w:rPr>
          <w:rFonts w:ascii="Times New Roman" w:eastAsia="Times New Roman" w:hAnsi="Times New Roman" w:cs="Times New Roman"/>
          <w:bCs/>
          <w:sz w:val="24"/>
          <w:szCs w:val="24"/>
        </w:rPr>
        <w:t xml:space="preserve">These heights are about half of what Fremont cottonwood seedlings were found to have grown in </w:t>
      </w:r>
      <w:commentRangeStart w:id="138"/>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38"/>
      <w:r w:rsidR="008C7B4A">
        <w:rPr>
          <w:rStyle w:val="CommentReference"/>
        </w:rPr>
        <w:commentReference w:id="138"/>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w:t>
      </w:r>
      <w:proofErr w:type="gramStart"/>
      <w:r w:rsidR="000E5DD3">
        <w:rPr>
          <w:rFonts w:ascii="Times New Roman" w:eastAsia="Times New Roman" w:hAnsi="Times New Roman" w:cs="Times New Roman"/>
          <w:bCs/>
          <w:sz w:val="24"/>
          <w:szCs w:val="24"/>
        </w:rPr>
        <w:t>similar to</w:t>
      </w:r>
      <w:proofErr w:type="gramEnd"/>
      <w:r w:rsidR="000E5DD3">
        <w:rPr>
          <w:rFonts w:ascii="Times New Roman" w:eastAsia="Times New Roman" w:hAnsi="Times New Roman" w:cs="Times New Roman"/>
          <w:bCs/>
          <w:sz w:val="24"/>
          <w:szCs w:val="24"/>
        </w:rPr>
        <w:t xml:space="preserve"> one of the studied rivers in Central Arizona.</w:t>
      </w:r>
      <w:r>
        <w:rPr>
          <w:rFonts w:ascii="Times New Roman" w:eastAsia="Times New Roman" w:hAnsi="Times New Roman" w:cs="Times New Roman"/>
          <w:bCs/>
          <w:sz w:val="24"/>
          <w:szCs w:val="24"/>
        </w:rPr>
        <w:t xml:space="preserve"> The smaller sizes found on the Verde River could also be because all </w:t>
      </w:r>
      <w:r>
        <w:rPr>
          <w:rFonts w:ascii="Times New Roman" w:eastAsia="Times New Roman" w:hAnsi="Times New Roman" w:cs="Times New Roman"/>
          <w:bCs/>
          <w:sz w:val="24"/>
          <w:szCs w:val="24"/>
        </w:rPr>
        <w:lastRenderedPageBreak/>
        <w:t xml:space="preserve">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 xml:space="preserve">In addition, the rivers selected in Central Arizona were at lower elevations and at a more southern latitude. Seedlings here likely had a longer growing season to grow larger than along the Verde </w:t>
      </w:r>
      <w:commentRangeStart w:id="139"/>
      <w:r w:rsidR="00BD6EE2">
        <w:rPr>
          <w:rFonts w:ascii="Times New Roman" w:eastAsia="Times New Roman" w:hAnsi="Times New Roman" w:cs="Times New Roman"/>
          <w:bCs/>
          <w:sz w:val="24"/>
          <w:szCs w:val="24"/>
        </w:rPr>
        <w:t>River</w:t>
      </w:r>
      <w:commentRangeEnd w:id="139"/>
      <w:r w:rsidR="00951CAD">
        <w:rPr>
          <w:rStyle w:val="CommentReference"/>
        </w:rPr>
        <w:commentReference w:id="139"/>
      </w:r>
      <w:r w:rsidR="00BD6EE2">
        <w:rPr>
          <w:rFonts w:ascii="Times New Roman" w:eastAsia="Times New Roman" w:hAnsi="Times New Roman" w:cs="Times New Roman"/>
          <w:bCs/>
          <w:sz w:val="24"/>
          <w:szCs w:val="24"/>
        </w:rPr>
        <w:t>.</w:t>
      </w:r>
      <w:r w:rsidR="004441DF">
        <w:rPr>
          <w:rFonts w:ascii="Times New Roman" w:eastAsia="Times New Roman" w:hAnsi="Times New Roman" w:cs="Times New Roman"/>
          <w:bCs/>
          <w:sz w:val="24"/>
          <w:szCs w:val="24"/>
        </w:rPr>
        <w:t xml:space="preserve"> Finally, both rivers in Central Arizona are in large open reaches, where sunlight is largely unlimited. In contrast, sites along the Verde River are in canyons, limiting their sunlight and growing season and potentially explaining the differences in growth.</w:t>
      </w:r>
      <w:r w:rsidR="00833686">
        <w:rPr>
          <w:rFonts w:ascii="Times New Roman" w:eastAsia="Times New Roman" w:hAnsi="Times New Roman" w:cs="Times New Roman"/>
          <w:bCs/>
          <w:sz w:val="24"/>
          <w:szCs w:val="24"/>
        </w:rPr>
        <w:t xml:space="preserve"> Light was found to be a significant variable for seedling survivorship in this study so it being limited compared to other Arizona rivers could explain the slower seedling growth.</w:t>
      </w:r>
    </w:p>
    <w:p w14:paraId="7DDB7741" w14:textId="77777777" w:rsidR="008D7A70" w:rsidRPr="00E817FB" w:rsidRDefault="008D7A70">
      <w:pPr>
        <w:pStyle w:val="Heading3"/>
        <w:spacing w:line="480" w:lineRule="auto"/>
        <w:pPrChange w:id="140" w:author="Abraham E Springer" w:date="2025-02-17T12:19:00Z" w16du:dateUtc="2025-02-17T19:19:00Z">
          <w:pPr>
            <w:pStyle w:val="Heading3"/>
          </w:pPr>
        </w:pPrChange>
      </w:pPr>
      <w:r w:rsidRPr="00E817FB">
        <w:t xml:space="preserve">Variables impacting </w:t>
      </w:r>
      <w:commentRangeStart w:id="141"/>
      <w:r w:rsidRPr="00E817FB">
        <w:t>survivorship</w:t>
      </w:r>
      <w:commentRangeEnd w:id="141"/>
      <w:r w:rsidR="00C97A93" w:rsidRPr="00E817FB">
        <w:rPr>
          <w:rStyle w:val="CommentReference"/>
          <w:rFonts w:ascii="Times New Roman" w:hAnsi="Times New Roman" w:cs="Times New Roman"/>
          <w:sz w:val="24"/>
          <w:szCs w:val="24"/>
        </w:rPr>
        <w:commentReference w:id="141"/>
      </w:r>
    </w:p>
    <w:p w14:paraId="2DEB5D09" w14:textId="4A98ECD5" w:rsidR="00FC1F64" w:rsidRPr="00712DFB" w:rsidRDefault="00FC1F64">
      <w:pPr>
        <w:spacing w:line="480" w:lineRule="auto"/>
        <w:rPr>
          <w:rFonts w:ascii="Times New Roman" w:hAnsi="Times New Roman" w:cs="Times New Roman"/>
          <w:b/>
          <w:bCs/>
          <w:sz w:val="24"/>
          <w:szCs w:val="24"/>
        </w:rPr>
        <w:pPrChange w:id="142"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018B0B84" w:rsidR="007A3F29" w:rsidRDefault="007A3F29">
      <w:pPr>
        <w:spacing w:line="480" w:lineRule="auto"/>
        <w:rPr>
          <w:rFonts w:ascii="Times New Roman" w:hAnsi="Times New Roman" w:cs="Times New Roman"/>
          <w:sz w:val="24"/>
          <w:szCs w:val="24"/>
        </w:rPr>
        <w:pPrChange w:id="143"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w:t>
      </w:r>
      <w:r w:rsidR="00A73EE0">
        <w:rPr>
          <w:rFonts w:ascii="Times New Roman" w:hAnsi="Times New Roman" w:cs="Times New Roman"/>
          <w:sz w:val="24"/>
          <w:szCs w:val="24"/>
        </w:rPr>
        <w:t>0</w:t>
      </w:r>
      <w:r w:rsidR="00122E73">
        <w:rPr>
          <w:rFonts w:ascii="Times New Roman" w:hAnsi="Times New Roman" w:cs="Times New Roman"/>
          <w:sz w:val="24"/>
          <w:szCs w:val="24"/>
        </w:rPr>
        <w:t xml:space="preserve">.001) for both sites. </w:t>
      </w:r>
    </w:p>
    <w:p w14:paraId="06A531B0" w14:textId="77777777" w:rsidR="007A3F29" w:rsidRPr="00E817FB" w:rsidRDefault="007A3F29">
      <w:pPr>
        <w:spacing w:line="480" w:lineRule="auto"/>
        <w:rPr>
          <w:rFonts w:ascii="Times New Roman" w:hAnsi="Times New Roman" w:cs="Times New Roman"/>
          <w:sz w:val="24"/>
          <w:szCs w:val="24"/>
        </w:rPr>
        <w:pPrChange w:id="144"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45"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75802D5A" w14:textId="31F8C6A1" w:rsidR="007A3F29" w:rsidRDefault="00FF37AE">
      <w:pPr>
        <w:spacing w:line="480" w:lineRule="auto"/>
        <w:rPr>
          <w:rFonts w:ascii="Times New Roman" w:hAnsi="Times New Roman" w:cs="Times New Roman"/>
          <w:sz w:val="24"/>
          <w:szCs w:val="24"/>
        </w:rPr>
        <w:pPrChange w:id="146"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677B0135" w14:textId="0972003F" w:rsidR="008D7A70" w:rsidRPr="00712DFB" w:rsidRDefault="00FC1F64">
      <w:pPr>
        <w:spacing w:line="480" w:lineRule="auto"/>
        <w:rPr>
          <w:rFonts w:ascii="Times New Roman" w:hAnsi="Times New Roman" w:cs="Times New Roman"/>
          <w:b/>
          <w:bCs/>
          <w:sz w:val="24"/>
          <w:szCs w:val="24"/>
        </w:rPr>
        <w:pPrChange w:id="147" w:author="Abraham E Springer" w:date="2025-02-17T12:19:00Z" w16du:dateUtc="2025-02-17T19:19:00Z">
          <w:pPr>
            <w:spacing w:line="240" w:lineRule="auto"/>
          </w:pPr>
        </w:pPrChange>
      </w:pPr>
      <w:r w:rsidRPr="00712DFB">
        <w:rPr>
          <w:rFonts w:ascii="Times New Roman" w:hAnsi="Times New Roman" w:cs="Times New Roman"/>
          <w:b/>
          <w:bCs/>
          <w:sz w:val="24"/>
          <w:szCs w:val="24"/>
        </w:rPr>
        <w:lastRenderedPageBreak/>
        <w:t>Soil</w:t>
      </w:r>
    </w:p>
    <w:p w14:paraId="34FD74C7" w14:textId="408193B2" w:rsidR="00FF37AE" w:rsidRDefault="007A3F29">
      <w:pPr>
        <w:spacing w:line="480" w:lineRule="auto"/>
        <w:rPr>
          <w:rFonts w:ascii="Times New Roman" w:eastAsia="Times New Roman" w:hAnsi="Times New Roman" w:cs="Times New Roman"/>
          <w:bCs/>
          <w:sz w:val="24"/>
          <w:szCs w:val="24"/>
        </w:rPr>
        <w:pPrChange w:id="148" w:author="Abraham E Springer" w:date="2025-02-17T12:19:00Z" w16du:dateUtc="2025-02-17T19:19:00Z">
          <w:pPr>
            <w:spacing w:line="240" w:lineRule="auto"/>
          </w:pPr>
        </w:pPrChange>
      </w:pPr>
      <w:r>
        <w:rPr>
          <w:rFonts w:ascii="Times New Roman" w:eastAsia="Times New Roman" w:hAnsi="Times New Roman" w:cs="Times New Roman"/>
          <w:bCs/>
          <w:sz w:val="24"/>
          <w:szCs w:val="24"/>
        </w:rPr>
        <w:t>Soil is often cited as one of the most important factor</w:t>
      </w:r>
      <w:r w:rsidR="00387A7B">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 xml:space="preserve">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49"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50"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51" w:author="Abraham E Springer" w:date="2025-02-17T12:19:00Z" w16du:dateUtc="2025-02-17T19:19:00Z">
          <w:pPr>
            <w:pStyle w:val="Heading3"/>
          </w:pPr>
        </w:pPrChange>
      </w:pPr>
      <w:r w:rsidRPr="00E817FB">
        <w:t>Dendrochronology</w:t>
      </w:r>
      <w:bookmarkEnd w:id="149"/>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52"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44FAA803" w:rsidR="0029180D" w:rsidRPr="00E817FB" w:rsidRDefault="008D7A70">
      <w:pPr>
        <w:spacing w:line="480" w:lineRule="auto"/>
        <w:rPr>
          <w:rFonts w:ascii="Times New Roman" w:eastAsia="Times New Roman" w:hAnsi="Times New Roman" w:cs="Times New Roman"/>
          <w:bCs/>
          <w:sz w:val="24"/>
          <w:szCs w:val="24"/>
        </w:rPr>
        <w:pPrChange w:id="153"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387A7B">
        <w:rPr>
          <w:rFonts w:ascii="Times New Roman" w:eastAsia="Times New Roman" w:hAnsi="Times New Roman" w:cs="Times New Roman"/>
          <w:bCs/>
          <w:sz w:val="24"/>
          <w:szCs w:val="24"/>
        </w:rPr>
        <w:t xml:space="preserve"> from various </w:t>
      </w:r>
      <w:bookmarkStart w:id="154" w:name="_Hlk191304377"/>
      <w:r w:rsidR="00387A7B">
        <w:rPr>
          <w:rFonts w:ascii="Times New Roman" w:eastAsia="Times New Roman" w:hAnsi="Times New Roman" w:cs="Times New Roman"/>
          <w:bCs/>
          <w:sz w:val="24"/>
          <w:szCs w:val="24"/>
        </w:rPr>
        <w:t xml:space="preserve">Euro-American </w:t>
      </w:r>
      <w:r w:rsidR="00387A7B">
        <w:rPr>
          <w:rFonts w:ascii="Times New Roman" w:eastAsia="Times New Roman" w:hAnsi="Times New Roman" w:cs="Times New Roman"/>
          <w:bCs/>
          <w:sz w:val="24"/>
          <w:szCs w:val="24"/>
        </w:rPr>
        <w:lastRenderedPageBreak/>
        <w:t>settlement disturbances</w:t>
      </w:r>
      <w:bookmarkEnd w:id="154"/>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 Lopez &amp;Springer,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xml:space="preserve">. This </w:t>
      </w:r>
      <w:r w:rsidR="00387A7B">
        <w:rPr>
          <w:rFonts w:ascii="Times New Roman" w:eastAsia="Times New Roman" w:hAnsi="Times New Roman" w:cs="Times New Roman"/>
          <w:bCs/>
          <w:sz w:val="24"/>
          <w:szCs w:val="24"/>
        </w:rPr>
        <w:t xml:space="preserve">recovery </w:t>
      </w:r>
      <w:r w:rsidR="00833CD9" w:rsidRPr="00E817FB">
        <w:rPr>
          <w:rFonts w:ascii="Times New Roman" w:eastAsia="Times New Roman" w:hAnsi="Times New Roman" w:cs="Times New Roman"/>
          <w:bCs/>
          <w:sz w:val="24"/>
          <w:szCs w:val="24"/>
        </w:rPr>
        <w:t xml:space="preserve">could help explain why there are few cottonwoods dating back to this time. It is possible that </w:t>
      </w:r>
      <w:r w:rsidR="00CA75BB">
        <w:rPr>
          <w:rFonts w:ascii="Times New Roman" w:eastAsia="Times New Roman" w:hAnsi="Times New Roman" w:cs="Times New Roman"/>
          <w:bCs/>
          <w:sz w:val="24"/>
          <w:szCs w:val="24"/>
        </w:rPr>
        <w:t>c</w:t>
      </w:r>
      <w:r w:rsidR="00833CD9" w:rsidRPr="00E817FB">
        <w:rPr>
          <w:rFonts w:ascii="Times New Roman" w:eastAsia="Times New Roman" w:hAnsi="Times New Roman" w:cs="Times New Roman"/>
          <w:bCs/>
          <w:sz w:val="24"/>
          <w:szCs w:val="24"/>
        </w:rPr>
        <w:t>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t>
      </w:r>
      <w:r w:rsidR="00CA75BB">
        <w:rPr>
          <w:rFonts w:ascii="Times New Roman" w:eastAsia="Times New Roman" w:hAnsi="Times New Roman" w:cs="Times New Roman"/>
          <w:bCs/>
          <w:sz w:val="24"/>
          <w:szCs w:val="24"/>
        </w:rPr>
        <w:t>w</w:t>
      </w:r>
      <w:r w:rsidR="00833CD9" w:rsidRPr="00E817FB">
        <w:rPr>
          <w:rFonts w:ascii="Times New Roman" w:eastAsia="Times New Roman" w:hAnsi="Times New Roman" w:cs="Times New Roman"/>
          <w:bCs/>
          <w:sz w:val="24"/>
          <w:szCs w:val="24"/>
        </w:rPr>
        <w:t>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w:t>
      </w:r>
      <w:r w:rsidR="00387A7B">
        <w:rPr>
          <w:rFonts w:ascii="Times New Roman" w:eastAsia="Times New Roman" w:hAnsi="Times New Roman" w:cs="Times New Roman"/>
          <w:bCs/>
          <w:sz w:val="24"/>
          <w:szCs w:val="24"/>
        </w:rPr>
        <w:t>replenished</w:t>
      </w:r>
      <w:r w:rsidR="0065203F" w:rsidRPr="00E817FB">
        <w:rPr>
          <w:rFonts w:ascii="Times New Roman" w:eastAsia="Times New Roman" w:hAnsi="Times New Roman" w:cs="Times New Roman"/>
          <w:bCs/>
          <w:sz w:val="24"/>
          <w:szCs w:val="24"/>
        </w:rPr>
        <w:t>.</w:t>
      </w:r>
    </w:p>
    <w:p w14:paraId="29A71945" w14:textId="7CDADD56" w:rsidR="008D7A70" w:rsidRPr="00E817FB" w:rsidRDefault="008D7A70">
      <w:pPr>
        <w:spacing w:line="480" w:lineRule="auto"/>
        <w:rPr>
          <w:rFonts w:ascii="Times New Roman" w:eastAsia="Times New Roman" w:hAnsi="Times New Roman" w:cs="Times New Roman"/>
          <w:b/>
          <w:sz w:val="24"/>
          <w:szCs w:val="24"/>
        </w:rPr>
        <w:pPrChange w:id="155"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56"/>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56"/>
      <w:r w:rsidR="00BD6EE2">
        <w:rPr>
          <w:rStyle w:val="CommentReference"/>
        </w:rPr>
        <w:commentReference w:id="156"/>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57"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w:t>
      </w:r>
      <w:r w:rsidR="00AF7FA0">
        <w:rPr>
          <w:rFonts w:ascii="Times New Roman" w:eastAsia="Times New Roman" w:hAnsi="Times New Roman" w:cs="Times New Roman"/>
          <w:bCs/>
          <w:sz w:val="24"/>
          <w:szCs w:val="24"/>
        </w:rPr>
        <w:t xml:space="preserve">, p-value ≤ </w:t>
      </w:r>
      <w:r w:rsidR="00A73EE0">
        <w:rPr>
          <w:rFonts w:ascii="Times New Roman" w:eastAsia="Times New Roman" w:hAnsi="Times New Roman" w:cs="Times New Roman"/>
          <w:bCs/>
          <w:sz w:val="24"/>
          <w:szCs w:val="24"/>
        </w:rPr>
        <w:t>0</w:t>
      </w:r>
      <w:r w:rsidR="00AF7FA0">
        <w:rPr>
          <w:rFonts w:ascii="Times New Roman" w:eastAsia="Times New Roman" w:hAnsi="Times New Roman" w:cs="Times New Roman"/>
          <w:bCs/>
          <w:sz w:val="24"/>
          <w:szCs w:val="24"/>
        </w:rPr>
        <w:t>.05</w:t>
      </w:r>
      <w:r w:rsidRPr="00E817FB">
        <w:rPr>
          <w:rFonts w:ascii="Times New Roman" w:eastAsia="Times New Roman" w:hAnsi="Times New Roman" w:cs="Times New Roman"/>
          <w:bCs/>
          <w:sz w:val="24"/>
          <w:szCs w:val="24"/>
        </w:rPr>
        <w:t>)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58" w:author="Abraham E Springer" w:date="2025-02-17T12:19:00Z" w16du:dateUtc="2025-02-17T19:19:00Z">
          <w:pPr>
            <w:spacing w:line="240" w:lineRule="auto"/>
          </w:pPr>
        </w:pPrChange>
      </w:pPr>
    </w:p>
    <w:p w14:paraId="7FBA7A39" w14:textId="48A73E42" w:rsidR="005C19E0" w:rsidRPr="0066033F" w:rsidRDefault="008D7A70">
      <w:pPr>
        <w:spacing w:line="480" w:lineRule="auto"/>
        <w:rPr>
          <w:rFonts w:ascii="Times New Roman" w:eastAsia="Times New Roman" w:hAnsi="Times New Roman" w:cs="Times New Roman"/>
          <w:b/>
          <w:sz w:val="24"/>
          <w:szCs w:val="24"/>
        </w:rPr>
        <w:pPrChange w:id="159" w:author="Abraham E Springer" w:date="2025-02-17T13:43:00Z" w16du:dateUtc="2025-02-17T20:43:00Z">
          <w:pPr>
            <w:spacing w:line="240" w:lineRule="auto"/>
            <w:ind w:firstLine="720"/>
          </w:pPr>
        </w:pPrChange>
      </w:pPr>
      <w:r w:rsidRPr="00E817FB">
        <w:rPr>
          <w:rFonts w:ascii="Times New Roman" w:eastAsia="Times New Roman" w:hAnsi="Times New Roman" w:cs="Times New Roman"/>
          <w:b/>
          <w:sz w:val="24"/>
          <w:szCs w:val="24"/>
        </w:rPr>
        <w:t xml:space="preserve">Tree </w:t>
      </w:r>
      <w:commentRangeStart w:id="160"/>
      <w:r w:rsidRPr="00E817FB">
        <w:rPr>
          <w:rFonts w:ascii="Times New Roman" w:eastAsia="Times New Roman" w:hAnsi="Times New Roman" w:cs="Times New Roman"/>
          <w:b/>
          <w:sz w:val="24"/>
          <w:szCs w:val="24"/>
        </w:rPr>
        <w:t>growth</w:t>
      </w:r>
      <w:commentRangeEnd w:id="160"/>
      <w:r w:rsidR="0033562F">
        <w:rPr>
          <w:rStyle w:val="CommentReference"/>
        </w:rPr>
        <w:commentReference w:id="160"/>
      </w:r>
    </w:p>
    <w:p w14:paraId="2E7E4C84" w14:textId="5597E02C" w:rsidR="00C32A60" w:rsidRPr="00E817FB" w:rsidRDefault="00C32A60">
      <w:pPr>
        <w:spacing w:line="480" w:lineRule="auto"/>
        <w:ind w:firstLine="720"/>
        <w:rPr>
          <w:rFonts w:ascii="Times New Roman" w:eastAsia="Times New Roman" w:hAnsi="Times New Roman" w:cs="Times New Roman"/>
          <w:bCs/>
          <w:sz w:val="24"/>
          <w:szCs w:val="24"/>
        </w:rPr>
        <w:pPrChange w:id="161"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w:t>
      </w:r>
      <w:r w:rsidR="000176E1">
        <w:rPr>
          <w:rFonts w:ascii="Times New Roman" w:eastAsia="Times New Roman" w:hAnsi="Times New Roman" w:cs="Times New Roman"/>
          <w:bCs/>
          <w:sz w:val="24"/>
          <w:szCs w:val="24"/>
        </w:rPr>
        <w:t xml:space="preserve"> (Figure 7)</w:t>
      </w:r>
      <w:r w:rsidR="005C19E0" w:rsidRPr="00E817FB">
        <w:rPr>
          <w:rFonts w:ascii="Times New Roman" w:eastAsia="Times New Roman" w:hAnsi="Times New Roman" w:cs="Times New Roman"/>
          <w:bCs/>
          <w:sz w:val="24"/>
          <w:szCs w:val="24"/>
        </w:rPr>
        <w:t xml:space="preserve">. Basal area increased slowly during the establishment phase (for about 10 years). This was then followed by another decade of rapid growth before leveling off and entering the mature growth stage. A key difference between the Canadian study and this study being the </w:t>
      </w:r>
      <w:r w:rsidR="00CA75BB">
        <w:rPr>
          <w:rFonts w:ascii="Times New Roman" w:eastAsia="Times New Roman" w:hAnsi="Times New Roman" w:cs="Times New Roman"/>
          <w:bCs/>
          <w:sz w:val="24"/>
          <w:szCs w:val="24"/>
        </w:rPr>
        <w:t>amount of growth</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 xml:space="preserve">along the </w:t>
      </w:r>
      <w:r w:rsidR="00FC1F64" w:rsidRPr="00E817FB">
        <w:rPr>
          <w:rFonts w:ascii="Times New Roman" w:eastAsia="Times New Roman" w:hAnsi="Times New Roman" w:cs="Times New Roman"/>
          <w:bCs/>
          <w:sz w:val="24"/>
          <w:szCs w:val="24"/>
        </w:rPr>
        <w:lastRenderedPageBreak/>
        <w:t>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9FFA951"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4"/>
                    <a:stretch>
                      <a:fillRect/>
                    </a:stretch>
                  </pic:blipFill>
                  <pic:spPr>
                    <a:xfrm>
                      <a:off x="0" y="0"/>
                      <a:ext cx="2009304" cy="2395149"/>
                    </a:xfrm>
                    <a:prstGeom prst="rect">
                      <a:avLst/>
                    </a:prstGeom>
                  </pic:spPr>
                </pic:pic>
              </a:graphicData>
            </a:graphic>
          </wp:inline>
        </w:drawing>
      </w:r>
      <w:r w:rsidR="00A73EE0">
        <w:rPr>
          <w:rFonts w:ascii="Times New Roman" w:eastAsia="Times New Roman" w:hAnsi="Times New Roman" w:cs="Times New Roman"/>
          <w:bCs/>
          <w:noProof/>
          <w:sz w:val="24"/>
          <w:szCs w:val="24"/>
          <w14:ligatures w14:val="standardContextual"/>
        </w:rPr>
        <w:drawing>
          <wp:inline distT="0" distB="0" distL="0" distR="0" wp14:anchorId="6F0919B9" wp14:editId="146B6499">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D62ACD7" w14:textId="6F31EEFB"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w:t>
      </w:r>
      <w:r w:rsidR="000176E1">
        <w:rPr>
          <w:rFonts w:ascii="Times New Roman" w:eastAsia="Times New Roman" w:hAnsi="Times New Roman" w:cs="Times New Roman"/>
          <w:bCs/>
          <w:sz w:val="24"/>
          <w:szCs w:val="24"/>
        </w:rPr>
        <w:t>7</w:t>
      </w:r>
      <w:r>
        <w:rPr>
          <w:rFonts w:ascii="Times New Roman" w:eastAsia="Times New Roman" w:hAnsi="Times New Roman" w:cs="Times New Roman"/>
          <w:bCs/>
          <w:sz w:val="24"/>
          <w:szCs w:val="24"/>
        </w:rPr>
        <w:t xml:space="preserve">. Showing </w:t>
      </w:r>
      <w:r w:rsidR="006A3C07">
        <w:rPr>
          <w:rFonts w:ascii="Times New Roman" w:eastAsia="Times New Roman" w:hAnsi="Times New Roman" w:cs="Times New Roman"/>
          <w:bCs/>
          <w:sz w:val="24"/>
          <w:szCs w:val="24"/>
        </w:rPr>
        <w:t>R. Willms et al. generalized trend of cottonwood growth (left) compared to the 5-year BAI moving average for cottonwoods along the Verde</w:t>
      </w:r>
      <w:r w:rsidR="00883D1B">
        <w:rPr>
          <w:rFonts w:ascii="Times New Roman" w:eastAsia="Times New Roman" w:hAnsi="Times New Roman" w:cs="Times New Roman"/>
          <w:bCs/>
          <w:sz w:val="24"/>
          <w:szCs w:val="24"/>
        </w:rPr>
        <w:t xml:space="preserve"> (right)</w:t>
      </w:r>
      <w:r w:rsidR="006A3C07">
        <w:rPr>
          <w:rFonts w:ascii="Times New Roman" w:eastAsia="Times New Roman" w:hAnsi="Times New Roman" w:cs="Times New Roman"/>
          <w:bCs/>
          <w:sz w:val="24"/>
          <w:szCs w:val="24"/>
        </w:rPr>
        <w:t>.</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62" w:author="Abraham E Springer" w:date="2025-02-17T12:19:00Z" w16du:dateUtc="2025-02-17T19:19:00Z">
          <w:pPr>
            <w:spacing w:line="240" w:lineRule="auto"/>
            <w:ind w:firstLine="720"/>
          </w:pPr>
        </w:pPrChange>
      </w:pPr>
    </w:p>
    <w:p w14:paraId="0BCBD292" w14:textId="29C6E59E" w:rsidR="008D7A70" w:rsidRPr="00E817FB" w:rsidRDefault="008D7A70">
      <w:pPr>
        <w:spacing w:line="480" w:lineRule="auto"/>
        <w:ind w:firstLine="720"/>
        <w:rPr>
          <w:rFonts w:ascii="Times New Roman" w:eastAsia="Times New Roman" w:hAnsi="Times New Roman" w:cs="Times New Roman"/>
          <w:bCs/>
          <w:sz w:val="24"/>
          <w:szCs w:val="24"/>
        </w:rPr>
        <w:pPrChange w:id="163"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A few old growth Fremont cottonwoods cored for this study had minimum ages going back to the 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 xml:space="preserve">It is likely that some of these </w:t>
      </w:r>
      <w:proofErr w:type="gramStart"/>
      <w:r w:rsidR="00CA75BB">
        <w:rPr>
          <w:rFonts w:ascii="Times New Roman" w:eastAsia="Times New Roman" w:hAnsi="Times New Roman" w:cs="Times New Roman"/>
          <w:bCs/>
          <w:sz w:val="24"/>
          <w:szCs w:val="24"/>
        </w:rPr>
        <w:t>individuals</w:t>
      </w:r>
      <w:proofErr w:type="gramEnd"/>
      <w:r w:rsidR="00137F56">
        <w:rPr>
          <w:rFonts w:ascii="Times New Roman" w:eastAsia="Times New Roman" w:hAnsi="Times New Roman" w:cs="Times New Roman"/>
          <w:bCs/>
          <w:sz w:val="24"/>
          <w:szCs w:val="24"/>
        </w:rPr>
        <w:t xml:space="preserve"> approach or exceed the </w:t>
      </w:r>
      <w:r w:rsidR="00CA75BB">
        <w:rPr>
          <w:rFonts w:ascii="Times New Roman" w:eastAsia="Times New Roman" w:hAnsi="Times New Roman" w:cs="Times New Roman"/>
          <w:bCs/>
          <w:sz w:val="24"/>
          <w:szCs w:val="24"/>
        </w:rPr>
        <w:t>150-year</w:t>
      </w:r>
      <w:r w:rsidR="00137F56">
        <w:rPr>
          <w:rFonts w:ascii="Times New Roman" w:eastAsia="Times New Roman" w:hAnsi="Times New Roman" w:cs="Times New Roman"/>
          <w:bCs/>
          <w:sz w:val="24"/>
          <w:szCs w:val="24"/>
        </w:rPr>
        <w:t xml:space="preserve">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 xml:space="preserve">P. </w:t>
      </w:r>
      <w:proofErr w:type="spellStart"/>
      <w:r w:rsidR="00137F56">
        <w:rPr>
          <w:rFonts w:ascii="Times New Roman" w:eastAsia="Times New Roman" w:hAnsi="Times New Roman" w:cs="Times New Roman"/>
          <w:bCs/>
          <w:i/>
          <w:iCs/>
          <w:sz w:val="24"/>
          <w:szCs w:val="24"/>
        </w:rPr>
        <w:t>deltoides</w:t>
      </w:r>
      <w:proofErr w:type="spellEnd"/>
      <w:r w:rsidR="00137F56">
        <w:rPr>
          <w:rFonts w:ascii="Times New Roman" w:eastAsia="Times New Roman" w:hAnsi="Times New Roman" w:cs="Times New Roman"/>
          <w:bCs/>
          <w:i/>
          <w:iCs/>
          <w:sz w:val="24"/>
          <w:szCs w:val="24"/>
        </w:rPr>
        <w:t>)</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proofErr w:type="spellStart"/>
      <w:r w:rsidR="00137F56" w:rsidRPr="00833686">
        <w:rPr>
          <w:rFonts w:ascii="Times New Roman" w:eastAsia="Times New Roman" w:hAnsi="Times New Roman" w:cs="Times New Roman"/>
          <w:bCs/>
          <w:i/>
          <w:iCs/>
          <w:sz w:val="24"/>
          <w:szCs w:val="24"/>
        </w:rPr>
        <w:t>angustafolia</w:t>
      </w:r>
      <w:proofErr w:type="spellEnd"/>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FD4340">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64"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6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proofErr w:type="spellStart"/>
      <w:r w:rsidR="001F2122" w:rsidRPr="00E817FB">
        <w:rPr>
          <w:rFonts w:ascii="Times New Roman" w:eastAsia="Times New Roman" w:hAnsi="Times New Roman" w:cs="Times New Roman"/>
          <w:bCs/>
          <w:i/>
          <w:iCs/>
          <w:sz w:val="24"/>
          <w:szCs w:val="24"/>
        </w:rPr>
        <w:t>deltoides</w:t>
      </w:r>
      <w:proofErr w:type="spellEnd"/>
      <w:r w:rsidR="001F2122" w:rsidRPr="00E817FB">
        <w:rPr>
          <w:rFonts w:ascii="Times New Roman" w:eastAsia="Times New Roman" w:hAnsi="Times New Roman" w:cs="Times New Roman"/>
          <w:bCs/>
          <w:i/>
          <w:iCs/>
          <w:sz w:val="24"/>
          <w:szCs w:val="24"/>
        </w:rPr>
        <w:t xml:space="preserve">)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66"/>
      <w:r w:rsidRPr="00E817FB">
        <w:rPr>
          <w:rFonts w:ascii="Times New Roman" w:eastAsia="Times New Roman" w:hAnsi="Times New Roman" w:cs="Times New Roman"/>
          <w:bCs/>
          <w:sz w:val="24"/>
          <w:szCs w:val="24"/>
        </w:rPr>
        <w:t>flows</w:t>
      </w:r>
      <w:commentRangeEnd w:id="166"/>
      <w:r w:rsidRPr="00E817FB">
        <w:rPr>
          <w:rStyle w:val="CommentReference"/>
          <w:rFonts w:ascii="Times New Roman" w:hAnsi="Times New Roman" w:cs="Times New Roman"/>
          <w:sz w:val="24"/>
          <w:szCs w:val="24"/>
        </w:rPr>
        <w:commentReference w:id="166"/>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w:t>
      </w:r>
      <w:proofErr w:type="spellStart"/>
      <w:r w:rsidRPr="00E817FB">
        <w:rPr>
          <w:rFonts w:ascii="Times New Roman" w:eastAsia="Times New Roman" w:hAnsi="Times New Roman" w:cs="Times New Roman"/>
          <w:bCs/>
          <w:i/>
          <w:iCs/>
          <w:sz w:val="24"/>
          <w:szCs w:val="24"/>
        </w:rPr>
        <w:t>deltoides</w:t>
      </w:r>
      <w:proofErr w:type="spellEnd"/>
      <w:r w:rsidRPr="00E817FB">
        <w:rPr>
          <w:rFonts w:ascii="Times New Roman" w:eastAsia="Times New Roman" w:hAnsi="Times New Roman" w:cs="Times New Roman"/>
          <w:bCs/>
          <w:i/>
          <w:iCs/>
          <w:sz w:val="24"/>
          <w:szCs w:val="24"/>
        </w:rPr>
        <w:t xml:space="preserve"> spp. </w:t>
      </w:r>
      <w:proofErr w:type="spellStart"/>
      <w:r w:rsidRPr="00E817FB">
        <w:rPr>
          <w:rFonts w:ascii="Times New Roman" w:eastAsia="Times New Roman" w:hAnsi="Times New Roman" w:cs="Times New Roman"/>
          <w:bCs/>
          <w:i/>
          <w:iCs/>
          <w:sz w:val="24"/>
          <w:szCs w:val="24"/>
        </w:rPr>
        <w:t>wi</w:t>
      </w:r>
      <w:r w:rsidR="001F2122" w:rsidRPr="00E817FB">
        <w:rPr>
          <w:rFonts w:ascii="Times New Roman" w:eastAsia="Times New Roman" w:hAnsi="Times New Roman" w:cs="Times New Roman"/>
          <w:bCs/>
          <w:i/>
          <w:iCs/>
          <w:sz w:val="24"/>
          <w:szCs w:val="24"/>
        </w:rPr>
        <w:t>slizeni</w:t>
      </w:r>
      <w:proofErr w:type="spellEnd"/>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7438192D" w:rsidR="00E47F22" w:rsidRPr="00E817FB" w:rsidRDefault="008C66DD">
      <w:pPr>
        <w:spacing w:line="480" w:lineRule="auto"/>
        <w:ind w:firstLine="720"/>
        <w:rPr>
          <w:rFonts w:ascii="Times New Roman" w:eastAsia="Times New Roman" w:hAnsi="Times New Roman" w:cs="Times New Roman"/>
          <w:bCs/>
          <w:sz w:val="24"/>
          <w:szCs w:val="24"/>
        </w:rPr>
        <w:pPrChange w:id="167"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68"/>
      <w:commentRangeStart w:id="169"/>
      <w:r w:rsidR="0089221C" w:rsidRPr="00E817FB">
        <w:rPr>
          <w:rFonts w:ascii="Times New Roman" w:eastAsia="Times New Roman" w:hAnsi="Times New Roman" w:cs="Times New Roman"/>
          <w:bCs/>
          <w:sz w:val="24"/>
          <w:szCs w:val="24"/>
        </w:rPr>
        <w:t xml:space="preserve">Southwest </w:t>
      </w:r>
      <w:commentRangeEnd w:id="168"/>
      <w:r w:rsidR="0089221C" w:rsidRPr="00E817FB">
        <w:rPr>
          <w:rStyle w:val="CommentReference"/>
          <w:rFonts w:ascii="Times New Roman" w:hAnsi="Times New Roman" w:cs="Times New Roman"/>
          <w:sz w:val="24"/>
          <w:szCs w:val="24"/>
        </w:rPr>
        <w:commentReference w:id="168"/>
      </w:r>
      <w:commentRangeEnd w:id="169"/>
      <w:r w:rsidR="00B35759" w:rsidRPr="00E817FB">
        <w:rPr>
          <w:rStyle w:val="CommentReference"/>
          <w:rFonts w:ascii="Times New Roman" w:hAnsi="Times New Roman" w:cs="Times New Roman"/>
          <w:sz w:val="24"/>
          <w:szCs w:val="24"/>
        </w:rPr>
        <w:commentReference w:id="169"/>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Higher flows could increase water availability and allow them to cool themselves </w:t>
      </w:r>
      <w:r w:rsidR="00CA75BB">
        <w:rPr>
          <w:rFonts w:ascii="Times New Roman" w:eastAsia="Times New Roman" w:hAnsi="Times New Roman" w:cs="Times New Roman"/>
          <w:bCs/>
          <w:sz w:val="24"/>
          <w:szCs w:val="24"/>
        </w:rPr>
        <w:t>more efficiently</w:t>
      </w:r>
      <w:r w:rsidR="008D7A70" w:rsidRPr="00E817FB">
        <w:rPr>
          <w:rFonts w:ascii="Times New Roman" w:eastAsia="Times New Roman" w:hAnsi="Times New Roman" w:cs="Times New Roman"/>
          <w:bCs/>
          <w:sz w:val="24"/>
          <w:szCs w:val="24"/>
        </w:rPr>
        <w:t xml:space="preserve">. </w:t>
      </w:r>
    </w:p>
    <w:p w14:paraId="78F27D60" w14:textId="15BCAD4E"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w:t>
      </w:r>
      <w:r w:rsidR="008D7A70" w:rsidRPr="00E817FB">
        <w:rPr>
          <w:rFonts w:ascii="Times New Roman" w:eastAsia="Times New Roman" w:hAnsi="Times New Roman" w:cs="Times New Roman"/>
          <w:bCs/>
          <w:sz w:val="24"/>
          <w:szCs w:val="24"/>
        </w:rPr>
        <w:t xml:space="preserve">June PDSI could positively impact tree growth because if </w:t>
      </w:r>
      <w:r w:rsidR="008D7A70" w:rsidRPr="00E817FB">
        <w:rPr>
          <w:rFonts w:ascii="Times New Roman" w:eastAsia="Times New Roman" w:hAnsi="Times New Roman" w:cs="Times New Roman"/>
          <w:bCs/>
          <w:sz w:val="24"/>
          <w:szCs w:val="24"/>
        </w:rPr>
        <w:lastRenderedPageBreak/>
        <w:t>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r w:rsidR="00FD4340">
        <w:rPr>
          <w:rFonts w:ascii="Times New Roman" w:eastAsia="Times New Roman" w:hAnsi="Times New Roman" w:cs="Times New Roman"/>
          <w:bCs/>
          <w:sz w:val="24"/>
          <w:szCs w:val="24"/>
        </w:rPr>
        <w:t>growth,</w:t>
      </w:r>
      <w:r w:rsidR="0070032A">
        <w:rPr>
          <w:rFonts w:ascii="Times New Roman" w:eastAsia="Times New Roman" w:hAnsi="Times New Roman" w:cs="Times New Roman"/>
          <w:bCs/>
          <w:sz w:val="24"/>
          <w:szCs w:val="24"/>
        </w:rPr>
        <w:t xml:space="preserve"> but this seems inconsistent with cottonwood ecology.</w:t>
      </w:r>
    </w:p>
    <w:p w14:paraId="18B4B785" w14:textId="77777777" w:rsidR="00E744E4" w:rsidRDefault="00E744E4" w:rsidP="00E744E4">
      <w:pPr>
        <w:pStyle w:val="Heading2"/>
      </w:pPr>
      <w:commentRangeStart w:id="170"/>
      <w:commentRangeStart w:id="171"/>
      <w:r>
        <w:t>Establishment</w:t>
      </w:r>
      <w:commentRangeEnd w:id="170"/>
      <w:r w:rsidR="00194CE3">
        <w:rPr>
          <w:rStyle w:val="CommentReference"/>
          <w:rFonts w:ascii="Arial" w:eastAsia="Arial" w:hAnsi="Arial" w:cs="Arial"/>
          <w:color w:val="auto"/>
        </w:rPr>
        <w:commentReference w:id="170"/>
      </w:r>
      <w:commentRangeEnd w:id="171"/>
      <w:r w:rsidR="00C34FF1">
        <w:rPr>
          <w:rStyle w:val="CommentReference"/>
          <w:rFonts w:ascii="Arial" w:eastAsia="Arial" w:hAnsi="Arial" w:cs="Arial"/>
          <w:color w:val="auto"/>
        </w:rPr>
        <w:commentReference w:id="171"/>
      </w:r>
    </w:p>
    <w:p w14:paraId="29F591E2" w14:textId="2205BC80"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The Verde River and its floodplain are largely depositional. Riparian tree root collars are submerged</w:t>
      </w:r>
      <w:r w:rsidR="00CA75BB">
        <w:rPr>
          <w:rFonts w:ascii="Times New Roman" w:hAnsi="Times New Roman" w:cs="Times New Roman"/>
          <w:sz w:val="24"/>
          <w:szCs w:val="24"/>
        </w:rPr>
        <w:t xml:space="preserve"> by sediment</w:t>
      </w:r>
      <w:r w:rsidRPr="005B47D3">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the height the core was taken. However, Fremont cottonwoods grow rapidly. Stromberg </w:t>
      </w:r>
      <w:ins w:id="172" w:author="Abraham E Springer" w:date="2025-02-24T11:44:00Z" w16du:dateUtc="2025-02-24T18:44:00Z">
        <w:r w:rsidR="00413AC7">
          <w:rPr>
            <w:rFonts w:ascii="Times New Roman" w:hAnsi="Times New Roman" w:cs="Times New Roman"/>
            <w:sz w:val="24"/>
            <w:szCs w:val="24"/>
          </w:rPr>
          <w:t>(</w:t>
        </w:r>
      </w:ins>
      <w:r w:rsidRPr="005B47D3">
        <w:rPr>
          <w:rFonts w:ascii="Times New Roman" w:hAnsi="Times New Roman" w:cs="Times New Roman"/>
          <w:sz w:val="24"/>
          <w:szCs w:val="24"/>
        </w:rPr>
        <w:t>1997</w:t>
      </w:r>
      <w:ins w:id="173" w:author="Abraham E Springer" w:date="2025-02-24T11:44:00Z" w16du:dateUtc="2025-02-24T18:44:00Z">
        <w:r w:rsidR="00413AC7">
          <w:rPr>
            <w:rFonts w:ascii="Times New Roman" w:hAnsi="Times New Roman" w:cs="Times New Roman"/>
            <w:sz w:val="24"/>
            <w:szCs w:val="24"/>
          </w:rPr>
          <w:t>)</w:t>
        </w:r>
      </w:ins>
      <w:r w:rsidRPr="005B47D3">
        <w:rPr>
          <w:rFonts w:ascii="Times New Roman" w:hAnsi="Times New Roman" w:cs="Times New Roman"/>
          <w:sz w:val="24"/>
          <w:szCs w:val="24"/>
        </w:rPr>
        <w:t xml:space="preserve"> documented them </w:t>
      </w:r>
      <w:r w:rsidR="00AF7FA0">
        <w:rPr>
          <w:rFonts w:ascii="Times New Roman" w:hAnsi="Times New Roman" w:cs="Times New Roman"/>
          <w:sz w:val="24"/>
          <w:szCs w:val="24"/>
        </w:rPr>
        <w:t>averaging</w:t>
      </w:r>
      <w:r w:rsidRPr="005B47D3">
        <w:rPr>
          <w:rFonts w:ascii="Times New Roman" w:hAnsi="Times New Roman" w:cs="Times New Roman"/>
          <w:sz w:val="24"/>
          <w:szCs w:val="24"/>
        </w:rPr>
        <w:t xml:space="preserve"> heights of over 1m in just two growing seasons. Seedlings from this study averaged over </w:t>
      </w:r>
      <w:r w:rsidR="00413AC7">
        <w:rPr>
          <w:rFonts w:ascii="Times New Roman" w:hAnsi="Times New Roman" w:cs="Times New Roman"/>
          <w:sz w:val="24"/>
          <w:szCs w:val="24"/>
        </w:rPr>
        <w:t>0</w:t>
      </w:r>
      <w:r w:rsidRPr="005B47D3">
        <w:rPr>
          <w:rFonts w:ascii="Times New Roman" w:hAnsi="Times New Roman" w:cs="Times New Roman"/>
          <w:sz w:val="24"/>
          <w:szCs w:val="24"/>
        </w:rPr>
        <w:t>.5 m in two growing seasons. It is unlikely that ages at coring height are many years off from their original germination date.</w:t>
      </w:r>
    </w:p>
    <w:p w14:paraId="53F36878" w14:textId="693E71EC"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Riparian forests along the Verde spent most of the 20</w:t>
      </w:r>
      <w:r w:rsidRPr="005B47D3">
        <w:rPr>
          <w:rFonts w:ascii="Times New Roman" w:hAnsi="Times New Roman" w:cs="Times New Roman"/>
          <w:sz w:val="24"/>
          <w:szCs w:val="24"/>
          <w:vertAlign w:val="superscript"/>
        </w:rPr>
        <w:t>th</w:t>
      </w:r>
      <w:r w:rsidRPr="005B47D3">
        <w:rPr>
          <w:rFonts w:ascii="Times New Roman" w:hAnsi="Times New Roman" w:cs="Times New Roman"/>
          <w:sz w:val="24"/>
          <w:szCs w:val="24"/>
        </w:rPr>
        <w:t xml:space="preserve"> century recovering from </w:t>
      </w:r>
      <w:r w:rsidRPr="00194CE3">
        <w:rPr>
          <w:rFonts w:ascii="Times New Roman" w:hAnsi="Times New Roman" w:cs="Times New Roman"/>
          <w:sz w:val="24"/>
          <w:szCs w:val="24"/>
        </w:rPr>
        <w:t xml:space="preserve">anthropogenic impacts </w:t>
      </w:r>
      <w:r w:rsidRPr="00194CE3">
        <w:rPr>
          <w:rFonts w:ascii="Times New Roman" w:hAnsi="Times New Roman" w:cs="Times New Roman"/>
          <w:sz w:val="24"/>
          <w:szCs w:val="24"/>
        </w:rPr>
        <w:fldChar w:fldCharType="begin"/>
      </w:r>
      <w:r w:rsidRPr="00194CE3">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194CE3">
        <w:rPr>
          <w:rFonts w:ascii="Times New Roman" w:hAnsi="Times New Roman" w:cs="Times New Roman"/>
          <w:sz w:val="24"/>
          <w:szCs w:val="24"/>
        </w:rPr>
        <w:fldChar w:fldCharType="separate"/>
      </w:r>
      <w:r w:rsidRPr="00194CE3">
        <w:rPr>
          <w:rFonts w:ascii="Times New Roman" w:hAnsi="Times New Roman" w:cs="Times New Roman"/>
          <w:sz w:val="24"/>
          <w:szCs w:val="24"/>
        </w:rPr>
        <w:t>(Lopez &amp; Springer, 2002)</w:t>
      </w:r>
      <w:r w:rsidRPr="00194CE3">
        <w:rPr>
          <w:rFonts w:ascii="Times New Roman" w:hAnsi="Times New Roman" w:cs="Times New Roman"/>
          <w:sz w:val="24"/>
          <w:szCs w:val="24"/>
        </w:rPr>
        <w:fldChar w:fldCharType="end"/>
      </w:r>
      <w:r w:rsidRPr="00194CE3">
        <w:rPr>
          <w:rFonts w:ascii="Times New Roman" w:hAnsi="Times New Roman" w:cs="Times New Roman"/>
          <w:sz w:val="24"/>
          <w:szCs w:val="24"/>
        </w:rPr>
        <w:t>. However, Fremont cottonwoods establishment within the past 40 years</w:t>
      </w:r>
      <w:r w:rsidRPr="005B47D3">
        <w:rPr>
          <w:rFonts w:ascii="Times New Roman" w:hAnsi="Times New Roman" w:cs="Times New Roman"/>
          <w:sz w:val="24"/>
          <w:szCs w:val="24"/>
        </w:rPr>
        <w:t xml:space="preserve"> seems to be tied to large winter floods.</w:t>
      </w:r>
      <w:r>
        <w:rPr>
          <w:rFonts w:ascii="Times New Roman" w:hAnsi="Times New Roman" w:cs="Times New Roman"/>
          <w:sz w:val="24"/>
          <w:szCs w:val="24"/>
        </w:rPr>
        <w:t xml:space="preserve"> </w:t>
      </w:r>
      <w:r w:rsidRPr="005B47D3">
        <w:rPr>
          <w:rFonts w:ascii="Times New Roman" w:hAnsi="Times New Roman" w:cs="Times New Roman"/>
          <w:sz w:val="24"/>
          <w:szCs w:val="24"/>
        </w:rPr>
        <w:t>The average age at coring height was the year 2000 which means trees most likely date back to floods in 1993</w:t>
      </w:r>
      <w:r w:rsidR="00E850DA">
        <w:rPr>
          <w:rFonts w:ascii="Times New Roman" w:hAnsi="Times New Roman" w:cs="Times New Roman"/>
          <w:sz w:val="24"/>
          <w:szCs w:val="24"/>
        </w:rPr>
        <w:t xml:space="preserve"> (less than a 2% </w:t>
      </w:r>
      <w:r w:rsidR="00C34FF1">
        <w:rPr>
          <w:rFonts w:ascii="Times New Roman" w:hAnsi="Times New Roman" w:cs="Times New Roman"/>
          <w:sz w:val="24"/>
          <w:szCs w:val="24"/>
        </w:rPr>
        <w:t>AEP</w:t>
      </w:r>
      <w:r w:rsidR="00E850DA">
        <w:rPr>
          <w:rFonts w:ascii="Times New Roman" w:hAnsi="Times New Roman" w:cs="Times New Roman"/>
          <w:sz w:val="24"/>
          <w:szCs w:val="24"/>
        </w:rPr>
        <w:t xml:space="preserve">), </w:t>
      </w:r>
      <w:r w:rsidR="00E850DA" w:rsidRPr="005B47D3">
        <w:rPr>
          <w:rFonts w:ascii="Times New Roman" w:hAnsi="Times New Roman" w:cs="Times New Roman"/>
          <w:sz w:val="24"/>
          <w:szCs w:val="24"/>
        </w:rPr>
        <w:t>and</w:t>
      </w:r>
      <w:r w:rsidRPr="005B47D3">
        <w:rPr>
          <w:rFonts w:ascii="Times New Roman" w:hAnsi="Times New Roman" w:cs="Times New Roman"/>
          <w:sz w:val="24"/>
          <w:szCs w:val="24"/>
        </w:rPr>
        <w:t xml:space="preserve"> 1995</w:t>
      </w:r>
      <w:r w:rsidR="00E850DA">
        <w:rPr>
          <w:rFonts w:ascii="Times New Roman" w:hAnsi="Times New Roman" w:cs="Times New Roman"/>
          <w:sz w:val="24"/>
          <w:szCs w:val="24"/>
        </w:rPr>
        <w:t xml:space="preserve"> (4% </w:t>
      </w:r>
      <w:r w:rsidR="00C34FF1">
        <w:rPr>
          <w:rFonts w:ascii="Times New Roman" w:hAnsi="Times New Roman" w:cs="Times New Roman"/>
          <w:sz w:val="24"/>
          <w:szCs w:val="24"/>
        </w:rPr>
        <w:t>AEP</w:t>
      </w:r>
      <w:r w:rsidR="00E850DA">
        <w:rPr>
          <w:rFonts w:ascii="Times New Roman" w:hAnsi="Times New Roman" w:cs="Times New Roman"/>
          <w:sz w:val="24"/>
          <w:szCs w:val="24"/>
        </w:rPr>
        <w:t>)</w:t>
      </w:r>
      <w:r w:rsidRPr="005B47D3">
        <w:rPr>
          <w:rFonts w:ascii="Times New Roman" w:hAnsi="Times New Roman" w:cs="Times New Roman"/>
          <w:sz w:val="24"/>
          <w:szCs w:val="24"/>
        </w:rPr>
        <w:t xml:space="preserve"> and the following years.</w:t>
      </w:r>
    </w:p>
    <w:p w14:paraId="3BFB9A96" w14:textId="1F9E146C"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 xml:space="preserve"> Stromberg </w:t>
      </w:r>
      <w:r w:rsidR="00413AC7">
        <w:rPr>
          <w:rFonts w:ascii="Times New Roman" w:hAnsi="Times New Roman" w:cs="Times New Roman"/>
          <w:sz w:val="24"/>
          <w:szCs w:val="24"/>
        </w:rPr>
        <w:t>(</w:t>
      </w:r>
      <w:r w:rsidRPr="005B47D3">
        <w:rPr>
          <w:rFonts w:ascii="Times New Roman" w:hAnsi="Times New Roman" w:cs="Times New Roman"/>
          <w:sz w:val="24"/>
          <w:szCs w:val="24"/>
        </w:rPr>
        <w:t>1997</w:t>
      </w:r>
      <w:r w:rsidR="00413AC7">
        <w:rPr>
          <w:rFonts w:ascii="Times New Roman" w:hAnsi="Times New Roman" w:cs="Times New Roman"/>
          <w:sz w:val="24"/>
          <w:szCs w:val="24"/>
        </w:rPr>
        <w:t>)</w:t>
      </w:r>
      <w:r w:rsidRPr="005B47D3">
        <w:rPr>
          <w:rFonts w:ascii="Times New Roman" w:hAnsi="Times New Roman" w:cs="Times New Roman"/>
          <w:sz w:val="24"/>
          <w:szCs w:val="24"/>
        </w:rPr>
        <w:t xml:space="preserve"> found cottonwood regeneration occurred in successive years following these two large floods. </w:t>
      </w:r>
      <w:r w:rsidR="00194CE3">
        <w:rPr>
          <w:rFonts w:ascii="Times New Roman" w:hAnsi="Times New Roman" w:cs="Times New Roman"/>
          <w:sz w:val="24"/>
          <w:szCs w:val="24"/>
        </w:rPr>
        <w:t>This</w:t>
      </w:r>
      <w:r w:rsidRPr="005B47D3">
        <w:rPr>
          <w:rFonts w:ascii="Times New Roman" w:hAnsi="Times New Roman" w:cs="Times New Roman"/>
          <w:sz w:val="24"/>
          <w:szCs w:val="24"/>
        </w:rPr>
        <w:t xml:space="preserve"> study observed seedling survival through the first growing season for cohorts from both 2023 and 2024. While 2023 was a large winter flood, 2024 floods had an </w:t>
      </w:r>
      <w:r w:rsidR="00C34FF1">
        <w:rPr>
          <w:rFonts w:ascii="Times New Roman" w:hAnsi="Times New Roman" w:cs="Times New Roman"/>
          <w:sz w:val="24"/>
          <w:szCs w:val="24"/>
        </w:rPr>
        <w:t>AEP</w:t>
      </w:r>
      <w:r w:rsidRPr="005B47D3">
        <w:rPr>
          <w:rFonts w:ascii="Times New Roman" w:hAnsi="Times New Roman" w:cs="Times New Roman"/>
          <w:sz w:val="24"/>
          <w:szCs w:val="24"/>
        </w:rPr>
        <w:t xml:space="preserve"> of more than 50% (</w:t>
      </w:r>
      <w:hyperlink r:id="rId26" w:history="1">
        <w:r w:rsidRPr="00194CE3">
          <w:rPr>
            <w:rStyle w:val="Hyperlink"/>
            <w:rFonts w:ascii="Times New Roman" w:hAnsi="Times New Roman" w:cs="Times New Roman"/>
            <w:sz w:val="18"/>
            <w:szCs w:val="18"/>
          </w:rPr>
          <w:t>https://streamstats.usgs.gov/ss/?gage=09506000&amp;t</w:t>
        </w:r>
        <w:r w:rsidRPr="00194CE3">
          <w:rPr>
            <w:rStyle w:val="Hyperlink"/>
            <w:rFonts w:ascii="Times New Roman" w:hAnsi="Times New Roman" w:cs="Times New Roman"/>
            <w:sz w:val="18"/>
            <w:szCs w:val="18"/>
          </w:rPr>
          <w:t>a</w:t>
        </w:r>
        <w:r w:rsidRPr="00194CE3">
          <w:rPr>
            <w:rStyle w:val="Hyperlink"/>
            <w:rFonts w:ascii="Times New Roman" w:hAnsi="Times New Roman" w:cs="Times New Roman"/>
            <w:sz w:val="18"/>
            <w:szCs w:val="18"/>
          </w:rPr>
          <w:t>b=info</w:t>
        </w:r>
      </w:hyperlink>
      <w:r w:rsidRPr="00194CE3">
        <w:rPr>
          <w:rFonts w:ascii="Times New Roman" w:hAnsi="Times New Roman" w:cs="Times New Roman"/>
          <w:sz w:val="18"/>
          <w:szCs w:val="18"/>
        </w:rPr>
        <w:t xml:space="preserve">). </w:t>
      </w:r>
      <w:r w:rsidRPr="005B47D3">
        <w:rPr>
          <w:rFonts w:ascii="Times New Roman" w:hAnsi="Times New Roman" w:cs="Times New Roman"/>
          <w:sz w:val="24"/>
          <w:szCs w:val="24"/>
        </w:rPr>
        <w:t>This shows that cottonwood regeneration is not tied directly to a single year but rather multiple years following floods, even if following years don’t have large floods.</w:t>
      </w:r>
    </w:p>
    <w:p w14:paraId="73FB642E" w14:textId="65D68C4E" w:rsidR="00E744E4" w:rsidRDefault="00E744E4" w:rsidP="00AF7FA0">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lastRenderedPageBreak/>
        <w:t>Peaks in regeneration were observed following 1993, 1997 and 2005</w:t>
      </w:r>
      <w:r w:rsidR="006B5CFD">
        <w:rPr>
          <w:rFonts w:ascii="Times New Roman" w:hAnsi="Times New Roman" w:cs="Times New Roman"/>
          <w:sz w:val="24"/>
          <w:szCs w:val="24"/>
        </w:rPr>
        <w:t xml:space="preserve"> (Figure 4.)</w:t>
      </w:r>
      <w:r w:rsidRPr="005B47D3">
        <w:rPr>
          <w:rFonts w:ascii="Times New Roman" w:hAnsi="Times New Roman" w:cs="Times New Roman"/>
          <w:sz w:val="24"/>
          <w:szCs w:val="24"/>
        </w:rPr>
        <w:t>. Peaks in regeneration after 1993 and 2005</w:t>
      </w:r>
      <w:r w:rsidR="00F65CE9">
        <w:rPr>
          <w:rFonts w:ascii="Times New Roman" w:hAnsi="Times New Roman" w:cs="Times New Roman"/>
          <w:sz w:val="24"/>
          <w:szCs w:val="24"/>
        </w:rPr>
        <w:t xml:space="preserve">, which had an </w:t>
      </w:r>
      <w:r w:rsidR="00C34FF1">
        <w:rPr>
          <w:rFonts w:ascii="Times New Roman" w:hAnsi="Times New Roman" w:cs="Times New Roman"/>
          <w:sz w:val="24"/>
          <w:szCs w:val="24"/>
        </w:rPr>
        <w:t>AEP</w:t>
      </w:r>
      <w:r w:rsidR="00F65CE9">
        <w:rPr>
          <w:rFonts w:ascii="Times New Roman" w:hAnsi="Times New Roman" w:cs="Times New Roman"/>
          <w:sz w:val="24"/>
          <w:szCs w:val="24"/>
        </w:rPr>
        <w:t xml:space="preserve"> </w:t>
      </w:r>
      <w:r w:rsidR="00E850DA">
        <w:rPr>
          <w:rFonts w:ascii="Times New Roman" w:hAnsi="Times New Roman" w:cs="Times New Roman"/>
          <w:sz w:val="24"/>
          <w:szCs w:val="24"/>
        </w:rPr>
        <w:t>between a 10</w:t>
      </w:r>
      <w:r w:rsidR="00F65CE9">
        <w:rPr>
          <w:rFonts w:ascii="Times New Roman" w:hAnsi="Times New Roman" w:cs="Times New Roman"/>
          <w:sz w:val="24"/>
          <w:szCs w:val="24"/>
        </w:rPr>
        <w:t>%</w:t>
      </w:r>
      <w:r w:rsidR="00E850DA">
        <w:rPr>
          <w:rFonts w:ascii="Times New Roman" w:hAnsi="Times New Roman" w:cs="Times New Roman"/>
          <w:sz w:val="24"/>
          <w:szCs w:val="24"/>
        </w:rPr>
        <w:t xml:space="preserve"> and 4%</w:t>
      </w:r>
      <w:r w:rsidR="00F65CE9">
        <w:rPr>
          <w:rFonts w:ascii="Times New Roman" w:hAnsi="Times New Roman" w:cs="Times New Roman"/>
          <w:sz w:val="24"/>
          <w:szCs w:val="24"/>
        </w:rPr>
        <w:t>,</w:t>
      </w:r>
      <w:r w:rsidRPr="005B47D3">
        <w:rPr>
          <w:rFonts w:ascii="Times New Roman" w:hAnsi="Times New Roman" w:cs="Times New Roman"/>
          <w:sz w:val="24"/>
          <w:szCs w:val="24"/>
        </w:rPr>
        <w:t xml:space="preserve"> are likely directly related to large floods of that year. </w:t>
      </w:r>
      <w:r>
        <w:rPr>
          <w:rFonts w:ascii="Times New Roman" w:hAnsi="Times New Roman" w:cs="Times New Roman"/>
          <w:sz w:val="24"/>
          <w:szCs w:val="24"/>
        </w:rPr>
        <w:t>Although 1993 had the largest flood</w:t>
      </w:r>
      <w:r w:rsidR="00E850DA">
        <w:rPr>
          <w:rFonts w:ascii="Times New Roman" w:hAnsi="Times New Roman" w:cs="Times New Roman"/>
          <w:sz w:val="24"/>
          <w:szCs w:val="24"/>
        </w:rPr>
        <w:t xml:space="preserve"> </w:t>
      </w:r>
      <w:r>
        <w:rPr>
          <w:rFonts w:ascii="Times New Roman" w:hAnsi="Times New Roman" w:cs="Times New Roman"/>
          <w:sz w:val="24"/>
          <w:szCs w:val="24"/>
        </w:rPr>
        <w:t xml:space="preserve">the peak in </w:t>
      </w:r>
      <w:r w:rsidR="00A8746B">
        <w:rPr>
          <w:rFonts w:ascii="Times New Roman" w:hAnsi="Times New Roman" w:cs="Times New Roman"/>
          <w:sz w:val="24"/>
          <w:szCs w:val="24"/>
        </w:rPr>
        <w:t xml:space="preserve">tree </w:t>
      </w:r>
      <w:r>
        <w:rPr>
          <w:rFonts w:ascii="Times New Roman" w:hAnsi="Times New Roman" w:cs="Times New Roman"/>
          <w:sz w:val="24"/>
          <w:szCs w:val="24"/>
        </w:rPr>
        <w:t>ages associated with that year is much lower than the following 1997 to 2003 period. Because only two growing seasons occurred between the 1993 and 1995 floods, most seedlings would have been too small to withstand another large flood. Therefore, a limited amount of them would have survived the 1995 flood and explains why the 1993 peak is small compared to the flood magnitude.</w:t>
      </w:r>
    </w:p>
    <w:p w14:paraId="0E3F1F11" w14:textId="296F5368" w:rsidR="00E744E4" w:rsidRDefault="00194CE3"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However, the largest peak in ages between 1997 and 2003 is likely just regeneration occurring in successive years</w:t>
      </w:r>
      <w:r>
        <w:rPr>
          <w:rFonts w:ascii="Times New Roman" w:hAnsi="Times New Roman" w:cs="Times New Roman"/>
          <w:sz w:val="24"/>
          <w:szCs w:val="24"/>
        </w:rPr>
        <w:t xml:space="preserve"> following floods</w:t>
      </w:r>
      <w:r w:rsidRPr="005B47D3">
        <w:rPr>
          <w:rFonts w:ascii="Times New Roman" w:hAnsi="Times New Roman" w:cs="Times New Roman"/>
          <w:sz w:val="24"/>
          <w:szCs w:val="24"/>
        </w:rPr>
        <w:t xml:space="preserve">. Large floods in 1993 and again in 1995 would have created large areas of suitable habitat for regeneration. The absence of large floods between 1995 and 2005 could have allowed seedlings to grow without being scoured away. As seedlings continued to </w:t>
      </w:r>
      <w:r>
        <w:rPr>
          <w:rFonts w:ascii="Times New Roman" w:hAnsi="Times New Roman" w:cs="Times New Roman"/>
          <w:sz w:val="24"/>
          <w:szCs w:val="24"/>
        </w:rPr>
        <w:t>recruit</w:t>
      </w:r>
      <w:r w:rsidR="00CA75BB">
        <w:rPr>
          <w:rFonts w:ascii="Times New Roman" w:hAnsi="Times New Roman" w:cs="Times New Roman"/>
          <w:sz w:val="24"/>
          <w:szCs w:val="24"/>
        </w:rPr>
        <w:t xml:space="preserve"> and grow</w:t>
      </w:r>
      <w:r w:rsidRPr="005B47D3">
        <w:rPr>
          <w:rFonts w:ascii="Times New Roman" w:hAnsi="Times New Roman" w:cs="Times New Roman"/>
          <w:sz w:val="24"/>
          <w:szCs w:val="24"/>
        </w:rPr>
        <w:t xml:space="preserve"> during this time, observed ages decline as available habitat is occupied.</w:t>
      </w:r>
      <w:r>
        <w:rPr>
          <w:rFonts w:ascii="Times New Roman" w:hAnsi="Times New Roman" w:cs="Times New Roman"/>
          <w:sz w:val="24"/>
          <w:szCs w:val="24"/>
        </w:rPr>
        <w:t xml:space="preserve"> When</w:t>
      </w:r>
      <w:r w:rsidR="00E744E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E744E4">
        <w:rPr>
          <w:rFonts w:ascii="Times New Roman" w:hAnsi="Times New Roman" w:cs="Times New Roman"/>
          <w:sz w:val="24"/>
          <w:szCs w:val="24"/>
        </w:rPr>
        <w:t>winter 2005 floods occurred, seedlings were already large and flexible enough to withstand</w:t>
      </w:r>
      <w:r>
        <w:rPr>
          <w:rFonts w:ascii="Times New Roman" w:hAnsi="Times New Roman" w:cs="Times New Roman"/>
          <w:sz w:val="24"/>
          <w:szCs w:val="24"/>
        </w:rPr>
        <w:t xml:space="preserve"> the</w:t>
      </w:r>
      <w:r w:rsidR="00E744E4">
        <w:rPr>
          <w:rFonts w:ascii="Times New Roman" w:hAnsi="Times New Roman" w:cs="Times New Roman"/>
          <w:sz w:val="24"/>
          <w:szCs w:val="24"/>
        </w:rPr>
        <w:t xml:space="preserve"> large floods. </w:t>
      </w:r>
      <w:r>
        <w:rPr>
          <w:rFonts w:ascii="Times New Roman" w:hAnsi="Times New Roman" w:cs="Times New Roman"/>
          <w:sz w:val="24"/>
          <w:szCs w:val="24"/>
        </w:rPr>
        <w:t>Less</w:t>
      </w:r>
      <w:r w:rsidR="00F040A7">
        <w:rPr>
          <w:rFonts w:ascii="Times New Roman" w:hAnsi="Times New Roman" w:cs="Times New Roman"/>
          <w:sz w:val="24"/>
          <w:szCs w:val="24"/>
        </w:rPr>
        <w:t xml:space="preserve"> saplings and trees </w:t>
      </w:r>
      <w:r>
        <w:rPr>
          <w:rFonts w:ascii="Times New Roman" w:hAnsi="Times New Roman" w:cs="Times New Roman"/>
          <w:sz w:val="24"/>
          <w:szCs w:val="24"/>
        </w:rPr>
        <w:t xml:space="preserve">were </w:t>
      </w:r>
      <w:r w:rsidR="00F040A7">
        <w:rPr>
          <w:rFonts w:ascii="Times New Roman" w:hAnsi="Times New Roman" w:cs="Times New Roman"/>
          <w:sz w:val="24"/>
          <w:szCs w:val="24"/>
        </w:rPr>
        <w:t>destroyed by this winter flood,</w:t>
      </w:r>
      <w:r>
        <w:rPr>
          <w:rFonts w:ascii="Times New Roman" w:hAnsi="Times New Roman" w:cs="Times New Roman"/>
          <w:sz w:val="24"/>
          <w:szCs w:val="24"/>
        </w:rPr>
        <w:t xml:space="preserve"> leading to</w:t>
      </w:r>
      <w:r w:rsidR="00F040A7">
        <w:rPr>
          <w:rFonts w:ascii="Times New Roman" w:hAnsi="Times New Roman" w:cs="Times New Roman"/>
          <w:sz w:val="24"/>
          <w:szCs w:val="24"/>
        </w:rPr>
        <w:t xml:space="preserve"> </w:t>
      </w:r>
      <w:r w:rsidR="00E744E4">
        <w:rPr>
          <w:rFonts w:ascii="Times New Roman" w:hAnsi="Times New Roman" w:cs="Times New Roman"/>
          <w:sz w:val="24"/>
          <w:szCs w:val="24"/>
        </w:rPr>
        <w:t xml:space="preserve">less </w:t>
      </w:r>
      <w:r>
        <w:rPr>
          <w:rFonts w:ascii="Times New Roman" w:hAnsi="Times New Roman" w:cs="Times New Roman"/>
          <w:sz w:val="24"/>
          <w:szCs w:val="24"/>
        </w:rPr>
        <w:t>available habitat and regeneration.</w:t>
      </w:r>
      <w:r w:rsidR="00E744E4">
        <w:rPr>
          <w:rFonts w:ascii="Times New Roman" w:hAnsi="Times New Roman" w:cs="Times New Roman"/>
          <w:sz w:val="24"/>
          <w:szCs w:val="24"/>
        </w:rPr>
        <w:t xml:space="preserve"> </w:t>
      </w:r>
      <w:r>
        <w:rPr>
          <w:rFonts w:ascii="Times New Roman" w:hAnsi="Times New Roman" w:cs="Times New Roman"/>
          <w:sz w:val="24"/>
          <w:szCs w:val="24"/>
        </w:rPr>
        <w:t>This could explain why the regeneration peak in 2005 was lower than the 1997 to 2003 period.</w:t>
      </w:r>
    </w:p>
    <w:p w14:paraId="715537F5" w14:textId="7F631429" w:rsidR="00194CE3" w:rsidRDefault="00194CE3" w:rsidP="00EC247E">
      <w:pPr>
        <w:spacing w:line="480" w:lineRule="auto"/>
        <w:ind w:firstLine="360"/>
        <w:rPr>
          <w:rFonts w:ascii="Times New Roman" w:hAnsi="Times New Roman" w:cs="Times New Roman"/>
          <w:sz w:val="24"/>
          <w:szCs w:val="24"/>
        </w:rPr>
      </w:pPr>
      <w:r>
        <w:rPr>
          <w:rFonts w:ascii="Times New Roman" w:hAnsi="Times New Roman" w:cs="Times New Roman"/>
          <w:sz w:val="24"/>
          <w:szCs w:val="24"/>
        </w:rPr>
        <w:t>Establishment of Fremont cottonwoods on the Verde River is driven by large winter floods as is the case with cottonwoods elsewhere.</w:t>
      </w:r>
      <w:r w:rsidR="00C34FF1">
        <w:rPr>
          <w:rFonts w:ascii="Times New Roman" w:hAnsi="Times New Roman" w:cs="Times New Roman"/>
          <w:sz w:val="24"/>
          <w:szCs w:val="24"/>
        </w:rPr>
        <w:t xml:space="preserve"> It appears that a flood magnitude of with an AEP of ten percent or less is required to initiate meaningful Fremont cottonwood </w:t>
      </w:r>
      <w:commentRangeStart w:id="174"/>
      <w:commentRangeStart w:id="175"/>
      <w:r w:rsidR="00C34FF1">
        <w:rPr>
          <w:rFonts w:ascii="Times New Roman" w:hAnsi="Times New Roman" w:cs="Times New Roman"/>
          <w:sz w:val="24"/>
          <w:szCs w:val="24"/>
        </w:rPr>
        <w:t>regeneration</w:t>
      </w:r>
      <w:commentRangeEnd w:id="174"/>
      <w:r w:rsidR="00C34FF1">
        <w:rPr>
          <w:rStyle w:val="CommentReference"/>
        </w:rPr>
        <w:commentReference w:id="174"/>
      </w:r>
      <w:commentRangeEnd w:id="175"/>
      <w:r w:rsidR="00A8746B">
        <w:rPr>
          <w:rStyle w:val="CommentReference"/>
        </w:rPr>
        <w:commentReference w:id="175"/>
      </w:r>
      <w:r w:rsidR="00C34FF1">
        <w:rPr>
          <w:rFonts w:ascii="Times New Roman" w:hAnsi="Times New Roman" w:cs="Times New Roman"/>
          <w:sz w:val="24"/>
          <w:szCs w:val="24"/>
        </w:rPr>
        <w:t>.</w:t>
      </w:r>
      <w:r w:rsidR="00EA503E">
        <w:rPr>
          <w:rFonts w:ascii="Times New Roman" w:hAnsi="Times New Roman" w:cs="Times New Roman"/>
          <w:sz w:val="24"/>
          <w:szCs w:val="24"/>
        </w:rPr>
        <w:t xml:space="preserve"> On the Verde River, this means a flood of just over 1200 m</w:t>
      </w:r>
      <w:r w:rsidR="00EA503E">
        <w:rPr>
          <w:rFonts w:ascii="Times New Roman" w:hAnsi="Times New Roman" w:cs="Times New Roman"/>
          <w:sz w:val="24"/>
          <w:szCs w:val="24"/>
          <w:vertAlign w:val="superscript"/>
        </w:rPr>
        <w:t>3</w:t>
      </w:r>
      <w:r w:rsidR="00EA503E">
        <w:rPr>
          <w:rFonts w:ascii="Times New Roman" w:hAnsi="Times New Roman" w:cs="Times New Roman"/>
          <w:sz w:val="24"/>
          <w:szCs w:val="24"/>
        </w:rPr>
        <w:t xml:space="preserve">/s (42500 </w:t>
      </w:r>
      <w:proofErr w:type="spellStart"/>
      <w:r w:rsidR="00EA503E">
        <w:rPr>
          <w:rFonts w:ascii="Times New Roman" w:hAnsi="Times New Roman" w:cs="Times New Roman"/>
          <w:sz w:val="24"/>
          <w:szCs w:val="24"/>
        </w:rPr>
        <w:t>cfs</w:t>
      </w:r>
      <w:proofErr w:type="spellEnd"/>
      <w:r w:rsidR="00EA503E">
        <w:rPr>
          <w:rFonts w:ascii="Times New Roman" w:hAnsi="Times New Roman" w:cs="Times New Roman"/>
          <w:sz w:val="24"/>
          <w:szCs w:val="24"/>
        </w:rPr>
        <w:t>) is required to cause Fremont cottonwood regeneration.</w:t>
      </w:r>
      <w:r>
        <w:rPr>
          <w:rFonts w:ascii="Times New Roman" w:hAnsi="Times New Roman" w:cs="Times New Roman"/>
          <w:sz w:val="24"/>
          <w:szCs w:val="24"/>
        </w:rPr>
        <w:t xml:space="preserve"> However, the exact cohort and ages of trees seems to be driven by a complex combination or the frequency and size of floods. Because of the largely free-flowing </w:t>
      </w:r>
      <w:r>
        <w:rPr>
          <w:rFonts w:ascii="Times New Roman" w:hAnsi="Times New Roman" w:cs="Times New Roman"/>
          <w:sz w:val="24"/>
          <w:szCs w:val="24"/>
        </w:rPr>
        <w:lastRenderedPageBreak/>
        <w:t xml:space="preserve">nature of the Verde, this creates a diverse range of ages and cohorts that respond to </w:t>
      </w:r>
      <w:r w:rsidR="00654BC0">
        <w:rPr>
          <w:rFonts w:ascii="Times New Roman" w:hAnsi="Times New Roman" w:cs="Times New Roman"/>
          <w:sz w:val="24"/>
          <w:szCs w:val="24"/>
        </w:rPr>
        <w:t>flood regimes.</w:t>
      </w:r>
    </w:p>
    <w:p w14:paraId="7E86A52C" w14:textId="4C9BE06A" w:rsidR="00835673" w:rsidRDefault="00835673" w:rsidP="00EC247E">
      <w:pPr>
        <w:spacing w:line="480" w:lineRule="auto"/>
        <w:ind w:firstLine="360"/>
        <w:rPr>
          <w:rFonts w:ascii="Times New Roman" w:hAnsi="Times New Roman" w:cs="Times New Roman"/>
          <w:sz w:val="24"/>
          <w:szCs w:val="24"/>
        </w:rPr>
      </w:pPr>
      <w:commentRangeStart w:id="176"/>
      <w:commentRangeStart w:id="177"/>
      <w:r>
        <w:rPr>
          <w:rFonts w:ascii="Times New Roman" w:hAnsi="Times New Roman" w:cs="Times New Roman"/>
          <w:sz w:val="24"/>
          <w:szCs w:val="24"/>
        </w:rPr>
        <w:t>On a site level</w:t>
      </w:r>
      <w:commentRangeEnd w:id="176"/>
      <w:r w:rsidR="00833686">
        <w:rPr>
          <w:rStyle w:val="CommentReference"/>
        </w:rPr>
        <w:commentReference w:id="176"/>
      </w:r>
      <w:commentRangeEnd w:id="177"/>
      <w:r w:rsidR="00A8746B">
        <w:rPr>
          <w:rStyle w:val="CommentReference"/>
        </w:rPr>
        <w:commentReference w:id="177"/>
      </w:r>
      <w:r>
        <w:rPr>
          <w:rFonts w:ascii="Times New Roman" w:hAnsi="Times New Roman" w:cs="Times New Roman"/>
          <w:sz w:val="24"/>
          <w:szCs w:val="24"/>
        </w:rPr>
        <w:t xml:space="preserve">,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w:t>
      </w:r>
      <w:r w:rsidR="00833686">
        <w:rPr>
          <w:rFonts w:ascii="Times New Roman" w:hAnsi="Times New Roman" w:cs="Times New Roman"/>
          <w:sz w:val="24"/>
          <w:szCs w:val="24"/>
        </w:rPr>
        <w:t>floods,</w:t>
      </w:r>
      <w:r>
        <w:rPr>
          <w:rFonts w:ascii="Times New Roman" w:hAnsi="Times New Roman" w:cs="Times New Roman"/>
          <w:sz w:val="24"/>
          <w:szCs w:val="24"/>
        </w:rPr>
        <w:t xml:space="preserve"> but the seedlings will already have reached the water table</w:t>
      </w:r>
      <w:r w:rsidR="00833686">
        <w:rPr>
          <w:rFonts w:ascii="Times New Roman" w:hAnsi="Times New Roman" w:cs="Times New Roman"/>
          <w:sz w:val="24"/>
          <w:szCs w:val="24"/>
        </w:rPr>
        <w:t>. These sites created very productive and local spots for regeneration</w:t>
      </w:r>
      <w:r w:rsidR="00855F9A">
        <w:rPr>
          <w:rFonts w:ascii="Times New Roman" w:hAnsi="Times New Roman" w:cs="Times New Roman"/>
          <w:sz w:val="24"/>
          <w:szCs w:val="24"/>
        </w:rPr>
        <w:t xml:space="preserve"> that may not be identifiable in the future.</w:t>
      </w:r>
      <w:r w:rsidR="00C34FF1">
        <w:rPr>
          <w:rFonts w:ascii="Times New Roman" w:hAnsi="Times New Roman" w:cs="Times New Roman"/>
          <w:sz w:val="24"/>
          <w:szCs w:val="24"/>
        </w:rPr>
        <w:t xml:space="preserve"> These depressions would create linear, same-aged cohorts described in Stromberg 1993.</w:t>
      </w:r>
    </w:p>
    <w:p w14:paraId="2A4B92F6" w14:textId="77777777" w:rsidR="00E744E4" w:rsidRPr="005B47D3" w:rsidRDefault="00E744E4" w:rsidP="00E744E4">
      <w:pPr>
        <w:ind w:firstLine="360"/>
        <w:rPr>
          <w:rFonts w:ascii="Times New Roman" w:hAnsi="Times New Roman" w:cs="Times New Roman"/>
          <w:sz w:val="24"/>
          <w:szCs w:val="24"/>
        </w:rPr>
      </w:pPr>
    </w:p>
    <w:p w14:paraId="54C59EDB" w14:textId="56D615B8" w:rsidR="00B96AB8" w:rsidRPr="005F4AE0" w:rsidRDefault="00B96AB8">
      <w:pPr>
        <w:spacing w:line="480" w:lineRule="auto"/>
        <w:rPr>
          <w:rFonts w:ascii="Times New Roman" w:eastAsia="Times New Roman" w:hAnsi="Times New Roman" w:cs="Times New Roman"/>
          <w:b/>
          <w:bCs/>
          <w:sz w:val="24"/>
          <w:szCs w:val="24"/>
        </w:rPr>
        <w:pPrChange w:id="178" w:author="Abraham E Springer" w:date="2025-02-17T12:19:00Z" w16du:dateUtc="2025-02-17T19:19:00Z">
          <w:pPr>
            <w:spacing w:line="240" w:lineRule="auto"/>
            <w:ind w:left="360"/>
          </w:pPr>
        </w:pPrChange>
      </w:pPr>
      <w:commentRangeStart w:id="179"/>
      <w:r w:rsidRPr="005F4AE0">
        <w:rPr>
          <w:rFonts w:ascii="Times New Roman" w:eastAsia="Times New Roman" w:hAnsi="Times New Roman" w:cs="Times New Roman"/>
          <w:b/>
          <w:bCs/>
          <w:sz w:val="24"/>
          <w:szCs w:val="24"/>
        </w:rPr>
        <w:t>Limitations/Assumptions</w:t>
      </w:r>
    </w:p>
    <w:p w14:paraId="135EAFA6" w14:textId="00A064AB" w:rsidR="0001119E" w:rsidRPr="00C34FF1" w:rsidRDefault="00B96AB8">
      <w:pPr>
        <w:spacing w:line="480" w:lineRule="auto"/>
        <w:ind w:firstLine="360"/>
        <w:rPr>
          <w:rFonts w:ascii="Times New Roman" w:eastAsia="Times New Roman" w:hAnsi="Times New Roman" w:cs="Times New Roman"/>
          <w:sz w:val="24"/>
          <w:szCs w:val="24"/>
        </w:rPr>
        <w:pPrChange w:id="180"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The series and cores collected are short in nature. This makes it difficult to produce high correlations for crossdating. COFECHA </w:t>
      </w:r>
      <w:r w:rsidR="00A8746B">
        <w:rPr>
          <w:rFonts w:ascii="Times New Roman" w:eastAsia="Times New Roman" w:hAnsi="Times New Roman" w:cs="Times New Roman"/>
          <w:sz w:val="24"/>
          <w:szCs w:val="24"/>
        </w:rPr>
        <w:t xml:space="preserve">was used </w:t>
      </w:r>
      <w:r w:rsidRPr="00E817FB">
        <w:rPr>
          <w:rFonts w:ascii="Times New Roman" w:eastAsia="Times New Roman" w:hAnsi="Times New Roman" w:cs="Times New Roman"/>
          <w:sz w:val="24"/>
          <w:szCs w:val="24"/>
        </w:rPr>
        <w:t>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79"/>
      <w:r>
        <w:rPr>
          <w:rStyle w:val="CommentReference"/>
        </w:rPr>
        <w:commentReference w:id="179"/>
      </w:r>
      <w:r w:rsidR="00C34FF1">
        <w:rPr>
          <w:rFonts w:ascii="Times New Roman" w:eastAsia="Times New Roman" w:hAnsi="Times New Roman" w:cs="Times New Roman"/>
          <w:sz w:val="24"/>
          <w:szCs w:val="24"/>
        </w:rPr>
        <w:t xml:space="preserve"> </w:t>
      </w:r>
      <w:r w:rsidR="0001119E"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81" w:name="_Toc187849265"/>
      <w:r w:rsidR="0001119E" w:rsidRPr="00E817FB">
        <w:rPr>
          <w:rFonts w:ascii="Times New Roman" w:eastAsia="Times New Roman" w:hAnsi="Times New Roman" w:cs="Times New Roman"/>
          <w:bCs/>
          <w:sz w:val="24"/>
          <w:szCs w:val="24"/>
        </w:rPr>
        <w:t xml:space="preserve">to </w:t>
      </w:r>
      <w:proofErr w:type="spellStart"/>
      <w:r w:rsidR="0001119E" w:rsidRPr="00E817FB">
        <w:rPr>
          <w:rFonts w:ascii="Times New Roman" w:eastAsia="Times New Roman" w:hAnsi="Times New Roman" w:cs="Times New Roman"/>
          <w:bCs/>
          <w:sz w:val="24"/>
          <w:szCs w:val="24"/>
        </w:rPr>
        <w:t>crossdate</w:t>
      </w:r>
      <w:proofErr w:type="spellEnd"/>
      <w:r w:rsidR="005F4AE0">
        <w:rPr>
          <w:rFonts w:ascii="Times New Roman" w:eastAsia="Times New Roman" w:hAnsi="Times New Roman" w:cs="Times New Roman"/>
          <w:bCs/>
          <w:sz w:val="24"/>
          <w:szCs w:val="24"/>
        </w:rPr>
        <w:t xml:space="preserve"> the</w:t>
      </w:r>
      <w:r w:rsidR="0001119E"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 xml:space="preserve">reaching a critical P-value of </w:t>
      </w:r>
      <w:r w:rsidR="00A8746B">
        <w:rPr>
          <w:rFonts w:ascii="Times New Roman" w:eastAsia="Times New Roman" w:hAnsi="Times New Roman" w:cs="Times New Roman"/>
          <w:bCs/>
          <w:sz w:val="24"/>
          <w:szCs w:val="24"/>
        </w:rPr>
        <w:t>0</w:t>
      </w:r>
      <w:r w:rsidR="008F6BDC" w:rsidRPr="00E817FB">
        <w:rPr>
          <w:rFonts w:ascii="Times New Roman" w:eastAsia="Times New Roman" w:hAnsi="Times New Roman" w:cs="Times New Roman"/>
          <w:bCs/>
          <w:sz w:val="24"/>
          <w:szCs w:val="24"/>
        </w:rPr>
        <w:t>.05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82"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81"/>
    </w:p>
    <w:p w14:paraId="1B83E33D" w14:textId="34DB45DE" w:rsidR="00F11619" w:rsidRPr="00E817FB" w:rsidRDefault="00F11619">
      <w:pPr>
        <w:spacing w:line="480" w:lineRule="auto"/>
        <w:ind w:firstLine="720"/>
        <w:rPr>
          <w:rFonts w:ascii="Times New Roman" w:hAnsi="Times New Roman" w:cs="Times New Roman"/>
          <w:sz w:val="24"/>
          <w:szCs w:val="24"/>
        </w:rPr>
        <w:pPrChange w:id="18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w:t>
      </w:r>
      <w:r w:rsidRPr="00E817FB">
        <w:rPr>
          <w:rFonts w:ascii="Times New Roman" w:hAnsi="Times New Roman" w:cs="Times New Roman"/>
          <w:sz w:val="24"/>
          <w:szCs w:val="24"/>
        </w:rPr>
        <w:lastRenderedPageBreak/>
        <w:t xml:space="preserve">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growth rate.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 xml:space="preserve">summer streamflow. This </w:t>
      </w:r>
      <w:r w:rsidR="00EA503E">
        <w:rPr>
          <w:rFonts w:ascii="Times New Roman" w:hAnsi="Times New Roman" w:cs="Times New Roman"/>
          <w:sz w:val="24"/>
          <w:szCs w:val="24"/>
        </w:rPr>
        <w:t xml:space="preserve">season </w:t>
      </w:r>
      <w:r w:rsidR="00EA503E" w:rsidRPr="00E817FB">
        <w:rPr>
          <w:rFonts w:ascii="Times New Roman" w:hAnsi="Times New Roman" w:cs="Times New Roman"/>
          <w:sz w:val="24"/>
          <w:szCs w:val="24"/>
        </w:rPr>
        <w:t>is</w:t>
      </w:r>
      <w:r w:rsidRPr="00E817FB">
        <w:rPr>
          <w:rFonts w:ascii="Times New Roman" w:hAnsi="Times New Roman" w:cs="Times New Roman"/>
          <w:sz w:val="24"/>
          <w:szCs w:val="24"/>
        </w:rPr>
        <w:t xml:space="preserve"> when streamflows are the lowest and temperatures are the highest</w:t>
      </w:r>
      <w:r w:rsidR="00A8746B">
        <w:rPr>
          <w:rFonts w:ascii="Times New Roman" w:hAnsi="Times New Roman" w:cs="Times New Roman"/>
          <w:sz w:val="24"/>
          <w:szCs w:val="24"/>
        </w:rPr>
        <w:t xml:space="preserve"> and irrigation diversion season is at a</w:t>
      </w:r>
      <w:r w:rsidR="005F4AE0">
        <w:rPr>
          <w:rFonts w:ascii="Times New Roman" w:hAnsi="Times New Roman" w:cs="Times New Roman"/>
          <w:sz w:val="24"/>
          <w:szCs w:val="24"/>
        </w:rPr>
        <w:t xml:space="preserve"> peak in the region.</w:t>
      </w:r>
      <w:r w:rsidRPr="00E817FB">
        <w:rPr>
          <w:rFonts w:ascii="Times New Roman" w:hAnsi="Times New Roman" w:cs="Times New Roman"/>
          <w:sz w:val="24"/>
          <w:szCs w:val="24"/>
        </w:rPr>
        <w:t xml:space="preserve"> As base</w:t>
      </w:r>
      <w:r w:rsidR="00A8746B">
        <w:rPr>
          <w:rFonts w:ascii="Times New Roman" w:hAnsi="Times New Roman" w:cs="Times New Roman"/>
          <w:sz w:val="24"/>
          <w:szCs w:val="24"/>
        </w:rPr>
        <w:t xml:space="preserve"> </w:t>
      </w:r>
      <w:r w:rsidRPr="00E817FB">
        <w:rPr>
          <w:rFonts w:ascii="Times New Roman" w:hAnsi="Times New Roman" w:cs="Times New Roman"/>
          <w:sz w:val="24"/>
          <w:szCs w:val="24"/>
        </w:rPr>
        <w:t>flow</w:t>
      </w:r>
      <w:r w:rsidR="00EA503E">
        <w:rPr>
          <w:rFonts w:ascii="Times New Roman" w:hAnsi="Times New Roman" w:cs="Times New Roman"/>
          <w:sz w:val="24"/>
          <w:szCs w:val="24"/>
        </w:rPr>
        <w:t>s</w:t>
      </w:r>
      <w:r w:rsidRPr="00E817FB">
        <w:rPr>
          <w:rFonts w:ascii="Times New Roman" w:hAnsi="Times New Roman" w:cs="Times New Roman"/>
          <w:sz w:val="24"/>
          <w:szCs w:val="24"/>
        </w:rPr>
        <w:t xml:space="preserve"> </w:t>
      </w:r>
      <w:proofErr w:type="gramStart"/>
      <w:r w:rsidRPr="00E817FB">
        <w:rPr>
          <w:rFonts w:ascii="Times New Roman" w:hAnsi="Times New Roman" w:cs="Times New Roman"/>
          <w:sz w:val="24"/>
          <w:szCs w:val="24"/>
        </w:rPr>
        <w:t>continue</w:t>
      </w:r>
      <w:r w:rsidR="00EA503E">
        <w:rPr>
          <w:rFonts w:ascii="Times New Roman" w:hAnsi="Times New Roman" w:cs="Times New Roman"/>
          <w:sz w:val="24"/>
          <w:szCs w:val="24"/>
        </w:rPr>
        <w:t>s</w:t>
      </w:r>
      <w:proofErr w:type="gramEnd"/>
      <w:r w:rsidRPr="00E817FB">
        <w:rPr>
          <w:rFonts w:ascii="Times New Roman" w:hAnsi="Times New Roman" w:cs="Times New Roman"/>
          <w:sz w:val="24"/>
          <w:szCs w:val="24"/>
        </w:rPr>
        <w:t xml:space="preserve"> to decline, </w:t>
      </w:r>
      <w:r w:rsidR="00A8746B">
        <w:rPr>
          <w:rFonts w:ascii="Times New Roman" w:hAnsi="Times New Roman" w:cs="Times New Roman"/>
          <w:sz w:val="24"/>
          <w:szCs w:val="24"/>
        </w:rPr>
        <w:t>cottonwood</w:t>
      </w:r>
      <w:r w:rsidR="00A8746B" w:rsidRPr="00E817FB">
        <w:rPr>
          <w:rFonts w:ascii="Times New Roman" w:hAnsi="Times New Roman" w:cs="Times New Roman"/>
          <w:sz w:val="24"/>
          <w:szCs w:val="24"/>
        </w:rPr>
        <w:t xml:space="preserve"> </w:t>
      </w:r>
      <w:r w:rsidRPr="00E817FB">
        <w:rPr>
          <w:rFonts w:ascii="Times New Roman" w:hAnsi="Times New Roman" w:cs="Times New Roman"/>
          <w:sz w:val="24"/>
          <w:szCs w:val="24"/>
        </w:rPr>
        <w:t xml:space="preserve">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00C34FF1">
        <w:rPr>
          <w:rFonts w:ascii="Times New Roman" w:hAnsi="Times New Roman" w:cs="Times New Roman"/>
          <w:sz w:val="24"/>
          <w:szCs w:val="24"/>
        </w:rPr>
        <w:t xml:space="preserve">A flood magnitude of ten percent AEP or lower seems to be able to recruit cottonwoods on a large, river scale.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 xml:space="preserve">along the Verde River </w:t>
      </w:r>
      <w:r w:rsidR="00C34FF1">
        <w:rPr>
          <w:rFonts w:ascii="Times New Roman" w:hAnsi="Times New Roman" w:cs="Times New Roman"/>
          <w:sz w:val="24"/>
          <w:szCs w:val="24"/>
        </w:rPr>
        <w:t>will maintain</w:t>
      </w:r>
      <w:r w:rsidRPr="00E817FB">
        <w:rPr>
          <w:rFonts w:ascii="Times New Roman" w:hAnsi="Times New Roman" w:cs="Times New Roman"/>
          <w:sz w:val="24"/>
          <w:szCs w:val="24"/>
        </w:rPr>
        <w:t xml:space="preserve"> and </w:t>
      </w:r>
      <w:r w:rsidR="00C34FF1">
        <w:rPr>
          <w:rFonts w:ascii="Times New Roman" w:hAnsi="Times New Roman" w:cs="Times New Roman"/>
          <w:sz w:val="24"/>
          <w:szCs w:val="24"/>
        </w:rPr>
        <w:t>protect</w:t>
      </w:r>
      <w:r w:rsidRPr="00E817FB">
        <w:rPr>
          <w:rFonts w:ascii="Times New Roman" w:hAnsi="Times New Roman" w:cs="Times New Roman"/>
          <w:sz w:val="24"/>
          <w:szCs w:val="24"/>
        </w:rPr>
        <w:t xml:space="preserve">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84"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85"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86"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9" w:author="Quentin R McCalla" w:date="2025-02-20T10:13:00Z" w:initials="QM">
    <w:p w14:paraId="2E580D81" w14:textId="77777777" w:rsidR="00951CAD" w:rsidRDefault="00951CAD" w:rsidP="00951CAD">
      <w:pPr>
        <w:pStyle w:val="CommentText"/>
      </w:pPr>
      <w:r>
        <w:rPr>
          <w:rStyle w:val="CommentReference"/>
        </w:rPr>
        <w:annotationRef/>
      </w:r>
      <w:r>
        <w:t>Both AEP and year</w:t>
      </w:r>
    </w:p>
  </w:comment>
  <w:comment w:id="16" w:author="Quentin R McCalla" w:date="2025-02-12T09:35:00Z" w:initials="QM">
    <w:p w14:paraId="3E2457C7" w14:textId="1D9479C8" w:rsidR="00CE6A20" w:rsidRDefault="00CE6A20" w:rsidP="00CE6A20">
      <w:pPr>
        <w:pStyle w:val="CommentText"/>
      </w:pPr>
      <w:r>
        <w:rPr>
          <w:rStyle w:val="CommentReference"/>
        </w:rPr>
        <w:annotationRef/>
      </w:r>
      <w:r>
        <w:t>Consistency, ex. Reach</w:t>
      </w:r>
    </w:p>
  </w:comment>
  <w:comment w:id="17"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3"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2" w:author="Abraham E Springer" w:date="2025-02-21T15:13:00Z" w:initials="AS">
    <w:p w14:paraId="384AD81B" w14:textId="77777777" w:rsidR="009D497C" w:rsidRDefault="009D497C" w:rsidP="009D497C">
      <w:pPr>
        <w:pStyle w:val="CommentText"/>
      </w:pPr>
      <w:r>
        <w:rPr>
          <w:rStyle w:val="CommentReference"/>
        </w:rPr>
        <w:annotationRef/>
      </w:r>
      <w:r>
        <w:t>Do you have literature to comment on asexual establishment of Fremont?</w:t>
      </w:r>
    </w:p>
  </w:comment>
  <w:comment w:id="35" w:author="Quentin R McCalla" w:date="2025-02-12T09:53:00Z" w:initials="QM">
    <w:p w14:paraId="58408599" w14:textId="3A5DF2B7" w:rsidR="00C56BF0" w:rsidRDefault="004C5264" w:rsidP="00C56BF0">
      <w:pPr>
        <w:pStyle w:val="CommentText"/>
      </w:pPr>
      <w:r>
        <w:rPr>
          <w:rStyle w:val="CommentReference"/>
        </w:rPr>
        <w:annotationRef/>
      </w:r>
      <w:r w:rsidR="00C56BF0">
        <w:t>Hydrograph of Verde?</w:t>
      </w:r>
    </w:p>
  </w:comment>
  <w:comment w:id="36"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37" w:author="Quentin R McCalla" w:date="2025-02-20T10:14:00Z" w:initials="QM">
    <w:p w14:paraId="31D57B27" w14:textId="77777777" w:rsidR="00535B52" w:rsidRDefault="00535B52" w:rsidP="00535B52">
      <w:pPr>
        <w:pStyle w:val="CommentText"/>
      </w:pPr>
      <w:r>
        <w:rPr>
          <w:rStyle w:val="CommentReference"/>
        </w:rPr>
        <w:annotationRef/>
      </w:r>
      <w:r>
        <w:t>Move as a result</w:t>
      </w:r>
    </w:p>
  </w:comment>
  <w:comment w:id="45" w:author="Quentin R McCalla" w:date="2025-02-12T09:43:00Z" w:initials="QM">
    <w:p w14:paraId="5B6B8742" w14:textId="76CCE844" w:rsidR="00640FF1" w:rsidRDefault="00640FF1" w:rsidP="00640FF1">
      <w:pPr>
        <w:pStyle w:val="CommentText"/>
      </w:pPr>
      <w:r>
        <w:rPr>
          <w:rStyle w:val="CommentReference"/>
        </w:rPr>
        <w:annotationRef/>
      </w:r>
      <w:r>
        <w:t>Map= 2 column width, Tables and figures 1 width</w:t>
      </w:r>
    </w:p>
  </w:comment>
  <w:comment w:id="46"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49"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50"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51"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2"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7"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72"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73" w:author="Abraham E Springer" w:date="2025-02-24T10:42:00Z" w:initials="AS">
    <w:p w14:paraId="029A9742" w14:textId="77777777" w:rsidR="008D52E2" w:rsidRDefault="008D52E2" w:rsidP="008D52E2">
      <w:pPr>
        <w:pStyle w:val="CommentText"/>
      </w:pPr>
      <w:r>
        <w:rPr>
          <w:rStyle w:val="CommentReference"/>
        </w:rPr>
        <w:annotationRef/>
      </w:r>
      <w:r>
        <w:t>Describe what you mean by considered.</w:t>
      </w:r>
    </w:p>
  </w:comment>
  <w:comment w:id="103" w:author="Quentin R McCalla" w:date="2024-12-16T14:07:00Z" w:initials="QM">
    <w:p w14:paraId="7F5C0C9C" w14:textId="5F5022B9" w:rsidR="008C4730" w:rsidRDefault="008C4730" w:rsidP="008C4730">
      <w:pPr>
        <w:pStyle w:val="CommentText"/>
      </w:pPr>
      <w:r>
        <w:rPr>
          <w:rStyle w:val="CommentReference"/>
        </w:rPr>
        <w:annotationRef/>
      </w:r>
      <w:r>
        <w:t>Response function analysis description</w:t>
      </w:r>
    </w:p>
  </w:comment>
  <w:comment w:id="105"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25"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35" w:author="Abraham E Springer" w:date="2025-02-24T11:32:00Z" w:initials="AS">
    <w:p w14:paraId="2DE21389" w14:textId="77777777" w:rsidR="00387A7B" w:rsidRDefault="00387A7B" w:rsidP="00387A7B">
      <w:pPr>
        <w:pStyle w:val="CommentText"/>
      </w:pPr>
      <w:r>
        <w:rPr>
          <w:rStyle w:val="CommentReference"/>
        </w:rPr>
        <w:annotationRef/>
      </w:r>
      <w:r>
        <w:t>Survivorship?</w:t>
      </w:r>
    </w:p>
  </w:comment>
  <w:comment w:id="138" w:author="Abraham E Springer" w:date="2025-02-17T13:34:00Z" w:initials="AS">
    <w:p w14:paraId="1774D690" w14:textId="2E2E5BDE" w:rsidR="008C7B4A" w:rsidRDefault="008C7B4A" w:rsidP="008C7B4A">
      <w:pPr>
        <w:pStyle w:val="CommentText"/>
      </w:pPr>
      <w:r>
        <w:rPr>
          <w:rStyle w:val="CommentReference"/>
        </w:rPr>
        <w:annotationRef/>
      </w:r>
      <w:r>
        <w:t>Was her study in a canyon with limited light, or not constrained by light in a wide flood plain?</w:t>
      </w:r>
    </w:p>
  </w:comment>
  <w:comment w:id="139" w:author="Quentin R McCalla" w:date="2025-02-20T10:20:00Z" w:initials="QM">
    <w:p w14:paraId="38C37876" w14:textId="77777777" w:rsidR="00951CAD" w:rsidRDefault="00951CAD" w:rsidP="00951CAD">
      <w:pPr>
        <w:pStyle w:val="CommentText"/>
      </w:pPr>
      <w:r>
        <w:rPr>
          <w:rStyle w:val="CommentReference"/>
        </w:rPr>
        <w:annotationRef/>
      </w:r>
      <w:r>
        <w:t>Stromberg open reaches</w:t>
      </w:r>
    </w:p>
  </w:comment>
  <w:comment w:id="141" w:author="Quentin R McCalla" w:date="2025-02-03T10:44:00Z" w:initials="QM">
    <w:p w14:paraId="66B213C1" w14:textId="032170F6" w:rsidR="00C97A93" w:rsidRDefault="00C97A93" w:rsidP="00C97A93">
      <w:pPr>
        <w:pStyle w:val="CommentText"/>
      </w:pPr>
      <w:r>
        <w:rPr>
          <w:rStyle w:val="CommentReference"/>
        </w:rPr>
        <w:annotationRef/>
      </w:r>
      <w:r>
        <w:t>Wait for model comments</w:t>
      </w:r>
    </w:p>
  </w:comment>
  <w:comment w:id="156"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60" w:author="Quentin R McCalla" w:date="2025-02-20T10:38:00Z" w:initials="QM">
    <w:p w14:paraId="260E6AA6" w14:textId="77777777" w:rsidR="0033562F" w:rsidRDefault="0033562F" w:rsidP="0033562F">
      <w:pPr>
        <w:pStyle w:val="CommentText"/>
      </w:pPr>
      <w:r>
        <w:rPr>
          <w:rStyle w:val="CommentReference"/>
        </w:rPr>
        <w:annotationRef/>
      </w:r>
      <w:r>
        <w:t>Add establishment and maintance section</w:t>
      </w:r>
    </w:p>
  </w:comment>
  <w:comment w:id="166" w:author="Quentin R McCalla" w:date="2025-02-03T15:54:00Z" w:initials="QM">
    <w:p w14:paraId="533A97C7" w14:textId="148AE525"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68"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69"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70" w:author="Quentin R McCalla" w:date="2025-02-20T14:02:00Z" w:initials="QM">
    <w:p w14:paraId="6E106EAF" w14:textId="77777777" w:rsidR="00194CE3" w:rsidRDefault="00194CE3" w:rsidP="00194CE3">
      <w:pPr>
        <w:pStyle w:val="CommentText"/>
      </w:pPr>
      <w:r>
        <w:rPr>
          <w:rStyle w:val="CommentReference"/>
        </w:rPr>
        <w:annotationRef/>
      </w:r>
      <w:r>
        <w:t>Really went fully based on my ideas and what makes sense to me. Let me know what I missed or what to add</w:t>
      </w:r>
    </w:p>
  </w:comment>
  <w:comment w:id="171" w:author="Quentin R McCalla" w:date="2025-02-21T10:38:00Z" w:initials="QM">
    <w:p w14:paraId="5E26234E" w14:textId="77777777" w:rsidR="00C34FF1" w:rsidRDefault="00C34FF1" w:rsidP="00C34FF1">
      <w:pPr>
        <w:pStyle w:val="CommentText"/>
      </w:pPr>
      <w:r>
        <w:rPr>
          <w:rStyle w:val="CommentReference"/>
        </w:rPr>
        <w:annotationRef/>
      </w:r>
      <w:r>
        <w:t>Went pretty bold/my ideas in this section. Let me know if I was too ambitious with my claims.</w:t>
      </w:r>
    </w:p>
  </w:comment>
  <w:comment w:id="174" w:author="Quentin R McCalla" w:date="2025-02-21T10:37:00Z" w:initials="QM">
    <w:p w14:paraId="0AF0CEC3" w14:textId="03B21B10" w:rsidR="00C34FF1" w:rsidRDefault="00C34FF1" w:rsidP="00C34FF1">
      <w:pPr>
        <w:pStyle w:val="CommentText"/>
      </w:pPr>
      <w:r>
        <w:rPr>
          <w:rStyle w:val="CommentReference"/>
        </w:rPr>
        <w:annotationRef/>
      </w:r>
      <w:r>
        <w:t xml:space="preserve">Should I include CFS? </w:t>
      </w:r>
    </w:p>
  </w:comment>
  <w:comment w:id="175" w:author="Abraham E Springer" w:date="2025-02-24T11:53:00Z" w:initials="AS">
    <w:p w14:paraId="5F00458A" w14:textId="77777777" w:rsidR="00A8746B" w:rsidRDefault="00A8746B" w:rsidP="00A8746B">
      <w:pPr>
        <w:pStyle w:val="CommentText"/>
      </w:pPr>
      <w:r>
        <w:rPr>
          <w:rStyle w:val="CommentReference"/>
        </w:rPr>
        <w:annotationRef/>
      </w:r>
      <w:r>
        <w:t>Yes, you could say “An AEP of 10 % at the Camp Verde gage is a flood with a discharge of xxxx m3/s (xxxxxxx cfs).</w:t>
      </w:r>
    </w:p>
  </w:comment>
  <w:comment w:id="176" w:author="Quentin R McCalla" w:date="2025-02-20T15:20:00Z" w:initials="QM">
    <w:p w14:paraId="34C01253" w14:textId="3F076353" w:rsidR="00833686" w:rsidRDefault="00833686" w:rsidP="00833686">
      <w:pPr>
        <w:pStyle w:val="CommentText"/>
      </w:pPr>
      <w:r>
        <w:rPr>
          <w:rStyle w:val="CommentReference"/>
        </w:rPr>
        <w:annotationRef/>
      </w:r>
      <w:r>
        <w:t>Should I include this section?</w:t>
      </w:r>
    </w:p>
  </w:comment>
  <w:comment w:id="177" w:author="Abraham E Springer" w:date="2025-02-24T11:54:00Z" w:initials="AS">
    <w:p w14:paraId="11A08673" w14:textId="77777777" w:rsidR="00A8746B" w:rsidRDefault="00A8746B" w:rsidP="00A8746B">
      <w:pPr>
        <w:pStyle w:val="CommentText"/>
      </w:pPr>
      <w:r>
        <w:rPr>
          <w:rStyle w:val="CommentReference"/>
        </w:rPr>
        <w:annotationRef/>
      </w:r>
      <w:r>
        <w:t>Yes, let’s see what your committee thinks about this section.</w:t>
      </w:r>
    </w:p>
  </w:comment>
  <w:comment w:id="179" w:author="Abraham E Springer" w:date="2025-02-17T12:33:00Z" w:initials="AS">
    <w:p w14:paraId="1CBE3B5F" w14:textId="7B25B433"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1"/>
  <w15:commentEx w15:paraId="2E580D81" w15:paraIdParent="34096B2B" w15:done="1"/>
  <w15:commentEx w15:paraId="3E2457C7" w15:done="1"/>
  <w15:commentEx w15:paraId="5B183E30" w15:paraIdParent="3E2457C7" w15:done="1"/>
  <w15:commentEx w15:paraId="1D755B27" w15:done="1"/>
  <w15:commentEx w15:paraId="442A0A68" w15:done="1"/>
  <w15:commentEx w15:paraId="384AD81B" w15:done="0"/>
  <w15:commentEx w15:paraId="58408599" w15:done="1"/>
  <w15:commentEx w15:paraId="66803352" w15:paraIdParent="58408599" w15:done="1"/>
  <w15:commentEx w15:paraId="31D57B27"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029A9742" w15:done="0"/>
  <w15:commentEx w15:paraId="7F5C0C9C" w15:done="1"/>
  <w15:commentEx w15:paraId="095CB4A3" w15:done="1"/>
  <w15:commentEx w15:paraId="2CE5B9E3" w15:done="1"/>
  <w15:commentEx w15:paraId="2DE21389" w15:done="0"/>
  <w15:commentEx w15:paraId="1774D690" w15:done="1"/>
  <w15:commentEx w15:paraId="38C37876" w15:done="1"/>
  <w15:commentEx w15:paraId="66B213C1" w15:done="0"/>
  <w15:commentEx w15:paraId="36156FF5" w15:done="1"/>
  <w15:commentEx w15:paraId="260E6AA6" w15:done="0"/>
  <w15:commentEx w15:paraId="533A97C7" w15:done="1"/>
  <w15:commentEx w15:paraId="0274BDB8" w15:done="1"/>
  <w15:commentEx w15:paraId="3A2FA81D" w15:paraIdParent="0274BDB8" w15:done="1"/>
  <w15:commentEx w15:paraId="6E106EAF" w15:done="1"/>
  <w15:commentEx w15:paraId="5E26234E" w15:done="0"/>
  <w15:commentEx w15:paraId="0AF0CEC3" w15:done="1"/>
  <w15:commentEx w15:paraId="5F00458A" w15:paraIdParent="0AF0CEC3" w15:done="1"/>
  <w15:commentEx w15:paraId="34C01253" w15:done="0"/>
  <w15:commentEx w15:paraId="11A08673" w15:paraIdParent="34C01253" w15:done="0"/>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59D4A8E" w16cex:dateUtc="2025-02-20T17:13: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2C70F277" w16cex:dateUtc="2025-02-21T22:13:00Z"/>
  <w16cex:commentExtensible w16cex:durableId="07606DD1" w16cex:dateUtc="2025-02-12T16:53:00Z"/>
  <w16cex:commentExtensible w16cex:durableId="75494336" w16cex:dateUtc="2025-02-17T19:08:00Z"/>
  <w16cex:commentExtensible w16cex:durableId="1D6FDFB8" w16cex:dateUtc="2025-02-20T17:14: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0CB5E700" w16cex:dateUtc="2025-02-24T17:42:00Z"/>
  <w16cex:commentExtensible w16cex:durableId="2BBAAD5B" w16cex:dateUtc="2024-12-16T21:07:00Z"/>
  <w16cex:commentExtensible w16cex:durableId="40C52713" w16cex:dateUtc="2024-12-12T20:48:00Z"/>
  <w16cex:commentExtensible w16cex:durableId="4179E068" w16cex:dateUtc="2025-02-17T20:43:00Z"/>
  <w16cex:commentExtensible w16cex:durableId="1238FCE7" w16cex:dateUtc="2025-02-24T18:32:00Z"/>
  <w16cex:commentExtensible w16cex:durableId="5D41DFF8" w16cex:dateUtc="2025-02-17T20:34:00Z"/>
  <w16cex:commentExtensible w16cex:durableId="5B05DB8C" w16cex:dateUtc="2025-02-20T17:20:00Z"/>
  <w16cex:commentExtensible w16cex:durableId="62C49997" w16cex:dateUtc="2025-02-03T18:44:00Z"/>
  <w16cex:commentExtensible w16cex:durableId="2E57DCC3" w16cex:dateUtc="2025-02-18T18:45:00Z"/>
  <w16cex:commentExtensible w16cex:durableId="107DA414" w16cex:dateUtc="2025-02-20T17:38:00Z"/>
  <w16cex:commentExtensible w16cex:durableId="60CEC942" w16cex:dateUtc="2025-02-03T23:54:00Z"/>
  <w16cex:commentExtensible w16cex:durableId="691BC579" w16cex:dateUtc="2025-02-04T18:37:00Z"/>
  <w16cex:commentExtensible w16cex:durableId="229D4C74" w16cex:dateUtc="2025-02-12T19:32:00Z"/>
  <w16cex:commentExtensible w16cex:durableId="18EF70E1" w16cex:dateUtc="2025-02-20T21:02:00Z"/>
  <w16cex:commentExtensible w16cex:durableId="5A5A08FB" w16cex:dateUtc="2025-02-21T17:38:00Z"/>
  <w16cex:commentExtensible w16cex:durableId="1FAAA94D" w16cex:dateUtc="2025-02-21T17:37:00Z"/>
  <w16cex:commentExtensible w16cex:durableId="3853C8CB" w16cex:dateUtc="2025-02-24T18:53:00Z"/>
  <w16cex:commentExtensible w16cex:durableId="526C19D1" w16cex:dateUtc="2025-02-20T22:20:00Z"/>
  <w16cex:commentExtensible w16cex:durableId="51B9D4C5" w16cex:dateUtc="2025-02-24T18:54: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2E580D81" w16cid:durableId="359D4A8E"/>
  <w16cid:commentId w16cid:paraId="3E2457C7" w16cid:durableId="34647D10"/>
  <w16cid:commentId w16cid:paraId="5B183E30" w16cid:durableId="6599E900"/>
  <w16cid:commentId w16cid:paraId="1D755B27" w16cid:durableId="67FF5F47"/>
  <w16cid:commentId w16cid:paraId="442A0A68" w16cid:durableId="34B75044"/>
  <w16cid:commentId w16cid:paraId="384AD81B" w16cid:durableId="2C70F277"/>
  <w16cid:commentId w16cid:paraId="58408599" w16cid:durableId="07606DD1"/>
  <w16cid:commentId w16cid:paraId="66803352" w16cid:durableId="75494336"/>
  <w16cid:commentId w16cid:paraId="31D57B27" w16cid:durableId="1D6FDFB8"/>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029A9742" w16cid:durableId="0CB5E700"/>
  <w16cid:commentId w16cid:paraId="7F5C0C9C" w16cid:durableId="2BBAAD5B"/>
  <w16cid:commentId w16cid:paraId="095CB4A3" w16cid:durableId="40C52713"/>
  <w16cid:commentId w16cid:paraId="2CE5B9E3" w16cid:durableId="4179E068"/>
  <w16cid:commentId w16cid:paraId="2DE21389" w16cid:durableId="1238FCE7"/>
  <w16cid:commentId w16cid:paraId="1774D690" w16cid:durableId="5D41DFF8"/>
  <w16cid:commentId w16cid:paraId="38C37876" w16cid:durableId="5B05DB8C"/>
  <w16cid:commentId w16cid:paraId="66B213C1" w16cid:durableId="62C49997"/>
  <w16cid:commentId w16cid:paraId="36156FF5" w16cid:durableId="2E57DCC3"/>
  <w16cid:commentId w16cid:paraId="260E6AA6" w16cid:durableId="107DA414"/>
  <w16cid:commentId w16cid:paraId="533A97C7" w16cid:durableId="60CEC942"/>
  <w16cid:commentId w16cid:paraId="0274BDB8" w16cid:durableId="691BC579"/>
  <w16cid:commentId w16cid:paraId="3A2FA81D" w16cid:durableId="229D4C74"/>
  <w16cid:commentId w16cid:paraId="6E106EAF" w16cid:durableId="18EF70E1"/>
  <w16cid:commentId w16cid:paraId="5E26234E" w16cid:durableId="5A5A08FB"/>
  <w16cid:commentId w16cid:paraId="0AF0CEC3" w16cid:durableId="1FAAA94D"/>
  <w16cid:commentId w16cid:paraId="5F00458A" w16cid:durableId="3853C8CB"/>
  <w16cid:commentId w16cid:paraId="34C01253" w16cid:durableId="526C19D1"/>
  <w16cid:commentId w16cid:paraId="11A08673" w16cid:durableId="51B9D4C5"/>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DDE9D" w14:textId="77777777" w:rsidR="003601F4" w:rsidRDefault="003601F4" w:rsidP="00C00DA9">
      <w:pPr>
        <w:spacing w:line="240" w:lineRule="auto"/>
      </w:pPr>
      <w:r>
        <w:separator/>
      </w:r>
    </w:p>
  </w:endnote>
  <w:endnote w:type="continuationSeparator" w:id="0">
    <w:p w14:paraId="62237923" w14:textId="77777777" w:rsidR="003601F4" w:rsidRDefault="003601F4"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0" w:author="Abraham E Springer" w:date="2025-02-17T12:17:00Z"/>
  <w:sdt>
    <w:sdtPr>
      <w:id w:val="-1334681355"/>
      <w:docPartObj>
        <w:docPartGallery w:val="Page Numbers (Bottom of Page)"/>
        <w:docPartUnique/>
      </w:docPartObj>
    </w:sdtPr>
    <w:sdtEndPr>
      <w:rPr>
        <w:noProof/>
      </w:rPr>
    </w:sdtEndPr>
    <w:sdtContent>
      <w:customXmlInsRangeEnd w:id="10"/>
      <w:p w14:paraId="39F05074" w14:textId="796CD5E6" w:rsidR="00C00DA9" w:rsidRDefault="00C00DA9">
        <w:pPr>
          <w:pStyle w:val="Footer"/>
          <w:jc w:val="center"/>
          <w:rPr>
            <w:ins w:id="11" w:author="Abraham E Springer" w:date="2025-02-17T12:17:00Z" w16du:dateUtc="2025-02-17T19:17:00Z"/>
          </w:rPr>
        </w:pPr>
        <w:ins w:id="12"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3" w:author="Abraham E Springer" w:date="2025-02-17T12:17:00Z"/>
    </w:sdtContent>
  </w:sdt>
  <w:customXmlInsRangeEnd w:id="13"/>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057E2" w14:textId="77777777" w:rsidR="003601F4" w:rsidRDefault="003601F4" w:rsidP="00C00DA9">
      <w:pPr>
        <w:spacing w:line="240" w:lineRule="auto"/>
      </w:pPr>
      <w:r>
        <w:separator/>
      </w:r>
    </w:p>
  </w:footnote>
  <w:footnote w:type="continuationSeparator" w:id="0">
    <w:p w14:paraId="378D37BE" w14:textId="77777777" w:rsidR="003601F4" w:rsidRDefault="003601F4"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86AE4"/>
    <w:multiLevelType w:val="hybridMultilevel"/>
    <w:tmpl w:val="7C648478"/>
    <w:lvl w:ilvl="0" w:tplc="4E2EA9D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A1725E"/>
    <w:multiLevelType w:val="hybridMultilevel"/>
    <w:tmpl w:val="B43CD702"/>
    <w:lvl w:ilvl="0" w:tplc="497C93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1"/>
  </w:num>
  <w:num w:numId="2" w16cid:durableId="495727214">
    <w:abstractNumId w:val="5"/>
  </w:num>
  <w:num w:numId="3" w16cid:durableId="1813055205">
    <w:abstractNumId w:val="6"/>
  </w:num>
  <w:num w:numId="4" w16cid:durableId="1127166855">
    <w:abstractNumId w:val="3"/>
  </w:num>
  <w:num w:numId="5" w16cid:durableId="395662975">
    <w:abstractNumId w:val="2"/>
  </w:num>
  <w:num w:numId="6" w16cid:durableId="1375231406">
    <w:abstractNumId w:val="0"/>
  </w:num>
  <w:num w:numId="7" w16cid:durableId="91455568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176E1"/>
    <w:rsid w:val="00050EA9"/>
    <w:rsid w:val="00060344"/>
    <w:rsid w:val="000616CA"/>
    <w:rsid w:val="000840CC"/>
    <w:rsid w:val="0008638E"/>
    <w:rsid w:val="000945FC"/>
    <w:rsid w:val="000B3C9B"/>
    <w:rsid w:val="000B3E3A"/>
    <w:rsid w:val="000D2A90"/>
    <w:rsid w:val="000E131F"/>
    <w:rsid w:val="000E5DD3"/>
    <w:rsid w:val="000F3C3E"/>
    <w:rsid w:val="0010431D"/>
    <w:rsid w:val="0011464B"/>
    <w:rsid w:val="00115F9B"/>
    <w:rsid w:val="00120AEE"/>
    <w:rsid w:val="00122E73"/>
    <w:rsid w:val="00131260"/>
    <w:rsid w:val="00134C9C"/>
    <w:rsid w:val="0013684F"/>
    <w:rsid w:val="00137F56"/>
    <w:rsid w:val="00140FC2"/>
    <w:rsid w:val="001432D1"/>
    <w:rsid w:val="001504C0"/>
    <w:rsid w:val="0015340C"/>
    <w:rsid w:val="00191104"/>
    <w:rsid w:val="00192E61"/>
    <w:rsid w:val="00194CE3"/>
    <w:rsid w:val="001968BE"/>
    <w:rsid w:val="001A416A"/>
    <w:rsid w:val="001B3E95"/>
    <w:rsid w:val="001E78B7"/>
    <w:rsid w:val="001F2122"/>
    <w:rsid w:val="001F4D7C"/>
    <w:rsid w:val="002028D3"/>
    <w:rsid w:val="00203AE5"/>
    <w:rsid w:val="002054B5"/>
    <w:rsid w:val="00214B44"/>
    <w:rsid w:val="00223541"/>
    <w:rsid w:val="00231964"/>
    <w:rsid w:val="002563F8"/>
    <w:rsid w:val="00277FD2"/>
    <w:rsid w:val="00283AA9"/>
    <w:rsid w:val="0028629F"/>
    <w:rsid w:val="0029180D"/>
    <w:rsid w:val="00294E72"/>
    <w:rsid w:val="0029521D"/>
    <w:rsid w:val="002A2B15"/>
    <w:rsid w:val="002B02E9"/>
    <w:rsid w:val="002B15C2"/>
    <w:rsid w:val="002B2C48"/>
    <w:rsid w:val="002B382B"/>
    <w:rsid w:val="002C0F00"/>
    <w:rsid w:val="002D5725"/>
    <w:rsid w:val="0030203B"/>
    <w:rsid w:val="0030613E"/>
    <w:rsid w:val="00323119"/>
    <w:rsid w:val="003250C2"/>
    <w:rsid w:val="00332D90"/>
    <w:rsid w:val="0033562F"/>
    <w:rsid w:val="00335F2A"/>
    <w:rsid w:val="00343140"/>
    <w:rsid w:val="003437C1"/>
    <w:rsid w:val="0035091D"/>
    <w:rsid w:val="00351A90"/>
    <w:rsid w:val="00357135"/>
    <w:rsid w:val="003601F4"/>
    <w:rsid w:val="00365972"/>
    <w:rsid w:val="003738E9"/>
    <w:rsid w:val="00376AD5"/>
    <w:rsid w:val="00382187"/>
    <w:rsid w:val="00387A7B"/>
    <w:rsid w:val="003920EE"/>
    <w:rsid w:val="00395361"/>
    <w:rsid w:val="003C57AA"/>
    <w:rsid w:val="003F0091"/>
    <w:rsid w:val="003F0E3A"/>
    <w:rsid w:val="0040272A"/>
    <w:rsid w:val="00413AC7"/>
    <w:rsid w:val="0043278B"/>
    <w:rsid w:val="0044164C"/>
    <w:rsid w:val="004441DF"/>
    <w:rsid w:val="00453DA3"/>
    <w:rsid w:val="00482326"/>
    <w:rsid w:val="00494D16"/>
    <w:rsid w:val="004B095F"/>
    <w:rsid w:val="004C5264"/>
    <w:rsid w:val="004D0238"/>
    <w:rsid w:val="004D3DED"/>
    <w:rsid w:val="004E3123"/>
    <w:rsid w:val="004E3D9E"/>
    <w:rsid w:val="004E56EB"/>
    <w:rsid w:val="004E6176"/>
    <w:rsid w:val="005054B0"/>
    <w:rsid w:val="0050557B"/>
    <w:rsid w:val="00515FF4"/>
    <w:rsid w:val="0053192E"/>
    <w:rsid w:val="005327A1"/>
    <w:rsid w:val="00532AF3"/>
    <w:rsid w:val="00535B52"/>
    <w:rsid w:val="005407B4"/>
    <w:rsid w:val="00554611"/>
    <w:rsid w:val="005600A9"/>
    <w:rsid w:val="0056317F"/>
    <w:rsid w:val="0056630E"/>
    <w:rsid w:val="00590F61"/>
    <w:rsid w:val="005B4459"/>
    <w:rsid w:val="005B47D3"/>
    <w:rsid w:val="005B4E85"/>
    <w:rsid w:val="005B6E63"/>
    <w:rsid w:val="005C19E0"/>
    <w:rsid w:val="005C56AF"/>
    <w:rsid w:val="005D4747"/>
    <w:rsid w:val="005D722B"/>
    <w:rsid w:val="005F3435"/>
    <w:rsid w:val="005F4AE0"/>
    <w:rsid w:val="00601AC2"/>
    <w:rsid w:val="00613C12"/>
    <w:rsid w:val="0062135E"/>
    <w:rsid w:val="00640FF1"/>
    <w:rsid w:val="0064393E"/>
    <w:rsid w:val="00643F29"/>
    <w:rsid w:val="00644803"/>
    <w:rsid w:val="0065203F"/>
    <w:rsid w:val="00654BC0"/>
    <w:rsid w:val="0066033F"/>
    <w:rsid w:val="006624E4"/>
    <w:rsid w:val="0066272E"/>
    <w:rsid w:val="00671D23"/>
    <w:rsid w:val="006744F7"/>
    <w:rsid w:val="006760A4"/>
    <w:rsid w:val="00681BDF"/>
    <w:rsid w:val="006859BD"/>
    <w:rsid w:val="00686176"/>
    <w:rsid w:val="00692843"/>
    <w:rsid w:val="006A0B3D"/>
    <w:rsid w:val="006A3C07"/>
    <w:rsid w:val="006A49F7"/>
    <w:rsid w:val="006B5CFD"/>
    <w:rsid w:val="006C154A"/>
    <w:rsid w:val="006C291B"/>
    <w:rsid w:val="006C7BE1"/>
    <w:rsid w:val="006D580D"/>
    <w:rsid w:val="006D6234"/>
    <w:rsid w:val="006E1CCC"/>
    <w:rsid w:val="006E2427"/>
    <w:rsid w:val="006E4BDD"/>
    <w:rsid w:val="006F1D60"/>
    <w:rsid w:val="0070032A"/>
    <w:rsid w:val="00701143"/>
    <w:rsid w:val="00705DEA"/>
    <w:rsid w:val="00712DFB"/>
    <w:rsid w:val="00721FD3"/>
    <w:rsid w:val="00730032"/>
    <w:rsid w:val="00731403"/>
    <w:rsid w:val="007336A7"/>
    <w:rsid w:val="00734FD4"/>
    <w:rsid w:val="00744158"/>
    <w:rsid w:val="007473B0"/>
    <w:rsid w:val="00752D68"/>
    <w:rsid w:val="00756F4C"/>
    <w:rsid w:val="007627C3"/>
    <w:rsid w:val="00766CC9"/>
    <w:rsid w:val="00766ECE"/>
    <w:rsid w:val="007812CF"/>
    <w:rsid w:val="00787E94"/>
    <w:rsid w:val="00794EE5"/>
    <w:rsid w:val="007966A9"/>
    <w:rsid w:val="007A3F29"/>
    <w:rsid w:val="007B424A"/>
    <w:rsid w:val="007C52EB"/>
    <w:rsid w:val="007D00BA"/>
    <w:rsid w:val="007D30B7"/>
    <w:rsid w:val="007E3D81"/>
    <w:rsid w:val="007F4E50"/>
    <w:rsid w:val="00807248"/>
    <w:rsid w:val="00822FF8"/>
    <w:rsid w:val="00826610"/>
    <w:rsid w:val="008306FC"/>
    <w:rsid w:val="00833686"/>
    <w:rsid w:val="00833CD9"/>
    <w:rsid w:val="00835673"/>
    <w:rsid w:val="00843A91"/>
    <w:rsid w:val="00855F9A"/>
    <w:rsid w:val="008663BA"/>
    <w:rsid w:val="0087254E"/>
    <w:rsid w:val="00881FBA"/>
    <w:rsid w:val="00883D1B"/>
    <w:rsid w:val="008856CC"/>
    <w:rsid w:val="0089221C"/>
    <w:rsid w:val="008B3C8B"/>
    <w:rsid w:val="008C4730"/>
    <w:rsid w:val="008C66DD"/>
    <w:rsid w:val="008C7B4A"/>
    <w:rsid w:val="008D52E2"/>
    <w:rsid w:val="008D7A70"/>
    <w:rsid w:val="008F6BDC"/>
    <w:rsid w:val="008F6DB0"/>
    <w:rsid w:val="00914619"/>
    <w:rsid w:val="00916537"/>
    <w:rsid w:val="009269F3"/>
    <w:rsid w:val="009370D1"/>
    <w:rsid w:val="00937FDE"/>
    <w:rsid w:val="009412CC"/>
    <w:rsid w:val="00951CAD"/>
    <w:rsid w:val="009612F1"/>
    <w:rsid w:val="00973E57"/>
    <w:rsid w:val="009954F4"/>
    <w:rsid w:val="009A0005"/>
    <w:rsid w:val="009A496E"/>
    <w:rsid w:val="009B137C"/>
    <w:rsid w:val="009B25A2"/>
    <w:rsid w:val="009B34A2"/>
    <w:rsid w:val="009D497C"/>
    <w:rsid w:val="009E1F5F"/>
    <w:rsid w:val="009E1F93"/>
    <w:rsid w:val="009F5464"/>
    <w:rsid w:val="009F6FD4"/>
    <w:rsid w:val="00A108B4"/>
    <w:rsid w:val="00A1262E"/>
    <w:rsid w:val="00A27CF7"/>
    <w:rsid w:val="00A60F24"/>
    <w:rsid w:val="00A709EB"/>
    <w:rsid w:val="00A73EE0"/>
    <w:rsid w:val="00A75A24"/>
    <w:rsid w:val="00A8216B"/>
    <w:rsid w:val="00A828FD"/>
    <w:rsid w:val="00A83419"/>
    <w:rsid w:val="00A8611E"/>
    <w:rsid w:val="00A8746B"/>
    <w:rsid w:val="00AA1702"/>
    <w:rsid w:val="00AA2451"/>
    <w:rsid w:val="00AA7026"/>
    <w:rsid w:val="00AC131D"/>
    <w:rsid w:val="00AC38AC"/>
    <w:rsid w:val="00AD2706"/>
    <w:rsid w:val="00AE1135"/>
    <w:rsid w:val="00AE48AA"/>
    <w:rsid w:val="00AE7F5E"/>
    <w:rsid w:val="00AF1AA6"/>
    <w:rsid w:val="00AF520F"/>
    <w:rsid w:val="00AF7FA0"/>
    <w:rsid w:val="00B113AD"/>
    <w:rsid w:val="00B12AA8"/>
    <w:rsid w:val="00B334EC"/>
    <w:rsid w:val="00B35759"/>
    <w:rsid w:val="00B465B5"/>
    <w:rsid w:val="00B80B6A"/>
    <w:rsid w:val="00B83A78"/>
    <w:rsid w:val="00B96AB8"/>
    <w:rsid w:val="00BB3DE2"/>
    <w:rsid w:val="00BB3E8C"/>
    <w:rsid w:val="00BC187B"/>
    <w:rsid w:val="00BC4D2A"/>
    <w:rsid w:val="00BD6EE2"/>
    <w:rsid w:val="00BE2C08"/>
    <w:rsid w:val="00BE6769"/>
    <w:rsid w:val="00BF3F65"/>
    <w:rsid w:val="00C00DA9"/>
    <w:rsid w:val="00C1740D"/>
    <w:rsid w:val="00C24619"/>
    <w:rsid w:val="00C32A60"/>
    <w:rsid w:val="00C34FF1"/>
    <w:rsid w:val="00C430DF"/>
    <w:rsid w:val="00C43567"/>
    <w:rsid w:val="00C43A5B"/>
    <w:rsid w:val="00C4453B"/>
    <w:rsid w:val="00C51A95"/>
    <w:rsid w:val="00C52A64"/>
    <w:rsid w:val="00C56BF0"/>
    <w:rsid w:val="00C97A93"/>
    <w:rsid w:val="00CA75BB"/>
    <w:rsid w:val="00CA7F36"/>
    <w:rsid w:val="00CB69F6"/>
    <w:rsid w:val="00CB70B7"/>
    <w:rsid w:val="00CE1334"/>
    <w:rsid w:val="00CE6A20"/>
    <w:rsid w:val="00D03C42"/>
    <w:rsid w:val="00D079C5"/>
    <w:rsid w:val="00D11EB7"/>
    <w:rsid w:val="00D205CD"/>
    <w:rsid w:val="00D23B58"/>
    <w:rsid w:val="00D2736C"/>
    <w:rsid w:val="00D31687"/>
    <w:rsid w:val="00D42EDA"/>
    <w:rsid w:val="00D52A25"/>
    <w:rsid w:val="00D54BC1"/>
    <w:rsid w:val="00D61B92"/>
    <w:rsid w:val="00D63568"/>
    <w:rsid w:val="00D73F95"/>
    <w:rsid w:val="00D762AD"/>
    <w:rsid w:val="00DA2E5A"/>
    <w:rsid w:val="00DC021D"/>
    <w:rsid w:val="00DC7A48"/>
    <w:rsid w:val="00DD6FD8"/>
    <w:rsid w:val="00DF6AA8"/>
    <w:rsid w:val="00E0222F"/>
    <w:rsid w:val="00E06606"/>
    <w:rsid w:val="00E11BE0"/>
    <w:rsid w:val="00E13B87"/>
    <w:rsid w:val="00E25BFF"/>
    <w:rsid w:val="00E47F22"/>
    <w:rsid w:val="00E57590"/>
    <w:rsid w:val="00E6283F"/>
    <w:rsid w:val="00E744E4"/>
    <w:rsid w:val="00E76D4F"/>
    <w:rsid w:val="00E80AB1"/>
    <w:rsid w:val="00E817FB"/>
    <w:rsid w:val="00E850DA"/>
    <w:rsid w:val="00E93F3A"/>
    <w:rsid w:val="00E96B9D"/>
    <w:rsid w:val="00EA1D36"/>
    <w:rsid w:val="00EA503E"/>
    <w:rsid w:val="00EA7A7B"/>
    <w:rsid w:val="00EB7904"/>
    <w:rsid w:val="00EC247E"/>
    <w:rsid w:val="00ED2060"/>
    <w:rsid w:val="00ED70A7"/>
    <w:rsid w:val="00ED73F0"/>
    <w:rsid w:val="00EE07E2"/>
    <w:rsid w:val="00EE5571"/>
    <w:rsid w:val="00EF62A6"/>
    <w:rsid w:val="00F040A7"/>
    <w:rsid w:val="00F079F5"/>
    <w:rsid w:val="00F11619"/>
    <w:rsid w:val="00F11E48"/>
    <w:rsid w:val="00F1297B"/>
    <w:rsid w:val="00F133AF"/>
    <w:rsid w:val="00F231ED"/>
    <w:rsid w:val="00F243C9"/>
    <w:rsid w:val="00F43A10"/>
    <w:rsid w:val="00F43D54"/>
    <w:rsid w:val="00F65CE9"/>
    <w:rsid w:val="00F67ED2"/>
    <w:rsid w:val="00F76484"/>
    <w:rsid w:val="00F8147A"/>
    <w:rsid w:val="00F90002"/>
    <w:rsid w:val="00FB43E4"/>
    <w:rsid w:val="00FC1ECA"/>
    <w:rsid w:val="00FC1F64"/>
    <w:rsid w:val="00FD4340"/>
    <w:rsid w:val="00FD5CA0"/>
    <w:rsid w:val="00FE2088"/>
    <w:rsid w:val="00FE4A05"/>
    <w:rsid w:val="00FF37AE"/>
    <w:rsid w:val="00FF4EBC"/>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 w:type="character" w:styleId="FollowedHyperlink">
    <w:name w:val="FollowedHyperlink"/>
    <w:basedOn w:val="DefaultParagraphFont"/>
    <w:uiPriority w:val="99"/>
    <w:semiHidden/>
    <w:unhideWhenUsed/>
    <w:rsid w:val="00EA503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streamstats.usgs.gov/ss/?gage=09506000&amp;tab=info"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28</Pages>
  <Words>10657</Words>
  <Characters>60745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14</cp:revision>
  <dcterms:created xsi:type="dcterms:W3CDTF">2025-02-21T19:08:00Z</dcterms:created>
  <dcterms:modified xsi:type="dcterms:W3CDTF">2025-02-24T22:58:00Z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id="yLYhAzk5"/&gt;&lt;style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