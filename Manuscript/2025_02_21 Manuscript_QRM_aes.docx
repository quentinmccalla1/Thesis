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273A6ACD"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 xml:space="preserve">along </w:t>
      </w:r>
      <w:del w:id="6" w:author="Abraham E Springer" w:date="2025-02-21T15:07:00Z" w16du:dateUtc="2025-02-21T22:07:00Z">
        <w:r w:rsidRPr="00E817FB" w:rsidDel="009D497C">
          <w:rPr>
            <w:rFonts w:ascii="Times New Roman" w:eastAsia="Times New Roman" w:hAnsi="Times New Roman" w:cs="Times New Roman"/>
            <w:bCs/>
            <w:sz w:val="24"/>
            <w:szCs w:val="24"/>
          </w:rPr>
          <w:delText>the Verde Wild and Scenic River</w:delText>
        </w:r>
      </w:del>
      <w:ins w:id="7" w:author="Abraham E Springer" w:date="2025-02-21T15:07:00Z" w16du:dateUtc="2025-02-21T22:07:00Z">
        <w:r w:rsidR="009D497C">
          <w:rPr>
            <w:rFonts w:ascii="Times New Roman" w:eastAsia="Times New Roman" w:hAnsi="Times New Roman" w:cs="Times New Roman"/>
            <w:bCs/>
            <w:sz w:val="24"/>
            <w:szCs w:val="24"/>
          </w:rPr>
          <w:t>an unregulated wild and scenic river</w:t>
        </w:r>
      </w:ins>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2FFA532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Dr. Abraham </w:t>
      </w:r>
      <w:ins w:id="8" w:author="Abraham E Springer" w:date="2025-02-21T15:07:00Z" w16du:dateUtc="2025-02-21T22:07:00Z">
        <w:r w:rsidR="009D497C">
          <w:rPr>
            <w:rFonts w:ascii="Times New Roman" w:eastAsia="Times New Roman" w:hAnsi="Times New Roman" w:cs="Times New Roman"/>
            <w:bCs/>
            <w:sz w:val="24"/>
            <w:szCs w:val="24"/>
          </w:rPr>
          <w:t xml:space="preserve">E. </w:t>
        </w:r>
      </w:ins>
      <w:r w:rsidRPr="00E817FB">
        <w:rPr>
          <w:rFonts w:ascii="Times New Roman" w:eastAsia="Times New Roman" w:hAnsi="Times New Roman" w:cs="Times New Roman"/>
          <w:bCs/>
          <w:sz w:val="24"/>
          <w:szCs w:val="24"/>
        </w:rPr>
        <w:t>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Dr. Peter </w:t>
      </w:r>
      <w:proofErr w:type="spellStart"/>
      <w:r w:rsidRPr="00E817FB">
        <w:rPr>
          <w:rFonts w:ascii="Times New Roman" w:eastAsia="Times New Roman" w:hAnsi="Times New Roman" w:cs="Times New Roman"/>
          <w:bCs/>
          <w:sz w:val="24"/>
          <w:szCs w:val="24"/>
        </w:rPr>
        <w:t>Fule</w:t>
      </w:r>
      <w:proofErr w:type="spellEnd"/>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9" w:name="_Toc187849249"/>
      <w:r w:rsidRPr="00E817FB">
        <w:rPr>
          <w:rFonts w:ascii="Times New Roman" w:hAnsi="Times New Roman" w:cs="Times New Roman"/>
          <w:sz w:val="24"/>
          <w:szCs w:val="24"/>
        </w:rPr>
        <w:t>Abstract</w:t>
      </w:r>
      <w:bookmarkEnd w:id="9"/>
    </w:p>
    <w:p w14:paraId="1A9FA45C" w14:textId="4FBE3FB9"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Fremont cottonwoods (</w:t>
      </w:r>
      <w:r w:rsidRPr="00E817FB">
        <w:rPr>
          <w:rFonts w:ascii="Times New Roman" w:hAnsi="Times New Roman" w:cs="Times New Roman"/>
          <w:i/>
          <w:iCs/>
          <w:sz w:val="24"/>
          <w:szCs w:val="24"/>
        </w:rPr>
        <w:t xml:space="preserve">Populus </w:t>
      </w:r>
      <w:proofErr w:type="spellStart"/>
      <w:r w:rsidRPr="00E817FB">
        <w:rPr>
          <w:rFonts w:ascii="Times New Roman" w:hAnsi="Times New Roman" w:cs="Times New Roman"/>
          <w:i/>
          <w:iCs/>
          <w:sz w:val="24"/>
          <w:szCs w:val="24"/>
        </w:rPr>
        <w:t>fremontii</w:t>
      </w:r>
      <w:proofErr w:type="spellEnd"/>
      <w:r w:rsidRPr="00E817FB">
        <w:rPr>
          <w:rFonts w:ascii="Times New Roman" w:hAnsi="Times New Roman" w:cs="Times New Roman"/>
          <w:i/>
          <w:iCs/>
          <w:sz w:val="24"/>
          <w:szCs w:val="24"/>
        </w:rPr>
        <w:t xml:space="preserve">) </w:t>
      </w:r>
      <w:r w:rsidRPr="00E817FB">
        <w:rPr>
          <w:rFonts w:ascii="Times New Roman" w:hAnsi="Times New Roman" w:cs="Times New Roman"/>
          <w:sz w:val="24"/>
          <w:szCs w:val="24"/>
        </w:rPr>
        <w:t>are a dominant riparian tree species in the Southwest</w:t>
      </w:r>
      <w:r w:rsidR="002563F8">
        <w:rPr>
          <w:rFonts w:ascii="Times New Roman" w:hAnsi="Times New Roman" w:cs="Times New Roman"/>
          <w:sz w:val="24"/>
          <w:szCs w:val="24"/>
        </w:rPr>
        <w:t>ern U.S.</w:t>
      </w:r>
      <w:r w:rsidRPr="00E817FB">
        <w:rPr>
          <w:rFonts w:ascii="Times New Roman" w:hAnsi="Times New Roman" w:cs="Times New Roman"/>
          <w:sz w:val="24"/>
          <w:szCs w:val="24"/>
        </w:rPr>
        <w:t xml:space="preserve"> and are important habitat for native wildlife, highly dependent upon river hydrology</w:t>
      </w:r>
      <w:r w:rsidR="003C57AA">
        <w:rPr>
          <w:rFonts w:ascii="Times New Roman" w:hAnsi="Times New Roman" w:cs="Times New Roman"/>
          <w:sz w:val="24"/>
          <w:szCs w:val="24"/>
        </w:rPr>
        <w:t>.</w:t>
      </w:r>
      <w:r w:rsidRPr="00E817FB">
        <w:rPr>
          <w:rFonts w:ascii="Times New Roman" w:hAnsi="Times New Roman" w:cs="Times New Roman"/>
          <w:sz w:val="24"/>
          <w:szCs w:val="24"/>
        </w:rPr>
        <w:t xml:space="preserve"> </w:t>
      </w:r>
      <w:r w:rsidR="000840CC">
        <w:rPr>
          <w:rFonts w:ascii="Times New Roman" w:hAnsi="Times New Roman" w:cs="Times New Roman"/>
          <w:sz w:val="24"/>
          <w:szCs w:val="24"/>
        </w:rPr>
        <w:t xml:space="preserve">Fremont </w:t>
      </w:r>
      <w:r w:rsidR="00535B52">
        <w:rPr>
          <w:rFonts w:ascii="Times New Roman" w:hAnsi="Times New Roman" w:cs="Times New Roman"/>
          <w:sz w:val="24"/>
          <w:szCs w:val="24"/>
        </w:rPr>
        <w:t>cottonwoods</w:t>
      </w:r>
      <w:r w:rsidR="00DC021D">
        <w:rPr>
          <w:rFonts w:ascii="Times New Roman" w:hAnsi="Times New Roman" w:cs="Times New Roman"/>
          <w:sz w:val="24"/>
          <w:szCs w:val="24"/>
        </w:rPr>
        <w:t xml:space="preserve"> </w:t>
      </w:r>
      <w:r w:rsidR="00DC021D" w:rsidRPr="00E817FB">
        <w:rPr>
          <w:rFonts w:ascii="Times New Roman" w:hAnsi="Times New Roman" w:cs="Times New Roman"/>
          <w:sz w:val="24"/>
          <w:szCs w:val="24"/>
        </w:rPr>
        <w:t>are</w:t>
      </w:r>
      <w:r w:rsidR="00D23B58" w:rsidRPr="00E817FB">
        <w:rPr>
          <w:rFonts w:ascii="Times New Roman" w:hAnsi="Times New Roman" w:cs="Times New Roman"/>
          <w:sz w:val="24"/>
          <w:szCs w:val="24"/>
        </w:rPr>
        <w:t xml:space="preserve"> included</w:t>
      </w:r>
      <w:r w:rsidRPr="00E817FB">
        <w:rPr>
          <w:rFonts w:ascii="Times New Roman" w:hAnsi="Times New Roman" w:cs="Times New Roman"/>
          <w:sz w:val="24"/>
          <w:szCs w:val="24"/>
        </w:rPr>
        <w:t xml:space="preserve"> as one of the Outstandingly Remarkable Values in the 1984 amendment to the 1964 Wild Scenic River Act</w:t>
      </w:r>
      <w:r w:rsidR="000840CC">
        <w:rPr>
          <w:rFonts w:ascii="Times New Roman" w:hAnsi="Times New Roman" w:cs="Times New Roman"/>
          <w:sz w:val="24"/>
          <w:szCs w:val="24"/>
        </w:rPr>
        <w:t xml:space="preserve"> for a reach of the Verde Wild and Scenic River</w:t>
      </w:r>
      <w:r w:rsidRPr="00E817FB">
        <w:rPr>
          <w:rFonts w:ascii="Times New Roman" w:hAnsi="Times New Roman" w:cs="Times New Roman"/>
          <w:sz w:val="24"/>
          <w:szCs w:val="24"/>
        </w:rPr>
        <w:t>. Fremont cottonwood health and demographics along the Verde River are understudied</w:t>
      </w:r>
      <w:r w:rsidR="000840CC">
        <w:rPr>
          <w:rFonts w:ascii="Times New Roman" w:hAnsi="Times New Roman" w:cs="Times New Roman"/>
          <w:sz w:val="24"/>
          <w:szCs w:val="24"/>
        </w:rPr>
        <w:t xml:space="preserve"> but important for managing environmental flow</w:t>
      </w:r>
      <w:ins w:id="10" w:author="Abraham E Springer" w:date="2025-02-24T12:00:00Z" w16du:dateUtc="2025-02-24T19:00:00Z">
        <w:r w:rsidR="002C0F00">
          <w:rPr>
            <w:rFonts w:ascii="Times New Roman" w:hAnsi="Times New Roman" w:cs="Times New Roman"/>
            <w:sz w:val="24"/>
            <w:szCs w:val="24"/>
          </w:rPr>
          <w:t>s</w:t>
        </w:r>
      </w:ins>
      <w:ins w:id="11"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w:t>
      </w:r>
      <w:commentRangeStart w:id="12"/>
      <w:commentRangeStart w:id="13"/>
      <w:r w:rsidRPr="00E817FB">
        <w:rPr>
          <w:rFonts w:ascii="Times New Roman" w:hAnsi="Times New Roman" w:cs="Times New Roman"/>
          <w:sz w:val="24"/>
          <w:szCs w:val="24"/>
        </w:rPr>
        <w:t xml:space="preserve">This study uses seedling plots established after </w:t>
      </w:r>
      <w:r w:rsidR="00FE4A05">
        <w:rPr>
          <w:rFonts w:ascii="Times New Roman" w:hAnsi="Times New Roman" w:cs="Times New Roman"/>
          <w:sz w:val="24"/>
          <w:szCs w:val="24"/>
        </w:rPr>
        <w:t>a</w:t>
      </w:r>
      <w:r w:rsidR="00FF6467">
        <w:rPr>
          <w:rFonts w:ascii="Times New Roman" w:hAnsi="Times New Roman" w:cs="Times New Roman"/>
          <w:sz w:val="24"/>
          <w:szCs w:val="24"/>
        </w:rPr>
        <w:t xml:space="preserve"> 10-to-25-year flood</w:t>
      </w:r>
      <w:r w:rsidR="00382187">
        <w:rPr>
          <w:rFonts w:ascii="Times New Roman" w:hAnsi="Times New Roman" w:cs="Times New Roman"/>
          <w:sz w:val="24"/>
          <w:szCs w:val="24"/>
        </w:rPr>
        <w:t xml:space="preserve"> event</w:t>
      </w:r>
      <w:r w:rsidR="00FF6467">
        <w:rPr>
          <w:rFonts w:ascii="Times New Roman" w:hAnsi="Times New Roman" w:cs="Times New Roman"/>
          <w:sz w:val="24"/>
          <w:szCs w:val="24"/>
        </w:rPr>
        <w:t xml:space="preserve"> that occurred </w:t>
      </w:r>
      <w:proofErr w:type="gramStart"/>
      <w:r w:rsidR="00FF6467">
        <w:rPr>
          <w:rFonts w:ascii="Times New Roman" w:hAnsi="Times New Roman" w:cs="Times New Roman"/>
          <w:sz w:val="24"/>
          <w:szCs w:val="24"/>
        </w:rPr>
        <w:t>during</w:t>
      </w:r>
      <w:proofErr w:type="gramEnd"/>
      <w:r w:rsidR="00FF6467">
        <w:rPr>
          <w:rFonts w:ascii="Times New Roman" w:hAnsi="Times New Roman" w:cs="Times New Roman"/>
          <w:sz w:val="24"/>
          <w:szCs w:val="24"/>
        </w:rPr>
        <w:t xml:space="preserve"> </w:t>
      </w:r>
      <w:r w:rsidRPr="00E817FB">
        <w:rPr>
          <w:rFonts w:ascii="Times New Roman" w:hAnsi="Times New Roman" w:cs="Times New Roman"/>
          <w:sz w:val="24"/>
          <w:szCs w:val="24"/>
        </w:rPr>
        <w:t>2023 winter floods and dendrochronology to monitor regeneration and to quantify tree age and growth</w:t>
      </w:r>
      <w:commentRangeEnd w:id="12"/>
      <w:r w:rsidR="002563F8">
        <w:rPr>
          <w:rStyle w:val="CommentReference"/>
        </w:rPr>
        <w:commentReference w:id="12"/>
      </w:r>
      <w:commentRangeEnd w:id="13"/>
      <w:r w:rsidR="00951CAD">
        <w:rPr>
          <w:rStyle w:val="CommentReference"/>
        </w:rPr>
        <w:commentReference w:id="13"/>
      </w:r>
      <w:r w:rsidRPr="00E817FB">
        <w:rPr>
          <w:rFonts w:ascii="Times New Roman" w:hAnsi="Times New Roman" w:cs="Times New Roman"/>
          <w:sz w:val="24"/>
          <w:szCs w:val="24"/>
        </w:rPr>
        <w:t xml:space="preserve">.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ins w:id="14" w:author="Abraham E Springer" w:date="2025-02-24T12:00:00Z" w16du:dateUtc="2025-02-24T19:00:00Z">
        <w:r w:rsidR="009A496E">
          <w:rPr>
            <w:rFonts w:ascii="Times New Roman" w:hAnsi="Times New Roman" w:cs="Times New Roman"/>
            <w:sz w:val="24"/>
            <w:szCs w:val="24"/>
          </w:rPr>
          <w:t xml:space="preserve">Add a statement about the long-term recruitment conditions/needs </w:t>
        </w:r>
      </w:ins>
      <w:ins w:id="15" w:author="Abraham E Springer" w:date="2025-02-24T12:01:00Z" w16du:dateUtc="2025-02-24T19:01:00Z">
        <w:r w:rsidR="009A496E">
          <w:rPr>
            <w:rFonts w:ascii="Times New Roman" w:hAnsi="Times New Roman" w:cs="Times New Roman"/>
            <w:sz w:val="24"/>
            <w:szCs w:val="24"/>
          </w:rPr>
          <w:t>your study reveals.</w:t>
        </w:r>
      </w:ins>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footerReference w:type="default" r:id="rId11"/>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Keywords: Fremont Cottonwood (</w:t>
      </w:r>
      <w:r w:rsidRPr="00BB3DE2">
        <w:rPr>
          <w:rFonts w:ascii="Times New Roman" w:hAnsi="Times New Roman" w:cs="Times New Roman"/>
          <w:i/>
          <w:iCs/>
          <w:sz w:val="24"/>
          <w:szCs w:val="24"/>
        </w:rPr>
        <w:t xml:space="preserve">Populus </w:t>
      </w:r>
      <w:proofErr w:type="spellStart"/>
      <w:r w:rsidRPr="00BB3DE2">
        <w:rPr>
          <w:rFonts w:ascii="Times New Roman" w:hAnsi="Times New Roman" w:cs="Times New Roman"/>
          <w:i/>
          <w:iCs/>
          <w:sz w:val="24"/>
          <w:szCs w:val="24"/>
        </w:rPr>
        <w:t>fremontii</w:t>
      </w:r>
      <w:proofErr w:type="spellEnd"/>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pPr>
        <w:pStyle w:val="Heading1"/>
        <w:spacing w:line="480" w:lineRule="auto"/>
        <w:rPr>
          <w:rFonts w:ascii="Times New Roman" w:hAnsi="Times New Roman" w:cs="Times New Roman"/>
          <w:sz w:val="24"/>
          <w:szCs w:val="24"/>
        </w:rPr>
        <w:pPrChange w:id="20" w:author="Abraham E Springer" w:date="2025-02-17T12:19:00Z" w16du:dateUtc="2025-02-17T19:19:00Z">
          <w:pPr>
            <w:pStyle w:val="Heading1"/>
            <w:spacing w:line="240" w:lineRule="auto"/>
          </w:pPr>
        </w:pPrChange>
      </w:pPr>
      <w:bookmarkStart w:id="21" w:name="_Toc187849251"/>
      <w:r w:rsidRPr="00E817FB">
        <w:rPr>
          <w:rFonts w:ascii="Times New Roman" w:hAnsi="Times New Roman" w:cs="Times New Roman"/>
          <w:sz w:val="24"/>
          <w:szCs w:val="24"/>
        </w:rPr>
        <w:t xml:space="preserve">Introduction and </w:t>
      </w:r>
      <w:commentRangeStart w:id="22"/>
      <w:commentRangeStart w:id="23"/>
      <w:r w:rsidRPr="00E817FB">
        <w:rPr>
          <w:rFonts w:ascii="Times New Roman" w:hAnsi="Times New Roman" w:cs="Times New Roman"/>
          <w:sz w:val="24"/>
          <w:szCs w:val="24"/>
        </w:rPr>
        <w:t>Background</w:t>
      </w:r>
      <w:bookmarkEnd w:id="21"/>
      <w:commentRangeEnd w:id="22"/>
      <w:r w:rsidR="00CE6A20" w:rsidRPr="00E817FB">
        <w:rPr>
          <w:rStyle w:val="CommentReference"/>
          <w:rFonts w:ascii="Times New Roman" w:eastAsia="Arial" w:hAnsi="Times New Roman" w:cs="Times New Roman"/>
          <w:color w:val="auto"/>
          <w:sz w:val="24"/>
          <w:szCs w:val="24"/>
        </w:rPr>
        <w:commentReference w:id="22"/>
      </w:r>
      <w:commentRangeEnd w:id="23"/>
      <w:r w:rsidR="00CE6A20" w:rsidRPr="00E817FB">
        <w:rPr>
          <w:rStyle w:val="CommentReference"/>
          <w:rFonts w:ascii="Times New Roman" w:eastAsia="Arial" w:hAnsi="Times New Roman" w:cs="Times New Roman"/>
          <w:color w:val="auto"/>
          <w:sz w:val="24"/>
          <w:szCs w:val="24"/>
        </w:rPr>
        <w:commentReference w:id="23"/>
      </w:r>
    </w:p>
    <w:p w14:paraId="411BCBB7" w14:textId="77777777" w:rsidR="002B2C48" w:rsidRPr="00E817FB" w:rsidRDefault="002B2C48">
      <w:pPr>
        <w:spacing w:line="480" w:lineRule="auto"/>
        <w:rPr>
          <w:rFonts w:ascii="Times New Roman" w:eastAsia="Times New Roman" w:hAnsi="Times New Roman" w:cs="Times New Roman"/>
          <w:b/>
          <w:bCs/>
          <w:sz w:val="24"/>
          <w:szCs w:val="24"/>
        </w:rPr>
        <w:pPrChange w:id="24" w:author="Abraham E Springer" w:date="2025-02-17T12:19:00Z" w16du:dateUtc="2025-02-17T19:19:00Z">
          <w:pPr>
            <w:spacing w:line="240" w:lineRule="auto"/>
          </w:pPr>
        </w:pPrChange>
      </w:pPr>
      <w:r>
        <w:rPr>
          <w:rFonts w:ascii="Times New Roman" w:eastAsia="Times New Roman" w:hAnsi="Times New Roman" w:cs="Times New Roman"/>
          <w:b/>
          <w:bCs/>
          <w:sz w:val="24"/>
          <w:szCs w:val="24"/>
        </w:rPr>
        <w:t>Introduction</w:t>
      </w:r>
    </w:p>
    <w:p w14:paraId="6262FD86" w14:textId="77777777" w:rsidR="002B2C48" w:rsidRPr="00E817FB" w:rsidRDefault="002B2C48">
      <w:pPr>
        <w:spacing w:line="480" w:lineRule="auto"/>
        <w:rPr>
          <w:rFonts w:ascii="Times New Roman" w:eastAsia="Times New Roman" w:hAnsi="Times New Roman" w:cs="Times New Roman"/>
          <w:sz w:val="24"/>
          <w:szCs w:val="24"/>
        </w:rPr>
        <w:pPrChange w:id="25"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2396C35E" w14:textId="3772D514" w:rsidR="00A8216B" w:rsidRPr="00E817FB" w:rsidRDefault="009954F4">
      <w:pPr>
        <w:spacing w:line="480" w:lineRule="auto"/>
        <w:ind w:firstLine="720"/>
        <w:rPr>
          <w:rFonts w:ascii="Times New Roman" w:eastAsia="Times New Roman" w:hAnsi="Times New Roman" w:cs="Times New Roman"/>
          <w:sz w:val="24"/>
          <w:szCs w:val="24"/>
        </w:rPr>
        <w:pPrChange w:id="2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Verde River in central Arizona drains over 16 thousand square </w:t>
      </w:r>
      <w:r w:rsidR="009D497C" w:rsidRPr="00E817FB">
        <w:rPr>
          <w:rFonts w:ascii="Times New Roman" w:eastAsia="Times New Roman" w:hAnsi="Times New Roman" w:cs="Times New Roman"/>
          <w:sz w:val="24"/>
          <w:szCs w:val="24"/>
        </w:rPr>
        <w:t>k</w:t>
      </w:r>
      <w:r w:rsidR="009D497C">
        <w:rPr>
          <w:rFonts w:ascii="Times New Roman" w:eastAsia="Times New Roman" w:hAnsi="Times New Roman" w:cs="Times New Roman"/>
          <w:sz w:val="24"/>
          <w:szCs w:val="24"/>
        </w:rPr>
        <w:t>m</w:t>
      </w:r>
      <w:r w:rsidR="009D497C" w:rsidRPr="00E817FB">
        <w:rPr>
          <w:rFonts w:ascii="Times New Roman" w:eastAsia="Times New Roman" w:hAnsi="Times New Roman" w:cs="Times New Roman"/>
          <w:sz w:val="24"/>
          <w:szCs w:val="24"/>
        </w:rPr>
        <w:t xml:space="preserve"> </w:t>
      </w:r>
      <w:r w:rsidR="00D079C5" w:rsidRPr="00E817FB">
        <w:rPr>
          <w:rFonts w:ascii="Times New Roman" w:eastAsia="Times New Roman" w:hAnsi="Times New Roman" w:cs="Times New Roman"/>
          <w:sz w:val="24"/>
          <w:szCs w:val="24"/>
        </w:rPr>
        <w:t>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27"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43D1D29C" w14:textId="60C3E30B" w:rsidR="00A8216B" w:rsidRPr="00E817FB" w:rsidRDefault="009A0005">
      <w:pPr>
        <w:spacing w:line="480" w:lineRule="auto"/>
        <w:rPr>
          <w:rFonts w:ascii="Times New Roman" w:eastAsia="Times New Roman" w:hAnsi="Times New Roman" w:cs="Times New Roman"/>
          <w:sz w:val="24"/>
          <w:szCs w:val="24"/>
        </w:rPr>
        <w:pPrChange w:id="28"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29"/>
      <w:r w:rsidRPr="00E817FB">
        <w:rPr>
          <w:rFonts w:ascii="Times New Roman" w:eastAsia="Times New Roman" w:hAnsi="Times New Roman" w:cs="Times New Roman"/>
          <w:sz w:val="24"/>
          <w:szCs w:val="24"/>
        </w:rPr>
        <w:t xml:space="preserve">Verde </w:t>
      </w:r>
      <w:commentRangeEnd w:id="29"/>
      <w:r w:rsidR="00CE6A20" w:rsidRPr="00E817FB">
        <w:rPr>
          <w:rStyle w:val="CommentReference"/>
          <w:rFonts w:ascii="Times New Roman" w:hAnsi="Times New Roman" w:cs="Times New Roman"/>
          <w:sz w:val="24"/>
          <w:szCs w:val="24"/>
        </w:rPr>
        <w:commentReference w:id="29"/>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r w:rsidR="00BB3DE2">
        <w:rPr>
          <w:rFonts w:ascii="Times New Roman" w:eastAsia="Times New Roman" w:hAnsi="Times New Roman" w:cs="Times New Roman"/>
          <w:sz w:val="24"/>
          <w:szCs w:val="24"/>
        </w:rPr>
        <w:t xml:space="preserve"> </w:t>
      </w:r>
      <w:r w:rsidR="0035091D" w:rsidRPr="00E817FB">
        <w:rPr>
          <w:rFonts w:ascii="Times New Roman" w:eastAsia="Times New Roman" w:hAnsi="Times New Roman" w:cs="Times New Roman"/>
          <w:sz w:val="24"/>
          <w:szCs w:val="24"/>
        </w:rPr>
        <w:t xml:space="preserve">This allows large winter and monsoon </w:t>
      </w:r>
      <w:r w:rsidR="0035091D" w:rsidRPr="00E817FB">
        <w:rPr>
          <w:rFonts w:ascii="Times New Roman" w:eastAsia="Times New Roman" w:hAnsi="Times New Roman" w:cs="Times New Roman"/>
          <w:sz w:val="24"/>
          <w:szCs w:val="24"/>
        </w:rPr>
        <w:lastRenderedPageBreak/>
        <w:t xml:space="preserve">floods to flow through the </w:t>
      </w:r>
      <w:ins w:id="30" w:author="Abraham E Springer" w:date="2025-02-21T15:09:00Z" w16du:dateUtc="2025-02-21T22:09:00Z">
        <w:r w:rsidR="009D497C">
          <w:rPr>
            <w:rFonts w:ascii="Times New Roman" w:eastAsia="Times New Roman" w:hAnsi="Times New Roman" w:cs="Times New Roman"/>
            <w:sz w:val="24"/>
            <w:szCs w:val="24"/>
          </w:rPr>
          <w:t>wild and sce</w:t>
        </w:r>
      </w:ins>
      <w:ins w:id="31" w:author="Abraham E Springer" w:date="2025-02-21T15:10:00Z" w16du:dateUtc="2025-02-21T22:10:00Z">
        <w:r w:rsidR="009D497C">
          <w:rPr>
            <w:rFonts w:ascii="Times New Roman" w:eastAsia="Times New Roman" w:hAnsi="Times New Roman" w:cs="Times New Roman"/>
            <w:sz w:val="24"/>
            <w:szCs w:val="24"/>
          </w:rPr>
          <w:t xml:space="preserve">nic reach of the </w:t>
        </w:r>
      </w:ins>
      <w:r w:rsidR="0035091D" w:rsidRPr="00E817FB">
        <w:rPr>
          <w:rFonts w:ascii="Times New Roman" w:eastAsia="Times New Roman" w:hAnsi="Times New Roman" w:cs="Times New Roman"/>
          <w:sz w:val="24"/>
          <w:szCs w:val="24"/>
        </w:rPr>
        <w:t>river and continuously change the ecology and geomorphology</w:t>
      </w:r>
      <w:del w:id="32" w:author="Abraham E Springer" w:date="2025-02-21T15:10:00Z" w16du:dateUtc="2025-02-21T22:10:00Z">
        <w:r w:rsidR="0035091D" w:rsidRPr="00E817FB" w:rsidDel="009D497C">
          <w:rPr>
            <w:rFonts w:ascii="Times New Roman" w:eastAsia="Times New Roman" w:hAnsi="Times New Roman" w:cs="Times New Roman"/>
            <w:sz w:val="24"/>
            <w:szCs w:val="24"/>
          </w:rPr>
          <w:delText xml:space="preserve"> of the river</w:delText>
        </w:r>
      </w:del>
      <w:r w:rsidR="0035091D" w:rsidRPr="00E817FB">
        <w:rPr>
          <w:rFonts w:ascii="Times New Roman" w:eastAsia="Times New Roman" w:hAnsi="Times New Roman" w:cs="Times New Roman"/>
          <w:sz w:val="24"/>
          <w:szCs w:val="24"/>
        </w:rPr>
        <w:t>.</w:t>
      </w:r>
    </w:p>
    <w:p w14:paraId="5762CD82" w14:textId="72E55605" w:rsidR="009A0005" w:rsidRPr="00E817FB" w:rsidRDefault="009A0005">
      <w:pPr>
        <w:spacing w:line="480" w:lineRule="auto"/>
        <w:rPr>
          <w:rFonts w:ascii="Times New Roman" w:eastAsia="Times New Roman" w:hAnsi="Times New Roman" w:cs="Times New Roman"/>
          <w:sz w:val="24"/>
          <w:szCs w:val="24"/>
        </w:rPr>
        <w:pPrChange w:id="33"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007D00BA">
        <w:rPr>
          <w:rFonts w:ascii="Times New Roman" w:eastAsia="Times New Roman" w:hAnsi="Times New Roman" w:cs="Times New Roman"/>
          <w:sz w:val="24"/>
          <w:szCs w:val="24"/>
        </w:rPr>
        <w:t xml:space="preserve">because of </w:t>
      </w:r>
      <w:r w:rsidR="00B96AB8">
        <w:rPr>
          <w:rFonts w:ascii="Times New Roman" w:eastAsia="Times New Roman" w:hAnsi="Times New Roman" w:cs="Times New Roman"/>
          <w:sz w:val="24"/>
          <w:szCs w:val="24"/>
        </w:rPr>
        <w:t>groundwater</w:t>
      </w:r>
      <w:r w:rsidR="007D00BA">
        <w:rPr>
          <w:rFonts w:ascii="Times New Roman" w:eastAsia="Times New Roman" w:hAnsi="Times New Roman" w:cs="Times New Roman"/>
          <w:sz w:val="24"/>
          <w:szCs w:val="24"/>
        </w:rPr>
        <w:t xml:space="preserve"> pumping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34"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w:t>
      </w:r>
      <w:del w:id="35" w:author="Abraham E Springer" w:date="2025-02-21T15:10:00Z" w16du:dateUtc="2025-02-21T22:10:00Z">
        <w:r w:rsidRPr="00E817FB" w:rsidDel="009D497C">
          <w:rPr>
            <w:rFonts w:ascii="Times New Roman" w:eastAsia="Times New Roman" w:hAnsi="Times New Roman" w:cs="Times New Roman"/>
            <w:sz w:val="24"/>
            <w:szCs w:val="24"/>
          </w:rPr>
          <w:delText>In total, i</w:delText>
        </w:r>
      </w:del>
      <w:ins w:id="36" w:author="Abraham E Springer" w:date="2025-02-21T15:10:00Z" w16du:dateUtc="2025-02-21T22:10:00Z">
        <w:r w:rsidR="009D497C">
          <w:rPr>
            <w:rFonts w:ascii="Times New Roman" w:eastAsia="Times New Roman" w:hAnsi="Times New Roman" w:cs="Times New Roman"/>
            <w:sz w:val="24"/>
            <w:szCs w:val="24"/>
          </w:rPr>
          <w:t>I</w:t>
        </w:r>
      </w:ins>
      <w:r w:rsidRPr="00E817FB">
        <w:rPr>
          <w:rFonts w:ascii="Times New Roman" w:eastAsia="Times New Roman" w:hAnsi="Times New Roman" w:cs="Times New Roman"/>
          <w:sz w:val="24"/>
          <w:szCs w:val="24"/>
        </w:rPr>
        <w:t xml:space="preserve">rrigation </w:t>
      </w:r>
      <w:ins w:id="37" w:author="Abraham E Springer" w:date="2025-02-21T15:10:00Z" w16du:dateUtc="2025-02-21T22:10:00Z">
        <w:r w:rsidR="009D497C">
          <w:rPr>
            <w:rFonts w:ascii="Times New Roman" w:eastAsia="Times New Roman" w:hAnsi="Times New Roman" w:cs="Times New Roman"/>
            <w:sz w:val="24"/>
            <w:szCs w:val="24"/>
          </w:rPr>
          <w:t xml:space="preserve">diversion </w:t>
        </w:r>
      </w:ins>
      <w:r w:rsidRPr="00E817FB">
        <w:rPr>
          <w:rFonts w:ascii="Times New Roman" w:eastAsia="Times New Roman" w:hAnsi="Times New Roman" w:cs="Times New Roman"/>
          <w:sz w:val="24"/>
          <w:szCs w:val="24"/>
        </w:rPr>
        <w:t xml:space="preserve">ditches withdraw about 34,000 acre feet with about half of that being consumed </w:t>
      </w:r>
      <w:commentRangeStart w:id="38"/>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38"/>
      <w:r w:rsidRPr="00E817FB">
        <w:rPr>
          <w:rStyle w:val="CommentReference"/>
          <w:rFonts w:ascii="Times New Roman" w:hAnsi="Times New Roman" w:cs="Times New Roman"/>
          <w:sz w:val="24"/>
          <w:szCs w:val="24"/>
        </w:rPr>
        <w:commentReference w:id="38"/>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4C242064" w:rsidR="00E06606" w:rsidRPr="00E817FB" w:rsidRDefault="00E06606">
      <w:pPr>
        <w:spacing w:line="480" w:lineRule="auto"/>
        <w:ind w:firstLine="720"/>
        <w:rPr>
          <w:rFonts w:ascii="Times New Roman" w:eastAsia="Times New Roman" w:hAnsi="Times New Roman" w:cs="Times New Roman"/>
          <w:sz w:val="24"/>
          <w:szCs w:val="24"/>
        </w:rPr>
        <w:pPrChange w:id="3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w:t>
      </w:r>
      <w:r w:rsidR="00F76484">
        <w:rPr>
          <w:rFonts w:ascii="Times New Roman" w:eastAsia="Times New Roman" w:hAnsi="Times New Roman" w:cs="Times New Roman"/>
          <w:sz w:val="24"/>
          <w:szCs w:val="24"/>
          <w:highlight w:val="white"/>
        </w:rPr>
        <w:t>.</w:t>
      </w:r>
      <w:r w:rsidRPr="00E817FB">
        <w:rPr>
          <w:rFonts w:ascii="Times New Roman" w:eastAsia="Times New Roman" w:hAnsi="Times New Roman" w:cs="Times New Roman"/>
          <w:sz w:val="24"/>
          <w:szCs w:val="24"/>
          <w:highlight w:val="white"/>
        </w:rPr>
        <w:t xml:space="preserve">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 xml:space="preserve">Populus </w:t>
      </w:r>
      <w:proofErr w:type="spellStart"/>
      <w:r w:rsidRPr="00E817FB">
        <w:rPr>
          <w:rFonts w:ascii="Times New Roman" w:eastAsia="Times New Roman" w:hAnsi="Times New Roman" w:cs="Times New Roman"/>
          <w:i/>
          <w:iCs/>
          <w:sz w:val="24"/>
          <w:szCs w:val="24"/>
          <w:highlight w:val="white"/>
        </w:rPr>
        <w:t>fremontii</w:t>
      </w:r>
      <w:proofErr w:type="spellEnd"/>
      <w:r w:rsidRPr="00E817FB">
        <w:rPr>
          <w:rFonts w:ascii="Times New Roman" w:eastAsia="Times New Roman" w:hAnsi="Times New Roman" w:cs="Times New Roman"/>
          <w:i/>
          <w:iCs/>
          <w:sz w:val="24"/>
          <w:szCs w:val="24"/>
          <w:highlight w:val="white"/>
        </w:rPr>
        <w:t>)</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pPr>
        <w:spacing w:line="480" w:lineRule="auto"/>
        <w:rPr>
          <w:rFonts w:ascii="Times New Roman" w:eastAsia="Times New Roman" w:hAnsi="Times New Roman" w:cs="Times New Roman"/>
          <w:sz w:val="24"/>
          <w:szCs w:val="24"/>
        </w:rPr>
        <w:pPrChange w:id="40" w:author="Abraham E Springer" w:date="2025-02-17T12:19:00Z" w16du:dateUtc="2025-02-17T19:19:00Z">
          <w:pPr>
            <w:spacing w:line="240" w:lineRule="auto"/>
          </w:pPr>
        </w:pPrChange>
      </w:pPr>
    </w:p>
    <w:p w14:paraId="6A517406" w14:textId="70E26CD4" w:rsidR="0064393E" w:rsidRPr="00E817FB" w:rsidRDefault="009954F4">
      <w:pPr>
        <w:spacing w:line="480" w:lineRule="auto"/>
        <w:ind w:firstLine="720"/>
        <w:rPr>
          <w:rFonts w:ascii="Times New Roman" w:eastAsia="Times New Roman" w:hAnsi="Times New Roman" w:cs="Times New Roman"/>
          <w:sz w:val="24"/>
          <w:szCs w:val="24"/>
        </w:rPr>
        <w:pPrChange w:id="4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Fremont cottonwood </w:t>
      </w:r>
      <w:r w:rsidRPr="00E817FB">
        <w:rPr>
          <w:rFonts w:ascii="Times New Roman" w:eastAsia="Times New Roman" w:hAnsi="Times New Roman" w:cs="Times New Roman"/>
          <w:i/>
          <w:sz w:val="24"/>
          <w:szCs w:val="24"/>
        </w:rPr>
        <w:t xml:space="preserve">(Populus </w:t>
      </w:r>
      <w:proofErr w:type="spellStart"/>
      <w:r w:rsidRPr="00E817FB">
        <w:rPr>
          <w:rFonts w:ascii="Times New Roman" w:eastAsia="Times New Roman" w:hAnsi="Times New Roman" w:cs="Times New Roman"/>
          <w:i/>
          <w:sz w:val="24"/>
          <w:szCs w:val="24"/>
        </w:rPr>
        <w:t>fremontii</w:t>
      </w:r>
      <w:proofErr w:type="spellEnd"/>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 xml:space="preserve">Salix </w:t>
      </w:r>
      <w:proofErr w:type="spellStart"/>
      <w:r w:rsidRPr="00E817FB">
        <w:rPr>
          <w:rFonts w:ascii="Times New Roman" w:eastAsia="Times New Roman" w:hAnsi="Times New Roman" w:cs="Times New Roman"/>
          <w:i/>
          <w:sz w:val="24"/>
          <w:szCs w:val="24"/>
        </w:rPr>
        <w:t>gooddingii</w:t>
      </w:r>
      <w:proofErr w:type="spellEnd"/>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del w:id="42" w:author="Abraham E Springer" w:date="2025-02-21T15:11:00Z" w16du:dateUtc="2025-02-21T22:11:00Z">
        <w:r w:rsidR="00D42EDA" w:rsidRPr="00E817FB" w:rsidDel="009D497C">
          <w:rPr>
            <w:rFonts w:ascii="Times New Roman" w:eastAsia="Times New Roman" w:hAnsi="Times New Roman" w:cs="Times New Roman"/>
            <w:sz w:val="24"/>
            <w:szCs w:val="24"/>
          </w:rPr>
          <w:delText>’s</w:delText>
        </w:r>
      </w:del>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19EADAA" w14:textId="3D19950A" w:rsidR="005D722B" w:rsidRPr="00E817FB" w:rsidRDefault="00D079C5">
      <w:pPr>
        <w:spacing w:line="480" w:lineRule="auto"/>
        <w:ind w:firstLine="720"/>
        <w:rPr>
          <w:rFonts w:ascii="Times New Roman" w:eastAsia="Times New Roman" w:hAnsi="Times New Roman" w:cs="Times New Roman"/>
          <w:sz w:val="24"/>
          <w:szCs w:val="24"/>
        </w:rPr>
        <w:pPrChange w:id="43"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w:t>
      </w:r>
      <w:del w:id="44" w:author="Abraham E Springer" w:date="2025-02-21T15:12:00Z" w16du:dateUtc="2025-02-21T22:12:00Z">
        <w:r w:rsidRPr="00E817FB" w:rsidDel="009D497C">
          <w:rPr>
            <w:rFonts w:ascii="Times New Roman" w:eastAsia="Times New Roman" w:hAnsi="Times New Roman" w:cs="Times New Roman"/>
            <w:sz w:val="24"/>
            <w:szCs w:val="24"/>
          </w:rPr>
          <w:delText>to</w:delText>
        </w:r>
      </w:del>
      <w:ins w:id="45" w:author="Abraham E Springer" w:date="2025-02-21T15:12:00Z" w16du:dateUtc="2025-02-21T22:12:00Z">
        <w:r w:rsidR="009D497C">
          <w:rPr>
            <w:rFonts w:ascii="Times New Roman" w:eastAsia="Times New Roman" w:hAnsi="Times New Roman" w:cs="Times New Roman"/>
            <w:sz w:val="24"/>
            <w:szCs w:val="24"/>
          </w:rPr>
          <w:t>for sexual</w:t>
        </w:r>
      </w:ins>
      <w:r w:rsidRPr="00E817FB">
        <w:rPr>
          <w:rFonts w:ascii="Times New Roman" w:eastAsia="Times New Roman" w:hAnsi="Times New Roman" w:cs="Times New Roman"/>
          <w:sz w:val="24"/>
          <w:szCs w:val="24"/>
        </w:rPr>
        <w:t xml:space="preserve"> establish</w:t>
      </w:r>
      <w:ins w:id="46" w:author="Abraham E Springer" w:date="2025-02-21T15:12:00Z" w16du:dateUtc="2025-02-21T22:12:00Z">
        <w:r w:rsidR="009D497C">
          <w:rPr>
            <w:rFonts w:ascii="Times New Roman" w:eastAsia="Times New Roman" w:hAnsi="Times New Roman" w:cs="Times New Roman"/>
            <w:sz w:val="24"/>
            <w:szCs w:val="24"/>
          </w:rPr>
          <w:t>ment</w:t>
        </w:r>
      </w:ins>
      <w:r w:rsidRPr="00E817FB">
        <w:rPr>
          <w:rFonts w:ascii="Times New Roman" w:eastAsia="Times New Roman" w:hAnsi="Times New Roman" w:cs="Times New Roman"/>
          <w:sz w:val="24"/>
          <w:szCs w:val="24"/>
        </w:rPr>
        <w:t xml:space="preserve">. </w:t>
      </w:r>
      <w:commentRangeStart w:id="47"/>
      <w:r w:rsidRPr="00E817FB">
        <w:rPr>
          <w:rFonts w:ascii="Times New Roman" w:eastAsia="Times New Roman" w:hAnsi="Times New Roman" w:cs="Times New Roman"/>
          <w:sz w:val="24"/>
          <w:szCs w:val="24"/>
        </w:rPr>
        <w:t>Both</w:t>
      </w:r>
      <w:commentRangeEnd w:id="47"/>
      <w:r w:rsidR="009D497C">
        <w:rPr>
          <w:rStyle w:val="CommentReference"/>
        </w:rPr>
        <w:commentReference w:id="47"/>
      </w:r>
      <w:r w:rsidRPr="00E817FB">
        <w:rPr>
          <w:rFonts w:ascii="Times New Roman" w:eastAsia="Times New Roman" w:hAnsi="Times New Roman" w:cs="Times New Roman"/>
          <w:sz w:val="24"/>
          <w:szCs w:val="24"/>
        </w:rPr>
        <w:t xml:space="preserve">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48"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49"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This allows the seeds to be deposited on bare, moist mineral soil created by high winter flows. Regeneration of Fremont cottonwood and Good</w:t>
      </w:r>
      <w:r w:rsidR="00F76484">
        <w:rPr>
          <w:rFonts w:ascii="Times New Roman" w:eastAsia="Times New Roman" w:hAnsi="Times New Roman" w:cs="Times New Roman"/>
          <w:sz w:val="24"/>
          <w:szCs w:val="24"/>
        </w:rPr>
        <w:t>d</w:t>
      </w:r>
      <w:r w:rsidRPr="00E817FB">
        <w:rPr>
          <w:rFonts w:ascii="Times New Roman" w:eastAsia="Times New Roman" w:hAnsi="Times New Roman" w:cs="Times New Roman"/>
          <w:sz w:val="24"/>
          <w:szCs w:val="24"/>
        </w:rPr>
        <w:t xml:space="preserve">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BC38E8D" w14:textId="4711B51C" w:rsidR="004C5264" w:rsidRDefault="004C5264">
      <w:pPr>
        <w:spacing w:line="48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w:t>
      </w:r>
      <w:commentRangeStart w:id="50"/>
      <w:commentRangeStart w:id="51"/>
      <w:r w:rsidRPr="00E817FB">
        <w:rPr>
          <w:rFonts w:ascii="Times New Roman" w:eastAsia="Times New Roman" w:hAnsi="Times New Roman" w:cs="Times New Roman"/>
          <w:sz w:val="24"/>
          <w:szCs w:val="24"/>
        </w:rPr>
        <w:t xml:space="preserve">winter </w:t>
      </w:r>
      <w:commentRangeEnd w:id="50"/>
      <w:r w:rsidRPr="00E817FB">
        <w:rPr>
          <w:rStyle w:val="CommentReference"/>
          <w:rFonts w:ascii="Times New Roman" w:hAnsi="Times New Roman" w:cs="Times New Roman"/>
          <w:sz w:val="24"/>
          <w:szCs w:val="24"/>
        </w:rPr>
        <w:commentReference w:id="50"/>
      </w:r>
      <w:commentRangeEnd w:id="51"/>
      <w:r w:rsidR="007D00BA">
        <w:rPr>
          <w:rStyle w:val="CommentReference"/>
        </w:rPr>
        <w:commentReference w:id="51"/>
      </w:r>
      <w:r w:rsidRPr="00E817FB">
        <w:rPr>
          <w:rFonts w:ascii="Times New Roman" w:eastAsia="Times New Roman" w:hAnsi="Times New Roman" w:cs="Times New Roman"/>
          <w:sz w:val="24"/>
          <w:szCs w:val="24"/>
        </w:rPr>
        <w:t>of 2023 was the one of the largest in Arizona in the past 30 years</w:t>
      </w:r>
      <w:r w:rsidR="0029521D">
        <w:rPr>
          <w:rFonts w:ascii="Times New Roman" w:eastAsia="Times New Roman" w:hAnsi="Times New Roman" w:cs="Times New Roman"/>
          <w:sz w:val="24"/>
          <w:szCs w:val="24"/>
        </w:rPr>
        <w:t xml:space="preserve"> (Figure </w:t>
      </w:r>
      <w:r w:rsidR="009370D1">
        <w:rPr>
          <w:rFonts w:ascii="Times New Roman" w:eastAsia="Times New Roman" w:hAnsi="Times New Roman" w:cs="Times New Roman"/>
          <w:sz w:val="24"/>
          <w:szCs w:val="24"/>
        </w:rPr>
        <w:t>1</w:t>
      </w:r>
      <w:r w:rsidR="0029521D">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xml:space="preserve">, 2023, the Verde River basin was at 318% of its normal snowpack (NRCS). As a result, during spring snowmelt the Verde River flows reached between a ten percent and a four percent annual exceedance probability </w:t>
      </w:r>
      <w:r w:rsidR="00C34FF1">
        <w:rPr>
          <w:rFonts w:ascii="Times New Roman" w:eastAsia="Times New Roman" w:hAnsi="Times New Roman" w:cs="Times New Roman"/>
          <w:sz w:val="24"/>
          <w:szCs w:val="24"/>
        </w:rPr>
        <w:t xml:space="preserve">(AEP) </w:t>
      </w:r>
      <w:r w:rsidR="00F76484">
        <w:rPr>
          <w:rFonts w:ascii="Times New Roman" w:eastAsia="Times New Roman" w:hAnsi="Times New Roman" w:cs="Times New Roman"/>
          <w:sz w:val="24"/>
          <w:szCs w:val="24"/>
        </w:rPr>
        <w:t>flood</w:t>
      </w:r>
      <w:r w:rsidR="00C34FF1">
        <w:rPr>
          <w:rFonts w:ascii="Times New Roman" w:eastAsia="Times New Roman" w:hAnsi="Times New Roman" w:cs="Times New Roman"/>
          <w:sz w:val="24"/>
          <w:szCs w:val="24"/>
        </w:rPr>
        <w:t>. This means that there is between a four and 10 percent chance a flood of this magnitude would occur in any given year.</w:t>
      </w:r>
      <w:r w:rsidR="00F76484">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w:t>
      </w:r>
      <w:r>
        <w:fldChar w:fldCharType="begin"/>
      </w:r>
      <w:r>
        <w:instrText>HYPERLINK "https://streamstats.usgs.gov/ss/?gage=09506000&amp;tab=info"</w:instrText>
      </w:r>
      <w:r>
        <w:fldChar w:fldCharType="separate"/>
      </w:r>
      <w:r w:rsidRPr="00E817FB">
        <w:rPr>
          <w:rStyle w:val="Hyperlink"/>
          <w:rFonts w:ascii="Times New Roman" w:eastAsia="Times New Roman" w:hAnsi="Times New Roman" w:cs="Times New Roman"/>
          <w:sz w:val="24"/>
          <w:szCs w:val="24"/>
        </w:rPr>
        <w:t>https://streamstats.usgs.gov/ss/?gage=09506000&amp;tab=info</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commentRangeStart w:id="52"/>
      <w:r w:rsidR="00535B52">
        <w:rPr>
          <w:rFonts w:ascii="Times New Roman" w:eastAsia="Times New Roman" w:hAnsi="Times New Roman" w:cs="Times New Roman"/>
          <w:sz w:val="24"/>
          <w:szCs w:val="24"/>
        </w:rPr>
        <w:t>Peak snowmelt occurred in mid-March and almost reached 1000 m</w:t>
      </w:r>
      <w:r w:rsidR="00535B52">
        <w:rPr>
          <w:rFonts w:ascii="Times New Roman" w:eastAsia="Times New Roman" w:hAnsi="Times New Roman" w:cs="Times New Roman"/>
          <w:sz w:val="24"/>
          <w:szCs w:val="24"/>
          <w:vertAlign w:val="superscript"/>
        </w:rPr>
        <w:t>3</w:t>
      </w:r>
      <w:r w:rsidR="00535B52">
        <w:rPr>
          <w:rFonts w:ascii="Times New Roman" w:eastAsia="Times New Roman" w:hAnsi="Times New Roman" w:cs="Times New Roman"/>
          <w:sz w:val="24"/>
          <w:szCs w:val="24"/>
        </w:rPr>
        <w:t>/sec. Flows then declined to the summer and fall low</w:t>
      </w:r>
      <w:r w:rsidR="00F76484">
        <w:rPr>
          <w:rFonts w:ascii="Times New Roman" w:eastAsia="Times New Roman" w:hAnsi="Times New Roman" w:cs="Times New Roman"/>
          <w:sz w:val="24"/>
          <w:szCs w:val="24"/>
        </w:rPr>
        <w:t>-</w:t>
      </w:r>
      <w:r w:rsidR="00535B52">
        <w:rPr>
          <w:rFonts w:ascii="Times New Roman" w:eastAsia="Times New Roman" w:hAnsi="Times New Roman" w:cs="Times New Roman"/>
          <w:sz w:val="24"/>
          <w:szCs w:val="24"/>
        </w:rPr>
        <w:t xml:space="preserve">flow </w:t>
      </w:r>
      <w:r w:rsidR="00535B52">
        <w:rPr>
          <w:rFonts w:ascii="Times New Roman" w:eastAsia="Times New Roman" w:hAnsi="Times New Roman" w:cs="Times New Roman"/>
          <w:sz w:val="24"/>
          <w:szCs w:val="24"/>
        </w:rPr>
        <w:lastRenderedPageBreak/>
        <w:t>period where base</w:t>
      </w:r>
      <w:ins w:id="53" w:author="Abraham E Springer" w:date="2025-02-21T15:14:00Z" w16du:dateUtc="2025-02-21T22:14:00Z">
        <w:r w:rsidR="009D497C">
          <w:rPr>
            <w:rFonts w:ascii="Times New Roman" w:eastAsia="Times New Roman" w:hAnsi="Times New Roman" w:cs="Times New Roman"/>
            <w:sz w:val="24"/>
            <w:szCs w:val="24"/>
          </w:rPr>
          <w:t xml:space="preserve"> </w:t>
        </w:r>
      </w:ins>
      <w:r w:rsidR="00535B52">
        <w:rPr>
          <w:rFonts w:ascii="Times New Roman" w:eastAsia="Times New Roman" w:hAnsi="Times New Roman" w:cs="Times New Roman"/>
          <w:sz w:val="24"/>
          <w:szCs w:val="24"/>
        </w:rPr>
        <w:t>flows can drop below 1 m</w:t>
      </w:r>
      <w:r w:rsidR="00535B52">
        <w:rPr>
          <w:rFonts w:ascii="Times New Roman" w:eastAsia="Times New Roman" w:hAnsi="Times New Roman" w:cs="Times New Roman"/>
          <w:sz w:val="24"/>
          <w:szCs w:val="24"/>
          <w:vertAlign w:val="superscript"/>
        </w:rPr>
        <w:t>3</w:t>
      </w:r>
      <w:r w:rsidR="00535B52">
        <w:rPr>
          <w:rFonts w:ascii="Times New Roman" w:eastAsia="Times New Roman" w:hAnsi="Times New Roman" w:cs="Times New Roman"/>
          <w:sz w:val="24"/>
          <w:szCs w:val="24"/>
        </w:rPr>
        <w:t>/sec.</w:t>
      </w:r>
      <w:commentRangeEnd w:id="52"/>
      <w:r w:rsidR="00535B52">
        <w:rPr>
          <w:rStyle w:val="CommentReference"/>
        </w:rPr>
        <w:commentReference w:id="52"/>
      </w:r>
      <w:r w:rsidR="00535B52">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This large flood caused significant flooding, toppled trees and in some cases, reshaped the active channel. </w:t>
      </w:r>
      <w:r w:rsidR="00BF3F65">
        <w:rPr>
          <w:rFonts w:ascii="Times New Roman" w:eastAsia="Times New Roman" w:hAnsi="Times New Roman" w:cs="Times New Roman"/>
          <w:sz w:val="24"/>
          <w:szCs w:val="24"/>
        </w:rPr>
        <w:t>T</w:t>
      </w:r>
      <w:r w:rsidRPr="00E817FB">
        <w:rPr>
          <w:rFonts w:ascii="Times New Roman" w:eastAsia="Times New Roman" w:hAnsi="Times New Roman" w:cs="Times New Roman"/>
          <w:sz w:val="24"/>
          <w:szCs w:val="24"/>
        </w:rPr>
        <w:t xml:space="preserve">his </w:t>
      </w:r>
      <w:r w:rsidR="000840CC">
        <w:rPr>
          <w:rFonts w:ascii="Times New Roman" w:eastAsia="Times New Roman" w:hAnsi="Times New Roman" w:cs="Times New Roman"/>
          <w:sz w:val="24"/>
          <w:szCs w:val="24"/>
        </w:rPr>
        <w:t xml:space="preserve">flood </w:t>
      </w:r>
      <w:r w:rsidRPr="00E817FB">
        <w:rPr>
          <w:rFonts w:ascii="Times New Roman" w:eastAsia="Times New Roman" w:hAnsi="Times New Roman" w:cs="Times New Roman"/>
          <w:sz w:val="24"/>
          <w:szCs w:val="24"/>
        </w:rPr>
        <w:t>disturbance created conditions for Fremont cottonwoods to regenerate via seed and unique opportunity to study their regeneration and survivorship.</w:t>
      </w:r>
    </w:p>
    <w:p w14:paraId="77AA5E25" w14:textId="2090C916" w:rsidR="0029521D" w:rsidRDefault="0029521D" w:rsidP="0029521D">
      <w:pPr>
        <w:spacing w:line="480" w:lineRule="auto"/>
        <w:ind w:firstLine="360"/>
        <w:jc w:val="center"/>
        <w:rPr>
          <w:rFonts w:ascii="Times New Roman" w:eastAsia="Times New Roman" w:hAnsi="Times New Roman" w:cs="Times New Roman"/>
          <w:sz w:val="24"/>
          <w:szCs w:val="24"/>
        </w:rPr>
      </w:pPr>
    </w:p>
    <w:p w14:paraId="7F56F04E" w14:textId="283FC921" w:rsidR="00535B52" w:rsidRDefault="00535B52"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3213BE9F" wp14:editId="60B18835">
            <wp:extent cx="3313845" cy="3552825"/>
            <wp:effectExtent l="0" t="0" r="1270" b="0"/>
            <wp:docPr id="1979249199" name="Picture 5" descr="A graph of a graph showing the amount of snow all over the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49199" name="Picture 5" descr="A graph of a graph showing the amount of snow all over the body&#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5532" cy="3565355"/>
                    </a:xfrm>
                    <a:prstGeom prst="rect">
                      <a:avLst/>
                    </a:prstGeom>
                  </pic:spPr>
                </pic:pic>
              </a:graphicData>
            </a:graphic>
          </wp:inline>
        </w:drawing>
      </w:r>
    </w:p>
    <w:p w14:paraId="5318AA1C" w14:textId="63BA5219" w:rsidR="0029521D" w:rsidRP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535B52">
        <w:rPr>
          <w:rFonts w:ascii="Times New Roman" w:eastAsia="Times New Roman" w:hAnsi="Times New Roman" w:cs="Times New Roman"/>
          <w:sz w:val="24"/>
          <w:szCs w:val="24"/>
        </w:rPr>
        <w:t xml:space="preserve">Mean daily discharge for </w:t>
      </w:r>
      <w:r w:rsidR="009D497C">
        <w:rPr>
          <w:rFonts w:ascii="Times New Roman" w:eastAsia="Times New Roman" w:hAnsi="Times New Roman" w:cs="Times New Roman"/>
          <w:sz w:val="24"/>
          <w:szCs w:val="24"/>
        </w:rPr>
        <w:t xml:space="preserve">the Verde River </w:t>
      </w:r>
      <w:del w:id="54" w:author="Abraham E Springer" w:date="2025-02-21T15:15:00Z" w16du:dateUtc="2025-02-21T22:15:00Z">
        <w:r w:rsidR="00535B52" w:rsidDel="009D497C">
          <w:rPr>
            <w:rFonts w:ascii="Times New Roman" w:eastAsia="Times New Roman" w:hAnsi="Times New Roman" w:cs="Times New Roman"/>
            <w:sz w:val="24"/>
            <w:szCs w:val="24"/>
          </w:rPr>
          <w:delText>N</w:delText>
        </w:r>
      </w:del>
      <w:r w:rsidR="009D497C">
        <w:rPr>
          <w:rFonts w:ascii="Times New Roman" w:eastAsia="Times New Roman" w:hAnsi="Times New Roman" w:cs="Times New Roman"/>
          <w:sz w:val="24"/>
          <w:szCs w:val="24"/>
        </w:rPr>
        <w:t>n</w:t>
      </w:r>
      <w:r w:rsidR="00535B52">
        <w:rPr>
          <w:rFonts w:ascii="Times New Roman" w:eastAsia="Times New Roman" w:hAnsi="Times New Roman" w:cs="Times New Roman"/>
          <w:sz w:val="24"/>
          <w:szCs w:val="24"/>
        </w:rPr>
        <w:t>ear Camp Verde, AZ USGS gage</w:t>
      </w:r>
      <w:r>
        <w:rPr>
          <w:rFonts w:ascii="Times New Roman" w:eastAsia="Times New Roman" w:hAnsi="Times New Roman" w:cs="Times New Roman"/>
          <w:sz w:val="24"/>
          <w:szCs w:val="24"/>
        </w:rPr>
        <w:t xml:space="preserve"> </w:t>
      </w:r>
      <w:r w:rsidR="00535B52">
        <w:rPr>
          <w:rFonts w:ascii="Times New Roman" w:eastAsia="Times New Roman" w:hAnsi="Times New Roman" w:cs="Times New Roman"/>
          <w:sz w:val="24"/>
          <w:szCs w:val="24"/>
        </w:rPr>
        <w:t>(09506000) for 2023.</w:t>
      </w:r>
    </w:p>
    <w:p w14:paraId="655D7D70" w14:textId="3A91ABCE" w:rsidR="00640FF1" w:rsidRPr="00E817FB" w:rsidRDefault="00914619">
      <w:pPr>
        <w:spacing w:line="480" w:lineRule="auto"/>
        <w:ind w:firstLine="720"/>
        <w:rPr>
          <w:rFonts w:ascii="Times New Roman" w:eastAsia="Times New Roman" w:hAnsi="Times New Roman" w:cs="Times New Roman"/>
          <w:sz w:val="24"/>
          <w:szCs w:val="24"/>
        </w:rPr>
        <w:pPrChange w:id="55"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Verde River’s unique and intact hydrology makes it rare in the southwest. </w:t>
      </w:r>
      <w:r w:rsidR="007D00BA">
        <w:rPr>
          <w:rFonts w:ascii="Times New Roman" w:eastAsia="Times New Roman" w:hAnsi="Times New Roman" w:cs="Times New Roman"/>
          <w:sz w:val="24"/>
          <w:szCs w:val="24"/>
        </w:rPr>
        <w:t xml:space="preserve">This study used the following research questions to understand regeneration and </w:t>
      </w:r>
      <w:r w:rsidR="00F76484">
        <w:rPr>
          <w:rFonts w:ascii="Times New Roman" w:eastAsia="Times New Roman" w:hAnsi="Times New Roman" w:cs="Times New Roman"/>
          <w:sz w:val="24"/>
          <w:szCs w:val="24"/>
        </w:rPr>
        <w:t>establishment</w:t>
      </w:r>
      <w:r w:rsidR="007D00BA">
        <w:rPr>
          <w:rFonts w:ascii="Times New Roman" w:eastAsia="Times New Roman" w:hAnsi="Times New Roman" w:cs="Times New Roman"/>
          <w:sz w:val="24"/>
          <w:szCs w:val="24"/>
        </w:rPr>
        <w:t xml:space="preserve"> of </w:t>
      </w:r>
      <w:r w:rsidR="00F76484">
        <w:rPr>
          <w:rFonts w:ascii="Times New Roman" w:eastAsia="Times New Roman" w:hAnsi="Times New Roman" w:cs="Times New Roman"/>
          <w:sz w:val="24"/>
          <w:szCs w:val="24"/>
        </w:rPr>
        <w:t xml:space="preserve">Fremont </w:t>
      </w:r>
      <w:r w:rsidR="007D00BA">
        <w:rPr>
          <w:rFonts w:ascii="Times New Roman" w:eastAsia="Times New Roman" w:hAnsi="Times New Roman" w:cs="Times New Roman"/>
          <w:sz w:val="24"/>
          <w:szCs w:val="24"/>
        </w:rPr>
        <w:t>cottonwood on this river.</w:t>
      </w:r>
    </w:p>
    <w:p w14:paraId="6C5D77C8" w14:textId="56A7882E"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56"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57"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old are Fremont cottonwoods along the Verde River?</w:t>
      </w:r>
    </w:p>
    <w:p w14:paraId="03BAE4FB" w14:textId="46EA8BC7"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58"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lastRenderedPageBreak/>
        <w:t>What variables impact annual growth for Fremont cottonwoods along the Verde River?</w:t>
      </w:r>
    </w:p>
    <w:p w14:paraId="3E6C747E" w14:textId="77777777" w:rsidR="00640FF1" w:rsidRPr="00E817FB" w:rsidRDefault="00640FF1">
      <w:pPr>
        <w:spacing w:line="480" w:lineRule="auto"/>
        <w:ind w:firstLine="720"/>
        <w:rPr>
          <w:rFonts w:ascii="Times New Roman" w:eastAsia="Times New Roman" w:hAnsi="Times New Roman" w:cs="Times New Roman"/>
          <w:sz w:val="24"/>
          <w:szCs w:val="24"/>
        </w:rPr>
        <w:pPrChange w:id="59" w:author="Abraham E Springer" w:date="2025-02-17T12:19:00Z" w16du:dateUtc="2025-02-17T19:19:00Z">
          <w:pPr>
            <w:spacing w:line="240" w:lineRule="auto"/>
            <w:ind w:firstLine="720"/>
          </w:pPr>
        </w:pPrChange>
      </w:pPr>
    </w:p>
    <w:p w14:paraId="4DA833D7" w14:textId="66276E1B" w:rsidR="009954F4" w:rsidRPr="00E817FB" w:rsidRDefault="009954F4">
      <w:pPr>
        <w:pStyle w:val="Heading2"/>
        <w:spacing w:line="480" w:lineRule="auto"/>
        <w:rPr>
          <w:rFonts w:ascii="Times New Roman" w:hAnsi="Times New Roman" w:cs="Times New Roman"/>
          <w:sz w:val="24"/>
          <w:szCs w:val="24"/>
        </w:rPr>
        <w:pPrChange w:id="60" w:author="Abraham E Springer" w:date="2025-02-17T12:19:00Z" w16du:dateUtc="2025-02-17T19:19:00Z">
          <w:pPr>
            <w:pStyle w:val="Heading2"/>
          </w:pPr>
        </w:pPrChange>
      </w:pPr>
      <w:commentRangeStart w:id="61"/>
      <w:commentRangeStart w:id="62"/>
      <w:r w:rsidRPr="00E817FB">
        <w:rPr>
          <w:rFonts w:ascii="Times New Roman" w:hAnsi="Times New Roman" w:cs="Times New Roman"/>
          <w:sz w:val="24"/>
          <w:szCs w:val="24"/>
        </w:rPr>
        <w:t>Methods</w:t>
      </w:r>
      <w:commentRangeEnd w:id="61"/>
      <w:r w:rsidR="00640FF1" w:rsidRPr="00E817FB">
        <w:rPr>
          <w:rStyle w:val="CommentReference"/>
          <w:rFonts w:ascii="Times New Roman" w:eastAsia="Arial" w:hAnsi="Times New Roman" w:cs="Times New Roman"/>
          <w:color w:val="auto"/>
          <w:sz w:val="24"/>
          <w:szCs w:val="24"/>
        </w:rPr>
        <w:commentReference w:id="61"/>
      </w:r>
      <w:commentRangeEnd w:id="62"/>
      <w:r w:rsidR="00640FF1" w:rsidRPr="00E817FB">
        <w:rPr>
          <w:rStyle w:val="CommentReference"/>
          <w:rFonts w:ascii="Times New Roman" w:eastAsia="Arial" w:hAnsi="Times New Roman" w:cs="Times New Roman"/>
          <w:color w:val="auto"/>
          <w:sz w:val="24"/>
          <w:szCs w:val="24"/>
        </w:rPr>
        <w:commentReference w:id="62"/>
      </w:r>
    </w:p>
    <w:p w14:paraId="2E939A78" w14:textId="494A3A20" w:rsidR="005D722B" w:rsidRPr="00E817FB" w:rsidRDefault="0030203B">
      <w:pPr>
        <w:pStyle w:val="Heading3"/>
        <w:spacing w:line="480" w:lineRule="auto"/>
        <w:rPr>
          <w:rFonts w:ascii="Times New Roman" w:hAnsi="Times New Roman" w:cs="Times New Roman"/>
          <w:sz w:val="24"/>
          <w:szCs w:val="24"/>
        </w:rPr>
        <w:pPrChange w:id="63" w:author="Abraham E Springer" w:date="2025-02-17T12:19:00Z" w16du:dateUtc="2025-02-17T19:19:00Z">
          <w:pPr/>
        </w:pPrChange>
      </w:pPr>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Site</w:t>
      </w:r>
    </w:p>
    <w:p w14:paraId="7ACB5A80" w14:textId="48202229" w:rsidR="009A0005" w:rsidRPr="00E817FB" w:rsidRDefault="009A0005">
      <w:pPr>
        <w:spacing w:line="480" w:lineRule="auto"/>
        <w:ind w:firstLine="360"/>
        <w:rPr>
          <w:rFonts w:ascii="Times New Roman" w:eastAsia="Times New Roman" w:hAnsi="Times New Roman" w:cs="Times New Roman"/>
          <w:sz w:val="24"/>
          <w:szCs w:val="24"/>
        </w:rPr>
        <w:pPrChange w:id="6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Beasley Flat River Access Point (BRAP)</w:t>
      </w:r>
      <w:r w:rsidR="00F76484">
        <w:rPr>
          <w:rFonts w:ascii="Times New Roman" w:eastAsia="Times New Roman" w:hAnsi="Times New Roman" w:cs="Times New Roman"/>
          <w:sz w:val="24"/>
          <w:szCs w:val="24"/>
        </w:rPr>
        <w:t>,</w:t>
      </w:r>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w:t>
      </w:r>
      <w:r w:rsidR="007D00BA">
        <w:rPr>
          <w:rFonts w:ascii="Times New Roman" w:eastAsia="Times New Roman" w:hAnsi="Times New Roman" w:cs="Times New Roman"/>
          <w:sz w:val="24"/>
          <w:szCs w:val="24"/>
        </w:rPr>
        <w:t xml:space="preserve"> (Figure </w:t>
      </w:r>
      <w:r w:rsidR="00F76484">
        <w:rPr>
          <w:rFonts w:ascii="Times New Roman" w:eastAsia="Times New Roman" w:hAnsi="Times New Roman" w:cs="Times New Roman"/>
          <w:sz w:val="24"/>
          <w:szCs w:val="24"/>
        </w:rPr>
        <w:t>2</w:t>
      </w:r>
      <w:r w:rsidR="007D00BA">
        <w:rPr>
          <w:rFonts w:ascii="Times New Roman" w:eastAsia="Times New Roman" w:hAnsi="Times New Roman" w:cs="Times New Roman"/>
          <w:sz w:val="24"/>
          <w:szCs w:val="24"/>
        </w:rPr>
        <w:t>)</w:t>
      </w:r>
      <w:r w:rsidR="00F76484">
        <w:rPr>
          <w:rFonts w:ascii="Times New Roman" w:eastAsia="Times New Roman" w:hAnsi="Times New Roman" w:cs="Times New Roman"/>
          <w:sz w:val="24"/>
          <w:szCs w:val="24"/>
        </w:rPr>
        <w:t xml:space="preserve"> were chosen to visit repeatedly</w:t>
      </w:r>
      <w:r w:rsidRPr="00E817FB">
        <w:rPr>
          <w:rFonts w:ascii="Times New Roman" w:eastAsia="Times New Roman" w:hAnsi="Times New Roman" w:cs="Times New Roman"/>
          <w:sz w:val="24"/>
          <w:szCs w:val="24"/>
        </w:rPr>
        <w:t>. A third site at Sheep Bridge River Access Point was used to collect tree cores but was not used to study seedling mortality monitoring because</w:t>
      </w:r>
      <w:r w:rsidR="00F76484">
        <w:rPr>
          <w:rFonts w:ascii="Times New Roman" w:eastAsia="Times New Roman" w:hAnsi="Times New Roman" w:cs="Times New Roman"/>
          <w:sz w:val="24"/>
          <w:szCs w:val="24"/>
        </w:rPr>
        <w:t xml:space="preserve"> of its remote location</w:t>
      </w:r>
      <w:r w:rsidRPr="00E817FB">
        <w:rPr>
          <w:rFonts w:ascii="Times New Roman" w:eastAsia="Times New Roman" w:hAnsi="Times New Roman" w:cs="Times New Roman"/>
          <w:sz w:val="24"/>
          <w:szCs w:val="24"/>
        </w:rPr>
        <w:t xml:space="preserve">. All three sites have healthy Fremont cottonwood-Goodding’s willow riparian, gallery forests and have a largely intact </w:t>
      </w:r>
      <w:commentRangeStart w:id="65"/>
      <w:commentRangeStart w:id="66"/>
      <w:commentRangeStart w:id="67"/>
      <w:commentRangeStart w:id="68"/>
      <w:r w:rsidRPr="00E817FB">
        <w:rPr>
          <w:rFonts w:ascii="Times New Roman" w:eastAsia="Times New Roman" w:hAnsi="Times New Roman" w:cs="Times New Roman"/>
          <w:sz w:val="24"/>
          <w:szCs w:val="24"/>
        </w:rPr>
        <w:t>hydrology</w:t>
      </w:r>
      <w:commentRangeEnd w:id="65"/>
      <w:r w:rsidR="00CE6A20" w:rsidRPr="00E817FB">
        <w:rPr>
          <w:rStyle w:val="CommentReference"/>
          <w:rFonts w:ascii="Times New Roman" w:hAnsi="Times New Roman" w:cs="Times New Roman"/>
          <w:sz w:val="24"/>
          <w:szCs w:val="24"/>
        </w:rPr>
        <w:commentReference w:id="65"/>
      </w:r>
      <w:commentRangeEnd w:id="66"/>
      <w:r w:rsidR="00CE6A20" w:rsidRPr="00E817FB">
        <w:rPr>
          <w:rStyle w:val="CommentReference"/>
          <w:rFonts w:ascii="Times New Roman" w:hAnsi="Times New Roman" w:cs="Times New Roman"/>
          <w:sz w:val="24"/>
          <w:szCs w:val="24"/>
        </w:rPr>
        <w:commentReference w:id="66"/>
      </w:r>
      <w:commentRangeEnd w:id="67"/>
      <w:r w:rsidR="00640FF1" w:rsidRPr="00E817FB">
        <w:rPr>
          <w:rStyle w:val="CommentReference"/>
          <w:rFonts w:ascii="Times New Roman" w:hAnsi="Times New Roman" w:cs="Times New Roman"/>
          <w:sz w:val="24"/>
          <w:szCs w:val="24"/>
        </w:rPr>
        <w:commentReference w:id="67"/>
      </w:r>
      <w:commentRangeEnd w:id="68"/>
      <w:r w:rsidR="007D00BA">
        <w:rPr>
          <w:rStyle w:val="CommentReference"/>
        </w:rPr>
        <w:commentReference w:id="68"/>
      </w:r>
      <w:r w:rsidRPr="00E817FB">
        <w:rPr>
          <w:rFonts w:ascii="Times New Roman" w:eastAsia="Times New Roman" w:hAnsi="Times New Roman" w:cs="Times New Roman"/>
          <w:sz w:val="24"/>
          <w:szCs w:val="24"/>
        </w:rPr>
        <w:t xml:space="preserve">. </w:t>
      </w:r>
    </w:p>
    <w:p w14:paraId="3E076736" w14:textId="3D0F66A6" w:rsidR="00554611" w:rsidRPr="00E817FB" w:rsidRDefault="00554611">
      <w:pPr>
        <w:spacing w:line="480" w:lineRule="auto"/>
        <w:ind w:firstLine="360"/>
        <w:jc w:val="center"/>
        <w:rPr>
          <w:rFonts w:ascii="Times New Roman" w:eastAsia="Times New Roman" w:hAnsi="Times New Roman" w:cs="Times New Roman"/>
          <w:sz w:val="24"/>
          <w:szCs w:val="24"/>
        </w:rPr>
        <w:pPrChange w:id="69" w:author="Abraham E Springer" w:date="2025-02-17T12:19:00Z" w16du:dateUtc="2025-02-17T19:19:00Z">
          <w:pPr>
            <w:spacing w:line="240" w:lineRule="auto"/>
            <w:ind w:firstLine="360"/>
            <w:jc w:val="center"/>
          </w:pPr>
        </w:pPrChange>
      </w:pPr>
      <w:r w:rsidRPr="00E817FB">
        <w:rPr>
          <w:rFonts w:ascii="Times New Roman" w:hAnsi="Times New Roman" w:cs="Times New Roman"/>
          <w:noProof/>
          <w:sz w:val="24"/>
          <w:szCs w:val="24"/>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3">
                      <a:alphaModFix/>
                    </a:blip>
                    <a:stretch>
                      <a:fillRect/>
                    </a:stretch>
                  </pic:blipFill>
                  <pic:spPr>
                    <a:xfrm>
                      <a:off x="0" y="0"/>
                      <a:ext cx="3483972" cy="4163387"/>
                    </a:xfrm>
                    <a:prstGeom prst="rect">
                      <a:avLst/>
                    </a:prstGeom>
                    <a:noFill/>
                    <a:ln>
                      <a:noFill/>
                    </a:ln>
                  </pic:spPr>
                </pic:pic>
              </a:graphicData>
            </a:graphic>
          </wp:inline>
        </w:drawing>
      </w:r>
    </w:p>
    <w:p w14:paraId="6C023FA9" w14:textId="5925C17E" w:rsidR="009A0005" w:rsidRPr="002054B5" w:rsidRDefault="00554611">
      <w:pPr>
        <w:spacing w:line="480" w:lineRule="auto"/>
        <w:ind w:firstLine="360"/>
        <w:jc w:val="center"/>
        <w:rPr>
          <w:rFonts w:ascii="Times New Roman" w:eastAsia="Times New Roman" w:hAnsi="Times New Roman" w:cs="Times New Roman"/>
          <w:sz w:val="24"/>
          <w:szCs w:val="24"/>
        </w:rPr>
        <w:pPrChange w:id="70" w:author="Abraham E Springer" w:date="2025-02-17T12:19:00Z" w16du:dateUtc="2025-02-17T19:19:00Z">
          <w:pPr>
            <w:ind w:left="360"/>
          </w:pPr>
        </w:pPrChange>
      </w:pPr>
      <w:r w:rsidRPr="00E817FB">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2.</w:t>
      </w:r>
      <w:r w:rsidRPr="00E817FB">
        <w:rPr>
          <w:rFonts w:ascii="Times New Roman" w:eastAsia="Times New Roman" w:hAnsi="Times New Roman" w:cs="Times New Roman"/>
          <w:sz w:val="24"/>
          <w:szCs w:val="24"/>
        </w:rPr>
        <w:t xml:space="preserve"> Map </w:t>
      </w:r>
      <w:ins w:id="71" w:author="Abraham E Springer" w:date="2025-02-24T10:39:00Z" w16du:dateUtc="2025-02-24T17:39:00Z">
        <w:r w:rsidR="008D52E2">
          <w:rPr>
            <w:rFonts w:ascii="Times New Roman" w:eastAsia="Times New Roman" w:hAnsi="Times New Roman" w:cs="Times New Roman"/>
            <w:sz w:val="24"/>
            <w:szCs w:val="24"/>
          </w:rPr>
          <w:t>of the Verde River basin showing the Wild and Scen</w:t>
        </w:r>
      </w:ins>
      <w:ins w:id="72" w:author="Abraham E Springer" w:date="2025-02-24T10:40:00Z" w16du:dateUtc="2025-02-24T17:40:00Z">
        <w:r w:rsidR="008D52E2">
          <w:rPr>
            <w:rFonts w:ascii="Times New Roman" w:eastAsia="Times New Roman" w:hAnsi="Times New Roman" w:cs="Times New Roman"/>
            <w:sz w:val="24"/>
            <w:szCs w:val="24"/>
          </w:rPr>
          <w:t>ic reach of the Verde River and</w:t>
        </w:r>
      </w:ins>
      <w:del w:id="73" w:author="Abraham E Springer" w:date="2025-02-24T10:40:00Z" w16du:dateUtc="2025-02-24T17:40:00Z">
        <w:r w:rsidRPr="00E817FB" w:rsidDel="008D52E2">
          <w:rPr>
            <w:rFonts w:ascii="Times New Roman" w:eastAsia="Times New Roman" w:hAnsi="Times New Roman" w:cs="Times New Roman"/>
            <w:sz w:val="24"/>
            <w:szCs w:val="24"/>
          </w:rPr>
          <w:delText>of</w:delText>
        </w:r>
      </w:del>
      <w:r w:rsidRPr="00E817FB">
        <w:rPr>
          <w:rFonts w:ascii="Times New Roman" w:eastAsia="Times New Roman" w:hAnsi="Times New Roman" w:cs="Times New Roman"/>
          <w:sz w:val="24"/>
          <w:szCs w:val="24"/>
        </w:rPr>
        <w:t xml:space="preserve"> study sites</w:t>
      </w:r>
      <w:ins w:id="74" w:author="Abraham E Springer" w:date="2025-02-24T10:40:00Z" w16du:dateUtc="2025-02-24T17:40:00Z">
        <w:r w:rsidR="008D52E2">
          <w:rPr>
            <w:rFonts w:ascii="Times New Roman" w:eastAsia="Times New Roman" w:hAnsi="Times New Roman" w:cs="Times New Roman"/>
            <w:sz w:val="24"/>
            <w:szCs w:val="24"/>
          </w:rPr>
          <w:t>.</w:t>
        </w:r>
      </w:ins>
    </w:p>
    <w:p w14:paraId="5A96C5BE" w14:textId="2AF9AE23" w:rsidR="009954F4" w:rsidRPr="00E817FB" w:rsidRDefault="009954F4">
      <w:pPr>
        <w:pStyle w:val="Heading3"/>
        <w:spacing w:line="480" w:lineRule="auto"/>
        <w:rPr>
          <w:rFonts w:ascii="Times New Roman" w:hAnsi="Times New Roman" w:cs="Times New Roman"/>
          <w:sz w:val="24"/>
          <w:szCs w:val="24"/>
        </w:rPr>
        <w:pPrChange w:id="75" w:author="Abraham E Springer" w:date="2025-02-17T12:19:00Z" w16du:dateUtc="2025-02-17T19:19:00Z">
          <w:pPr>
            <w:pStyle w:val="Heading3"/>
          </w:pPr>
        </w:pPrChange>
      </w:pPr>
      <w:r w:rsidRPr="00E817FB">
        <w:rPr>
          <w:rFonts w:ascii="Times New Roman" w:hAnsi="Times New Roman" w:cs="Times New Roman"/>
          <w:sz w:val="24"/>
          <w:szCs w:val="24"/>
        </w:rPr>
        <w:t>Seedling Plots</w:t>
      </w:r>
    </w:p>
    <w:p w14:paraId="7524DDA5" w14:textId="6E3C5CEA" w:rsidR="00140FC2" w:rsidRPr="00E817FB" w:rsidRDefault="005327A1">
      <w:pPr>
        <w:spacing w:line="480" w:lineRule="auto"/>
        <w:ind w:firstLine="720"/>
        <w:rPr>
          <w:rFonts w:ascii="Times New Roman" w:eastAsia="Times New Roman" w:hAnsi="Times New Roman" w:cs="Times New Roman"/>
          <w:sz w:val="24"/>
          <w:szCs w:val="24"/>
        </w:rPr>
        <w:pPrChange w:id="76"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w:t>
      </w:r>
      <w:del w:id="77" w:author="Abraham E Springer" w:date="2025-02-24T10:40:00Z" w16du:dateUtc="2025-02-24T17:40:00Z">
        <w:r w:rsidR="00F76484" w:rsidDel="008D52E2">
          <w:rPr>
            <w:rFonts w:ascii="Times New Roman" w:hAnsi="Times New Roman" w:cs="Times New Roman"/>
            <w:sz w:val="24"/>
            <w:szCs w:val="24"/>
          </w:rPr>
          <w:delText>each</w:delText>
        </w:r>
      </w:del>
      <w:r w:rsidR="00F76484">
        <w:rPr>
          <w:rFonts w:ascii="Times New Roman" w:hAnsi="Times New Roman" w:cs="Times New Roman"/>
          <w:sz w:val="24"/>
          <w:szCs w:val="24"/>
        </w:rPr>
        <w:t xml:space="preserve"> BRAP and Childs</w:t>
      </w:r>
      <w:r w:rsidR="00140FC2" w:rsidRPr="00E817FB">
        <w:rPr>
          <w:rFonts w:ascii="Times New Roman" w:hAnsi="Times New Roman" w:cs="Times New Roman"/>
          <w:sz w:val="24"/>
          <w:szCs w:val="24"/>
        </w:rPr>
        <w:t xml:space="preserve">.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a radius </w:t>
      </w:r>
      <w:r w:rsidR="00F76484">
        <w:rPr>
          <w:rFonts w:ascii="Times New Roman" w:eastAsia="Times New Roman" w:hAnsi="Times New Roman" w:cs="Times New Roman"/>
          <w:sz w:val="24"/>
          <w:szCs w:val="24"/>
        </w:rPr>
        <w:t xml:space="preserve">determined </w:t>
      </w:r>
      <w:r w:rsidR="00140FC2" w:rsidRPr="00E817FB">
        <w:rPr>
          <w:rFonts w:ascii="Times New Roman" w:eastAsia="Times New Roman" w:hAnsi="Times New Roman" w:cs="Times New Roman"/>
          <w:sz w:val="24"/>
          <w:szCs w:val="24"/>
        </w:rPr>
        <w:t xml:space="preserve">to encompass all or most of the seedlings. </w:t>
      </w:r>
      <w:del w:id="78" w:author="Abraham E Springer" w:date="2025-02-24T10:40:00Z" w16du:dateUtc="2025-02-24T17:40:00Z">
        <w:r w:rsidR="00140FC2" w:rsidRPr="00E817FB" w:rsidDel="008D52E2">
          <w:rPr>
            <w:rFonts w:ascii="Times New Roman" w:eastAsia="Times New Roman" w:hAnsi="Times New Roman" w:cs="Times New Roman"/>
            <w:sz w:val="24"/>
            <w:szCs w:val="24"/>
          </w:rPr>
          <w:delText>We measured s</w:delText>
        </w:r>
      </w:del>
      <w:ins w:id="79" w:author="Abraham E Springer" w:date="2025-02-24T10:40:00Z" w16du:dateUtc="2025-02-24T17:40:00Z">
        <w:r w:rsidR="008D52E2">
          <w:rPr>
            <w:rFonts w:ascii="Times New Roman" w:eastAsia="Times New Roman" w:hAnsi="Times New Roman" w:cs="Times New Roman"/>
            <w:sz w:val="24"/>
            <w:szCs w:val="24"/>
          </w:rPr>
          <w:t>S</w:t>
        </w:r>
      </w:ins>
      <w:r w:rsidR="00140FC2" w:rsidRPr="00E817FB">
        <w:rPr>
          <w:rFonts w:ascii="Times New Roman" w:eastAsia="Times New Roman" w:hAnsi="Times New Roman" w:cs="Times New Roman"/>
          <w:sz w:val="24"/>
          <w:szCs w:val="24"/>
        </w:rPr>
        <w:t xml:space="preserve">eedling heights </w:t>
      </w:r>
      <w:ins w:id="80" w:author="Abraham E Springer" w:date="2025-02-24T10:41:00Z" w16du:dateUtc="2025-02-24T17:41:00Z">
        <w:r w:rsidR="008D52E2">
          <w:rPr>
            <w:rFonts w:ascii="Times New Roman" w:eastAsia="Times New Roman" w:hAnsi="Times New Roman" w:cs="Times New Roman"/>
            <w:sz w:val="24"/>
            <w:szCs w:val="24"/>
          </w:rPr>
          <w:t xml:space="preserve">were measured </w:t>
        </w:r>
      </w:ins>
      <w:r w:rsidR="00140FC2" w:rsidRPr="00E817FB">
        <w:rPr>
          <w:rFonts w:ascii="Times New Roman" w:eastAsia="Times New Roman" w:hAnsi="Times New Roman" w:cs="Times New Roman"/>
          <w:sz w:val="24"/>
          <w:szCs w:val="24"/>
        </w:rPr>
        <w:t xml:space="preserve">with a ruler or measuring tape to the nearest centimeter and the diameters near the ground were measured with calipers to the nearest millimeter within the determined radius. </w:t>
      </w:r>
    </w:p>
    <w:p w14:paraId="24FEF9E1" w14:textId="6B70CAFE" w:rsidR="00140FC2" w:rsidRPr="00E817FB" w:rsidRDefault="00140FC2">
      <w:pPr>
        <w:spacing w:line="480" w:lineRule="auto"/>
        <w:ind w:firstLine="720"/>
        <w:rPr>
          <w:rFonts w:ascii="Times New Roman" w:eastAsia="Times New Roman" w:hAnsi="Times New Roman" w:cs="Times New Roman"/>
          <w:sz w:val="24"/>
          <w:szCs w:val="24"/>
        </w:rPr>
        <w:pPrChange w:id="8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If a regeneration area was too large or there were too many seedlings to feasibly measure, the area was subsampled. First the area containing the cottonwood seedling was mapped using </w:t>
      </w:r>
      <w:r w:rsidRPr="00E817FB">
        <w:rPr>
          <w:rFonts w:ascii="Times New Roman" w:eastAsia="Times New Roman" w:hAnsi="Times New Roman" w:cs="Times New Roman"/>
          <w:sz w:val="24"/>
          <w:szCs w:val="24"/>
        </w:rPr>
        <w:lastRenderedPageBreak/>
        <w:t xml:space="preserve">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After the polygon was created and the area determined 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pPr>
        <w:spacing w:line="480" w:lineRule="auto"/>
        <w:rPr>
          <w:rFonts w:ascii="Times New Roman" w:hAnsi="Times New Roman" w:cs="Times New Roman"/>
          <w:sz w:val="24"/>
          <w:szCs w:val="24"/>
          <w:lang w:val="en-US"/>
        </w:rPr>
        <w:pPrChange w:id="82" w:author="Abraham E Springer" w:date="2025-02-17T12:19:00Z" w16du:dateUtc="2025-02-17T19:19:00Z">
          <w:pPr/>
        </w:pPrChange>
      </w:pPr>
    </w:p>
    <w:p w14:paraId="64AC8175" w14:textId="1B3EC8D6" w:rsidR="00140FC2" w:rsidRPr="002A2B15" w:rsidRDefault="009954F4">
      <w:pPr>
        <w:spacing w:line="480" w:lineRule="auto"/>
        <w:rPr>
          <w:rFonts w:ascii="Times New Roman" w:hAnsi="Times New Roman" w:cs="Times New Roman"/>
          <w:b/>
          <w:bCs/>
          <w:sz w:val="24"/>
          <w:szCs w:val="24"/>
          <w:lang w:val="en-US"/>
        </w:rPr>
        <w:pPrChange w:id="83" w:author="Abraham E Springer" w:date="2025-02-17T12:19:00Z" w16du:dateUtc="2025-02-17T19:19:00Z">
          <w:pPr/>
        </w:pPrChange>
      </w:pPr>
      <w:r w:rsidRPr="002A2B15">
        <w:rPr>
          <w:rFonts w:ascii="Times New Roman" w:hAnsi="Times New Roman" w:cs="Times New Roman"/>
          <w:b/>
          <w:bCs/>
          <w:sz w:val="24"/>
          <w:szCs w:val="24"/>
          <w:lang w:val="en-US"/>
        </w:rPr>
        <w:t>Light</w:t>
      </w:r>
    </w:p>
    <w:p w14:paraId="1EAB55A4" w14:textId="22AFBC71" w:rsidR="00140FC2" w:rsidRPr="00E817FB" w:rsidRDefault="00140FC2">
      <w:pPr>
        <w:spacing w:line="480" w:lineRule="auto"/>
        <w:ind w:firstLine="360"/>
        <w:rPr>
          <w:rFonts w:ascii="Times New Roman" w:eastAsia="Times New Roman" w:hAnsi="Times New Roman" w:cs="Times New Roman"/>
          <w:sz w:val="24"/>
          <w:szCs w:val="24"/>
        </w:rPr>
        <w:pPrChange w:id="8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Light intensity was </w:t>
      </w:r>
      <w:r w:rsidR="007D00BA">
        <w:rPr>
          <w:rFonts w:ascii="Times New Roman" w:eastAsia="Times New Roman" w:hAnsi="Times New Roman" w:cs="Times New Roman"/>
          <w:sz w:val="24"/>
          <w:szCs w:val="24"/>
        </w:rPr>
        <w:t>measured</w:t>
      </w:r>
      <w:r w:rsidR="007D00BA"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with a Li-COR LI-1500 Light Sensor Logger (Lincoln, NE). The pyranometer sensor was placed in the or near the plot and allowed to acclimate. </w:t>
      </w:r>
      <w:del w:id="85" w:author="Abraham E Springer" w:date="2025-02-24T10:41:00Z" w16du:dateUtc="2025-02-24T17:41:00Z">
        <w:r w:rsidRPr="00E817FB" w:rsidDel="008D52E2">
          <w:rPr>
            <w:rFonts w:ascii="Times New Roman" w:eastAsia="Times New Roman" w:hAnsi="Times New Roman" w:cs="Times New Roman"/>
            <w:sz w:val="24"/>
            <w:szCs w:val="24"/>
          </w:rPr>
          <w:delText>Then, a</w:delText>
        </w:r>
      </w:del>
      <w:ins w:id="86" w:author="Abraham E Springer" w:date="2025-02-24T10:41:00Z" w16du:dateUtc="2025-02-24T17:41:00Z">
        <w:r w:rsidR="008D52E2">
          <w:rPr>
            <w:rFonts w:ascii="Times New Roman" w:eastAsia="Times New Roman" w:hAnsi="Times New Roman" w:cs="Times New Roman"/>
            <w:sz w:val="24"/>
            <w:szCs w:val="24"/>
          </w:rPr>
          <w:t>A</w:t>
        </w:r>
      </w:ins>
      <w:r w:rsidRPr="00E817FB">
        <w:rPr>
          <w:rFonts w:ascii="Times New Roman" w:eastAsia="Times New Roman" w:hAnsi="Times New Roman" w:cs="Times New Roman"/>
          <w:sz w:val="24"/>
          <w:szCs w:val="24"/>
        </w:rPr>
        <w:t xml:space="preserve"> reading was taken every minute for 5 minutes. These readings were then averaged to get an average W m</w:t>
      </w:r>
      <w:del w:id="87" w:author="Abraham E Springer" w:date="2025-02-24T10:41:00Z" w16du:dateUtc="2025-02-24T17:41:00Z">
        <w:r w:rsidRPr="00E817FB" w:rsidDel="008D52E2">
          <w:rPr>
            <w:rFonts w:ascii="Times New Roman" w:eastAsia="Times New Roman" w:hAnsi="Times New Roman" w:cs="Times New Roman"/>
            <w:sz w:val="24"/>
            <w:szCs w:val="24"/>
          </w:rPr>
          <w:delText>-</w:delText>
        </w:r>
      </w:del>
      <w:r w:rsidRPr="008D52E2">
        <w:rPr>
          <w:rFonts w:ascii="Times New Roman" w:eastAsia="Times New Roman" w:hAnsi="Times New Roman" w:cs="Times New Roman"/>
          <w:sz w:val="24"/>
          <w:szCs w:val="24"/>
          <w:vertAlign w:val="superscript"/>
          <w:rPrChange w:id="88" w:author="Abraham E Springer" w:date="2025-02-24T10:41:00Z" w16du:dateUtc="2025-02-24T17:41:00Z">
            <w:rPr>
              <w:rFonts w:ascii="Times New Roman" w:eastAsia="Times New Roman" w:hAnsi="Times New Roman" w:cs="Times New Roman"/>
              <w:sz w:val="24"/>
              <w:szCs w:val="24"/>
            </w:rPr>
          </w:rPrChange>
        </w:rPr>
        <w:t>2</w:t>
      </w:r>
      <w:r w:rsidRPr="00E817FB">
        <w:rPr>
          <w:rFonts w:ascii="Times New Roman" w:eastAsia="Times New Roman" w:hAnsi="Times New Roman" w:cs="Times New Roman"/>
          <w:sz w:val="24"/>
          <w:szCs w:val="24"/>
        </w:rPr>
        <w:t xml:space="preserve"> value at each </w:t>
      </w:r>
      <w:commentRangeStart w:id="89"/>
      <w:r w:rsidRPr="00E817FB">
        <w:rPr>
          <w:rFonts w:ascii="Times New Roman" w:eastAsia="Times New Roman" w:hAnsi="Times New Roman" w:cs="Times New Roman"/>
          <w:sz w:val="24"/>
          <w:szCs w:val="24"/>
        </w:rPr>
        <w:t>plot</w:t>
      </w:r>
      <w:commentRangeEnd w:id="89"/>
      <w:r w:rsidR="00B96AB8">
        <w:rPr>
          <w:rFonts w:ascii="Times New Roman" w:eastAsia="Times New Roman" w:hAnsi="Times New Roman" w:cs="Times New Roman"/>
          <w:sz w:val="24"/>
          <w:szCs w:val="24"/>
        </w:rPr>
        <w:t xml:space="preserve"> at an accuracy of </w:t>
      </w:r>
      <w:r w:rsidR="00C00DA9">
        <w:rPr>
          <w:rStyle w:val="CommentReference"/>
        </w:rPr>
        <w:commentReference w:id="89"/>
      </w:r>
      <w:r w:rsidR="00B96AB8">
        <w:rPr>
          <w:rFonts w:ascii="Times New Roman" w:eastAsia="Times New Roman" w:hAnsi="Times New Roman" w:cs="Times New Roman"/>
          <w:sz w:val="24"/>
          <w:szCs w:val="24"/>
        </w:rPr>
        <w:t xml:space="preserve">± </w:t>
      </w:r>
      <w:ins w:id="90" w:author="Abraham E Springer" w:date="2025-02-24T10:41:00Z" w16du:dateUtc="2025-02-24T17:41:00Z">
        <w:r w:rsidR="008D52E2">
          <w:rPr>
            <w:rFonts w:ascii="Times New Roman" w:eastAsia="Times New Roman" w:hAnsi="Times New Roman" w:cs="Times New Roman"/>
            <w:sz w:val="24"/>
            <w:szCs w:val="24"/>
          </w:rPr>
          <w:t>0</w:t>
        </w:r>
      </w:ins>
      <w:r w:rsidR="00B96AB8">
        <w:rPr>
          <w:rFonts w:ascii="Times New Roman" w:eastAsia="Times New Roman" w:hAnsi="Times New Roman" w:cs="Times New Roman"/>
          <w:sz w:val="24"/>
          <w:szCs w:val="24"/>
        </w:rPr>
        <w:t>.3%</w:t>
      </w:r>
      <w:r w:rsidRPr="00E817FB">
        <w:rPr>
          <w:rFonts w:ascii="Times New Roman" w:eastAsia="Times New Roman" w:hAnsi="Times New Roman" w:cs="Times New Roman"/>
          <w:sz w:val="24"/>
          <w:szCs w:val="24"/>
        </w:rPr>
        <w:t>.</w:t>
      </w:r>
    </w:p>
    <w:p w14:paraId="1E333EA6" w14:textId="77777777" w:rsidR="00140FC2" w:rsidRPr="00E817FB" w:rsidRDefault="00140FC2">
      <w:pPr>
        <w:spacing w:line="480" w:lineRule="auto"/>
        <w:rPr>
          <w:rFonts w:ascii="Times New Roman" w:hAnsi="Times New Roman" w:cs="Times New Roman"/>
          <w:sz w:val="24"/>
          <w:szCs w:val="24"/>
          <w:lang w:val="en-US"/>
        </w:rPr>
        <w:pPrChange w:id="91" w:author="Abraham E Springer" w:date="2025-02-17T12:19:00Z" w16du:dateUtc="2025-02-17T19:19:00Z">
          <w:pPr/>
        </w:pPrChange>
      </w:pPr>
    </w:p>
    <w:p w14:paraId="5784D584" w14:textId="4931FFE8" w:rsidR="009954F4" w:rsidRPr="002A2B15" w:rsidRDefault="009954F4">
      <w:pPr>
        <w:spacing w:line="480" w:lineRule="auto"/>
        <w:rPr>
          <w:rFonts w:ascii="Times New Roman" w:hAnsi="Times New Roman" w:cs="Times New Roman"/>
          <w:b/>
          <w:bCs/>
          <w:sz w:val="24"/>
          <w:szCs w:val="24"/>
          <w:lang w:val="en-US"/>
        </w:rPr>
        <w:pPrChange w:id="92" w:author="Abraham E Springer" w:date="2025-02-17T12:19:00Z" w16du:dateUtc="2025-02-17T19:19:00Z">
          <w:pPr/>
        </w:pPrChange>
      </w:pPr>
      <w:r w:rsidRPr="002A2B15">
        <w:rPr>
          <w:rFonts w:ascii="Times New Roman" w:hAnsi="Times New Roman" w:cs="Times New Roman"/>
          <w:b/>
          <w:bCs/>
          <w:sz w:val="24"/>
          <w:szCs w:val="24"/>
          <w:lang w:val="en-US"/>
        </w:rPr>
        <w:t>Herbaceous</w:t>
      </w:r>
    </w:p>
    <w:p w14:paraId="6F2BCF2C" w14:textId="0C3B1A8A" w:rsidR="00140FC2" w:rsidRPr="00E817FB" w:rsidRDefault="00140FC2">
      <w:pPr>
        <w:spacing w:line="480" w:lineRule="auto"/>
        <w:ind w:firstLine="720"/>
        <w:rPr>
          <w:ins w:id="93" w:author="Quentin R McCalla" w:date="2024-10-29T10:31:00Z" w16du:dateUtc="2024-10-29T17:31:00Z"/>
          <w:rFonts w:ascii="Times New Roman" w:eastAsia="Times New Roman" w:hAnsi="Times New Roman" w:cs="Times New Roman"/>
          <w:sz w:val="24"/>
          <w:szCs w:val="24"/>
        </w:rPr>
        <w:pPrChange w:id="9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Herbaceous competition was estimated using the Braun-</w:t>
      </w:r>
      <w:commentRangeStart w:id="95"/>
      <w:r w:rsidRPr="00E817FB">
        <w:rPr>
          <w:rFonts w:ascii="Times New Roman" w:eastAsia="Times New Roman" w:hAnsi="Times New Roman" w:cs="Times New Roman"/>
          <w:sz w:val="24"/>
          <w:szCs w:val="24"/>
        </w:rPr>
        <w:t xml:space="preserve">Blanquet </w:t>
      </w:r>
      <w:commentRangeEnd w:id="95"/>
      <w:r w:rsidRPr="00E817FB">
        <w:rPr>
          <w:rStyle w:val="CommentReference"/>
          <w:rFonts w:ascii="Times New Roman" w:hAnsi="Times New Roman" w:cs="Times New Roman"/>
          <w:sz w:val="24"/>
          <w:szCs w:val="24"/>
        </w:rPr>
        <w:commentReference w:id="95"/>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Plants within the plots and rooted at the same elevation as the cottonwood seedlings were </w:t>
      </w:r>
      <w:commentRangeStart w:id="96"/>
      <w:proofErr w:type="spellStart"/>
      <w:r w:rsidRPr="00E817FB">
        <w:rPr>
          <w:rFonts w:ascii="Times New Roman" w:eastAsia="Times New Roman" w:hAnsi="Times New Roman" w:cs="Times New Roman"/>
          <w:sz w:val="24"/>
          <w:szCs w:val="24"/>
        </w:rPr>
        <w:t>considered</w:t>
      </w:r>
      <w:commentRangeEnd w:id="96"/>
      <w:r w:rsidR="008D52E2">
        <w:rPr>
          <w:rStyle w:val="CommentReference"/>
        </w:rPr>
        <w:commentReference w:id="96"/>
      </w:r>
      <w:ins w:id="97" w:author="Abraham E Springer" w:date="2025-02-24T10:42:00Z" w16du:dateUtc="2025-02-24T17:42:00Z">
        <w:r w:rsidR="008D52E2">
          <w:rPr>
            <w:rFonts w:ascii="Times New Roman" w:eastAsia="Times New Roman" w:hAnsi="Times New Roman" w:cs="Times New Roman"/>
            <w:sz w:val="24"/>
            <w:szCs w:val="24"/>
          </w:rPr>
          <w:t>W</w:t>
        </w:r>
      </w:ins>
      <w:proofErr w:type="spellEnd"/>
      <w:r w:rsidRPr="00E817FB">
        <w:rPr>
          <w:rFonts w:ascii="Times New Roman" w:eastAsia="Times New Roman" w:hAnsi="Times New Roman" w:cs="Times New Roman"/>
          <w:sz w:val="24"/>
          <w:szCs w:val="24"/>
        </w:rPr>
        <w:t>.</w:t>
      </w:r>
      <w:bookmarkStart w:id="98" w:name="_Hlk185250511"/>
    </w:p>
    <w:bookmarkEnd w:id="98"/>
    <w:p w14:paraId="5D33EAD2" w14:textId="77777777" w:rsidR="00140FC2" w:rsidRPr="00E817FB" w:rsidRDefault="00140FC2">
      <w:pPr>
        <w:spacing w:line="480" w:lineRule="auto"/>
        <w:rPr>
          <w:rFonts w:ascii="Times New Roman" w:hAnsi="Times New Roman" w:cs="Times New Roman"/>
          <w:sz w:val="24"/>
          <w:szCs w:val="24"/>
          <w:lang w:val="en-US"/>
        </w:rPr>
        <w:pPrChange w:id="99" w:author="Abraham E Springer" w:date="2025-02-17T12:19:00Z" w16du:dateUtc="2025-02-17T19:19:00Z">
          <w:pPr/>
        </w:pPrChange>
      </w:pPr>
    </w:p>
    <w:p w14:paraId="1CD81F02" w14:textId="2A2A4FDE" w:rsidR="00140FC2" w:rsidRPr="002A2B15" w:rsidRDefault="009954F4">
      <w:pPr>
        <w:spacing w:line="480" w:lineRule="auto"/>
        <w:rPr>
          <w:rFonts w:ascii="Times New Roman" w:hAnsi="Times New Roman" w:cs="Times New Roman"/>
          <w:b/>
          <w:bCs/>
          <w:sz w:val="24"/>
          <w:szCs w:val="24"/>
        </w:rPr>
        <w:pPrChange w:id="100" w:author="Abraham E Springer" w:date="2025-02-17T12:19:00Z" w16du:dateUtc="2025-02-17T19:19:00Z">
          <w:pPr/>
        </w:pPrChange>
      </w:pPr>
      <w:r w:rsidRPr="002A2B15">
        <w:rPr>
          <w:rFonts w:ascii="Times New Roman" w:hAnsi="Times New Roman" w:cs="Times New Roman"/>
          <w:b/>
          <w:bCs/>
          <w:sz w:val="24"/>
          <w:szCs w:val="24"/>
          <w:lang w:val="en-US"/>
        </w:rPr>
        <w:t xml:space="preserve">Soil </w:t>
      </w:r>
    </w:p>
    <w:p w14:paraId="568BE60F" w14:textId="1E2443D7" w:rsidR="008856CC" w:rsidRPr="00E817FB" w:rsidRDefault="00140FC2">
      <w:pPr>
        <w:spacing w:line="480" w:lineRule="auto"/>
        <w:ind w:firstLine="720"/>
        <w:rPr>
          <w:rFonts w:ascii="Times New Roman" w:hAnsi="Times New Roman" w:cs="Times New Roman"/>
          <w:sz w:val="24"/>
          <w:szCs w:val="24"/>
          <w:lang w:val="en-US"/>
        </w:rPr>
        <w:pPrChange w:id="101" w:author="Abraham E Springer" w:date="2025-02-17T12:19:00Z" w16du:dateUtc="2025-02-17T19:19:00Z">
          <w:pPr>
            <w:ind w:firstLine="720"/>
          </w:pPr>
        </w:pPrChange>
      </w:pPr>
      <w:r w:rsidRPr="00E817FB">
        <w:rPr>
          <w:rFonts w:ascii="Times New Roman" w:hAnsi="Times New Roman" w:cs="Times New Roman"/>
          <w:sz w:val="24"/>
          <w:szCs w:val="24"/>
          <w:lang w:val="en-US"/>
        </w:rPr>
        <w:t xml:space="preserve">Soil samples were </w:t>
      </w:r>
      <w:r w:rsidR="00C00DA9">
        <w:rPr>
          <w:rFonts w:ascii="Times New Roman" w:hAnsi="Times New Roman" w:cs="Times New Roman"/>
          <w:sz w:val="24"/>
          <w:szCs w:val="24"/>
          <w:lang w:val="en-US"/>
        </w:rPr>
        <w:t>collected</w:t>
      </w:r>
      <w:r w:rsidR="00C00DA9" w:rsidRPr="00E817FB">
        <w:rPr>
          <w:rFonts w:ascii="Times New Roman" w:hAnsi="Times New Roman" w:cs="Times New Roman"/>
          <w:sz w:val="24"/>
          <w:szCs w:val="24"/>
          <w:lang w:val="en-US"/>
        </w:rPr>
        <w:t xml:space="preserve"> </w:t>
      </w:r>
      <w:r w:rsidRPr="00E817FB">
        <w:rPr>
          <w:rFonts w:ascii="Times New Roman" w:hAnsi="Times New Roman" w:cs="Times New Roman"/>
          <w:sz w:val="24"/>
          <w:szCs w:val="24"/>
          <w:lang w:val="en-US"/>
        </w:rPr>
        <w:t xml:space="preserve">inside the seedling plots using a trowel. Soil samples are from the first few inches of the soil horizon where the cottonwoods originally </w:t>
      </w:r>
      <w:r w:rsidR="00B96AB8" w:rsidRPr="00E817FB">
        <w:rPr>
          <w:rFonts w:ascii="Times New Roman" w:hAnsi="Times New Roman" w:cs="Times New Roman"/>
          <w:sz w:val="24"/>
          <w:szCs w:val="24"/>
          <w:lang w:val="en-US"/>
        </w:rPr>
        <w:t>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 xml:space="preserve">Samples </w:t>
      </w:r>
      <w:r w:rsidR="00BF3F65" w:rsidRPr="00E817FB">
        <w:rPr>
          <w:rFonts w:ascii="Times New Roman" w:hAnsi="Times New Roman" w:cs="Times New Roman"/>
          <w:sz w:val="24"/>
          <w:szCs w:val="24"/>
          <w:lang w:val="en-US"/>
        </w:rPr>
        <w:t>were dried</w:t>
      </w:r>
      <w:r w:rsidR="008856CC" w:rsidRPr="00E817FB">
        <w:rPr>
          <w:rFonts w:ascii="Times New Roman" w:hAnsi="Times New Roman" w:cs="Times New Roman"/>
          <w:sz w:val="24"/>
          <w:szCs w:val="24"/>
          <w:lang w:val="en-US"/>
        </w:rPr>
        <w:t xml:space="preserve"> in an oven for 6 hours at 70</w:t>
      </w:r>
      <w:ins w:id="102" w:author="Abraham E Springer" w:date="2025-02-24T10:43:00Z" w16du:dateUtc="2025-02-24T17:43:00Z">
        <w:r w:rsidR="008D52E2" w:rsidRPr="008D52E2">
          <w:rPr>
            <w:rFonts w:ascii="Times New Roman" w:hAnsi="Times New Roman" w:cs="Times New Roman"/>
            <w:sz w:val="24"/>
            <w:szCs w:val="24"/>
            <w:vertAlign w:val="superscript"/>
            <w:lang w:val="en-US"/>
            <w:rPrChange w:id="103" w:author="Abraham E Springer" w:date="2025-02-24T10:43:00Z" w16du:dateUtc="2025-02-24T17:43:00Z">
              <w:rPr>
                <w:rFonts w:ascii="Times New Roman" w:hAnsi="Times New Roman" w:cs="Times New Roman"/>
                <w:sz w:val="24"/>
                <w:szCs w:val="24"/>
                <w:lang w:val="en-US"/>
              </w:rPr>
            </w:rPrChange>
          </w:rPr>
          <w:t>o</w:t>
        </w:r>
      </w:ins>
      <w:r w:rsidR="008856CC" w:rsidRPr="00E817FB">
        <w:rPr>
          <w:rFonts w:ascii="Times New Roman" w:hAnsi="Times New Roman" w:cs="Times New Roman"/>
          <w:sz w:val="24"/>
          <w:szCs w:val="24"/>
          <w:lang w:val="en-US"/>
        </w:rPr>
        <w:t xml:space="preserve"> </w:t>
      </w:r>
      <w:del w:id="104" w:author="Abraham E Springer" w:date="2025-02-24T10:42:00Z" w16du:dateUtc="2025-02-24T17:42:00Z">
        <w:r w:rsidR="008856CC" w:rsidRPr="00E817FB" w:rsidDel="008D52E2">
          <w:rPr>
            <w:rFonts w:ascii="Times New Roman" w:hAnsi="Times New Roman" w:cs="Times New Roman"/>
            <w:sz w:val="24"/>
            <w:szCs w:val="24"/>
            <w:lang w:val="en-US"/>
          </w:rPr>
          <w:delText xml:space="preserve">degrees </w:delText>
        </w:r>
      </w:del>
      <w:r w:rsidR="008856CC" w:rsidRPr="00E817FB">
        <w:rPr>
          <w:rFonts w:ascii="Times New Roman" w:hAnsi="Times New Roman" w:cs="Times New Roman"/>
          <w:sz w:val="24"/>
          <w:szCs w:val="24"/>
          <w:lang w:val="en-US"/>
        </w:rPr>
        <w:t>C</w:t>
      </w:r>
      <w:del w:id="105" w:author="Abraham E Springer" w:date="2025-02-24T10:42:00Z" w16du:dateUtc="2025-02-24T17:42:00Z">
        <w:r w:rsidR="008856CC" w:rsidRPr="00E817FB" w:rsidDel="008D52E2">
          <w:rPr>
            <w:rFonts w:ascii="Times New Roman" w:hAnsi="Times New Roman" w:cs="Times New Roman"/>
            <w:sz w:val="24"/>
            <w:szCs w:val="24"/>
            <w:lang w:val="en-US"/>
          </w:rPr>
          <w:delText>elsius</w:delText>
        </w:r>
      </w:del>
      <w:r w:rsidR="008856CC" w:rsidRPr="00E817FB">
        <w:rPr>
          <w:rFonts w:ascii="Times New Roman" w:hAnsi="Times New Roman" w:cs="Times New Roman"/>
          <w:sz w:val="24"/>
          <w:szCs w:val="24"/>
          <w:lang w:val="en-US"/>
        </w:rPr>
        <w:t xml:space="preserve">. The samples were </w:t>
      </w:r>
      <w:r w:rsidR="00C00DA9">
        <w:rPr>
          <w:rFonts w:ascii="Times New Roman" w:hAnsi="Times New Roman" w:cs="Times New Roman"/>
          <w:sz w:val="24"/>
          <w:szCs w:val="24"/>
          <w:lang w:val="en-US"/>
        </w:rPr>
        <w:t>placed in a shaker and</w:t>
      </w:r>
      <w:r w:rsidR="008856CC" w:rsidRPr="00E817FB">
        <w:rPr>
          <w:rFonts w:ascii="Times New Roman" w:hAnsi="Times New Roman" w:cs="Times New Roman"/>
          <w:sz w:val="24"/>
          <w:szCs w:val="24"/>
          <w:lang w:val="en-US"/>
        </w:rPr>
        <w:t xml:space="preserve">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utes and the percent fines (</w:t>
      </w:r>
      <w:r w:rsidR="00BF3F65">
        <w:rPr>
          <w:rFonts w:ascii="Times New Roman" w:hAnsi="Times New Roman" w:cs="Times New Roman"/>
          <w:sz w:val="24"/>
          <w:szCs w:val="24"/>
          <w:lang w:val="en-US"/>
        </w:rPr>
        <w:t>0</w:t>
      </w:r>
      <w:r w:rsidR="009B34A2" w:rsidRPr="00E817FB">
        <w:rPr>
          <w:rFonts w:ascii="Times New Roman" w:hAnsi="Times New Roman" w:cs="Times New Roman"/>
          <w:sz w:val="24"/>
          <w:szCs w:val="24"/>
          <w:lang w:val="en-US"/>
        </w:rPr>
        <w:t xml:space="preserve">.075mm or smaller) was calculated for each site. </w:t>
      </w:r>
      <w:r w:rsidR="00C00DA9">
        <w:rPr>
          <w:rFonts w:ascii="Times New Roman" w:hAnsi="Times New Roman" w:cs="Times New Roman"/>
          <w:sz w:val="24"/>
          <w:szCs w:val="24"/>
          <w:lang w:val="en-US"/>
        </w:rPr>
        <w:t xml:space="preserve">Grain size distributions were based on </w:t>
      </w:r>
      <w:ins w:id="106" w:author="Abraham E Springer" w:date="2025-02-24T10:43:00Z" w16du:dateUtc="2025-02-24T17:43:00Z">
        <w:r w:rsidR="008D52E2">
          <w:rPr>
            <w:rFonts w:ascii="Times New Roman" w:hAnsi="Times New Roman" w:cs="Times New Roman"/>
            <w:sz w:val="24"/>
            <w:szCs w:val="24"/>
            <w:lang w:val="en-US"/>
          </w:rPr>
          <w:t xml:space="preserve">dry </w:t>
        </w:r>
      </w:ins>
      <w:r w:rsidR="00C00DA9">
        <w:rPr>
          <w:rFonts w:ascii="Times New Roman" w:hAnsi="Times New Roman" w:cs="Times New Roman"/>
          <w:sz w:val="24"/>
          <w:szCs w:val="24"/>
          <w:lang w:val="en-US"/>
        </w:rPr>
        <w:t>weight percentage.</w:t>
      </w:r>
    </w:p>
    <w:p w14:paraId="4F7BCAB1" w14:textId="77777777" w:rsidR="00DD6FD8" w:rsidRPr="00E817FB" w:rsidRDefault="00DD6FD8">
      <w:pPr>
        <w:spacing w:line="480" w:lineRule="auto"/>
        <w:rPr>
          <w:rFonts w:ascii="Times New Roman" w:hAnsi="Times New Roman" w:cs="Times New Roman"/>
          <w:sz w:val="24"/>
          <w:szCs w:val="24"/>
          <w:lang w:val="en-US"/>
        </w:rPr>
        <w:pPrChange w:id="107" w:author="Abraham E Springer" w:date="2025-02-17T12:19:00Z" w16du:dateUtc="2025-02-17T19:19:00Z">
          <w:pPr/>
        </w:pPrChange>
      </w:pPr>
    </w:p>
    <w:p w14:paraId="5204F584" w14:textId="77777777" w:rsidR="00DD6FD8" w:rsidRPr="00E817FB" w:rsidRDefault="00DD6FD8">
      <w:pPr>
        <w:spacing w:line="480" w:lineRule="auto"/>
        <w:rPr>
          <w:rFonts w:ascii="Times New Roman" w:eastAsia="Times New Roman" w:hAnsi="Times New Roman" w:cs="Times New Roman"/>
          <w:sz w:val="24"/>
          <w:szCs w:val="24"/>
        </w:rPr>
        <w:pPrChange w:id="108"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lastRenderedPageBreak/>
        <w:t>Analysis Methods</w:t>
      </w:r>
      <w:r w:rsidRPr="00E817FB">
        <w:rPr>
          <w:rFonts w:ascii="Times New Roman" w:eastAsia="Times New Roman" w:hAnsi="Times New Roman" w:cs="Times New Roman"/>
          <w:sz w:val="24"/>
          <w:szCs w:val="24"/>
        </w:rPr>
        <w:t xml:space="preserve"> </w:t>
      </w:r>
    </w:p>
    <w:p w14:paraId="46C1CFAA" w14:textId="0513A8B3" w:rsidR="00D73F95" w:rsidRPr="00E817FB" w:rsidRDefault="00DD6FD8">
      <w:pPr>
        <w:spacing w:line="480" w:lineRule="auto"/>
        <w:ind w:firstLine="720"/>
        <w:rPr>
          <w:rFonts w:ascii="Times New Roman" w:eastAsia="Times New Roman" w:hAnsi="Times New Roman" w:cs="Times New Roman"/>
          <w:sz w:val="24"/>
          <w:szCs w:val="24"/>
        </w:rPr>
        <w:pPrChange w:id="10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R </w:t>
      </w:r>
      <w:ins w:id="110" w:author="Abraham E Springer" w:date="2025-02-24T10:43:00Z" w16du:dateUtc="2025-02-24T17:43:00Z">
        <w:r w:rsidR="008D52E2">
          <w:rPr>
            <w:rFonts w:ascii="Times New Roman" w:eastAsia="Times New Roman" w:hAnsi="Times New Roman" w:cs="Times New Roman"/>
            <w:sz w:val="24"/>
            <w:szCs w:val="24"/>
          </w:rPr>
          <w:t xml:space="preserve">studio scripts </w:t>
        </w:r>
      </w:ins>
      <w:r w:rsidRPr="00E817FB">
        <w:rPr>
          <w:rFonts w:ascii="Times New Roman" w:eastAsia="Times New Roman" w:hAnsi="Times New Roman" w:cs="Times New Roman"/>
          <w:sz w:val="24"/>
          <w:szCs w:val="24"/>
        </w:rPr>
        <w:t>were used to calculate summary statistics</w:t>
      </w:r>
      <w:r w:rsidR="00B96AB8">
        <w:rPr>
          <w:rFonts w:ascii="Times New Roman" w:eastAsia="Times New Roman" w:hAnsi="Times New Roman" w:cs="Times New Roman"/>
          <w:sz w:val="24"/>
          <w:szCs w:val="24"/>
        </w:rPr>
        <w:t xml:space="preserve"> (R version 4.4.2</w:t>
      </w:r>
      <w:r w:rsidR="00C00DA9">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Height and diameter values were converted into a single Height-Diameter ratio (HDR)</w:t>
      </w:r>
      <w:del w:id="111" w:author="Abraham E Springer" w:date="2025-02-24T10:44:00Z" w16du:dateUtc="2025-02-24T17:44:00Z">
        <w:r w:rsidRPr="00E817FB" w:rsidDel="008D52E2">
          <w:rPr>
            <w:rFonts w:ascii="Times New Roman" w:eastAsia="Times New Roman" w:hAnsi="Times New Roman" w:cs="Times New Roman"/>
            <w:sz w:val="24"/>
            <w:szCs w:val="24"/>
          </w:rPr>
          <w:delText>. This was done</w:delText>
        </w:r>
      </w:del>
      <w:r w:rsidRPr="00E817FB">
        <w:rPr>
          <w:rFonts w:ascii="Times New Roman" w:eastAsia="Times New Roman" w:hAnsi="Times New Roman" w:cs="Times New Roman"/>
          <w:sz w:val="24"/>
          <w:szCs w:val="24"/>
        </w:rPr>
        <w:t xml:space="preserv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pPr>
        <w:spacing w:line="480" w:lineRule="auto"/>
        <w:rPr>
          <w:rFonts w:ascii="Times New Roman" w:eastAsia="Times New Roman" w:hAnsi="Times New Roman" w:cs="Times New Roman"/>
          <w:i/>
          <w:sz w:val="24"/>
          <w:szCs w:val="24"/>
        </w:rPr>
        <w:pPrChange w:id="112" w:author="Abraham E Springer" w:date="2025-02-17T12:19:00Z" w16du:dateUtc="2025-02-17T19:19:00Z">
          <w:pPr>
            <w:spacing w:line="240" w:lineRule="auto"/>
          </w:pPr>
        </w:pPrChange>
      </w:pPr>
      <m:oMathPara>
        <m:oMath>
          <m:r>
            <w:ins w:id="113" w:author="Quentin R McCalla" w:date="2024-10-29T10:31:00Z" w16du:dateUtc="2024-10-29T17:31:00Z">
              <w:rPr>
                <w:rFonts w:ascii="Cambria Math" w:eastAsia="Times New Roman" w:hAnsi="Cambria Math" w:cs="Times New Roman"/>
                <w:sz w:val="24"/>
                <w:szCs w:val="24"/>
              </w:rPr>
              <m:t>HDR=</m:t>
            </w:ins>
          </m:r>
          <m:f>
            <m:fPr>
              <m:ctrlPr>
                <w:ins w:id="114" w:author="Quentin R McCalla" w:date="2024-10-29T10:32:00Z" w16du:dateUtc="2024-10-29T17:32:00Z">
                  <w:rPr>
                    <w:rFonts w:ascii="Cambria Math" w:eastAsia="Times New Roman" w:hAnsi="Cambria Math" w:cs="Times New Roman"/>
                    <w:i/>
                    <w:sz w:val="24"/>
                    <w:szCs w:val="24"/>
                  </w:rPr>
                </w:ins>
              </m:ctrlPr>
            </m:fPr>
            <m:num>
              <m:r>
                <w:ins w:id="115" w:author="Quentin R McCalla" w:date="2024-10-29T10:33:00Z" w16du:dateUtc="2024-10-29T17:33:00Z">
                  <w:rPr>
                    <w:rFonts w:ascii="Cambria Math" w:eastAsia="Times New Roman" w:hAnsi="Cambria Math" w:cs="Times New Roman"/>
                    <w:sz w:val="24"/>
                    <w:szCs w:val="24"/>
                  </w:rPr>
                  <m:t>Height (cm)</m:t>
                </w:ins>
              </m:r>
            </m:num>
            <m:den>
              <m:r>
                <w:ins w:id="116"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pPr>
        <w:spacing w:line="480" w:lineRule="auto"/>
        <w:jc w:val="center"/>
        <w:rPr>
          <w:rFonts w:ascii="Times New Roman" w:eastAsia="Times New Roman" w:hAnsi="Times New Roman" w:cs="Times New Roman"/>
          <w:iCs/>
          <w:sz w:val="24"/>
          <w:szCs w:val="24"/>
        </w:rPr>
        <w:pPrChange w:id="117" w:author="Abraham E Springer" w:date="2025-02-17T12:19:00Z" w16du:dateUtc="2025-02-17T19:19:00Z">
          <w:pPr>
            <w:spacing w:line="240" w:lineRule="auto"/>
            <w:jc w:val="center"/>
          </w:pPr>
        </w:pPrChange>
      </w:pPr>
      <w:r w:rsidRPr="00E817FB">
        <w:rPr>
          <w:rFonts w:ascii="Times New Roman" w:eastAsia="Times New Roman" w:hAnsi="Times New Roman" w:cs="Times New Roman"/>
          <w:iCs/>
          <w:sz w:val="24"/>
          <w:szCs w:val="24"/>
        </w:rPr>
        <w:t>Equation 1.</w:t>
      </w:r>
    </w:p>
    <w:p w14:paraId="3FA23342" w14:textId="77777777" w:rsidR="00D73F95" w:rsidRPr="00E817FB" w:rsidRDefault="00D73F95">
      <w:pPr>
        <w:spacing w:line="480" w:lineRule="auto"/>
        <w:ind w:firstLine="720"/>
        <w:rPr>
          <w:rFonts w:ascii="Times New Roman" w:eastAsia="Times New Roman" w:hAnsi="Times New Roman" w:cs="Times New Roman"/>
          <w:sz w:val="24"/>
          <w:szCs w:val="24"/>
        </w:rPr>
        <w:pPrChange w:id="118" w:author="Abraham E Springer" w:date="2025-02-17T12:19:00Z" w16du:dateUtc="2025-02-17T19:19:00Z">
          <w:pPr>
            <w:spacing w:line="240" w:lineRule="auto"/>
            <w:ind w:firstLine="720"/>
          </w:pPr>
        </w:pPrChange>
      </w:pPr>
    </w:p>
    <w:p w14:paraId="2AE45290" w14:textId="0DA981FE" w:rsidR="00DD6FD8" w:rsidRPr="00E817FB" w:rsidRDefault="00DD6FD8">
      <w:pPr>
        <w:spacing w:line="480" w:lineRule="auto"/>
        <w:ind w:firstLine="720"/>
        <w:rPr>
          <w:rFonts w:ascii="Times New Roman" w:eastAsia="Times New Roman" w:hAnsi="Times New Roman" w:cs="Times New Roman"/>
          <w:sz w:val="24"/>
          <w:szCs w:val="24"/>
        </w:rPr>
        <w:pPrChange w:id="11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Changes in density and seedling size were determined by subtracting the </w:t>
      </w:r>
      <w:r w:rsidR="00F76484">
        <w:rPr>
          <w:rFonts w:ascii="Times New Roman" w:eastAsia="Times New Roman" w:hAnsi="Times New Roman" w:cs="Times New Roman"/>
          <w:sz w:val="24"/>
          <w:szCs w:val="24"/>
        </w:rPr>
        <w:t>Fall</w:t>
      </w:r>
      <w:r w:rsidRPr="00E817FB">
        <w:rPr>
          <w:rFonts w:ascii="Times New Roman" w:eastAsia="Times New Roman" w:hAnsi="Times New Roman" w:cs="Times New Roman"/>
          <w:sz w:val="24"/>
          <w:szCs w:val="24"/>
        </w:rPr>
        <w:t xml:space="preserve"> 2024 values from the </w:t>
      </w:r>
      <w:r w:rsidR="00F76484">
        <w:rPr>
          <w:rFonts w:ascii="Times New Roman" w:eastAsia="Times New Roman" w:hAnsi="Times New Roman" w:cs="Times New Roman"/>
          <w:sz w:val="24"/>
          <w:szCs w:val="24"/>
        </w:rPr>
        <w:t>Fall</w:t>
      </w:r>
      <w:r w:rsidRPr="00E817FB">
        <w:rPr>
          <w:rFonts w:ascii="Times New Roman" w:eastAsia="Times New Roman" w:hAnsi="Times New Roman" w:cs="Times New Roman"/>
          <w:sz w:val="24"/>
          <w:szCs w:val="24"/>
        </w:rPr>
        <w:t xml:space="preserve">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w:t>
      </w:r>
      <w:r w:rsidR="009E1F5F">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Tukey’s HSD test was used to test for significant changes between variables. A critical P-value of less than or equal to 0.05 was used to test for significance.</w:t>
      </w:r>
    </w:p>
    <w:p w14:paraId="14E3B6BA" w14:textId="0E2B7FFC" w:rsidR="00140FC2" w:rsidRPr="00C56BF0" w:rsidRDefault="005C56AF">
      <w:pPr>
        <w:spacing w:line="480" w:lineRule="auto"/>
        <w:ind w:firstLine="720"/>
        <w:rPr>
          <w:rFonts w:ascii="Times New Roman" w:eastAsia="Times New Roman" w:hAnsi="Times New Roman" w:cs="Times New Roman"/>
          <w:sz w:val="24"/>
          <w:szCs w:val="24"/>
        </w:rPr>
        <w:pPrChange w:id="12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r w:rsidR="008306FC">
        <w:rPr>
          <w:rFonts w:ascii="Times New Roman" w:eastAsia="Times New Roman" w:hAnsi="Times New Roman" w:cs="Times New Roman"/>
          <w:sz w:val="24"/>
          <w:szCs w:val="24"/>
        </w:rPr>
        <w:t xml:space="preserve"> The three site variables were compared to Fall 2024 survivorship. A stepwise selection model was run to determine which </w:t>
      </w:r>
      <w:r w:rsidR="00BF3F65">
        <w:rPr>
          <w:rFonts w:ascii="Times New Roman" w:eastAsia="Times New Roman" w:hAnsi="Times New Roman" w:cs="Times New Roman"/>
          <w:sz w:val="24"/>
          <w:szCs w:val="24"/>
        </w:rPr>
        <w:t>variables,</w:t>
      </w:r>
      <w:r w:rsidR="008306FC">
        <w:rPr>
          <w:rFonts w:ascii="Times New Roman" w:eastAsia="Times New Roman" w:hAnsi="Times New Roman" w:cs="Times New Roman"/>
          <w:sz w:val="24"/>
          <w:szCs w:val="24"/>
        </w:rPr>
        <w:t xml:space="preserve"> and which combinations were significant.</w:t>
      </w:r>
    </w:p>
    <w:p w14:paraId="6050C2F6" w14:textId="7B9DD237" w:rsidR="009954F4" w:rsidRPr="00E817FB" w:rsidRDefault="009954F4">
      <w:pPr>
        <w:pStyle w:val="Heading3"/>
        <w:spacing w:line="480" w:lineRule="auto"/>
        <w:rPr>
          <w:rFonts w:ascii="Times New Roman" w:hAnsi="Times New Roman" w:cs="Times New Roman"/>
          <w:sz w:val="24"/>
          <w:szCs w:val="24"/>
        </w:rPr>
        <w:pPrChange w:id="121" w:author="Abraham E Springer" w:date="2025-02-17T12:19:00Z" w16du:dateUtc="2025-02-17T19:19:00Z">
          <w:pPr>
            <w:pStyle w:val="Heading3"/>
          </w:pPr>
        </w:pPrChange>
      </w:pPr>
      <w:r w:rsidRPr="00E817FB">
        <w:rPr>
          <w:rFonts w:ascii="Times New Roman" w:hAnsi="Times New Roman" w:cs="Times New Roman"/>
          <w:sz w:val="24"/>
          <w:szCs w:val="24"/>
        </w:rPr>
        <w:t>Dendrochronology</w:t>
      </w:r>
    </w:p>
    <w:p w14:paraId="17886B7D" w14:textId="67004019" w:rsidR="00721FD3" w:rsidRPr="00E817FB" w:rsidRDefault="00721FD3">
      <w:pPr>
        <w:spacing w:line="480" w:lineRule="auto"/>
        <w:ind w:firstLine="720"/>
        <w:rPr>
          <w:rFonts w:ascii="Times New Roman" w:eastAsia="Times New Roman" w:hAnsi="Times New Roman" w:cs="Times New Roman"/>
          <w:sz w:val="24"/>
          <w:szCs w:val="24"/>
        </w:rPr>
        <w:pPrChange w:id="12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To determine the age and growth of Fremont cottonwood trees, cores were collected </w:t>
      </w:r>
      <w:r w:rsidR="009E1F5F">
        <w:rPr>
          <w:rFonts w:ascii="Times New Roman" w:eastAsia="Times New Roman" w:hAnsi="Times New Roman" w:cs="Times New Roman"/>
          <w:sz w:val="24"/>
          <w:szCs w:val="24"/>
        </w:rPr>
        <w:t xml:space="preserve">in </w:t>
      </w:r>
      <w:r w:rsidRPr="00E817FB">
        <w:rPr>
          <w:rFonts w:ascii="Times New Roman" w:eastAsia="Times New Roman" w:hAnsi="Times New Roman" w:cs="Times New Roman"/>
          <w:sz w:val="24"/>
          <w:szCs w:val="24"/>
        </w:rPr>
        <w:t xml:space="preserve">October 2023 at all three study sites. A variety of size classes of </w:t>
      </w:r>
      <w:r w:rsidR="00CB69F6" w:rsidRPr="00E817FB">
        <w:rPr>
          <w:rFonts w:ascii="Times New Roman" w:eastAsia="Times New Roman" w:hAnsi="Times New Roman" w:cs="Times New Roman"/>
          <w:sz w:val="24"/>
          <w:szCs w:val="24"/>
        </w:rPr>
        <w:t xml:space="preserve">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w:t>
      </w:r>
      <w:r w:rsidRPr="00E817FB">
        <w:rPr>
          <w:rFonts w:ascii="Times New Roman" w:eastAsia="Times New Roman" w:hAnsi="Times New Roman" w:cs="Times New Roman"/>
          <w:sz w:val="24"/>
          <w:szCs w:val="24"/>
        </w:rPr>
        <w:lastRenderedPageBreak/>
        <w:t xml:space="preserve">possible, at an angle perpendicular to the tree’s lean and aimed to be as close to the pith as possible. The borer was then drilled into the tree far enough to ensure that the pith had been passed. </w:t>
      </w:r>
    </w:p>
    <w:p w14:paraId="3FDFBA3C" w14:textId="065ABD85" w:rsidR="00721FD3" w:rsidRPr="00E817FB" w:rsidRDefault="00214B44">
      <w:pPr>
        <w:spacing w:line="480" w:lineRule="auto"/>
        <w:ind w:firstLine="360"/>
        <w:rPr>
          <w:rFonts w:ascii="Times New Roman" w:eastAsia="Times New Roman" w:hAnsi="Times New Roman" w:cs="Times New Roman"/>
          <w:sz w:val="24"/>
          <w:szCs w:val="24"/>
        </w:rPr>
        <w:pPrChange w:id="123"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6607116E" w:rsidR="00721FD3" w:rsidRPr="00E817FB" w:rsidRDefault="00721FD3">
      <w:pPr>
        <w:spacing w:line="480" w:lineRule="auto"/>
        <w:ind w:firstLine="360"/>
        <w:rPr>
          <w:rFonts w:ascii="Times New Roman" w:eastAsia="Times New Roman" w:hAnsi="Times New Roman" w:cs="Times New Roman"/>
          <w:sz w:val="24"/>
          <w:szCs w:val="24"/>
        </w:rPr>
        <w:pPrChange w:id="12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To measure the ring widths of each core, the cores </w:t>
      </w:r>
      <w:r w:rsidR="009E1F5F">
        <w:rPr>
          <w:rFonts w:ascii="Times New Roman" w:eastAsia="Times New Roman" w:hAnsi="Times New Roman" w:cs="Times New Roman"/>
          <w:sz w:val="24"/>
          <w:szCs w:val="24"/>
        </w:rPr>
        <w:t>were</w:t>
      </w:r>
      <w:r w:rsidRPr="00E817FB">
        <w:rPr>
          <w:rFonts w:ascii="Times New Roman" w:eastAsia="Times New Roman" w:hAnsi="Times New Roman" w:cs="Times New Roman"/>
          <w:sz w:val="24"/>
          <w:szCs w:val="24"/>
        </w:rPr>
        <w:t xml:space="preserve"> scanned</w:t>
      </w:r>
      <w:r w:rsidR="00F76484">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w:t>
      </w:r>
      <w:proofErr w:type="spellStart"/>
      <w:r w:rsidRPr="00E817FB">
        <w:rPr>
          <w:rFonts w:ascii="Times New Roman" w:eastAsia="Times New Roman" w:hAnsi="Times New Roman" w:cs="Times New Roman"/>
          <w:sz w:val="24"/>
          <w:szCs w:val="24"/>
        </w:rPr>
        <w:t>Cybis</w:t>
      </w:r>
      <w:proofErr w:type="spellEnd"/>
      <w:r w:rsidRPr="00E817FB">
        <w:rPr>
          <w:rFonts w:ascii="Times New Roman" w:eastAsia="Times New Roman" w:hAnsi="Times New Roman" w:cs="Times New Roman"/>
          <w:sz w:val="24"/>
          <w:szCs w:val="24"/>
        </w:rPr>
        <w:t xml:space="preserve"> </w:t>
      </w:r>
      <w:proofErr w:type="spellStart"/>
      <w:r w:rsidRPr="00E817FB">
        <w:rPr>
          <w:rFonts w:ascii="Times New Roman" w:eastAsia="Times New Roman" w:hAnsi="Times New Roman" w:cs="Times New Roman"/>
          <w:sz w:val="24"/>
          <w:szCs w:val="24"/>
        </w:rPr>
        <w:t>CooRecorder</w:t>
      </w:r>
      <w:proofErr w:type="spellEnd"/>
      <w:r w:rsidRPr="00E817FB">
        <w:rPr>
          <w:rFonts w:ascii="Times New Roman" w:eastAsia="Times New Roman" w:hAnsi="Times New Roman" w:cs="Times New Roman"/>
          <w:sz w:val="24"/>
          <w:szCs w:val="24"/>
        </w:rPr>
        <w:t xml:space="preserve"> software (</w:t>
      </w:r>
      <w:r>
        <w:fldChar w:fldCharType="begin"/>
      </w:r>
      <w:r>
        <w:instrText>HYPERLINK "https://www.cybis.se/forfun/dendro/index.htm"</w:instrText>
      </w:r>
      <w:r>
        <w:fldChar w:fldCharType="separate"/>
      </w:r>
      <w:r w:rsidRPr="00E817FB">
        <w:rPr>
          <w:rStyle w:val="Hyperlink"/>
          <w:rFonts w:ascii="Times New Roman" w:eastAsia="Times New Roman" w:hAnsi="Times New Roman" w:cs="Times New Roman"/>
          <w:sz w:val="24"/>
          <w:szCs w:val="24"/>
        </w:rPr>
        <w:t>https://www.cybis.se/forfun/dendro/index.htm</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pPr>
        <w:spacing w:line="480" w:lineRule="auto"/>
        <w:ind w:left="360"/>
        <w:rPr>
          <w:rFonts w:ascii="Times New Roman" w:hAnsi="Times New Roman" w:cs="Times New Roman"/>
          <w:sz w:val="24"/>
          <w:szCs w:val="24"/>
        </w:rPr>
        <w:pPrChange w:id="125" w:author="Abraham E Springer" w:date="2025-02-17T12:19:00Z" w16du:dateUtc="2025-02-17T19:19:00Z">
          <w:pPr>
            <w:ind w:left="360"/>
          </w:pPr>
        </w:pPrChange>
      </w:pPr>
    </w:p>
    <w:p w14:paraId="3BFFCAA6" w14:textId="77777777" w:rsidR="00721FD3" w:rsidRPr="00E817FB" w:rsidRDefault="00721FD3">
      <w:pPr>
        <w:spacing w:line="480" w:lineRule="auto"/>
        <w:rPr>
          <w:rFonts w:ascii="Times New Roman" w:eastAsia="Times New Roman" w:hAnsi="Times New Roman" w:cs="Times New Roman"/>
          <w:b/>
          <w:bCs/>
          <w:sz w:val="24"/>
          <w:szCs w:val="24"/>
        </w:rPr>
        <w:pPrChange w:id="126"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Crossdating</w:t>
      </w:r>
    </w:p>
    <w:p w14:paraId="421E3862" w14:textId="59F90E1F" w:rsidR="00794EE5" w:rsidRPr="00E817FB" w:rsidRDefault="00721FD3">
      <w:pPr>
        <w:spacing w:line="480" w:lineRule="auto"/>
        <w:ind w:firstLine="720"/>
        <w:rPr>
          <w:rFonts w:ascii="Times New Roman" w:eastAsia="Times New Roman" w:hAnsi="Times New Roman" w:cs="Times New Roman"/>
          <w:sz w:val="24"/>
          <w:szCs w:val="24"/>
        </w:rPr>
        <w:pPrChange w:id="127"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Dated and scanned cores are saved as a .RWL file and uploaded into </w:t>
      </w:r>
      <w:proofErr w:type="spellStart"/>
      <w:r w:rsidRPr="00E817FB">
        <w:rPr>
          <w:rFonts w:ascii="Times New Roman" w:eastAsia="Times New Roman" w:hAnsi="Times New Roman" w:cs="Times New Roman"/>
          <w:sz w:val="24"/>
          <w:szCs w:val="24"/>
        </w:rPr>
        <w:t>Cdendro</w:t>
      </w:r>
      <w:proofErr w:type="spellEnd"/>
      <w:r w:rsidR="0030613E" w:rsidRPr="00E817FB">
        <w:rPr>
          <w:rFonts w:ascii="Times New Roman" w:eastAsia="Times New Roman" w:hAnsi="Times New Roman" w:cs="Times New Roman"/>
          <w:sz w:val="24"/>
          <w:szCs w:val="24"/>
        </w:rPr>
        <w:t xml:space="preserve"> (</w:t>
      </w:r>
      <w:r w:rsidR="0030613E">
        <w:fldChar w:fldCharType="begin"/>
      </w:r>
      <w:r w:rsidR="0030613E">
        <w:instrText>HYPERLINK "https://www.cybis.se/forfun/dendro/index.htm"</w:instrText>
      </w:r>
      <w:r w:rsidR="0030613E">
        <w:fldChar w:fldCharType="separate"/>
      </w:r>
      <w:r w:rsidR="0030613E" w:rsidRPr="00E817FB">
        <w:rPr>
          <w:rStyle w:val="Hyperlink"/>
          <w:rFonts w:ascii="Times New Roman" w:eastAsia="Times New Roman" w:hAnsi="Times New Roman" w:cs="Times New Roman"/>
          <w:sz w:val="24"/>
          <w:szCs w:val="24"/>
        </w:rPr>
        <w:t>https://www.cybis.se/forfun/dendro/index.htm</w:t>
      </w:r>
      <w:r w:rsidR="0030613E">
        <w:rPr>
          <w:rStyle w:val="Hyperlink"/>
          <w:rFonts w:ascii="Times New Roman" w:eastAsia="Times New Roman" w:hAnsi="Times New Roman" w:cs="Times New Roman"/>
          <w:sz w:val="24"/>
          <w:szCs w:val="24"/>
        </w:rPr>
        <w:fldChar w:fldCharType="end"/>
      </w:r>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w:t>
      </w:r>
      <w:del w:id="128" w:author="Abraham E Springer" w:date="2025-02-24T10:45:00Z" w16du:dateUtc="2025-02-24T17:45:00Z">
        <w:r w:rsidRPr="00E817FB" w:rsidDel="008D52E2">
          <w:rPr>
            <w:rFonts w:ascii="Times New Roman" w:eastAsia="Times New Roman" w:hAnsi="Times New Roman" w:cs="Times New Roman"/>
            <w:sz w:val="24"/>
            <w:szCs w:val="24"/>
          </w:rPr>
          <w:delText>4</w:delText>
        </w:r>
      </w:del>
      <w:ins w:id="129" w:author="Abraham E Springer" w:date="2025-02-24T10:45:00Z" w16du:dateUtc="2025-02-24T17:45:00Z">
        <w:r w:rsidR="008D52E2">
          <w:rPr>
            <w:rFonts w:ascii="Times New Roman" w:eastAsia="Times New Roman" w:hAnsi="Times New Roman" w:cs="Times New Roman"/>
            <w:sz w:val="24"/>
            <w:szCs w:val="24"/>
          </w:rPr>
          <w:t>four</w:t>
        </w:r>
      </w:ins>
      <w:r w:rsidRPr="00E817FB">
        <w:rPr>
          <w:rFonts w:ascii="Times New Roman" w:eastAsia="Times New Roman" w:hAnsi="Times New Roman" w:cs="Times New Roman"/>
          <w:sz w:val="24"/>
          <w:szCs w:val="24"/>
        </w:rPr>
        <w:t xml:space="preserve">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w:t>
      </w:r>
      <w:r w:rsidR="009E1F5F">
        <w:rPr>
          <w:rFonts w:ascii="Times New Roman" w:eastAsia="Times New Roman" w:hAnsi="Times New Roman" w:cs="Times New Roman"/>
          <w:sz w:val="24"/>
          <w:szCs w:val="24"/>
        </w:rPr>
        <w:t xml:space="preserve">analyzed </w:t>
      </w:r>
      <w:r w:rsidR="00B96AB8">
        <w:rPr>
          <w:rFonts w:ascii="Times New Roman" w:eastAsia="Times New Roman" w:hAnsi="Times New Roman" w:cs="Times New Roman"/>
          <w:sz w:val="24"/>
          <w:szCs w:val="24"/>
        </w:rPr>
        <w:t xml:space="preserve">with </w:t>
      </w:r>
      <w:r w:rsidR="00B96AB8" w:rsidRPr="00E817FB">
        <w:rPr>
          <w:rFonts w:ascii="Times New Roman" w:eastAsia="Times New Roman" w:hAnsi="Times New Roman" w:cs="Times New Roman"/>
          <w:sz w:val="24"/>
          <w:szCs w:val="24"/>
        </w:rPr>
        <w:t>COFECHA</w:t>
      </w:r>
      <w:r w:rsidRPr="00E817FB">
        <w:rPr>
          <w:rFonts w:ascii="Times New Roman" w:eastAsia="Times New Roman" w:hAnsi="Times New Roman" w:cs="Times New Roman"/>
          <w:sz w:val="24"/>
          <w:szCs w:val="24"/>
        </w:rPr>
        <w:t xml:space="preserve">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w:t>
      </w:r>
      <w:proofErr w:type="spellStart"/>
      <w:r w:rsidR="00794EE5" w:rsidRPr="00E817FB">
        <w:rPr>
          <w:rFonts w:ascii="Times New Roman" w:eastAsia="Times New Roman" w:hAnsi="Times New Roman" w:cs="Times New Roman"/>
          <w:sz w:val="24"/>
          <w:szCs w:val="24"/>
        </w:rPr>
        <w:t>dplR</w:t>
      </w:r>
      <w:proofErr w:type="spellEnd"/>
      <w:r w:rsidR="00794EE5" w:rsidRPr="00E817FB">
        <w:rPr>
          <w:rFonts w:ascii="Times New Roman" w:eastAsia="Times New Roman" w:hAnsi="Times New Roman" w:cs="Times New Roman"/>
          <w:sz w:val="24"/>
          <w:szCs w:val="24"/>
        </w:rPr>
        <w:t xml:space="preserve"> package 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w:t>
      </w:r>
      <w:r w:rsidR="00F76484">
        <w:rPr>
          <w:rFonts w:ascii="Times New Roman" w:eastAsia="Times New Roman" w:hAnsi="Times New Roman" w:cs="Times New Roman"/>
          <w:sz w:val="24"/>
          <w:szCs w:val="24"/>
        </w:rPr>
        <w:t>calculate</w:t>
      </w:r>
      <w:r w:rsidR="00794EE5" w:rsidRPr="00E817FB">
        <w:rPr>
          <w:rFonts w:ascii="Times New Roman" w:eastAsia="Times New Roman" w:hAnsi="Times New Roman" w:cs="Times New Roman"/>
          <w:sz w:val="24"/>
          <w:szCs w:val="24"/>
        </w:rPr>
        <w:t xml:space="preserve"> Ring Width Indices (RWI) and Basal Area Increment (BAI) for the crossdated series to then be compared to climate variables.</w:t>
      </w:r>
    </w:p>
    <w:p w14:paraId="578EAC75" w14:textId="683B7502" w:rsidR="008C4730" w:rsidRPr="00F76484" w:rsidRDefault="008C4730">
      <w:pPr>
        <w:spacing w:line="480" w:lineRule="auto"/>
        <w:rPr>
          <w:rFonts w:ascii="Times New Roman" w:eastAsia="Times New Roman" w:hAnsi="Times New Roman" w:cs="Times New Roman"/>
          <w:b/>
          <w:bCs/>
          <w:sz w:val="24"/>
          <w:szCs w:val="24"/>
        </w:rPr>
        <w:pPrChange w:id="130" w:author="Abraham E Springer" w:date="2025-02-17T12:19:00Z" w16du:dateUtc="2025-02-17T19:19:00Z">
          <w:pPr>
            <w:spacing w:line="240" w:lineRule="auto"/>
          </w:pPr>
        </w:pPrChange>
      </w:pPr>
      <w:r w:rsidRPr="00F76484">
        <w:rPr>
          <w:rFonts w:ascii="Times New Roman" w:eastAsia="Times New Roman" w:hAnsi="Times New Roman" w:cs="Times New Roman"/>
          <w:b/>
          <w:bCs/>
          <w:sz w:val="24"/>
          <w:szCs w:val="24"/>
        </w:rPr>
        <w:t>Correlation to climate</w:t>
      </w:r>
    </w:p>
    <w:p w14:paraId="79173075" w14:textId="6E8C3D98" w:rsidR="008C4730" w:rsidRPr="00E817FB" w:rsidRDefault="00AE7F5E">
      <w:pPr>
        <w:spacing w:line="480" w:lineRule="auto"/>
        <w:ind w:firstLine="720"/>
        <w:rPr>
          <w:rFonts w:ascii="Times New Roman" w:eastAsia="Times New Roman" w:hAnsi="Times New Roman" w:cs="Times New Roman"/>
          <w:sz w:val="24"/>
          <w:szCs w:val="24"/>
        </w:rPr>
        <w:pPrChange w:id="13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Four</w:t>
      </w:r>
      <w:r w:rsidR="008C4730" w:rsidRPr="00E817FB">
        <w:rPr>
          <w:rFonts w:ascii="Times New Roman" w:eastAsia="Times New Roman" w:hAnsi="Times New Roman" w:cs="Times New Roman"/>
          <w:sz w:val="24"/>
          <w:szCs w:val="24"/>
        </w:rPr>
        <w:t xml:space="preserve"> climate variables were used to run a response function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Palmer Drought Severity 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r w:rsidR="008C4730">
        <w:fldChar w:fldCharType="begin"/>
      </w:r>
      <w:r w:rsidR="008C4730">
        <w:instrText>HYPERLINK "https://www.ncei.noaa.gov/access/monitoring/climate-at-a-glance/county/time-series/AZ-025/tmin/1/0/1993-2023?base_prd=true&amp;begbaseyear=1901&amp;endbaseyear=2000"</w:instrText>
      </w:r>
      <w:r w:rsidR="008C4730">
        <w:fldChar w:fldCharType="separate"/>
      </w:r>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r w:rsidR="008C4730">
        <w:rPr>
          <w:rStyle w:val="Hyperlink"/>
          <w:rFonts w:ascii="Times New Roman" w:eastAsia="Times New Roman" w:hAnsi="Times New Roman" w:cs="Times New Roman"/>
          <w:sz w:val="24"/>
          <w:szCs w:val="24"/>
        </w:rPr>
        <w:fldChar w:fldCharType="end"/>
      </w:r>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w:t>
      </w:r>
      <w:r w:rsidR="009E1F5F">
        <w:rPr>
          <w:rFonts w:ascii="Times New Roman" w:eastAsia="Times New Roman" w:hAnsi="Times New Roman" w:cs="Times New Roman"/>
          <w:sz w:val="24"/>
          <w:szCs w:val="24"/>
        </w:rPr>
        <w:t xml:space="preserve">stream </w:t>
      </w:r>
      <w:r w:rsidR="008C4730" w:rsidRPr="00E817FB">
        <w:rPr>
          <w:rFonts w:ascii="Times New Roman" w:eastAsia="Times New Roman" w:hAnsi="Times New Roman" w:cs="Times New Roman"/>
          <w:sz w:val="24"/>
          <w:szCs w:val="24"/>
        </w:rPr>
        <w:t xml:space="preserve">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 xml:space="preserve">(09506000) USGS gauge from 1988-2023.  </w:t>
      </w:r>
      <w:r w:rsidR="009E1F5F">
        <w:rPr>
          <w:rFonts w:ascii="Times New Roman" w:hAnsi="Times New Roman" w:cs="Times New Roman"/>
          <w:sz w:val="24"/>
          <w:szCs w:val="24"/>
        </w:rPr>
        <w:t>This gage was selected</w:t>
      </w:r>
      <w:r w:rsidR="008C4730" w:rsidRPr="00E817FB">
        <w:rPr>
          <w:rFonts w:ascii="Times New Roman" w:hAnsi="Times New Roman" w:cs="Times New Roman"/>
          <w:sz w:val="24"/>
          <w:szCs w:val="24"/>
        </w:rPr>
        <w:t xml:space="preserve">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pPr>
        <w:spacing w:line="480" w:lineRule="auto"/>
        <w:rPr>
          <w:rFonts w:ascii="Times New Roman" w:eastAsia="Times New Roman" w:hAnsi="Times New Roman" w:cs="Times New Roman"/>
          <w:sz w:val="24"/>
          <w:szCs w:val="24"/>
        </w:rPr>
        <w:pPrChange w:id="132" w:author="Abraham E Springer" w:date="2025-02-17T12:19:00Z" w16du:dateUtc="2025-02-17T19:19:00Z">
          <w:pPr>
            <w:spacing w:line="240" w:lineRule="auto"/>
          </w:pPr>
        </w:pPrChange>
      </w:pPr>
    </w:p>
    <w:p w14:paraId="000E1E54" w14:textId="77777777" w:rsidR="008C4730" w:rsidRPr="00F76484" w:rsidRDefault="008C4730">
      <w:pPr>
        <w:spacing w:line="480" w:lineRule="auto"/>
        <w:rPr>
          <w:rFonts w:ascii="Times New Roman" w:eastAsia="Times New Roman" w:hAnsi="Times New Roman" w:cs="Times New Roman"/>
          <w:b/>
          <w:bCs/>
          <w:sz w:val="24"/>
          <w:szCs w:val="24"/>
        </w:rPr>
        <w:pPrChange w:id="133" w:author="Abraham E Springer" w:date="2025-02-17T12:19:00Z" w16du:dateUtc="2025-02-17T19:19:00Z">
          <w:pPr>
            <w:spacing w:line="240" w:lineRule="auto"/>
          </w:pPr>
        </w:pPrChange>
      </w:pPr>
      <w:commentRangeStart w:id="134"/>
      <w:r w:rsidRPr="00F76484">
        <w:rPr>
          <w:rFonts w:ascii="Times New Roman" w:eastAsia="Times New Roman" w:hAnsi="Times New Roman" w:cs="Times New Roman"/>
          <w:b/>
          <w:bCs/>
          <w:sz w:val="24"/>
          <w:szCs w:val="24"/>
        </w:rPr>
        <w:t>Response Function Analysis</w:t>
      </w:r>
      <w:commentRangeEnd w:id="134"/>
      <w:r w:rsidRPr="00F76484">
        <w:rPr>
          <w:rStyle w:val="CommentReference"/>
          <w:rFonts w:ascii="Times New Roman" w:hAnsi="Times New Roman" w:cs="Times New Roman"/>
          <w:b/>
          <w:bCs/>
          <w:sz w:val="24"/>
          <w:szCs w:val="24"/>
        </w:rPr>
        <w:commentReference w:id="134"/>
      </w:r>
    </w:p>
    <w:p w14:paraId="27EB1CF6" w14:textId="606061CC" w:rsidR="00721FD3" w:rsidRPr="00E817FB" w:rsidRDefault="008C4730">
      <w:pPr>
        <w:spacing w:line="480" w:lineRule="auto"/>
        <w:ind w:firstLine="360"/>
        <w:rPr>
          <w:rFonts w:ascii="Times New Roman" w:eastAsia="Times New Roman" w:hAnsi="Times New Roman" w:cs="Times New Roman"/>
          <w:sz w:val="24"/>
          <w:szCs w:val="24"/>
        </w:rPr>
        <w:pPrChange w:id="135"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w:t>
      </w:r>
      <w:r w:rsidR="009E1F5F">
        <w:rPr>
          <w:rFonts w:ascii="Times New Roman" w:eastAsia="Times New Roman" w:hAnsi="Times New Roman" w:cs="Times New Roman"/>
          <w:sz w:val="24"/>
          <w:szCs w:val="24"/>
        </w:rPr>
        <w:t>These analyses</w:t>
      </w:r>
      <w:r w:rsidR="009E1F5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differ from simple correlations in that they address the autocorrelation that is usually prevalent in both climate and tree growth data. Response functions and their results are more robust than correlations. Using the </w:t>
      </w:r>
      <w:commentRangeStart w:id="136"/>
      <w:proofErr w:type="spellStart"/>
      <w:r w:rsidRPr="00E817FB">
        <w:rPr>
          <w:rFonts w:ascii="Times New Roman" w:eastAsia="Times New Roman" w:hAnsi="Times New Roman" w:cs="Times New Roman"/>
          <w:sz w:val="24"/>
          <w:szCs w:val="24"/>
        </w:rPr>
        <w:t>Treeclim</w:t>
      </w:r>
      <w:proofErr w:type="spellEnd"/>
      <w:r w:rsidRPr="00E817FB">
        <w:rPr>
          <w:rFonts w:ascii="Times New Roman" w:eastAsia="Times New Roman" w:hAnsi="Times New Roman" w:cs="Times New Roman"/>
          <w:sz w:val="24"/>
          <w:szCs w:val="24"/>
        </w:rPr>
        <w:t xml:space="preserve"> </w:t>
      </w:r>
      <w:commentRangeEnd w:id="136"/>
      <w:r w:rsidRPr="00E817FB">
        <w:rPr>
          <w:rStyle w:val="CommentReference"/>
          <w:rFonts w:ascii="Times New Roman" w:hAnsi="Times New Roman" w:cs="Times New Roman"/>
          <w:sz w:val="24"/>
          <w:szCs w:val="24"/>
        </w:rPr>
        <w:commentReference w:id="136"/>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del w:id="137" w:author="Abraham E Springer" w:date="2025-02-24T10:47:00Z" w16du:dateUtc="2025-02-24T17:47:00Z">
        <w:r w:rsidRPr="00E817FB" w:rsidDel="008D52E2">
          <w:rPr>
            <w:rFonts w:ascii="Times New Roman" w:eastAsia="Times New Roman" w:hAnsi="Times New Roman" w:cs="Times New Roman"/>
            <w:sz w:val="24"/>
            <w:szCs w:val="24"/>
          </w:rPr>
          <w:delText xml:space="preserve">I </w:delText>
        </w:r>
        <w:r w:rsidR="006D580D" w:rsidRPr="00E817FB" w:rsidDel="008D52E2">
          <w:rPr>
            <w:rFonts w:ascii="Times New Roman" w:eastAsia="Times New Roman" w:hAnsi="Times New Roman" w:cs="Times New Roman"/>
            <w:sz w:val="24"/>
            <w:szCs w:val="24"/>
          </w:rPr>
          <w:delText>tested</w:delText>
        </w:r>
        <w:r w:rsidRPr="00E817FB" w:rsidDel="008D52E2">
          <w:rPr>
            <w:rFonts w:ascii="Times New Roman" w:eastAsia="Times New Roman" w:hAnsi="Times New Roman" w:cs="Times New Roman"/>
            <w:sz w:val="24"/>
            <w:szCs w:val="24"/>
          </w:rPr>
          <w:delText xml:space="preserve"> my </w:delText>
        </w:r>
      </w:del>
      <w:r w:rsidRPr="00E817FB">
        <w:rPr>
          <w:rFonts w:ascii="Times New Roman" w:eastAsia="Times New Roman" w:hAnsi="Times New Roman" w:cs="Times New Roman"/>
          <w:sz w:val="24"/>
          <w:szCs w:val="24"/>
        </w:rPr>
        <w:t xml:space="preserve">chronologies </w:t>
      </w:r>
      <w:ins w:id="138" w:author="Abraham E Springer" w:date="2025-02-24T10:47:00Z" w16du:dateUtc="2025-02-24T17:47:00Z">
        <w:r w:rsidR="008D52E2">
          <w:rPr>
            <w:rFonts w:ascii="Times New Roman" w:eastAsia="Times New Roman" w:hAnsi="Times New Roman" w:cs="Times New Roman"/>
            <w:sz w:val="24"/>
            <w:szCs w:val="24"/>
          </w:rPr>
          <w:t xml:space="preserve">were tested </w:t>
        </w:r>
      </w:ins>
      <w:del w:id="139" w:author="Abraham E Springer" w:date="2025-02-24T10:47:00Z" w16du:dateUtc="2025-02-24T17:47:00Z">
        <w:r w:rsidRPr="00E817FB" w:rsidDel="008D52E2">
          <w:rPr>
            <w:rFonts w:ascii="Times New Roman" w:eastAsia="Times New Roman" w:hAnsi="Times New Roman" w:cs="Times New Roman"/>
            <w:sz w:val="24"/>
            <w:szCs w:val="24"/>
          </w:rPr>
          <w:delText xml:space="preserve">to </w:delText>
        </w:r>
      </w:del>
      <w:ins w:id="140" w:author="Abraham E Springer" w:date="2025-02-24T10:47:00Z" w16du:dateUtc="2025-02-24T17:47:00Z">
        <w:r w:rsidR="008D52E2">
          <w:rPr>
            <w:rFonts w:ascii="Times New Roman" w:eastAsia="Times New Roman" w:hAnsi="Times New Roman" w:cs="Times New Roman"/>
            <w:sz w:val="24"/>
            <w:szCs w:val="24"/>
          </w:rPr>
          <w:t>for</w:t>
        </w:r>
        <w:r w:rsidR="008D52E2" w:rsidRPr="00E817FB">
          <w:rPr>
            <w:rFonts w:ascii="Times New Roman" w:eastAsia="Times New Roman" w:hAnsi="Times New Roman" w:cs="Times New Roman"/>
            <w:sz w:val="24"/>
            <w:szCs w:val="24"/>
          </w:rPr>
          <w:t xml:space="preserve"> </w:t>
        </w:r>
      </w:ins>
      <w:r w:rsidR="006A0B3D" w:rsidRPr="00E817FB">
        <w:rPr>
          <w:rFonts w:ascii="Times New Roman" w:eastAsia="Times New Roman" w:hAnsi="Times New Roman" w:cs="Times New Roman"/>
          <w:sz w:val="24"/>
          <w:szCs w:val="24"/>
        </w:rPr>
        <w:t xml:space="preserve">the </w:t>
      </w:r>
      <w:del w:id="141" w:author="Abraham E Springer" w:date="2025-02-24T10:47:00Z" w16du:dateUtc="2025-02-24T17:47:00Z">
        <w:r w:rsidR="006A0B3D" w:rsidRPr="00E817FB" w:rsidDel="008D52E2">
          <w:rPr>
            <w:rFonts w:ascii="Times New Roman" w:eastAsia="Times New Roman" w:hAnsi="Times New Roman" w:cs="Times New Roman"/>
            <w:sz w:val="24"/>
            <w:szCs w:val="24"/>
          </w:rPr>
          <w:delText>4</w:delText>
        </w:r>
      </w:del>
      <w:ins w:id="142" w:author="Abraham E Springer" w:date="2025-02-24T10:47:00Z" w16du:dateUtc="2025-02-24T17:47:00Z">
        <w:r w:rsidR="008D52E2">
          <w:rPr>
            <w:rFonts w:ascii="Times New Roman" w:eastAsia="Times New Roman" w:hAnsi="Times New Roman" w:cs="Times New Roman"/>
            <w:sz w:val="24"/>
            <w:szCs w:val="24"/>
          </w:rPr>
          <w:t>four</w:t>
        </w:r>
      </w:ins>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DA2E5A">
        <w:rPr>
          <w:rFonts w:ascii="Times New Roman" w:eastAsia="Times New Roman" w:hAnsi="Times New Roman" w:cs="Times New Roman"/>
          <w:sz w:val="24"/>
          <w:szCs w:val="24"/>
        </w:rPr>
        <w:t xml:space="preserve"> </w:t>
      </w:r>
      <w:r w:rsidR="00DA2E5A">
        <w:rPr>
          <w:rFonts w:ascii="Times New Roman" w:eastAsia="Times New Roman" w:hAnsi="Times New Roman" w:cs="Times New Roman"/>
          <w:sz w:val="24"/>
          <w:szCs w:val="24"/>
        </w:rPr>
        <w:fldChar w:fldCharType="begin"/>
      </w:r>
      <w:r w:rsidR="00DA2E5A">
        <w:rPr>
          <w:rFonts w:ascii="Times New Roman" w:eastAsia="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00DA2E5A">
        <w:rPr>
          <w:rFonts w:ascii="Times New Roman" w:eastAsia="Times New Roman" w:hAnsi="Times New Roman" w:cs="Times New Roman"/>
          <w:sz w:val="24"/>
          <w:szCs w:val="24"/>
        </w:rPr>
        <w:fldChar w:fldCharType="separate"/>
      </w:r>
      <w:r w:rsidR="00DA2E5A" w:rsidRPr="00DA2E5A">
        <w:rPr>
          <w:rFonts w:ascii="Times New Roman" w:hAnsi="Times New Roman" w:cs="Times New Roman"/>
          <w:sz w:val="24"/>
        </w:rPr>
        <w:t>(Meko et al., 2011)</w:t>
      </w:r>
      <w:r w:rsidR="00DA2E5A">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w:t>
      </w:r>
      <w:r w:rsidR="00BE6769" w:rsidRPr="00E817FB">
        <w:rPr>
          <w:rFonts w:ascii="Times New Roman" w:eastAsia="Times New Roman" w:hAnsi="Times New Roman" w:cs="Times New Roman"/>
          <w:sz w:val="24"/>
          <w:szCs w:val="24"/>
        </w:rPr>
        <w:t xml:space="preserve"> An exact bootstrapping method </w:t>
      </w:r>
      <w:r w:rsidR="00DA2E5A">
        <w:rPr>
          <w:rFonts w:ascii="Times New Roman" w:eastAsia="Times New Roman" w:hAnsi="Times New Roman" w:cs="Times New Roman"/>
          <w:sz w:val="24"/>
          <w:szCs w:val="24"/>
        </w:rPr>
        <w:t>tests for significance but does not produce specific p-values, just whether the relationship is significant.</w:t>
      </w:r>
      <w:r w:rsidR="00BE6769"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A response function analysis was used for water year (September-October) was used to test against the annual growth.</w:t>
      </w:r>
      <w:r w:rsidR="00794EE5" w:rsidRPr="00E817FB">
        <w:rPr>
          <w:rFonts w:ascii="Times New Roman" w:eastAsia="Times New Roman" w:hAnsi="Times New Roman" w:cs="Times New Roman"/>
          <w:sz w:val="24"/>
          <w:szCs w:val="24"/>
        </w:rPr>
        <w:t xml:space="preserve"> </w:t>
      </w:r>
    </w:p>
    <w:p w14:paraId="4977EFE2" w14:textId="538ABDE7" w:rsidR="009954F4" w:rsidRPr="00E817FB" w:rsidRDefault="009954F4">
      <w:pPr>
        <w:pStyle w:val="Heading1"/>
        <w:pPrChange w:id="143" w:author="Abraham E Springer" w:date="2025-02-17T12:19:00Z" w16du:dateUtc="2025-02-17T19:19:00Z">
          <w:pPr>
            <w:pStyle w:val="Heading2"/>
          </w:pPr>
        </w:pPrChange>
      </w:pPr>
      <w:r w:rsidRPr="00E817FB">
        <w:t>Results</w:t>
      </w:r>
    </w:p>
    <w:p w14:paraId="2054BE43" w14:textId="2C4136B2" w:rsidR="00DD6FD8" w:rsidRPr="00E817FB" w:rsidRDefault="001E78B7">
      <w:pPr>
        <w:spacing w:line="480" w:lineRule="auto"/>
        <w:rPr>
          <w:rFonts w:ascii="Times New Roman" w:hAnsi="Times New Roman" w:cs="Times New Roman"/>
          <w:sz w:val="24"/>
          <w:szCs w:val="24"/>
        </w:rPr>
        <w:pPrChange w:id="144" w:author="Abraham E Springer" w:date="2025-02-17T12:19:00Z" w16du:dateUtc="2025-02-17T19:19:00Z">
          <w:pPr/>
        </w:pPrChange>
      </w:pPr>
      <w:r w:rsidRPr="00E817FB">
        <w:rPr>
          <w:rFonts w:ascii="Times New Roman" w:hAnsi="Times New Roman" w:cs="Times New Roman"/>
          <w:sz w:val="24"/>
          <w:szCs w:val="24"/>
        </w:rPr>
        <w:t>Seedling Survivorship</w:t>
      </w:r>
    </w:p>
    <w:p w14:paraId="2A748EAF" w14:textId="77777777" w:rsidR="00E96B9D" w:rsidRPr="00E817FB" w:rsidRDefault="00E96B9D">
      <w:pPr>
        <w:spacing w:line="480" w:lineRule="auto"/>
        <w:ind w:left="1080"/>
        <w:rPr>
          <w:rFonts w:ascii="Times New Roman" w:hAnsi="Times New Roman" w:cs="Times New Roman"/>
          <w:sz w:val="24"/>
          <w:szCs w:val="24"/>
        </w:rPr>
        <w:sectPr w:rsidR="00E96B9D" w:rsidRPr="00E817FB" w:rsidSect="00C00DA9">
          <w:type w:val="continuous"/>
          <w:pgSz w:w="12240" w:h="15840"/>
          <w:pgMar w:top="1440" w:right="1440" w:bottom="1440" w:left="1440" w:header="720" w:footer="720" w:gutter="0"/>
          <w:lnNumType w:countBy="1" w:restart="continuous"/>
          <w:cols w:space="720"/>
          <w:docGrid w:linePitch="360"/>
          <w:sectPrChange w:id="145" w:author="Abraham E Springer" w:date="2025-02-17T12:19:00Z" w16du:dateUtc="2025-02-17T19:19:00Z">
            <w:sectPr w:rsidR="00E96B9D" w:rsidRPr="00E817FB" w:rsidSect="00C00DA9">
              <w:pgMar w:top="1440" w:right="1440" w:bottom="1440" w:left="1440" w:header="720" w:footer="720" w:gutter="0"/>
              <w:lnNumType w:countBy="0" w:restart="newPage"/>
            </w:sectPr>
          </w:sectPrChange>
        </w:sectPr>
        <w:pPrChange w:id="146" w:author="Abraham E Springer" w:date="2025-02-17T12:19:00Z" w16du:dateUtc="2025-02-17T19:19:00Z">
          <w:pPr>
            <w:ind w:left="1080"/>
          </w:pPr>
        </w:pPrChange>
      </w:pPr>
    </w:p>
    <w:p w14:paraId="71D2BD42" w14:textId="12BE0DB7" w:rsidR="00916537" w:rsidRDefault="00916537" w:rsidP="00916537">
      <w:pPr>
        <w:spacing w:line="480" w:lineRule="auto"/>
        <w:ind w:left="1080"/>
        <w:jc w:val="center"/>
        <w:rPr>
          <w:rFonts w:ascii="Times New Roman" w:hAnsi="Times New Roman" w:cs="Times New Roman"/>
          <w:sz w:val="24"/>
          <w:szCs w:val="24"/>
        </w:rPr>
      </w:pPr>
    </w:p>
    <w:p w14:paraId="62F623CA" w14:textId="056E4725" w:rsidR="007F4E50" w:rsidRDefault="007F4E50" w:rsidP="00916537">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2ABFB9A" wp14:editId="575BD6F4">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0F318361" w14:textId="482DC380" w:rsidR="004D0238" w:rsidRPr="00E817FB" w:rsidRDefault="004D0238" w:rsidP="00916537">
      <w:pPr>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Figure </w:t>
      </w:r>
      <w:r w:rsidR="00AF7FA0">
        <w:rPr>
          <w:rFonts w:ascii="Times New Roman" w:hAnsi="Times New Roman" w:cs="Times New Roman"/>
          <w:sz w:val="24"/>
          <w:szCs w:val="24"/>
        </w:rPr>
        <w:t>3</w:t>
      </w:r>
      <w:r>
        <w:rPr>
          <w:rFonts w:ascii="Times New Roman" w:hAnsi="Times New Roman" w:cs="Times New Roman"/>
          <w:sz w:val="24"/>
          <w:szCs w:val="24"/>
        </w:rPr>
        <w:t>. Mean site seedling densities across the three visits.</w:t>
      </w:r>
    </w:p>
    <w:p w14:paraId="3F9EC36C" w14:textId="2BE93696" w:rsidR="0029180D" w:rsidRPr="00E817FB" w:rsidRDefault="0029180D">
      <w:pPr>
        <w:spacing w:line="480" w:lineRule="auto"/>
        <w:ind w:firstLine="720"/>
        <w:rPr>
          <w:rFonts w:ascii="Times New Roman" w:hAnsi="Times New Roman" w:cs="Times New Roman"/>
          <w:sz w:val="24"/>
          <w:szCs w:val="24"/>
        </w:rPr>
        <w:pPrChange w:id="147" w:author="Abraham E Springer" w:date="2025-02-17T12:19:00Z" w16du:dateUtc="2025-02-17T19:19:00Z">
          <w:pPr>
            <w:ind w:firstLine="720"/>
          </w:pPr>
        </w:pPrChange>
      </w:pPr>
      <w:r w:rsidRPr="00E817FB">
        <w:rPr>
          <w:rFonts w:ascii="Times New Roman" w:hAnsi="Times New Roman" w:cs="Times New Roman"/>
          <w:sz w:val="24"/>
          <w:szCs w:val="24"/>
        </w:rPr>
        <w:t xml:space="preserve"> At </w:t>
      </w:r>
      <w:del w:id="148" w:author="Abraham E Springer" w:date="2025-02-24T10:47:00Z" w16du:dateUtc="2025-02-24T17:47:00Z">
        <w:r w:rsidRPr="00E817FB" w:rsidDel="008D52E2">
          <w:rPr>
            <w:rFonts w:ascii="Times New Roman" w:hAnsi="Times New Roman" w:cs="Times New Roman"/>
            <w:sz w:val="24"/>
            <w:szCs w:val="24"/>
          </w:rPr>
          <w:delText>BRAP</w:delText>
        </w:r>
      </w:del>
      <w:r w:rsidR="002054B5">
        <w:rPr>
          <w:rFonts w:ascii="Times New Roman" w:hAnsi="Times New Roman" w:cs="Times New Roman"/>
          <w:sz w:val="24"/>
          <w:szCs w:val="24"/>
        </w:rPr>
        <w:t xml:space="preserve"> both BRAP and Childs, densities only slightly decreased between Fall 2023 and Spring 2024 visits</w:t>
      </w:r>
      <w:ins w:id="149" w:author="Abraham E Springer" w:date="2025-02-24T10:47:00Z" w16du:dateUtc="2025-02-24T17:47:00Z">
        <w:r w:rsidR="008D52E2">
          <w:rPr>
            <w:rFonts w:ascii="Times New Roman" w:hAnsi="Times New Roman" w:cs="Times New Roman"/>
            <w:sz w:val="24"/>
            <w:szCs w:val="24"/>
          </w:rPr>
          <w:t xml:space="preserve"> (Figure 3)</w:t>
        </w:r>
      </w:ins>
      <w:r w:rsidR="002054B5">
        <w:rPr>
          <w:rFonts w:ascii="Times New Roman" w:hAnsi="Times New Roman" w:cs="Times New Roman"/>
          <w:sz w:val="24"/>
          <w:szCs w:val="24"/>
        </w:rPr>
        <w:t xml:space="preserve">. Both sites saw larger decreases from the 2024 growing season with Childs densities decreasing by over half. Both </w:t>
      </w:r>
      <w:proofErr w:type="spellStart"/>
      <w:r w:rsidR="002054B5">
        <w:rPr>
          <w:rFonts w:ascii="Times New Roman" w:hAnsi="Times New Roman" w:cs="Times New Roman"/>
          <w:sz w:val="24"/>
          <w:szCs w:val="24"/>
        </w:rPr>
        <w:t>sites</w:t>
      </w:r>
      <w:proofErr w:type="spellEnd"/>
      <w:r w:rsidR="002054B5">
        <w:rPr>
          <w:rFonts w:ascii="Times New Roman" w:hAnsi="Times New Roman" w:cs="Times New Roman"/>
          <w:sz w:val="24"/>
          <w:szCs w:val="24"/>
        </w:rPr>
        <w:t xml:space="preserve"> </w:t>
      </w:r>
      <w:del w:id="150" w:author="Abraham E Springer" w:date="2025-02-24T10:48:00Z" w16du:dateUtc="2025-02-24T17:48:00Z">
        <w:r w:rsidR="002054B5" w:rsidDel="008D52E2">
          <w:rPr>
            <w:rFonts w:ascii="Times New Roman" w:hAnsi="Times New Roman" w:cs="Times New Roman"/>
            <w:sz w:val="24"/>
            <w:szCs w:val="24"/>
          </w:rPr>
          <w:delText>ended up with</w:delText>
        </w:r>
      </w:del>
      <w:ins w:id="151" w:author="Abraham E Springer" w:date="2025-02-24T10:48:00Z" w16du:dateUtc="2025-02-24T17:48:00Z">
        <w:r w:rsidR="008D52E2">
          <w:rPr>
            <w:rFonts w:ascii="Times New Roman" w:hAnsi="Times New Roman" w:cs="Times New Roman"/>
            <w:sz w:val="24"/>
            <w:szCs w:val="24"/>
          </w:rPr>
          <w:t>had</w:t>
        </w:r>
      </w:ins>
      <w:r w:rsidR="002054B5">
        <w:rPr>
          <w:rFonts w:ascii="Times New Roman" w:hAnsi="Times New Roman" w:cs="Times New Roman"/>
          <w:sz w:val="24"/>
          <w:szCs w:val="24"/>
        </w:rPr>
        <w:t xml:space="preserve"> nearly identical mean densities following Fall 2024 surveys.</w:t>
      </w:r>
    </w:p>
    <w:p w14:paraId="4DE7DB5D" w14:textId="48BBE505" w:rsidR="00DD6FD8" w:rsidRPr="00E817FB" w:rsidRDefault="00DD6FD8">
      <w:pPr>
        <w:spacing w:line="480" w:lineRule="auto"/>
        <w:rPr>
          <w:rFonts w:ascii="Times New Roman" w:hAnsi="Times New Roman" w:cs="Times New Roman"/>
          <w:sz w:val="24"/>
          <w:szCs w:val="24"/>
        </w:rPr>
        <w:pPrChange w:id="152" w:author="Abraham E Springer" w:date="2025-02-17T12:19:00Z" w16du:dateUtc="2025-02-17T19:19:00Z">
          <w:pPr/>
        </w:pPrChange>
      </w:pPr>
    </w:p>
    <w:p w14:paraId="5AC4EED5" w14:textId="33A1D7B8" w:rsidR="001E78B7" w:rsidRDefault="001E78B7" w:rsidP="00C00DA9">
      <w:pPr>
        <w:spacing w:line="480" w:lineRule="auto"/>
        <w:rPr>
          <w:rFonts w:ascii="Times New Roman" w:hAnsi="Times New Roman" w:cs="Times New Roman"/>
          <w:b/>
          <w:bCs/>
          <w:sz w:val="24"/>
          <w:szCs w:val="24"/>
        </w:rPr>
      </w:pPr>
      <w:r w:rsidRPr="00C56BF0">
        <w:rPr>
          <w:rFonts w:ascii="Times New Roman" w:hAnsi="Times New Roman" w:cs="Times New Roman"/>
          <w:b/>
          <w:bCs/>
          <w:sz w:val="24"/>
          <w:szCs w:val="24"/>
        </w:rPr>
        <w:t>Seedling sizes</w:t>
      </w:r>
    </w:p>
    <w:p w14:paraId="41E2ACC5" w14:textId="2B943DD0" w:rsidR="0029521D" w:rsidRDefault="0029521D" w:rsidP="00601AC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At the plot level, mean height and diameters of seedlings increased between all </w:t>
      </w:r>
      <w:del w:id="153" w:author="Abraham E Springer" w:date="2025-02-24T10:48:00Z" w16du:dateUtc="2025-02-24T17:48:00Z">
        <w:r w:rsidDel="008D52E2">
          <w:rPr>
            <w:rFonts w:ascii="Times New Roman" w:hAnsi="Times New Roman" w:cs="Times New Roman"/>
            <w:sz w:val="24"/>
            <w:szCs w:val="24"/>
          </w:rPr>
          <w:delText>3</w:delText>
        </w:r>
      </w:del>
      <w:ins w:id="154" w:author="Abraham E Springer" w:date="2025-02-24T10:48:00Z" w16du:dateUtc="2025-02-24T17:48:00Z">
        <w:r w:rsidR="008D52E2">
          <w:rPr>
            <w:rFonts w:ascii="Times New Roman" w:hAnsi="Times New Roman" w:cs="Times New Roman"/>
            <w:sz w:val="24"/>
            <w:szCs w:val="24"/>
          </w:rPr>
          <w:t>three</w:t>
        </w:r>
      </w:ins>
      <w:r>
        <w:rPr>
          <w:rFonts w:ascii="Times New Roman" w:hAnsi="Times New Roman" w:cs="Times New Roman"/>
          <w:sz w:val="24"/>
          <w:szCs w:val="24"/>
        </w:rPr>
        <w:t xml:space="preserve"> visits. At BRAP, mean HDR values increased between all three visits a</w:t>
      </w:r>
      <w:del w:id="155" w:author="Abraham E Springer" w:date="2025-02-24T10:48:00Z" w16du:dateUtc="2025-02-24T17:48:00Z">
        <w:r w:rsidDel="008D52E2">
          <w:rPr>
            <w:rFonts w:ascii="Times New Roman" w:hAnsi="Times New Roman" w:cs="Times New Roman"/>
            <w:sz w:val="24"/>
            <w:szCs w:val="24"/>
          </w:rPr>
          <w:delText>t</w:delText>
        </w:r>
      </w:del>
      <w:ins w:id="156" w:author="Abraham E Springer" w:date="2025-02-24T10:48:00Z" w16du:dateUtc="2025-02-24T17:48:00Z">
        <w:r w:rsidR="008D52E2">
          <w:rPr>
            <w:rFonts w:ascii="Times New Roman" w:hAnsi="Times New Roman" w:cs="Times New Roman"/>
            <w:sz w:val="24"/>
            <w:szCs w:val="24"/>
          </w:rPr>
          <w:t>s</w:t>
        </w:r>
      </w:ins>
      <w:r>
        <w:rPr>
          <w:rFonts w:ascii="Times New Roman" w:hAnsi="Times New Roman" w:cs="Times New Roman"/>
          <w:sz w:val="24"/>
          <w:szCs w:val="24"/>
        </w:rPr>
        <w:t xml:space="preserve"> well. At Childs, HDR decreases </w:t>
      </w:r>
      <w:r w:rsidR="00601AC2">
        <w:rPr>
          <w:rFonts w:ascii="Times New Roman" w:hAnsi="Times New Roman" w:cs="Times New Roman"/>
          <w:sz w:val="24"/>
          <w:szCs w:val="24"/>
        </w:rPr>
        <w:t xml:space="preserve">between Fall 2023 and Spring 2024 visits before increasing in Fall 2024. </w:t>
      </w:r>
    </w:p>
    <w:p w14:paraId="4EFB76FD" w14:textId="6430331F" w:rsidR="00601AC2" w:rsidRDefault="00601AC2" w:rsidP="0029521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At BRAP, seven out of </w:t>
      </w:r>
      <w:del w:id="157" w:author="Abraham E Springer" w:date="2025-02-24T10:59:00Z" w16du:dateUtc="2025-02-24T17:59:00Z">
        <w:r w:rsidDel="00CE1334">
          <w:rPr>
            <w:rFonts w:ascii="Times New Roman" w:hAnsi="Times New Roman" w:cs="Times New Roman"/>
            <w:sz w:val="24"/>
            <w:szCs w:val="24"/>
          </w:rPr>
          <w:delText>9</w:delText>
        </w:r>
      </w:del>
      <w:ins w:id="158" w:author="Abraham E Springer" w:date="2025-02-24T10:59:00Z" w16du:dateUtc="2025-02-24T17:59:00Z">
        <w:r w:rsidR="00CE1334">
          <w:rPr>
            <w:rFonts w:ascii="Times New Roman" w:hAnsi="Times New Roman" w:cs="Times New Roman"/>
            <w:sz w:val="24"/>
            <w:szCs w:val="24"/>
          </w:rPr>
          <w:t>nine</w:t>
        </w:r>
      </w:ins>
      <w:r>
        <w:rPr>
          <w:rFonts w:ascii="Times New Roman" w:hAnsi="Times New Roman" w:cs="Times New Roman"/>
          <w:sz w:val="24"/>
          <w:szCs w:val="24"/>
        </w:rPr>
        <w:t xml:space="preserve"> variables changed significantly</w:t>
      </w:r>
      <w:r w:rsidR="00D03C42">
        <w:rPr>
          <w:rFonts w:ascii="Times New Roman" w:hAnsi="Times New Roman" w:cs="Times New Roman"/>
          <w:sz w:val="24"/>
          <w:szCs w:val="24"/>
        </w:rPr>
        <w:t xml:space="preserve"> between the different visits. All the BRAP heights changed significantly between visits. Diameters between Spring 2024 and Fall 2024 did not change significantly and HDRs between Fall 2023 and Spring 2024 did not </w:t>
      </w:r>
      <w:r w:rsidR="00D03C42">
        <w:rPr>
          <w:rFonts w:ascii="Times New Roman" w:hAnsi="Times New Roman" w:cs="Times New Roman"/>
          <w:sz w:val="24"/>
          <w:szCs w:val="24"/>
        </w:rPr>
        <w:lastRenderedPageBreak/>
        <w:t xml:space="preserve">change significantly. At Childs, all variables changed </w:t>
      </w:r>
      <w:r w:rsidR="00365972">
        <w:rPr>
          <w:rFonts w:ascii="Times New Roman" w:hAnsi="Times New Roman" w:cs="Times New Roman"/>
          <w:sz w:val="24"/>
          <w:szCs w:val="24"/>
        </w:rPr>
        <w:t>significantly</w:t>
      </w:r>
      <w:r w:rsidR="00D03C42">
        <w:rPr>
          <w:rFonts w:ascii="Times New Roman" w:hAnsi="Times New Roman" w:cs="Times New Roman"/>
          <w:sz w:val="24"/>
          <w:szCs w:val="24"/>
        </w:rPr>
        <w:t xml:space="preserve"> with eight out of nine being highly </w:t>
      </w:r>
      <w:r w:rsidR="00365972">
        <w:rPr>
          <w:rFonts w:ascii="Times New Roman" w:hAnsi="Times New Roman" w:cs="Times New Roman"/>
          <w:sz w:val="24"/>
          <w:szCs w:val="24"/>
        </w:rPr>
        <w:t>significant</w:t>
      </w:r>
      <w:r w:rsidR="00D03C42">
        <w:rPr>
          <w:rFonts w:ascii="Times New Roman" w:hAnsi="Times New Roman" w:cs="Times New Roman"/>
          <w:sz w:val="24"/>
          <w:szCs w:val="24"/>
        </w:rPr>
        <w:t xml:space="preserve"> (p-value ≤ </w:t>
      </w:r>
      <w:ins w:id="159" w:author="Abraham E Springer" w:date="2025-02-24T11:00:00Z" w16du:dateUtc="2025-02-24T18:00:00Z">
        <w:r w:rsidR="00CE1334">
          <w:rPr>
            <w:rFonts w:ascii="Times New Roman" w:hAnsi="Times New Roman" w:cs="Times New Roman"/>
            <w:sz w:val="24"/>
            <w:szCs w:val="24"/>
          </w:rPr>
          <w:t>0</w:t>
        </w:r>
      </w:ins>
      <w:r w:rsidR="00D03C42">
        <w:rPr>
          <w:rFonts w:ascii="Times New Roman" w:hAnsi="Times New Roman" w:cs="Times New Roman"/>
          <w:sz w:val="24"/>
          <w:szCs w:val="24"/>
        </w:rPr>
        <w:t>.001).</w:t>
      </w:r>
    </w:p>
    <w:p w14:paraId="00DE53DB" w14:textId="40BF6BE1" w:rsidR="00766ECE" w:rsidRPr="0029521D" w:rsidRDefault="00766ECE" w:rsidP="00766ECE">
      <w:pPr>
        <w:spacing w:line="480" w:lineRule="auto"/>
        <w:jc w:val="center"/>
        <w:rPr>
          <w:rFonts w:ascii="Times New Roman" w:hAnsi="Times New Roman" w:cs="Times New Roman"/>
          <w:sz w:val="24"/>
          <w:szCs w:val="24"/>
        </w:rPr>
      </w:pPr>
      <w:r w:rsidRPr="00766ECE">
        <w:rPr>
          <w:rFonts w:ascii="Times New Roman" w:hAnsi="Times New Roman" w:cs="Times New Roman"/>
          <w:noProof/>
          <w:sz w:val="24"/>
          <w:szCs w:val="24"/>
        </w:rPr>
        <w:drawing>
          <wp:inline distT="0" distB="0" distL="0" distR="0" wp14:anchorId="0A9A5CE0" wp14:editId="58F8817B">
            <wp:extent cx="3696216" cy="1562318"/>
            <wp:effectExtent l="0" t="0" r="0" b="0"/>
            <wp:docPr id="2111439646"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39646" name="Picture 1" descr="A table with numbers and text&#10;&#10;AI-generated content may be incorrect."/>
                    <pic:cNvPicPr/>
                  </pic:nvPicPr>
                  <pic:blipFill>
                    <a:blip r:embed="rId15"/>
                    <a:stretch>
                      <a:fillRect/>
                    </a:stretch>
                  </pic:blipFill>
                  <pic:spPr>
                    <a:xfrm>
                      <a:off x="0" y="0"/>
                      <a:ext cx="3696216" cy="1562318"/>
                    </a:xfrm>
                    <a:prstGeom prst="rect">
                      <a:avLst/>
                    </a:prstGeom>
                  </pic:spPr>
                </pic:pic>
              </a:graphicData>
            </a:graphic>
          </wp:inline>
        </w:drawing>
      </w:r>
    </w:p>
    <w:p w14:paraId="4B236208" w14:textId="1D1DC529" w:rsidR="00914619" w:rsidRPr="00E817FB" w:rsidRDefault="00766ECE">
      <w:pPr>
        <w:spacing w:line="480" w:lineRule="auto"/>
        <w:jc w:val="center"/>
        <w:rPr>
          <w:rFonts w:ascii="Times New Roman" w:hAnsi="Times New Roman" w:cs="Times New Roman"/>
          <w:sz w:val="24"/>
          <w:szCs w:val="24"/>
        </w:rPr>
        <w:pPrChange w:id="160" w:author="Abraham E Springer" w:date="2025-02-17T12:19:00Z" w16du:dateUtc="2025-02-17T19:19:00Z">
          <w:pPr>
            <w:jc w:val="center"/>
          </w:pPr>
        </w:pPrChange>
      </w:pPr>
      <w:r w:rsidRPr="00766ECE">
        <w:rPr>
          <w:rFonts w:ascii="Times New Roman" w:hAnsi="Times New Roman" w:cs="Times New Roman"/>
          <w:noProof/>
          <w:sz w:val="24"/>
          <w:szCs w:val="24"/>
        </w:rPr>
        <w:drawing>
          <wp:inline distT="0" distB="0" distL="0" distR="0" wp14:anchorId="1A217A4F" wp14:editId="061B4F83">
            <wp:extent cx="4531224" cy="2242012"/>
            <wp:effectExtent l="0" t="0" r="3175" b="6350"/>
            <wp:docPr id="1301004614"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4614" name="Picture 1" descr="A screenshot of a table&#10;&#10;AI-generated content may be incorrect."/>
                    <pic:cNvPicPr/>
                  </pic:nvPicPr>
                  <pic:blipFill>
                    <a:blip r:embed="rId16"/>
                    <a:stretch>
                      <a:fillRect/>
                    </a:stretch>
                  </pic:blipFill>
                  <pic:spPr>
                    <a:xfrm>
                      <a:off x="0" y="0"/>
                      <a:ext cx="4537163" cy="2244951"/>
                    </a:xfrm>
                    <a:prstGeom prst="rect">
                      <a:avLst/>
                    </a:prstGeom>
                  </pic:spPr>
                </pic:pic>
              </a:graphicData>
            </a:graphic>
          </wp:inline>
        </w:drawing>
      </w:r>
    </w:p>
    <w:p w14:paraId="419B02BB" w14:textId="5D933589" w:rsidR="00914619" w:rsidRPr="00E817FB" w:rsidRDefault="00766ECE">
      <w:pPr>
        <w:spacing w:line="480" w:lineRule="auto"/>
        <w:ind w:left="1080"/>
        <w:jc w:val="center"/>
        <w:rPr>
          <w:rFonts w:ascii="Times New Roman" w:hAnsi="Times New Roman" w:cs="Times New Roman"/>
          <w:sz w:val="24"/>
          <w:szCs w:val="24"/>
        </w:rPr>
        <w:pPrChange w:id="161" w:author="Abraham E Springer" w:date="2025-02-17T12:19:00Z" w16du:dateUtc="2025-02-17T19:19:00Z">
          <w:pPr>
            <w:ind w:left="1080"/>
            <w:jc w:val="center"/>
          </w:pPr>
        </w:pPrChange>
      </w:pPr>
      <w:r w:rsidRPr="00766ECE">
        <w:rPr>
          <w:rFonts w:ascii="Times New Roman" w:hAnsi="Times New Roman" w:cs="Times New Roman"/>
          <w:noProof/>
          <w:sz w:val="24"/>
          <w:szCs w:val="24"/>
        </w:rPr>
        <w:drawing>
          <wp:inline distT="0" distB="0" distL="0" distR="0" wp14:anchorId="7379AE72" wp14:editId="492838E4">
            <wp:extent cx="4018524" cy="2078182"/>
            <wp:effectExtent l="0" t="0" r="1270" b="0"/>
            <wp:docPr id="2073608471"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08471" name="Picture 1" descr="A table with numbers and symbols&#10;&#10;AI-generated content may be incorrect."/>
                    <pic:cNvPicPr/>
                  </pic:nvPicPr>
                  <pic:blipFill>
                    <a:blip r:embed="rId17"/>
                    <a:stretch>
                      <a:fillRect/>
                    </a:stretch>
                  </pic:blipFill>
                  <pic:spPr>
                    <a:xfrm>
                      <a:off x="0" y="0"/>
                      <a:ext cx="4026382" cy="2082246"/>
                    </a:xfrm>
                    <a:prstGeom prst="rect">
                      <a:avLst/>
                    </a:prstGeom>
                  </pic:spPr>
                </pic:pic>
              </a:graphicData>
            </a:graphic>
          </wp:inline>
        </w:drawing>
      </w:r>
    </w:p>
    <w:p w14:paraId="04D111E8" w14:textId="08B021C2" w:rsidR="00914619" w:rsidRPr="00E817FB" w:rsidRDefault="00914619">
      <w:pPr>
        <w:spacing w:line="480" w:lineRule="auto"/>
        <w:ind w:left="1080"/>
        <w:jc w:val="center"/>
        <w:rPr>
          <w:rFonts w:ascii="Times New Roman" w:hAnsi="Times New Roman" w:cs="Times New Roman"/>
          <w:sz w:val="24"/>
          <w:szCs w:val="24"/>
        </w:rPr>
        <w:pPrChange w:id="162" w:author="Abraham E Springer" w:date="2025-02-17T12:19:00Z" w16du:dateUtc="2025-02-17T19:19:00Z">
          <w:pPr>
            <w:ind w:left="1080"/>
            <w:jc w:val="center"/>
          </w:pPr>
        </w:pPrChange>
      </w:pPr>
    </w:p>
    <w:p w14:paraId="2EAE9864" w14:textId="19C29A85" w:rsidR="00C51A95" w:rsidRPr="00766ECE" w:rsidRDefault="00C51A95" w:rsidP="00766ECE">
      <w:pPr>
        <w:spacing w:line="480" w:lineRule="auto"/>
        <w:rPr>
          <w:rFonts w:ascii="Times New Roman" w:hAnsi="Times New Roman" w:cs="Times New Roman"/>
          <w:b/>
          <w:bCs/>
          <w:sz w:val="24"/>
          <w:szCs w:val="24"/>
        </w:rPr>
      </w:pPr>
      <w:r w:rsidRPr="00122E73">
        <w:rPr>
          <w:rFonts w:ascii="Times New Roman" w:hAnsi="Times New Roman" w:cs="Times New Roman"/>
          <w:b/>
          <w:bCs/>
          <w:sz w:val="24"/>
          <w:szCs w:val="24"/>
        </w:rPr>
        <w:t>Logistic regression model</w:t>
      </w:r>
    </w:p>
    <w:p w14:paraId="63C05AFD" w14:textId="075F445D" w:rsidR="00766ECE" w:rsidRDefault="00766ECE" w:rsidP="00766ECE">
      <w:pPr>
        <w:spacing w:line="480" w:lineRule="auto"/>
        <w:jc w:val="center"/>
        <w:rPr>
          <w:rFonts w:ascii="Times New Roman" w:hAnsi="Times New Roman" w:cs="Times New Roman"/>
          <w:sz w:val="24"/>
          <w:szCs w:val="24"/>
        </w:rPr>
      </w:pPr>
      <w:r w:rsidRPr="00766ECE">
        <w:rPr>
          <w:rFonts w:ascii="Times New Roman" w:hAnsi="Times New Roman" w:cs="Times New Roman"/>
          <w:noProof/>
          <w:sz w:val="24"/>
          <w:szCs w:val="24"/>
        </w:rPr>
        <w:lastRenderedPageBreak/>
        <w:drawing>
          <wp:inline distT="0" distB="0" distL="0" distR="0" wp14:anchorId="6CCE6532" wp14:editId="23697725">
            <wp:extent cx="3658111" cy="1257475"/>
            <wp:effectExtent l="0" t="0" r="0" b="0"/>
            <wp:docPr id="753982150"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82150" name="Picture 1" descr="A close-up of a graph&#10;&#10;AI-generated content may be incorrect."/>
                    <pic:cNvPicPr/>
                  </pic:nvPicPr>
                  <pic:blipFill>
                    <a:blip r:embed="rId18"/>
                    <a:stretch>
                      <a:fillRect/>
                    </a:stretch>
                  </pic:blipFill>
                  <pic:spPr>
                    <a:xfrm>
                      <a:off x="0" y="0"/>
                      <a:ext cx="3658111" cy="1257475"/>
                    </a:xfrm>
                    <a:prstGeom prst="rect">
                      <a:avLst/>
                    </a:prstGeom>
                  </pic:spPr>
                </pic:pic>
              </a:graphicData>
            </a:graphic>
          </wp:inline>
        </w:drawing>
      </w:r>
    </w:p>
    <w:p w14:paraId="14CEB29F" w14:textId="58B20C6E" w:rsidR="00681BDF" w:rsidRDefault="00BC4D2A">
      <w:pPr>
        <w:spacing w:line="480" w:lineRule="auto"/>
        <w:rPr>
          <w:rFonts w:ascii="Times New Roman" w:hAnsi="Times New Roman" w:cs="Times New Roman"/>
          <w:sz w:val="24"/>
          <w:szCs w:val="24"/>
        </w:rPr>
        <w:pPrChange w:id="163" w:author="Abraham E Springer" w:date="2025-02-17T12:19:00Z" w16du:dateUtc="2025-02-17T19:19:00Z">
          <w:pPr/>
        </w:pPrChange>
      </w:pPr>
      <w:ins w:id="164" w:author="Abraham E Springer" w:date="2025-02-24T11:17:00Z" w16du:dateUtc="2025-02-24T18:17:00Z">
        <w:r>
          <w:rPr>
            <w:rFonts w:ascii="Times New Roman" w:hAnsi="Times New Roman" w:cs="Times New Roman"/>
            <w:sz w:val="24"/>
            <w:szCs w:val="24"/>
          </w:rPr>
          <w:t xml:space="preserve">A logistic regression model indicated that </w:t>
        </w:r>
      </w:ins>
      <w:del w:id="165" w:author="Abraham E Springer" w:date="2025-02-24T11:17:00Z" w16du:dateUtc="2025-02-24T18:17:00Z">
        <w:r w:rsidR="008C7B4A" w:rsidDel="00BC4D2A">
          <w:rPr>
            <w:rFonts w:ascii="Times New Roman" w:hAnsi="Times New Roman" w:cs="Times New Roman"/>
            <w:sz w:val="24"/>
            <w:szCs w:val="24"/>
          </w:rPr>
          <w:delText>L</w:delText>
        </w:r>
      </w:del>
      <w:ins w:id="166" w:author="Abraham E Springer" w:date="2025-02-24T11:17:00Z" w16du:dateUtc="2025-02-24T18:17:00Z">
        <w:r>
          <w:rPr>
            <w:rFonts w:ascii="Times New Roman" w:hAnsi="Times New Roman" w:cs="Times New Roman"/>
            <w:sz w:val="24"/>
            <w:szCs w:val="24"/>
          </w:rPr>
          <w:t>l</w:t>
        </w:r>
      </w:ins>
      <w:r w:rsidR="008C7B4A">
        <w:rPr>
          <w:rFonts w:ascii="Times New Roman" w:hAnsi="Times New Roman" w:cs="Times New Roman"/>
          <w:sz w:val="24"/>
          <w:szCs w:val="24"/>
        </w:rPr>
        <w:t>ight, herbaceous competition, and fine sediment</w:t>
      </w:r>
      <w:r w:rsidR="00681BDF">
        <w:rPr>
          <w:rFonts w:ascii="Times New Roman" w:hAnsi="Times New Roman" w:cs="Times New Roman"/>
          <w:sz w:val="24"/>
          <w:szCs w:val="24"/>
        </w:rPr>
        <w:t xml:space="preserve"> were highly significant for seedling survival at BRAP. Because all three variables were originally significant, the stepwise model did not have to remove any insignificant variables and see if this made other variables </w:t>
      </w:r>
      <w:r w:rsidR="00C56BF0">
        <w:rPr>
          <w:rFonts w:ascii="Times New Roman" w:hAnsi="Times New Roman" w:cs="Times New Roman"/>
          <w:sz w:val="24"/>
          <w:szCs w:val="24"/>
        </w:rPr>
        <w:t>significant</w:t>
      </w:r>
      <w:r w:rsidR="00681BDF">
        <w:rPr>
          <w:rFonts w:ascii="Times New Roman" w:hAnsi="Times New Roman" w:cs="Times New Roman"/>
          <w:sz w:val="24"/>
          <w:szCs w:val="24"/>
        </w:rPr>
        <w:t>.</w:t>
      </w:r>
    </w:p>
    <w:p w14:paraId="74C9501E" w14:textId="1EA534B9" w:rsidR="00323119" w:rsidRDefault="00766ECE">
      <w:pPr>
        <w:spacing w:line="480" w:lineRule="auto"/>
        <w:jc w:val="center"/>
        <w:rPr>
          <w:rFonts w:ascii="Times New Roman" w:hAnsi="Times New Roman" w:cs="Times New Roman"/>
          <w:sz w:val="24"/>
          <w:szCs w:val="24"/>
        </w:rPr>
        <w:pPrChange w:id="167" w:author="Abraham E Springer" w:date="2025-02-17T12:19:00Z" w16du:dateUtc="2025-02-17T19:19:00Z">
          <w:pPr>
            <w:jc w:val="center"/>
          </w:pPr>
        </w:pPrChange>
      </w:pPr>
      <w:r w:rsidRPr="00766ECE">
        <w:rPr>
          <w:rFonts w:ascii="Times New Roman" w:hAnsi="Times New Roman" w:cs="Times New Roman"/>
          <w:noProof/>
          <w:sz w:val="24"/>
          <w:szCs w:val="24"/>
        </w:rPr>
        <w:drawing>
          <wp:inline distT="0" distB="0" distL="0" distR="0" wp14:anchorId="0D4B2151" wp14:editId="2AEB443A">
            <wp:extent cx="3581900" cy="1114581"/>
            <wp:effectExtent l="0" t="0" r="0" b="9525"/>
            <wp:docPr id="48761609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16098" name="Picture 1" descr="A black text on a white background&#10;&#10;AI-generated content may be incorrect."/>
                    <pic:cNvPicPr/>
                  </pic:nvPicPr>
                  <pic:blipFill>
                    <a:blip r:embed="rId19"/>
                    <a:stretch>
                      <a:fillRect/>
                    </a:stretch>
                  </pic:blipFill>
                  <pic:spPr>
                    <a:xfrm>
                      <a:off x="0" y="0"/>
                      <a:ext cx="3581900" cy="1114581"/>
                    </a:xfrm>
                    <a:prstGeom prst="rect">
                      <a:avLst/>
                    </a:prstGeom>
                  </pic:spPr>
                </pic:pic>
              </a:graphicData>
            </a:graphic>
          </wp:inline>
        </w:drawing>
      </w:r>
    </w:p>
    <w:p w14:paraId="120FC40D" w14:textId="3D00475F" w:rsidR="00681BDF" w:rsidRDefault="00681BDF">
      <w:pPr>
        <w:spacing w:line="480" w:lineRule="auto"/>
        <w:rPr>
          <w:rFonts w:ascii="Times New Roman" w:hAnsi="Times New Roman" w:cs="Times New Roman"/>
          <w:sz w:val="24"/>
          <w:szCs w:val="24"/>
        </w:rPr>
        <w:pPrChange w:id="168" w:author="Abraham E Springer" w:date="2025-02-17T12:19:00Z" w16du:dateUtc="2025-02-17T19:19:00Z">
          <w:pPr/>
        </w:pPrChange>
      </w:pPr>
      <w:r>
        <w:rPr>
          <w:rFonts w:ascii="Times New Roman" w:hAnsi="Times New Roman" w:cs="Times New Roman"/>
          <w:sz w:val="24"/>
          <w:szCs w:val="24"/>
        </w:rPr>
        <w:t xml:space="preserve">The Childs </w:t>
      </w:r>
      <w:ins w:id="169" w:author="Abraham E Springer" w:date="2025-02-24T11:18:00Z" w16du:dateUtc="2025-02-24T18:18:00Z">
        <w:r w:rsidR="00BC4D2A">
          <w:rPr>
            <w:rFonts w:ascii="Times New Roman" w:hAnsi="Times New Roman" w:cs="Times New Roman"/>
            <w:sz w:val="24"/>
            <w:szCs w:val="24"/>
          </w:rPr>
          <w:t xml:space="preserve">logistic regression </w:t>
        </w:r>
      </w:ins>
      <w:r>
        <w:rPr>
          <w:rFonts w:ascii="Times New Roman" w:hAnsi="Times New Roman" w:cs="Times New Roman"/>
          <w:sz w:val="24"/>
          <w:szCs w:val="24"/>
        </w:rPr>
        <w:t xml:space="preserve">model run </w:t>
      </w:r>
      <w:del w:id="170" w:author="Abraham E Springer" w:date="2025-02-24T11:18:00Z" w16du:dateUtc="2025-02-24T18:18:00Z">
        <w:r w:rsidDel="00BC4D2A">
          <w:rPr>
            <w:rFonts w:ascii="Times New Roman" w:hAnsi="Times New Roman" w:cs="Times New Roman"/>
            <w:sz w:val="24"/>
            <w:szCs w:val="24"/>
          </w:rPr>
          <w:delText xml:space="preserve">had </w:delText>
        </w:r>
      </w:del>
      <w:ins w:id="171" w:author="Abraham E Springer" w:date="2025-02-24T11:18:00Z" w16du:dateUtc="2025-02-24T18:18:00Z">
        <w:r w:rsidR="00BC4D2A">
          <w:rPr>
            <w:rFonts w:ascii="Times New Roman" w:hAnsi="Times New Roman" w:cs="Times New Roman"/>
            <w:sz w:val="24"/>
            <w:szCs w:val="24"/>
          </w:rPr>
          <w:t xml:space="preserve">indicated that </w:t>
        </w:r>
      </w:ins>
      <w:r>
        <w:rPr>
          <w:rFonts w:ascii="Times New Roman" w:hAnsi="Times New Roman" w:cs="Times New Roman"/>
          <w:sz w:val="24"/>
          <w:szCs w:val="24"/>
        </w:rPr>
        <w:t>light and fine</w:t>
      </w:r>
      <w:r w:rsidR="00BF3F65">
        <w:rPr>
          <w:rFonts w:ascii="Times New Roman" w:hAnsi="Times New Roman" w:cs="Times New Roman"/>
          <w:sz w:val="24"/>
          <w:szCs w:val="24"/>
        </w:rPr>
        <w:t>s</w:t>
      </w:r>
      <w:r w:rsidR="008C7B4A">
        <w:rPr>
          <w:rFonts w:ascii="Times New Roman" w:hAnsi="Times New Roman" w:cs="Times New Roman"/>
          <w:sz w:val="24"/>
          <w:szCs w:val="24"/>
        </w:rPr>
        <w:t xml:space="preserve"> sediment</w:t>
      </w:r>
      <w:r>
        <w:rPr>
          <w:rFonts w:ascii="Times New Roman" w:hAnsi="Times New Roman" w:cs="Times New Roman"/>
          <w:sz w:val="24"/>
          <w:szCs w:val="24"/>
        </w:rPr>
        <w:t xml:space="preserve"> as significant variables in seedling survivorship but not herbaceous competition. Once the stepwise model was run and the herbaceous variable removed, the p-value for fines decreased slightly </w:t>
      </w:r>
      <w:del w:id="172" w:author="Abraham E Springer" w:date="2025-02-24T11:18:00Z" w16du:dateUtc="2025-02-24T18:18:00Z">
        <w:r w:rsidDel="00BC4D2A">
          <w:rPr>
            <w:rFonts w:ascii="Times New Roman" w:hAnsi="Times New Roman" w:cs="Times New Roman"/>
            <w:sz w:val="24"/>
            <w:szCs w:val="24"/>
          </w:rPr>
          <w:delText>more</w:delText>
        </w:r>
      </w:del>
      <w:r>
        <w:rPr>
          <w:rFonts w:ascii="Times New Roman" w:hAnsi="Times New Roman" w:cs="Times New Roman"/>
          <w:sz w:val="24"/>
          <w:szCs w:val="24"/>
        </w:rPr>
        <w:t xml:space="preserve">. </w:t>
      </w:r>
    </w:p>
    <w:p w14:paraId="05A4AF42" w14:textId="77777777" w:rsidR="00681BDF" w:rsidRDefault="00681BDF">
      <w:pPr>
        <w:spacing w:line="480" w:lineRule="auto"/>
        <w:rPr>
          <w:rFonts w:ascii="Times New Roman" w:hAnsi="Times New Roman" w:cs="Times New Roman"/>
          <w:sz w:val="24"/>
          <w:szCs w:val="24"/>
        </w:rPr>
        <w:pPrChange w:id="173" w:author="Abraham E Springer" w:date="2025-02-17T12:19:00Z" w16du:dateUtc="2025-02-17T19:19:00Z">
          <w:pPr/>
        </w:pPrChange>
      </w:pPr>
    </w:p>
    <w:p w14:paraId="48B89CE1" w14:textId="7A040C0A" w:rsidR="00E817FB" w:rsidRPr="00122E73" w:rsidRDefault="00E817FB">
      <w:pPr>
        <w:spacing w:line="480" w:lineRule="auto"/>
        <w:rPr>
          <w:rFonts w:ascii="Times New Roman" w:hAnsi="Times New Roman" w:cs="Times New Roman"/>
          <w:b/>
          <w:bCs/>
          <w:sz w:val="24"/>
          <w:szCs w:val="24"/>
        </w:rPr>
        <w:pPrChange w:id="174" w:author="Abraham E Springer" w:date="2025-02-17T12:19:00Z" w16du:dateUtc="2025-02-17T19:19:00Z">
          <w:pPr/>
        </w:pPrChange>
      </w:pPr>
      <w:r w:rsidRPr="00122E73">
        <w:rPr>
          <w:rFonts w:ascii="Times New Roman" w:hAnsi="Times New Roman" w:cs="Times New Roman"/>
          <w:b/>
          <w:bCs/>
          <w:sz w:val="24"/>
          <w:szCs w:val="24"/>
        </w:rPr>
        <w:t>Age at Coring Height</w:t>
      </w:r>
    </w:p>
    <w:p w14:paraId="7412514A" w14:textId="0BDDB5CA" w:rsidR="00A1262E" w:rsidRPr="00E817FB" w:rsidDel="00BC4D2A" w:rsidRDefault="00A1262E">
      <w:pPr>
        <w:spacing w:line="480" w:lineRule="auto"/>
        <w:rPr>
          <w:del w:id="175" w:author="Abraham E Springer" w:date="2025-02-24T11:19:00Z" w16du:dateUtc="2025-02-24T18:19:00Z"/>
          <w:rFonts w:ascii="Times New Roman" w:hAnsi="Times New Roman" w:cs="Times New Roman"/>
          <w:sz w:val="24"/>
          <w:szCs w:val="24"/>
        </w:rPr>
        <w:pPrChange w:id="176" w:author="Abraham E Springer" w:date="2025-02-17T12:19:00Z" w16du:dateUtc="2025-02-17T19:19:00Z">
          <w:pPr/>
        </w:pPrChange>
      </w:pPr>
      <w:del w:id="177" w:author="Abraham E Springer" w:date="2025-02-24T11:19:00Z" w16du:dateUtc="2025-02-24T18:19:00Z">
        <w:r w:rsidRPr="00E817FB" w:rsidDel="00BC4D2A">
          <w:rPr>
            <w:rFonts w:ascii="Times New Roman" w:hAnsi="Times New Roman" w:cs="Times New Roman"/>
            <w:sz w:val="24"/>
            <w:szCs w:val="24"/>
          </w:rPr>
          <w:delText xml:space="preserve">Age at coring height </w:delText>
        </w:r>
        <w:commentRangeStart w:id="178"/>
        <w:r w:rsidRPr="00E817FB" w:rsidDel="00BC4D2A">
          <w:rPr>
            <w:rFonts w:ascii="Times New Roman" w:hAnsi="Times New Roman" w:cs="Times New Roman"/>
            <w:sz w:val="24"/>
            <w:szCs w:val="24"/>
          </w:rPr>
          <w:delText>plots</w:delText>
        </w:r>
        <w:commentRangeEnd w:id="178"/>
        <w:r w:rsidR="00FC1ECA" w:rsidRPr="00E817FB" w:rsidDel="00BC4D2A">
          <w:rPr>
            <w:rStyle w:val="CommentReference"/>
            <w:rFonts w:ascii="Times New Roman" w:hAnsi="Times New Roman" w:cs="Times New Roman"/>
            <w:sz w:val="24"/>
            <w:szCs w:val="24"/>
          </w:rPr>
          <w:commentReference w:id="178"/>
        </w:r>
      </w:del>
    </w:p>
    <w:p w14:paraId="34024A57" w14:textId="3FA417D8" w:rsidR="00AD2706" w:rsidRDefault="00AD2706">
      <w:pPr>
        <w:spacing w:line="480" w:lineRule="auto"/>
        <w:ind w:left="1080"/>
        <w:jc w:val="center"/>
        <w:rPr>
          <w:rFonts w:ascii="Times New Roman" w:hAnsi="Times New Roman" w:cs="Times New Roman"/>
          <w:sz w:val="24"/>
          <w:szCs w:val="24"/>
        </w:rPr>
      </w:pPr>
    </w:p>
    <w:p w14:paraId="7BFFD07D" w14:textId="1095FD4A" w:rsidR="007F4E50" w:rsidRDefault="007F4E50" w:rsidP="007F4E50">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6522BFB8" wp14:editId="0FFC2674">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EB10705" w14:textId="6E7C6B17" w:rsidR="00E817FB" w:rsidRDefault="00E817FB">
      <w:pPr>
        <w:spacing w:line="480" w:lineRule="auto"/>
        <w:ind w:left="1080"/>
        <w:jc w:val="center"/>
        <w:rPr>
          <w:rFonts w:ascii="Times New Roman" w:hAnsi="Times New Roman" w:cs="Times New Roman"/>
          <w:sz w:val="24"/>
          <w:szCs w:val="24"/>
        </w:rPr>
        <w:pPrChange w:id="179" w:author="Abraham E Springer" w:date="2025-02-17T12:19:00Z" w16du:dateUtc="2025-02-17T19:19:00Z">
          <w:pPr>
            <w:ind w:left="1080"/>
            <w:jc w:val="center"/>
          </w:pPr>
        </w:pPrChange>
      </w:pPr>
      <w:r>
        <w:rPr>
          <w:rFonts w:ascii="Times New Roman" w:hAnsi="Times New Roman" w:cs="Times New Roman"/>
          <w:sz w:val="24"/>
          <w:szCs w:val="24"/>
        </w:rPr>
        <w:t xml:space="preserve">Figure </w:t>
      </w:r>
      <w:r w:rsidR="006B5CFD">
        <w:rPr>
          <w:rFonts w:ascii="Times New Roman" w:hAnsi="Times New Roman" w:cs="Times New Roman"/>
          <w:sz w:val="24"/>
          <w:szCs w:val="24"/>
        </w:rPr>
        <w:t>4</w:t>
      </w:r>
      <w:r>
        <w:rPr>
          <w:rFonts w:ascii="Times New Roman" w:hAnsi="Times New Roman" w:cs="Times New Roman"/>
          <w:sz w:val="24"/>
          <w:szCs w:val="24"/>
        </w:rPr>
        <w:t>.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pPr>
        <w:spacing w:line="480" w:lineRule="auto"/>
        <w:ind w:left="1080"/>
        <w:rPr>
          <w:rFonts w:ascii="Times New Roman" w:hAnsi="Times New Roman" w:cs="Times New Roman"/>
          <w:sz w:val="24"/>
          <w:szCs w:val="24"/>
        </w:rPr>
        <w:pPrChange w:id="180" w:author="Abraham E Springer" w:date="2025-02-17T12:19:00Z" w16du:dateUtc="2025-02-17T19:19:00Z">
          <w:pPr>
            <w:ind w:left="1080"/>
          </w:pPr>
        </w:pPrChange>
      </w:pPr>
    </w:p>
    <w:p w14:paraId="19FE71BA" w14:textId="68F51164" w:rsidR="00A1262E" w:rsidRPr="00E817FB" w:rsidRDefault="00DF6AA8">
      <w:pPr>
        <w:spacing w:line="480" w:lineRule="auto"/>
        <w:rPr>
          <w:rFonts w:ascii="Times New Roman" w:hAnsi="Times New Roman" w:cs="Times New Roman"/>
          <w:sz w:val="24"/>
          <w:szCs w:val="24"/>
        </w:rPr>
        <w:pPrChange w:id="181" w:author="Abraham E Springer" w:date="2025-02-17T12:19:00Z" w16du:dateUtc="2025-02-17T19:19:00Z">
          <w:pPr/>
        </w:pPrChange>
      </w:pPr>
      <w:ins w:id="182" w:author="Abraham E Springer" w:date="2025-02-24T11:20:00Z" w16du:dateUtc="2025-02-24T18:20:00Z">
        <w:r>
          <w:rPr>
            <w:rFonts w:ascii="Times New Roman" w:hAnsi="Times New Roman" w:cs="Times New Roman"/>
            <w:sz w:val="24"/>
            <w:szCs w:val="24"/>
          </w:rPr>
          <w:t>Tree core analyses</w:t>
        </w:r>
      </w:ins>
      <w:ins w:id="183" w:author="Abraham E Springer" w:date="2025-02-24T11:21:00Z" w16du:dateUtc="2025-02-24T18:21:00Z">
        <w:r>
          <w:rPr>
            <w:rFonts w:ascii="Times New Roman" w:hAnsi="Times New Roman" w:cs="Times New Roman"/>
            <w:sz w:val="24"/>
            <w:szCs w:val="24"/>
          </w:rPr>
          <w:t xml:space="preserve"> (n=133)</w:t>
        </w:r>
      </w:ins>
      <w:ins w:id="184" w:author="Abraham E Springer" w:date="2025-02-24T11:20:00Z" w16du:dateUtc="2025-02-24T18:20:00Z">
        <w:r>
          <w:rPr>
            <w:rFonts w:ascii="Times New Roman" w:hAnsi="Times New Roman" w:cs="Times New Roman"/>
            <w:sz w:val="24"/>
            <w:szCs w:val="24"/>
          </w:rPr>
          <w:t xml:space="preserve"> were used to determine the number of trees dating back to year of regeneration. </w:t>
        </w:r>
      </w:ins>
      <w:ins w:id="185" w:author="Abraham E Springer" w:date="2025-02-24T11:21:00Z" w16du:dateUtc="2025-02-24T18:21:00Z">
        <w:r>
          <w:rPr>
            <w:rFonts w:ascii="Times New Roman" w:hAnsi="Times New Roman" w:cs="Times New Roman"/>
            <w:sz w:val="24"/>
            <w:szCs w:val="24"/>
          </w:rPr>
          <w:t xml:space="preserve">The </w:t>
        </w:r>
      </w:ins>
      <w:del w:id="186" w:author="Abraham E Springer" w:date="2025-02-24T11:21:00Z" w16du:dateUtc="2025-02-24T18:21:00Z">
        <w:r w:rsidR="00794EE5" w:rsidRPr="00E817FB" w:rsidDel="00DF6AA8">
          <w:rPr>
            <w:rFonts w:ascii="Times New Roman" w:hAnsi="Times New Roman" w:cs="Times New Roman"/>
            <w:sz w:val="24"/>
            <w:szCs w:val="24"/>
          </w:rPr>
          <w:delText>A</w:delText>
        </w:r>
      </w:del>
      <w:ins w:id="187" w:author="Abraham E Springer" w:date="2025-02-24T11:21:00Z" w16du:dateUtc="2025-02-24T18:21:00Z">
        <w:r>
          <w:rPr>
            <w:rFonts w:ascii="Times New Roman" w:hAnsi="Times New Roman" w:cs="Times New Roman"/>
            <w:sz w:val="24"/>
            <w:szCs w:val="24"/>
          </w:rPr>
          <w:t>a</w:t>
        </w:r>
      </w:ins>
      <w:r w:rsidR="00794EE5" w:rsidRPr="00E817FB">
        <w:rPr>
          <w:rFonts w:ascii="Times New Roman" w:hAnsi="Times New Roman" w:cs="Times New Roman"/>
          <w:sz w:val="24"/>
          <w:szCs w:val="24"/>
        </w:rPr>
        <w:t xml:space="preserve">ge at coring height distribution is </w:t>
      </w:r>
      <w:r w:rsidR="005B4459">
        <w:rPr>
          <w:rFonts w:ascii="Times New Roman" w:hAnsi="Times New Roman" w:cs="Times New Roman"/>
          <w:sz w:val="24"/>
          <w:szCs w:val="24"/>
        </w:rPr>
        <w:t xml:space="preserve">not normal (Shapiro-Wilk test of </w:t>
      </w:r>
      <w:r w:rsidR="00951CAD">
        <w:rPr>
          <w:rFonts w:ascii="Times New Roman" w:hAnsi="Times New Roman" w:cs="Times New Roman"/>
          <w:sz w:val="24"/>
          <w:szCs w:val="24"/>
        </w:rPr>
        <w:t>p</w:t>
      </w:r>
      <w:r w:rsidR="005B4459">
        <w:rPr>
          <w:rFonts w:ascii="Times New Roman" w:hAnsi="Times New Roman" w:cs="Times New Roman"/>
          <w:sz w:val="24"/>
          <w:szCs w:val="24"/>
        </w:rPr>
        <w:t>&lt;</w:t>
      </w:r>
      <w:ins w:id="188" w:author="Abraham E Springer" w:date="2025-02-24T11:21:00Z" w16du:dateUtc="2025-02-24T18:21:00Z">
        <w:r>
          <w:rPr>
            <w:rFonts w:ascii="Times New Roman" w:hAnsi="Times New Roman" w:cs="Times New Roman"/>
            <w:sz w:val="24"/>
            <w:szCs w:val="24"/>
          </w:rPr>
          <w:t>0</w:t>
        </w:r>
      </w:ins>
      <w:r w:rsidR="005B4459">
        <w:rPr>
          <w:rFonts w:ascii="Times New Roman" w:hAnsi="Times New Roman" w:cs="Times New Roman"/>
          <w:sz w:val="24"/>
          <w:szCs w:val="24"/>
        </w:rPr>
        <w:t xml:space="preserve">.05) </w:t>
      </w:r>
      <w:r w:rsidR="008C7B4A">
        <w:rPr>
          <w:rFonts w:ascii="Times New Roman" w:hAnsi="Times New Roman" w:cs="Times New Roman"/>
          <w:sz w:val="24"/>
          <w:szCs w:val="24"/>
        </w:rPr>
        <w:t xml:space="preserve">(Figure </w:t>
      </w:r>
      <w:r w:rsidR="00CA75BB">
        <w:rPr>
          <w:rFonts w:ascii="Times New Roman" w:hAnsi="Times New Roman" w:cs="Times New Roman"/>
          <w:sz w:val="24"/>
          <w:szCs w:val="24"/>
        </w:rPr>
        <w:t>4</w:t>
      </w:r>
      <w:r w:rsidR="008C7B4A">
        <w:rPr>
          <w:rFonts w:ascii="Times New Roman" w:hAnsi="Times New Roman" w:cs="Times New Roman"/>
          <w:sz w:val="24"/>
          <w:szCs w:val="24"/>
        </w:rPr>
        <w:t>)</w:t>
      </w:r>
      <w:r w:rsidR="00794EE5" w:rsidRPr="00E817FB">
        <w:rPr>
          <w:rFonts w:ascii="Times New Roman" w:hAnsi="Times New Roman" w:cs="Times New Roman"/>
          <w:sz w:val="24"/>
          <w:szCs w:val="24"/>
        </w:rPr>
        <w:t xml:space="preserve">. </w:t>
      </w:r>
      <w:r w:rsidR="00A108B4" w:rsidRPr="00E817FB">
        <w:rPr>
          <w:rFonts w:ascii="Times New Roman" w:hAnsi="Times New Roman" w:cs="Times New Roman"/>
          <w:sz w:val="24"/>
          <w:szCs w:val="24"/>
        </w:rPr>
        <w:t>The mean age at coring height was 24 years old.</w:t>
      </w:r>
      <w:del w:id="189" w:author="Abraham E Springer" w:date="2025-02-24T11:21:00Z" w16du:dateUtc="2025-02-24T18:21:00Z">
        <w:r w:rsidR="00794EE5" w:rsidRPr="00E817FB" w:rsidDel="00DF6AA8">
          <w:rPr>
            <w:rFonts w:ascii="Times New Roman" w:hAnsi="Times New Roman" w:cs="Times New Roman"/>
            <w:sz w:val="24"/>
            <w:szCs w:val="24"/>
          </w:rPr>
          <w:delText xml:space="preserve"> In total, 133 cores were able to be dated.</w:delText>
        </w:r>
      </w:del>
      <w:r w:rsidR="00794EE5" w:rsidRPr="00E817FB">
        <w:rPr>
          <w:rFonts w:ascii="Times New Roman" w:hAnsi="Times New Roman" w:cs="Times New Roman"/>
          <w:sz w:val="24"/>
          <w:szCs w:val="24"/>
        </w:rPr>
        <w:t xml:space="preserve"> The most recent core was from 2016.</w:t>
      </w:r>
    </w:p>
    <w:p w14:paraId="012F5A5E" w14:textId="77777777" w:rsidR="00F231ED" w:rsidRDefault="00F231ED">
      <w:pPr>
        <w:spacing w:line="480" w:lineRule="auto"/>
        <w:rPr>
          <w:rFonts w:ascii="Times New Roman" w:hAnsi="Times New Roman" w:cs="Times New Roman"/>
          <w:sz w:val="24"/>
          <w:szCs w:val="24"/>
        </w:rPr>
        <w:pPrChange w:id="190" w:author="Abraham E Springer" w:date="2025-02-17T12:19:00Z" w16du:dateUtc="2025-02-17T19:19:00Z">
          <w:pPr/>
        </w:pPrChange>
      </w:pPr>
    </w:p>
    <w:p w14:paraId="7BEC1152" w14:textId="77777777" w:rsidR="00712DFB" w:rsidRDefault="00E817FB">
      <w:pPr>
        <w:spacing w:line="480" w:lineRule="auto"/>
        <w:rPr>
          <w:rFonts w:ascii="Times New Roman" w:hAnsi="Times New Roman" w:cs="Times New Roman"/>
          <w:sz w:val="24"/>
          <w:szCs w:val="24"/>
        </w:rPr>
        <w:pPrChange w:id="191" w:author="Abraham E Springer" w:date="2025-02-17T12:19:00Z" w16du:dateUtc="2025-02-17T19:19:00Z">
          <w:pPr/>
        </w:pPrChange>
      </w:pPr>
      <w:r w:rsidRPr="00712DFB">
        <w:rPr>
          <w:rFonts w:ascii="Times New Roman" w:hAnsi="Times New Roman" w:cs="Times New Roman"/>
          <w:b/>
          <w:bCs/>
          <w:sz w:val="24"/>
          <w:szCs w:val="24"/>
        </w:rPr>
        <w:t>Annual Growth</w:t>
      </w:r>
      <w:r w:rsidR="00712DFB" w:rsidRPr="00E817FB">
        <w:rPr>
          <w:rFonts w:ascii="Times New Roman" w:hAnsi="Times New Roman" w:cs="Times New Roman"/>
          <w:sz w:val="24"/>
          <w:szCs w:val="24"/>
        </w:rPr>
        <w:t xml:space="preserve"> </w:t>
      </w:r>
    </w:p>
    <w:p w14:paraId="4FA7646B" w14:textId="70210FEA" w:rsidR="007F4E50" w:rsidRPr="007F4E50" w:rsidRDefault="00712DFB" w:rsidP="007F4E50">
      <w:pPr>
        <w:spacing w:line="480" w:lineRule="auto"/>
        <w:ind w:firstLine="720"/>
        <w:rPr>
          <w:rFonts w:ascii="Times New Roman" w:eastAsia="Times New Roman" w:hAnsi="Times New Roman" w:cs="Times New Roman"/>
          <w:bCs/>
          <w:sz w:val="24"/>
          <w:szCs w:val="24"/>
        </w:rPr>
      </w:pPr>
      <w:r w:rsidRPr="00E817FB">
        <w:rPr>
          <w:rFonts w:ascii="Times New Roman" w:hAnsi="Times New Roman" w:cs="Times New Roman"/>
          <w:sz w:val="24"/>
          <w:szCs w:val="24"/>
        </w:rPr>
        <w:t xml:space="preserve">The final crossdated </w:t>
      </w:r>
      <w:r w:rsidRPr="00E817FB">
        <w:rPr>
          <w:rFonts w:ascii="Times New Roman" w:eastAsia="Times New Roman" w:hAnsi="Times New Roman" w:cs="Times New Roman"/>
          <w:sz w:val="24"/>
          <w:szCs w:val="24"/>
        </w:rPr>
        <w:t xml:space="preserve">series (n=39) produced an </w:t>
      </w:r>
      <w:proofErr w:type="spellStart"/>
      <w:r w:rsidRPr="00E817FB">
        <w:rPr>
          <w:rFonts w:ascii="Times New Roman" w:eastAsia="Times New Roman" w:hAnsi="Times New Roman" w:cs="Times New Roman"/>
          <w:sz w:val="24"/>
          <w:szCs w:val="24"/>
        </w:rPr>
        <w:t>interseries</w:t>
      </w:r>
      <w:proofErr w:type="spellEnd"/>
      <w:r w:rsidRPr="00E817FB">
        <w:rPr>
          <w:rFonts w:ascii="Times New Roman" w:eastAsia="Times New Roman" w:hAnsi="Times New Roman" w:cs="Times New Roman"/>
          <w:sz w:val="24"/>
          <w:szCs w:val="24"/>
        </w:rPr>
        <w:t xml:space="preserve"> correlation of +0.395 and a mean sensitivity of </w:t>
      </w:r>
      <w:r w:rsidR="008C7B4A">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.533.</w:t>
      </w:r>
      <w:r w:rsidR="00E76D4F">
        <w:rPr>
          <w:rFonts w:ascii="Times New Roman" w:eastAsia="Times New Roman" w:hAnsi="Times New Roman" w:cs="Times New Roman"/>
          <w:sz w:val="24"/>
          <w:szCs w:val="24"/>
        </w:rPr>
        <w:t xml:space="preserve"> This was the series used to determine growth and ring widths as well as to test against </w:t>
      </w:r>
      <w:del w:id="192" w:author="Abraham E Springer" w:date="2025-02-24T11:22:00Z" w16du:dateUtc="2025-02-24T18:22:00Z">
        <w:r w:rsidR="00E76D4F" w:rsidDel="00DF6AA8">
          <w:rPr>
            <w:rFonts w:ascii="Times New Roman" w:eastAsia="Times New Roman" w:hAnsi="Times New Roman" w:cs="Times New Roman"/>
            <w:sz w:val="24"/>
            <w:szCs w:val="24"/>
          </w:rPr>
          <w:delText xml:space="preserve">my </w:delText>
        </w:r>
      </w:del>
      <w:r w:rsidR="00E76D4F">
        <w:rPr>
          <w:rFonts w:ascii="Times New Roman" w:eastAsia="Times New Roman" w:hAnsi="Times New Roman" w:cs="Times New Roman"/>
          <w:sz w:val="24"/>
          <w:szCs w:val="24"/>
        </w:rPr>
        <w:t>climate variables</w:t>
      </w:r>
      <w:r w:rsidR="009370D1">
        <w:rPr>
          <w:rFonts w:ascii="Times New Roman" w:eastAsia="Times New Roman" w:hAnsi="Times New Roman" w:cs="Times New Roman"/>
          <w:sz w:val="24"/>
          <w:szCs w:val="24"/>
        </w:rPr>
        <w:t xml:space="preserve">. </w:t>
      </w:r>
      <w:commentRangeStart w:id="193"/>
      <w:r w:rsidR="00B96AB8" w:rsidRPr="00E817FB">
        <w:rPr>
          <w:rFonts w:ascii="Times New Roman" w:eastAsia="Times New Roman" w:hAnsi="Times New Roman" w:cs="Times New Roman"/>
          <w:bCs/>
          <w:sz w:val="24"/>
          <w:szCs w:val="24"/>
        </w:rPr>
        <w:t>Basal Area Index (BAI) is generally increasing from 1995 to 2010 before stabilizing until 2023</w:t>
      </w:r>
      <w:r w:rsidR="003920EE">
        <w:rPr>
          <w:rFonts w:ascii="Times New Roman" w:eastAsia="Times New Roman" w:hAnsi="Times New Roman" w:cs="Times New Roman"/>
          <w:bCs/>
          <w:sz w:val="24"/>
          <w:szCs w:val="24"/>
        </w:rPr>
        <w:t xml:space="preserve"> (Figure </w:t>
      </w:r>
      <w:r w:rsidR="00CA75BB">
        <w:rPr>
          <w:rFonts w:ascii="Times New Roman" w:eastAsia="Times New Roman" w:hAnsi="Times New Roman" w:cs="Times New Roman"/>
          <w:bCs/>
          <w:sz w:val="24"/>
          <w:szCs w:val="24"/>
        </w:rPr>
        <w:t>6</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xml:space="preserve">. </w:t>
      </w:r>
      <w:del w:id="194" w:author="Abraham E Springer" w:date="2025-02-24T11:22:00Z" w16du:dateUtc="2025-02-24T18:22:00Z">
        <w:r w:rsidR="00B96AB8" w:rsidRPr="00E817FB" w:rsidDel="00DF6AA8">
          <w:rPr>
            <w:rFonts w:ascii="Times New Roman" w:eastAsia="Times New Roman" w:hAnsi="Times New Roman" w:cs="Times New Roman"/>
            <w:bCs/>
            <w:sz w:val="24"/>
            <w:szCs w:val="24"/>
          </w:rPr>
          <w:delText xml:space="preserve">Meanwhile, </w:delText>
        </w:r>
      </w:del>
      <w:r w:rsidR="00B96AB8" w:rsidRPr="00E817FB">
        <w:rPr>
          <w:rFonts w:ascii="Times New Roman" w:eastAsia="Times New Roman" w:hAnsi="Times New Roman" w:cs="Times New Roman"/>
          <w:bCs/>
          <w:sz w:val="24"/>
          <w:szCs w:val="24"/>
        </w:rPr>
        <w:t xml:space="preserve">Ring Width Index (RWI) has been </w:t>
      </w:r>
      <w:r w:rsidR="00B96AB8" w:rsidRPr="00E817FB">
        <w:rPr>
          <w:rFonts w:ascii="Times New Roman" w:eastAsia="Times New Roman" w:hAnsi="Times New Roman" w:cs="Times New Roman"/>
          <w:bCs/>
          <w:sz w:val="24"/>
          <w:szCs w:val="24"/>
        </w:rPr>
        <w:lastRenderedPageBreak/>
        <w:t>generally decreasing since about 2000 until 2023</w:t>
      </w:r>
      <w:r w:rsidR="003920EE">
        <w:rPr>
          <w:rFonts w:ascii="Times New Roman" w:eastAsia="Times New Roman" w:hAnsi="Times New Roman" w:cs="Times New Roman"/>
          <w:bCs/>
          <w:sz w:val="24"/>
          <w:szCs w:val="24"/>
        </w:rPr>
        <w:t xml:space="preserve"> (Figure </w:t>
      </w:r>
      <w:r w:rsidR="00CA75BB">
        <w:rPr>
          <w:rFonts w:ascii="Times New Roman" w:eastAsia="Times New Roman" w:hAnsi="Times New Roman" w:cs="Times New Roman"/>
          <w:bCs/>
          <w:sz w:val="24"/>
          <w:szCs w:val="24"/>
        </w:rPr>
        <w:t>5</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xml:space="preserve">. Both BAI and RWI saw large increases in the year 2023. </w:t>
      </w:r>
      <w:commentRangeEnd w:id="193"/>
      <w:r w:rsidR="00B96AB8">
        <w:rPr>
          <w:rStyle w:val="CommentReference"/>
        </w:rPr>
        <w:commentReference w:id="193"/>
      </w:r>
    </w:p>
    <w:p w14:paraId="54929E53" w14:textId="7CF1AD91" w:rsidR="007F4E50" w:rsidRPr="00E817FB" w:rsidRDefault="007F4E50" w:rsidP="007F4E50">
      <w:pPr>
        <w:spacing w:line="480" w:lineRule="auto"/>
        <w:jc w:val="center"/>
        <w:rPr>
          <w:rFonts w:ascii="Times New Roman" w:hAnsi="Times New Roman" w:cs="Times New Roman"/>
          <w:sz w:val="24"/>
          <w:szCs w:val="24"/>
        </w:rPr>
        <w:sectPr w:rsidR="007F4E50" w:rsidRPr="00E817FB" w:rsidSect="00973E57">
          <w:type w:val="continuous"/>
          <w:pgSz w:w="12240" w:h="15840"/>
          <w:pgMar w:top="1440" w:right="1440" w:bottom="1440" w:left="1440" w:header="720" w:footer="720" w:gutter="0"/>
          <w:cols w:space="720"/>
          <w:docGrid w:linePitch="360"/>
        </w:sectPr>
      </w:pPr>
      <w:r>
        <w:rPr>
          <w:rFonts w:ascii="Times New Roman" w:hAnsi="Times New Roman" w:cs="Times New Roman"/>
          <w:noProof/>
          <w:sz w:val="24"/>
          <w:szCs w:val="24"/>
          <w14:ligatures w14:val="standardContextual"/>
        </w:rPr>
        <w:drawing>
          <wp:inline distT="0" distB="0" distL="0" distR="0" wp14:anchorId="5E9C83C4" wp14:editId="296E854A">
            <wp:extent cx="3305175" cy="3289285"/>
            <wp:effectExtent l="0" t="0" r="0" b="6985"/>
            <wp:docPr id="2034159993" name="Picture 2"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59993" name="Picture 2" descr="A graph of a number of yea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9276" cy="3293367"/>
                    </a:xfrm>
                    <a:prstGeom prst="rect">
                      <a:avLst/>
                    </a:prstGeom>
                  </pic:spPr>
                </pic:pic>
              </a:graphicData>
            </a:graphic>
          </wp:inline>
        </w:drawing>
      </w:r>
    </w:p>
    <w:p w14:paraId="78696E61" w14:textId="102E13E9" w:rsidR="00F231ED" w:rsidRPr="00E817FB" w:rsidRDefault="00F231ED">
      <w:pPr>
        <w:spacing w:line="480" w:lineRule="auto"/>
        <w:jc w:val="center"/>
        <w:rPr>
          <w:rFonts w:ascii="Times New Roman" w:hAnsi="Times New Roman" w:cs="Times New Roman"/>
          <w:sz w:val="24"/>
          <w:szCs w:val="24"/>
        </w:rPr>
        <w:pPrChange w:id="195" w:author="Abraham E Springer" w:date="2025-02-17T12:19:00Z" w16du:dateUtc="2025-02-17T19:19:00Z">
          <w:pPr/>
        </w:pPrChange>
      </w:pPr>
      <w:r w:rsidRPr="00E817FB">
        <w:rPr>
          <w:rFonts w:ascii="Times New Roman" w:hAnsi="Times New Roman" w:cs="Times New Roman"/>
          <w:sz w:val="24"/>
          <w:szCs w:val="24"/>
        </w:rPr>
        <w:t xml:space="preserve">Figure </w:t>
      </w:r>
      <w:r w:rsidR="00CA75BB">
        <w:rPr>
          <w:rFonts w:ascii="Times New Roman" w:hAnsi="Times New Roman" w:cs="Times New Roman"/>
          <w:sz w:val="24"/>
          <w:szCs w:val="24"/>
        </w:rPr>
        <w:t>5</w:t>
      </w:r>
      <w:r w:rsidR="009370D1">
        <w:rPr>
          <w:rFonts w:ascii="Times New Roman" w:hAnsi="Times New Roman" w:cs="Times New Roman"/>
          <w:sz w:val="24"/>
          <w:szCs w:val="24"/>
        </w:rPr>
        <w:t>.</w:t>
      </w:r>
      <w:r w:rsidRPr="00E817FB">
        <w:rPr>
          <w:rFonts w:ascii="Times New Roman" w:hAnsi="Times New Roman" w:cs="Times New Roman"/>
          <w:sz w:val="24"/>
          <w:szCs w:val="24"/>
        </w:rPr>
        <w:t xml:space="preserve"> Ring Width Index (RWI)</w:t>
      </w:r>
      <w:r w:rsidR="008C7B4A">
        <w:rPr>
          <w:rFonts w:ascii="Times New Roman" w:hAnsi="Times New Roman" w:cs="Times New Roman"/>
          <w:sz w:val="24"/>
          <w:szCs w:val="24"/>
        </w:rPr>
        <w:t xml:space="preserve"> by year</w:t>
      </w:r>
      <w:r w:rsidRPr="00E817FB">
        <w:rPr>
          <w:rFonts w:ascii="Times New Roman" w:hAnsi="Times New Roman" w:cs="Times New Roman"/>
          <w:sz w:val="24"/>
          <w:szCs w:val="24"/>
        </w:rPr>
        <w:t xml:space="preserve"> for the crossdated series.</w:t>
      </w:r>
    </w:p>
    <w:p w14:paraId="039C72B7" w14:textId="4EDF98D0" w:rsidR="00F231ED" w:rsidRDefault="00F231ED">
      <w:pPr>
        <w:spacing w:line="480" w:lineRule="auto"/>
        <w:jc w:val="center"/>
        <w:rPr>
          <w:rFonts w:ascii="Times New Roman" w:hAnsi="Times New Roman" w:cs="Times New Roman"/>
          <w:sz w:val="24"/>
          <w:szCs w:val="24"/>
        </w:rPr>
      </w:pPr>
    </w:p>
    <w:p w14:paraId="5ED2C813" w14:textId="17D843E3" w:rsidR="009F5464" w:rsidRDefault="009F5464" w:rsidP="009F5464">
      <w:pPr>
        <w:spacing w:line="480" w:lineRule="auto"/>
        <w:jc w:val="center"/>
        <w:rPr>
          <w:rFonts w:ascii="Times New Roman" w:hAnsi="Times New Roman" w:cs="Times New Roman"/>
          <w:sz w:val="24"/>
          <w:szCs w:val="24"/>
        </w:rPr>
      </w:pPr>
    </w:p>
    <w:p w14:paraId="7F9E7C14" w14:textId="2BE02241" w:rsidR="004E3D9E" w:rsidRDefault="004E3D9E" w:rsidP="009F5464">
      <w:pPr>
        <w:spacing w:line="480" w:lineRule="auto"/>
        <w:jc w:val="center"/>
        <w:rPr>
          <w:rFonts w:ascii="Times New Roman" w:hAnsi="Times New Roman" w:cs="Times New Roman"/>
          <w:sz w:val="24"/>
          <w:szCs w:val="24"/>
        </w:rPr>
      </w:pPr>
    </w:p>
    <w:p w14:paraId="2A248485" w14:textId="4519170E" w:rsidR="001B3E95" w:rsidRPr="00E817FB" w:rsidRDefault="001B3E95" w:rsidP="009F5464">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6E963AD1" wp14:editId="49F45206">
            <wp:extent cx="2934653" cy="3009900"/>
            <wp:effectExtent l="0" t="0" r="0" b="0"/>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8405" cy="3013749"/>
                    </a:xfrm>
                    <a:prstGeom prst="rect">
                      <a:avLst/>
                    </a:prstGeom>
                  </pic:spPr>
                </pic:pic>
              </a:graphicData>
            </a:graphic>
          </wp:inline>
        </w:drawing>
      </w:r>
    </w:p>
    <w:p w14:paraId="51DFA7DB" w14:textId="5E05977C" w:rsidR="00F231ED" w:rsidRPr="00E817FB" w:rsidRDefault="00F231ED">
      <w:pPr>
        <w:spacing w:line="480" w:lineRule="auto"/>
        <w:jc w:val="center"/>
        <w:rPr>
          <w:rFonts w:ascii="Times New Roman" w:hAnsi="Times New Roman" w:cs="Times New Roman"/>
          <w:sz w:val="24"/>
          <w:szCs w:val="24"/>
        </w:rPr>
        <w:pPrChange w:id="196" w:author="Abraham E Springer" w:date="2025-02-17T12:19:00Z" w16du:dateUtc="2025-02-17T19:19:00Z">
          <w:pPr>
            <w:jc w:val="center"/>
          </w:pPr>
        </w:pPrChange>
      </w:pPr>
      <w:r w:rsidRPr="00E817FB">
        <w:rPr>
          <w:rFonts w:ascii="Times New Roman" w:hAnsi="Times New Roman" w:cs="Times New Roman"/>
          <w:sz w:val="24"/>
          <w:szCs w:val="24"/>
        </w:rPr>
        <w:t xml:space="preserve">Figure </w:t>
      </w:r>
      <w:r w:rsidR="00CA75BB">
        <w:rPr>
          <w:rFonts w:ascii="Times New Roman" w:hAnsi="Times New Roman" w:cs="Times New Roman"/>
          <w:sz w:val="24"/>
          <w:szCs w:val="24"/>
        </w:rPr>
        <w:t>6</w:t>
      </w:r>
      <w:r w:rsidRPr="00E817FB">
        <w:rPr>
          <w:rFonts w:ascii="Times New Roman" w:hAnsi="Times New Roman" w:cs="Times New Roman"/>
          <w:sz w:val="24"/>
          <w:szCs w:val="24"/>
        </w:rPr>
        <w:t xml:space="preserve">. </w:t>
      </w:r>
      <w:r w:rsidR="008C7B4A">
        <w:rPr>
          <w:rFonts w:ascii="Times New Roman" w:hAnsi="Times New Roman" w:cs="Times New Roman"/>
          <w:sz w:val="24"/>
          <w:szCs w:val="24"/>
        </w:rPr>
        <w:t>B</w:t>
      </w:r>
      <w:r w:rsidRPr="00E817FB">
        <w:rPr>
          <w:rFonts w:ascii="Times New Roman" w:hAnsi="Times New Roman" w:cs="Times New Roman"/>
          <w:sz w:val="24"/>
          <w:szCs w:val="24"/>
        </w:rPr>
        <w:t xml:space="preserve">asal area increment (BAI) </w:t>
      </w:r>
      <w:r w:rsidR="008C7B4A">
        <w:rPr>
          <w:rFonts w:ascii="Times New Roman" w:hAnsi="Times New Roman" w:cs="Times New Roman"/>
          <w:sz w:val="24"/>
          <w:szCs w:val="24"/>
        </w:rPr>
        <w:t xml:space="preserve">by year </w:t>
      </w:r>
      <w:r w:rsidRPr="00E817FB">
        <w:rPr>
          <w:rFonts w:ascii="Times New Roman" w:hAnsi="Times New Roman" w:cs="Times New Roman"/>
          <w:sz w:val="24"/>
          <w:szCs w:val="24"/>
        </w:rPr>
        <w:t>for the cross</w:t>
      </w:r>
      <w:r w:rsidR="008C7B4A">
        <w:rPr>
          <w:rFonts w:ascii="Times New Roman" w:hAnsi="Times New Roman" w:cs="Times New Roman"/>
          <w:sz w:val="24"/>
          <w:szCs w:val="24"/>
        </w:rPr>
        <w:t>-</w:t>
      </w:r>
      <w:r w:rsidRPr="00E817FB">
        <w:rPr>
          <w:rFonts w:ascii="Times New Roman" w:hAnsi="Times New Roman" w:cs="Times New Roman"/>
          <w:sz w:val="24"/>
          <w:szCs w:val="24"/>
        </w:rPr>
        <w:t>dated chronology.</w:t>
      </w:r>
    </w:p>
    <w:p w14:paraId="071C94BD" w14:textId="229B89DD" w:rsidR="000F3C3E" w:rsidRPr="00E817FB" w:rsidRDefault="000F3C3E">
      <w:pPr>
        <w:spacing w:line="480" w:lineRule="auto"/>
        <w:rPr>
          <w:rFonts w:ascii="Times New Roman" w:hAnsi="Times New Roman" w:cs="Times New Roman"/>
          <w:sz w:val="24"/>
          <w:szCs w:val="24"/>
        </w:rPr>
        <w:pPrChange w:id="197" w:author="Abraham E Springer" w:date="2025-02-17T12:19:00Z" w16du:dateUtc="2025-02-17T19:19:00Z">
          <w:pPr/>
        </w:pPrChange>
      </w:pPr>
    </w:p>
    <w:p w14:paraId="3A6EF2DE" w14:textId="3B6515A2" w:rsidR="007D30B7" w:rsidRPr="00CA75BB" w:rsidRDefault="00A1262E" w:rsidP="00C00DA9">
      <w:pPr>
        <w:spacing w:line="480" w:lineRule="auto"/>
        <w:rPr>
          <w:ins w:id="198" w:author="Abraham E Springer" w:date="2025-02-17T13:31:00Z" w16du:dateUtc="2025-02-17T20:31:00Z"/>
          <w:rFonts w:ascii="Times New Roman" w:hAnsi="Times New Roman" w:cs="Times New Roman"/>
          <w:b/>
          <w:bCs/>
          <w:sz w:val="24"/>
          <w:szCs w:val="24"/>
        </w:rPr>
      </w:pPr>
      <w:r w:rsidRPr="00CA75BB">
        <w:rPr>
          <w:rFonts w:ascii="Times New Roman" w:hAnsi="Times New Roman" w:cs="Times New Roman"/>
          <w:b/>
          <w:bCs/>
          <w:sz w:val="24"/>
          <w:szCs w:val="24"/>
        </w:rPr>
        <w:t xml:space="preserve">Response function analysis </w:t>
      </w:r>
    </w:p>
    <w:p w14:paraId="7E055EF1" w14:textId="73FCE962" w:rsidR="008C7B4A" w:rsidRDefault="00B96AB8">
      <w:pPr>
        <w:spacing w:line="480" w:lineRule="auto"/>
        <w:rPr>
          <w:rFonts w:ascii="Times New Roman" w:hAnsi="Times New Roman" w:cs="Times New Roman"/>
          <w:sz w:val="24"/>
          <w:szCs w:val="24"/>
        </w:rPr>
        <w:pPrChange w:id="199" w:author="Abraham E Springer" w:date="2025-02-17T12:19:00Z" w16du:dateUtc="2025-02-17T19:19:00Z">
          <w:pPr/>
        </w:pPrChange>
      </w:pPr>
      <w:r>
        <w:rPr>
          <w:rFonts w:ascii="Times New Roman" w:hAnsi="Times New Roman" w:cs="Times New Roman"/>
          <w:sz w:val="24"/>
          <w:szCs w:val="24"/>
        </w:rPr>
        <w:t>Five variables were found to be significant in determining annual tree growth</w:t>
      </w:r>
      <w:ins w:id="200" w:author="Abraham E Springer" w:date="2025-02-24T11:24:00Z" w16du:dateUtc="2025-02-24T18:24:00Z">
        <w:r w:rsidR="00DF6AA8">
          <w:rPr>
            <w:rFonts w:ascii="Times New Roman" w:hAnsi="Times New Roman" w:cs="Times New Roman"/>
            <w:sz w:val="24"/>
            <w:szCs w:val="24"/>
          </w:rPr>
          <w:t xml:space="preserve"> through a response function analysis</w:t>
        </w:r>
      </w:ins>
      <w:r>
        <w:rPr>
          <w:rFonts w:ascii="Times New Roman" w:hAnsi="Times New Roman" w:cs="Times New Roman"/>
          <w:sz w:val="24"/>
          <w:szCs w:val="24"/>
        </w:rPr>
        <w:t xml:space="preserve">. Three of these </w:t>
      </w:r>
      <w:ins w:id="201" w:author="Abraham E Springer" w:date="2025-02-24T11:24:00Z" w16du:dateUtc="2025-02-24T18:24:00Z">
        <w:r w:rsidR="00DF6AA8">
          <w:rPr>
            <w:rFonts w:ascii="Times New Roman" w:hAnsi="Times New Roman" w:cs="Times New Roman"/>
            <w:sz w:val="24"/>
            <w:szCs w:val="24"/>
          </w:rPr>
          <w:t xml:space="preserve">variables </w:t>
        </w:r>
      </w:ins>
      <w:r>
        <w:rPr>
          <w:rFonts w:ascii="Times New Roman" w:hAnsi="Times New Roman" w:cs="Times New Roman"/>
          <w:sz w:val="24"/>
          <w:szCs w:val="24"/>
        </w:rPr>
        <w:t>were streamflows of certain months while the other two</w:t>
      </w:r>
      <w:r w:rsidR="009F6FD4">
        <w:rPr>
          <w:rFonts w:ascii="Times New Roman" w:hAnsi="Times New Roman" w:cs="Times New Roman"/>
          <w:sz w:val="24"/>
          <w:szCs w:val="24"/>
        </w:rPr>
        <w:t xml:space="preserve"> were variables related to climate. Four out of the five significant variables were positive. In addition, </w:t>
      </w:r>
      <w:r w:rsidR="00365972">
        <w:rPr>
          <w:rFonts w:ascii="Times New Roman" w:hAnsi="Times New Roman" w:cs="Times New Roman"/>
          <w:sz w:val="24"/>
          <w:szCs w:val="24"/>
        </w:rPr>
        <w:t>all</w:t>
      </w:r>
      <w:r w:rsidR="009F6FD4">
        <w:rPr>
          <w:rFonts w:ascii="Times New Roman" w:hAnsi="Times New Roman" w:cs="Times New Roman"/>
          <w:sz w:val="24"/>
          <w:szCs w:val="24"/>
        </w:rPr>
        <w:t xml:space="preserve"> the significant variable months were between June and October.</w:t>
      </w:r>
    </w:p>
    <w:p w14:paraId="4C73B5AF" w14:textId="5F31FA91" w:rsidR="00766ECE" w:rsidRDefault="00766ECE" w:rsidP="00766ECE">
      <w:pPr>
        <w:spacing w:line="480" w:lineRule="auto"/>
        <w:jc w:val="center"/>
        <w:rPr>
          <w:rFonts w:ascii="Times New Roman" w:hAnsi="Times New Roman" w:cs="Times New Roman"/>
          <w:sz w:val="24"/>
          <w:szCs w:val="24"/>
        </w:rPr>
      </w:pPr>
      <w:r w:rsidRPr="00766ECE">
        <w:rPr>
          <w:rFonts w:ascii="Times New Roman" w:hAnsi="Times New Roman" w:cs="Times New Roman"/>
          <w:noProof/>
          <w:sz w:val="24"/>
          <w:szCs w:val="24"/>
        </w:rPr>
        <w:drawing>
          <wp:inline distT="0" distB="0" distL="0" distR="0" wp14:anchorId="1B6672F5" wp14:editId="1BD8102D">
            <wp:extent cx="4544695" cy="1554479"/>
            <wp:effectExtent l="0" t="0" r="0" b="8255"/>
            <wp:docPr id="1705166235" name="Picture 1"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66235" name="Picture 1" descr="A black and white text on a white background&#10;&#10;AI-generated content may be incorrect."/>
                    <pic:cNvPicPr/>
                  </pic:nvPicPr>
                  <pic:blipFill>
                    <a:blip r:embed="rId23"/>
                    <a:stretch>
                      <a:fillRect/>
                    </a:stretch>
                  </pic:blipFill>
                  <pic:spPr>
                    <a:xfrm>
                      <a:off x="0" y="0"/>
                      <a:ext cx="4553499" cy="1557490"/>
                    </a:xfrm>
                    <a:prstGeom prst="rect">
                      <a:avLst/>
                    </a:prstGeom>
                  </pic:spPr>
                </pic:pic>
              </a:graphicData>
            </a:graphic>
          </wp:inline>
        </w:drawing>
      </w:r>
    </w:p>
    <w:p w14:paraId="7C31903D" w14:textId="15DDD10C" w:rsidR="008D7A70" w:rsidRPr="00E817FB" w:rsidRDefault="009954F4">
      <w:pPr>
        <w:pStyle w:val="Heading2"/>
        <w:spacing w:line="480" w:lineRule="auto"/>
        <w:rPr>
          <w:rFonts w:ascii="Times New Roman" w:hAnsi="Times New Roman" w:cs="Times New Roman"/>
          <w:sz w:val="24"/>
          <w:szCs w:val="24"/>
        </w:rPr>
        <w:pPrChange w:id="202" w:author="Abraham E Springer" w:date="2025-02-17T12:19:00Z" w16du:dateUtc="2025-02-17T19:19:00Z">
          <w:pPr>
            <w:pStyle w:val="Heading2"/>
          </w:pPr>
        </w:pPrChange>
      </w:pPr>
      <w:r w:rsidRPr="00E817FB">
        <w:rPr>
          <w:rFonts w:ascii="Times New Roman" w:hAnsi="Times New Roman" w:cs="Times New Roman"/>
          <w:sz w:val="24"/>
          <w:szCs w:val="24"/>
        </w:rPr>
        <w:lastRenderedPageBreak/>
        <w:t>Discussion</w:t>
      </w:r>
      <w:bookmarkStart w:id="203"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203"/>
    </w:p>
    <w:p w14:paraId="1C2ABB11" w14:textId="1DF606AD" w:rsidR="00FC1F64" w:rsidRPr="00E817FB" w:rsidRDefault="008D7A70">
      <w:pPr>
        <w:spacing w:line="480" w:lineRule="auto"/>
        <w:ind w:firstLine="720"/>
        <w:rPr>
          <w:rFonts w:ascii="Times New Roman" w:hAnsi="Times New Roman" w:cs="Times New Roman"/>
          <w:sz w:val="24"/>
          <w:szCs w:val="24"/>
        </w:rPr>
        <w:pPrChange w:id="204"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1B323B94" w:rsidR="008D7A70" w:rsidRPr="00E817FB" w:rsidRDefault="006D6234">
      <w:pPr>
        <w:spacing w:line="480" w:lineRule="auto"/>
        <w:ind w:firstLine="720"/>
        <w:rPr>
          <w:rFonts w:ascii="Times New Roman" w:hAnsi="Times New Roman" w:cs="Times New Roman"/>
          <w:sz w:val="24"/>
          <w:szCs w:val="24"/>
        </w:rPr>
        <w:pPrChange w:id="205"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Seedling size </w:t>
      </w:r>
      <w:r w:rsidR="006A3C07">
        <w:rPr>
          <w:rFonts w:ascii="Times New Roman" w:hAnsi="Times New Roman" w:cs="Times New Roman"/>
          <w:sz w:val="24"/>
          <w:szCs w:val="24"/>
        </w:rPr>
        <w:t>wa</w:t>
      </w:r>
      <w:r w:rsidR="006A3C07" w:rsidRPr="00E817FB">
        <w:rPr>
          <w:rFonts w:ascii="Times New Roman" w:hAnsi="Times New Roman" w:cs="Times New Roman"/>
          <w:sz w:val="24"/>
          <w:szCs w:val="24"/>
        </w:rPr>
        <w:t>s used</w:t>
      </w:r>
      <w:r w:rsidRPr="00E817FB">
        <w:rPr>
          <w:rFonts w:ascii="Times New Roman" w:hAnsi="Times New Roman" w:cs="Times New Roman"/>
          <w:sz w:val="24"/>
          <w:szCs w:val="24"/>
        </w:rPr>
        <w:t xml:space="preserve"> a proxy for seedling health and </w:t>
      </w:r>
      <w:commentRangeStart w:id="206"/>
      <w:r w:rsidRPr="00E817FB">
        <w:rPr>
          <w:rFonts w:ascii="Times New Roman" w:hAnsi="Times New Roman" w:cs="Times New Roman"/>
          <w:sz w:val="24"/>
          <w:szCs w:val="24"/>
        </w:rPr>
        <w:t>potential</w:t>
      </w:r>
      <w:commentRangeEnd w:id="206"/>
      <w:r w:rsidR="00387A7B">
        <w:rPr>
          <w:rStyle w:val="CommentReference"/>
        </w:rPr>
        <w:commentReference w:id="206"/>
      </w:r>
      <w:r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 xml:space="preserve">Both </w:t>
      </w:r>
      <w:proofErr w:type="spellStart"/>
      <w:r w:rsidR="008D7A70" w:rsidRPr="00E817FB">
        <w:rPr>
          <w:rFonts w:ascii="Times New Roman" w:hAnsi="Times New Roman" w:cs="Times New Roman"/>
          <w:sz w:val="24"/>
          <w:szCs w:val="24"/>
        </w:rPr>
        <w:t>sites</w:t>
      </w:r>
      <w:proofErr w:type="spellEnd"/>
      <w:r w:rsidR="008D7A70" w:rsidRPr="00E817FB">
        <w:rPr>
          <w:rFonts w:ascii="Times New Roman" w:hAnsi="Times New Roman" w:cs="Times New Roman"/>
          <w:sz w:val="24"/>
          <w:szCs w:val="24"/>
        </w:rPr>
        <w:t xml:space="preserve">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w:t>
      </w:r>
      <w:del w:id="207" w:author="Abraham E Springer" w:date="2025-02-24T11:26:00Z" w16du:dateUtc="2025-02-24T18:26:00Z">
        <w:r w:rsidDel="00DF6AA8">
          <w:rPr>
            <w:rFonts w:ascii="Times New Roman" w:hAnsi="Times New Roman" w:cs="Times New Roman"/>
            <w:sz w:val="24"/>
            <w:szCs w:val="24"/>
          </w:rPr>
          <w:delText xml:space="preserve"> during the study time.</w:delText>
        </w:r>
      </w:del>
      <w:r>
        <w:rPr>
          <w:rFonts w:ascii="Times New Roman" w:hAnsi="Times New Roman" w:cs="Times New Roman"/>
          <w:sz w:val="24"/>
          <w:szCs w:val="24"/>
        </w:rPr>
        <w:t xml:space="preserve"> </w:t>
      </w:r>
      <w:ins w:id="208" w:author="Abraham E Springer" w:date="2025-02-24T11:26:00Z" w16du:dateUtc="2025-02-24T18:26:00Z">
        <w:r w:rsidR="00DF6AA8">
          <w:rPr>
            <w:rFonts w:ascii="Times New Roman" w:hAnsi="Times New Roman" w:cs="Times New Roman"/>
            <w:sz w:val="24"/>
            <w:szCs w:val="24"/>
          </w:rPr>
          <w:t xml:space="preserve">and </w:t>
        </w:r>
      </w:ins>
      <w:del w:id="209" w:author="Abraham E Springer" w:date="2025-02-24T11:26:00Z" w16du:dateUtc="2025-02-24T18:26:00Z">
        <w:r w:rsidDel="00DF6AA8">
          <w:rPr>
            <w:rFonts w:ascii="Times New Roman" w:hAnsi="Times New Roman" w:cs="Times New Roman"/>
            <w:sz w:val="24"/>
            <w:szCs w:val="24"/>
          </w:rPr>
          <w:delText>D</w:delText>
        </w:r>
      </w:del>
      <w:ins w:id="210" w:author="Abraham E Springer" w:date="2025-02-24T11:26:00Z" w16du:dateUtc="2025-02-24T18:26:00Z">
        <w:r w:rsidR="00DF6AA8">
          <w:rPr>
            <w:rFonts w:ascii="Times New Roman" w:hAnsi="Times New Roman" w:cs="Times New Roman"/>
            <w:sz w:val="24"/>
            <w:szCs w:val="24"/>
          </w:rPr>
          <w:t>d</w:t>
        </w:r>
      </w:ins>
      <w:r>
        <w:rPr>
          <w:rFonts w:ascii="Times New Roman" w:hAnsi="Times New Roman" w:cs="Times New Roman"/>
          <w:sz w:val="24"/>
          <w:szCs w:val="24"/>
        </w:rPr>
        <w:t xml:space="preserve">ensities </w:t>
      </w:r>
      <w:del w:id="211" w:author="Abraham E Springer" w:date="2025-02-24T11:26:00Z" w16du:dateUtc="2025-02-24T18:26:00Z">
        <w:r w:rsidDel="00DF6AA8">
          <w:rPr>
            <w:rFonts w:ascii="Times New Roman" w:hAnsi="Times New Roman" w:cs="Times New Roman"/>
            <w:sz w:val="24"/>
            <w:szCs w:val="24"/>
          </w:rPr>
          <w:delText xml:space="preserve">at Childs </w:delText>
        </w:r>
      </w:del>
      <w:r>
        <w:rPr>
          <w:rFonts w:ascii="Times New Roman" w:hAnsi="Times New Roman" w:cs="Times New Roman"/>
          <w:sz w:val="24"/>
          <w:szCs w:val="24"/>
        </w:rPr>
        <w:t xml:space="preserve">also decreased at a higher rate than those at BRAP. It is possible that quicker growing </w:t>
      </w:r>
      <w:ins w:id="212" w:author="Abraham E Springer" w:date="2025-02-24T11:27:00Z" w16du:dateUtc="2025-02-24T18:27:00Z">
        <w:r w:rsidR="00DF6AA8">
          <w:rPr>
            <w:rFonts w:ascii="Times New Roman" w:hAnsi="Times New Roman" w:cs="Times New Roman"/>
            <w:sz w:val="24"/>
            <w:szCs w:val="24"/>
          </w:rPr>
          <w:t xml:space="preserve">seedlings </w:t>
        </w:r>
      </w:ins>
      <w:del w:id="213" w:author="Abraham E Springer" w:date="2025-02-24T11:27:00Z" w16du:dateUtc="2025-02-24T18:27:00Z">
        <w:r w:rsidDel="00DF6AA8">
          <w:rPr>
            <w:rFonts w:ascii="Times New Roman" w:hAnsi="Times New Roman" w:cs="Times New Roman"/>
            <w:sz w:val="24"/>
            <w:szCs w:val="24"/>
          </w:rPr>
          <w:delText>plots</w:delText>
        </w:r>
      </w:del>
      <w:r>
        <w:rPr>
          <w:rFonts w:ascii="Times New Roman" w:hAnsi="Times New Roman" w:cs="Times New Roman"/>
          <w:sz w:val="24"/>
          <w:szCs w:val="24"/>
        </w:rPr>
        <w:t xml:space="preserve"> decrease in density quicker as well.</w:t>
      </w:r>
      <w:r w:rsidR="00F243C9">
        <w:rPr>
          <w:rFonts w:ascii="Times New Roman" w:hAnsi="Times New Roman" w:cs="Times New Roman"/>
          <w:sz w:val="24"/>
          <w:szCs w:val="24"/>
        </w:rPr>
        <w:t xml:space="preserve"> Both sites ended with similar mean seedling densities.</w:t>
      </w:r>
      <w:r w:rsidR="008D7A70" w:rsidRPr="00E817FB">
        <w:rPr>
          <w:rFonts w:ascii="Times New Roman" w:hAnsi="Times New Roman" w:cs="Times New Roman"/>
          <w:sz w:val="24"/>
          <w:szCs w:val="24"/>
        </w:rPr>
        <w:t xml:space="preserve"> </w:t>
      </w:r>
      <w:r w:rsidR="006E1CCC">
        <w:rPr>
          <w:rFonts w:ascii="Times New Roman" w:hAnsi="Times New Roman" w:cs="Times New Roman"/>
          <w:sz w:val="24"/>
          <w:szCs w:val="24"/>
        </w:rPr>
        <w:t>HDR values increase</w:t>
      </w:r>
      <w:r w:rsidR="00F243C9">
        <w:rPr>
          <w:rFonts w:ascii="Times New Roman" w:hAnsi="Times New Roman" w:cs="Times New Roman"/>
          <w:sz w:val="24"/>
          <w:szCs w:val="24"/>
        </w:rPr>
        <w:t xml:space="preserve">d in both sites meaning </w:t>
      </w:r>
      <w:r w:rsidR="006E1CCC">
        <w:rPr>
          <w:rFonts w:ascii="Times New Roman" w:hAnsi="Times New Roman" w:cs="Times New Roman"/>
          <w:sz w:val="24"/>
          <w:szCs w:val="24"/>
        </w:rPr>
        <w:t xml:space="preserve">seedlings </w:t>
      </w:r>
      <w:r w:rsidR="00F243C9">
        <w:rPr>
          <w:rFonts w:ascii="Times New Roman" w:hAnsi="Times New Roman" w:cs="Times New Roman"/>
          <w:sz w:val="24"/>
          <w:szCs w:val="24"/>
        </w:rPr>
        <w:t>became</w:t>
      </w:r>
      <w:r w:rsidR="006E1CCC">
        <w:rPr>
          <w:rFonts w:ascii="Times New Roman" w:hAnsi="Times New Roman" w:cs="Times New Roman"/>
          <w:sz w:val="24"/>
          <w:szCs w:val="24"/>
        </w:rPr>
        <w:t xml:space="preserve"> taller and thinner as they grow over their first two years.</w:t>
      </w:r>
    </w:p>
    <w:p w14:paraId="25FD2DBD" w14:textId="5FAD5CC4" w:rsidR="006D6234" w:rsidRPr="00E817FB" w:rsidRDefault="008D7A70">
      <w:pPr>
        <w:spacing w:line="480" w:lineRule="auto"/>
        <w:ind w:firstLine="720"/>
        <w:rPr>
          <w:rFonts w:ascii="Times New Roman" w:hAnsi="Times New Roman" w:cs="Times New Roman"/>
          <w:sz w:val="24"/>
          <w:szCs w:val="24"/>
        </w:rPr>
        <w:pPrChange w:id="214"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w:t>
      </w:r>
      <w:r w:rsidRPr="00E817FB">
        <w:rPr>
          <w:rFonts w:ascii="Times New Roman" w:hAnsi="Times New Roman" w:cs="Times New Roman"/>
          <w:sz w:val="24"/>
          <w:szCs w:val="24"/>
        </w:rPr>
        <w:t xml:space="preserve"> At some sites</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 xml:space="preserve">Xanthium </w:t>
      </w:r>
      <w:proofErr w:type="spellStart"/>
      <w:r w:rsidRPr="00E817FB">
        <w:rPr>
          <w:rFonts w:ascii="Times New Roman" w:hAnsi="Times New Roman" w:cs="Times New Roman"/>
          <w:i/>
          <w:iCs/>
          <w:sz w:val="24"/>
          <w:szCs w:val="24"/>
        </w:rPr>
        <w:t>strumarium</w:t>
      </w:r>
      <w:proofErr w:type="spellEnd"/>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09893D15" w14:textId="37973CEE" w:rsidR="0050557B" w:rsidRPr="00AF7FA0" w:rsidRDefault="0050557B">
      <w:pPr>
        <w:pStyle w:val="ListParagraph"/>
        <w:spacing w:line="480" w:lineRule="auto"/>
        <w:ind w:left="0" w:firstLine="720"/>
        <w:rPr>
          <w:rFonts w:ascii="Times New Roman" w:eastAsia="Times New Roman" w:hAnsi="Times New Roman" w:cs="Times New Roman"/>
          <w:bCs/>
          <w:sz w:val="24"/>
          <w:szCs w:val="24"/>
        </w:rPr>
        <w:pPrChange w:id="215" w:author="Abraham E Springer" w:date="2025-02-17T12:19:00Z" w16du:dateUtc="2025-02-17T19:19:00Z">
          <w:pPr>
            <w:pStyle w:val="ListParagraph"/>
            <w:spacing w:line="240" w:lineRule="auto"/>
            <w:ind w:left="0"/>
          </w:pPr>
        </w:pPrChange>
      </w:pPr>
      <w:r w:rsidRPr="00E817FB">
        <w:rPr>
          <w:rFonts w:ascii="Times New Roman" w:eastAsia="Times New Roman" w:hAnsi="Times New Roman" w:cs="Times New Roman"/>
          <w:bCs/>
          <w:sz w:val="24"/>
          <w:szCs w:val="24"/>
        </w:rPr>
        <w:t>In two growing seasons, seedling heights reached an average</w:t>
      </w:r>
      <w:r w:rsidR="00CA75BB">
        <w:rPr>
          <w:rFonts w:ascii="Times New Roman" w:eastAsia="Times New Roman" w:hAnsi="Times New Roman" w:cs="Times New Roman"/>
          <w:bCs/>
          <w:sz w:val="24"/>
          <w:szCs w:val="24"/>
        </w:rPr>
        <w:t xml:space="preserve"> height</w:t>
      </w:r>
      <w:r w:rsidRPr="00E817FB">
        <w:rPr>
          <w:rFonts w:ascii="Times New Roman" w:eastAsia="Times New Roman" w:hAnsi="Times New Roman" w:cs="Times New Roman"/>
          <w:bCs/>
          <w:sz w:val="24"/>
          <w:szCs w:val="24"/>
        </w:rPr>
        <w:t xml:space="preserve"> of 36 cm and 64 cm at BRAP and Childs respectively. </w:t>
      </w:r>
      <w:r>
        <w:rPr>
          <w:rFonts w:ascii="Times New Roman" w:eastAsia="Times New Roman" w:hAnsi="Times New Roman" w:cs="Times New Roman"/>
          <w:bCs/>
          <w:sz w:val="24"/>
          <w:szCs w:val="24"/>
        </w:rPr>
        <w:t xml:space="preserve">These heights are about half of what Fremont cottonwood seedlings were found to have grown in </w:t>
      </w:r>
      <w:commentRangeStart w:id="216"/>
      <w:r>
        <w:rPr>
          <w:rFonts w:ascii="Times New Roman" w:eastAsia="Times New Roman" w:hAnsi="Times New Roman" w:cs="Times New Roman"/>
          <w:bCs/>
          <w:sz w:val="24"/>
          <w:szCs w:val="24"/>
        </w:rPr>
        <w:t xml:space="preserve">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commentRangeEnd w:id="216"/>
      <w:r w:rsidR="008C7B4A">
        <w:rPr>
          <w:rStyle w:val="CommentReference"/>
        </w:rPr>
        <w:commentReference w:id="216"/>
      </w:r>
      <w:r>
        <w:rPr>
          <w:rFonts w:ascii="Times New Roman" w:eastAsia="Times New Roman" w:hAnsi="Times New Roman" w:cs="Times New Roman"/>
          <w:bCs/>
          <w:sz w:val="24"/>
          <w:szCs w:val="24"/>
        </w:rPr>
        <w:t>.</w:t>
      </w:r>
      <w:r w:rsidR="000E5DD3">
        <w:rPr>
          <w:rFonts w:ascii="Times New Roman" w:eastAsia="Times New Roman" w:hAnsi="Times New Roman" w:cs="Times New Roman"/>
          <w:bCs/>
          <w:sz w:val="24"/>
          <w:szCs w:val="24"/>
        </w:rPr>
        <w:t xml:space="preserve"> However, final seedling densities at both BRAP and Childs were </w:t>
      </w:r>
      <w:proofErr w:type="gramStart"/>
      <w:r w:rsidR="000E5DD3">
        <w:rPr>
          <w:rFonts w:ascii="Times New Roman" w:eastAsia="Times New Roman" w:hAnsi="Times New Roman" w:cs="Times New Roman"/>
          <w:bCs/>
          <w:sz w:val="24"/>
          <w:szCs w:val="24"/>
        </w:rPr>
        <w:t>similar to</w:t>
      </w:r>
      <w:proofErr w:type="gramEnd"/>
      <w:r w:rsidR="000E5DD3">
        <w:rPr>
          <w:rFonts w:ascii="Times New Roman" w:eastAsia="Times New Roman" w:hAnsi="Times New Roman" w:cs="Times New Roman"/>
          <w:bCs/>
          <w:sz w:val="24"/>
          <w:szCs w:val="24"/>
        </w:rPr>
        <w:t xml:space="preserve"> one of the studied rivers in Central Arizona.</w:t>
      </w:r>
      <w:r>
        <w:rPr>
          <w:rFonts w:ascii="Times New Roman" w:eastAsia="Times New Roman" w:hAnsi="Times New Roman" w:cs="Times New Roman"/>
          <w:bCs/>
          <w:sz w:val="24"/>
          <w:szCs w:val="24"/>
        </w:rPr>
        <w:t xml:space="preserve"> The smaller sizes found on the Verde River could also be because all </w:t>
      </w:r>
      <w:r>
        <w:rPr>
          <w:rFonts w:ascii="Times New Roman" w:eastAsia="Times New Roman" w:hAnsi="Times New Roman" w:cs="Times New Roman"/>
          <w:bCs/>
          <w:sz w:val="24"/>
          <w:szCs w:val="24"/>
        </w:rPr>
        <w:lastRenderedPageBreak/>
        <w:t xml:space="preserve">cottonwoods </w:t>
      </w:r>
      <w:r w:rsidR="00ED2060">
        <w:rPr>
          <w:rFonts w:ascii="Times New Roman" w:eastAsia="Times New Roman" w:hAnsi="Times New Roman" w:cs="Times New Roman"/>
          <w:bCs/>
          <w:sz w:val="24"/>
          <w:szCs w:val="24"/>
        </w:rPr>
        <w:t>regardless</w:t>
      </w:r>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r w:rsidR="00BD6EE2">
        <w:rPr>
          <w:rFonts w:ascii="Times New Roman" w:eastAsia="Times New Roman" w:hAnsi="Times New Roman" w:cs="Times New Roman"/>
          <w:bCs/>
          <w:sz w:val="24"/>
          <w:szCs w:val="24"/>
        </w:rPr>
        <w:t xml:space="preserve">In addition, the rivers selected in Central Arizona were at lower elevations and at a more southern latitude. Seedlings here likely had a longer growing season to grow larger than along the Verde </w:t>
      </w:r>
      <w:commentRangeStart w:id="217"/>
      <w:r w:rsidR="00BD6EE2">
        <w:rPr>
          <w:rFonts w:ascii="Times New Roman" w:eastAsia="Times New Roman" w:hAnsi="Times New Roman" w:cs="Times New Roman"/>
          <w:bCs/>
          <w:sz w:val="24"/>
          <w:szCs w:val="24"/>
        </w:rPr>
        <w:t>River</w:t>
      </w:r>
      <w:commentRangeEnd w:id="217"/>
      <w:r w:rsidR="00951CAD">
        <w:rPr>
          <w:rStyle w:val="CommentReference"/>
        </w:rPr>
        <w:commentReference w:id="217"/>
      </w:r>
      <w:r w:rsidR="00BD6EE2">
        <w:rPr>
          <w:rFonts w:ascii="Times New Roman" w:eastAsia="Times New Roman" w:hAnsi="Times New Roman" w:cs="Times New Roman"/>
          <w:bCs/>
          <w:sz w:val="24"/>
          <w:szCs w:val="24"/>
        </w:rPr>
        <w:t>.</w:t>
      </w:r>
      <w:r w:rsidR="004441DF">
        <w:rPr>
          <w:rFonts w:ascii="Times New Roman" w:eastAsia="Times New Roman" w:hAnsi="Times New Roman" w:cs="Times New Roman"/>
          <w:bCs/>
          <w:sz w:val="24"/>
          <w:szCs w:val="24"/>
        </w:rPr>
        <w:t xml:space="preserve"> Finally, both rivers in Central Arizona are in large open reaches, where sunlight is largely unlimited. In contrast, sites along the Verde River are in canyons, limiting their sunlight and growing season and potentially explaining the differences in growth.</w:t>
      </w:r>
      <w:r w:rsidR="00833686">
        <w:rPr>
          <w:rFonts w:ascii="Times New Roman" w:eastAsia="Times New Roman" w:hAnsi="Times New Roman" w:cs="Times New Roman"/>
          <w:bCs/>
          <w:sz w:val="24"/>
          <w:szCs w:val="24"/>
        </w:rPr>
        <w:t xml:space="preserve"> Light was found to be a significant variable for seedling survivorship in this study so it being limited compared to other Arizona rivers could explain the slower seedling growth.</w:t>
      </w:r>
    </w:p>
    <w:p w14:paraId="7DDB7741" w14:textId="77777777" w:rsidR="008D7A70" w:rsidRPr="00E817FB" w:rsidRDefault="008D7A70">
      <w:pPr>
        <w:pStyle w:val="Heading3"/>
        <w:spacing w:line="480" w:lineRule="auto"/>
        <w:pPrChange w:id="218" w:author="Abraham E Springer" w:date="2025-02-17T12:19:00Z" w16du:dateUtc="2025-02-17T19:19:00Z">
          <w:pPr>
            <w:pStyle w:val="Heading3"/>
          </w:pPr>
        </w:pPrChange>
      </w:pPr>
      <w:r w:rsidRPr="00E817FB">
        <w:t xml:space="preserve">Variables impacting </w:t>
      </w:r>
      <w:commentRangeStart w:id="219"/>
      <w:r w:rsidRPr="00E817FB">
        <w:t>survivorship</w:t>
      </w:r>
      <w:commentRangeEnd w:id="219"/>
      <w:r w:rsidR="00C97A93" w:rsidRPr="00E817FB">
        <w:rPr>
          <w:rStyle w:val="CommentReference"/>
          <w:rFonts w:ascii="Times New Roman" w:hAnsi="Times New Roman" w:cs="Times New Roman"/>
          <w:sz w:val="24"/>
          <w:szCs w:val="24"/>
        </w:rPr>
        <w:commentReference w:id="219"/>
      </w:r>
    </w:p>
    <w:p w14:paraId="2DEB5D09" w14:textId="4A98ECD5" w:rsidR="00FC1F64" w:rsidRPr="00712DFB" w:rsidRDefault="00FC1F64">
      <w:pPr>
        <w:spacing w:line="480" w:lineRule="auto"/>
        <w:rPr>
          <w:rFonts w:ascii="Times New Roman" w:hAnsi="Times New Roman" w:cs="Times New Roman"/>
          <w:b/>
          <w:bCs/>
          <w:sz w:val="24"/>
          <w:szCs w:val="24"/>
        </w:rPr>
        <w:pPrChange w:id="220" w:author="Abraham E Springer" w:date="2025-02-17T12:19:00Z" w16du:dateUtc="2025-02-17T19:19:00Z">
          <w:pPr>
            <w:spacing w:line="240" w:lineRule="auto"/>
          </w:pPr>
        </w:pPrChange>
      </w:pPr>
      <w:r w:rsidRPr="00712DFB">
        <w:rPr>
          <w:rFonts w:ascii="Times New Roman" w:hAnsi="Times New Roman" w:cs="Times New Roman"/>
          <w:b/>
          <w:bCs/>
          <w:sz w:val="24"/>
          <w:szCs w:val="24"/>
        </w:rPr>
        <w:t>Light</w:t>
      </w:r>
    </w:p>
    <w:p w14:paraId="55AE65EC" w14:textId="73E2CBC0" w:rsidR="007A3F29" w:rsidRDefault="007A3F29">
      <w:pPr>
        <w:spacing w:line="480" w:lineRule="auto"/>
        <w:rPr>
          <w:rFonts w:ascii="Times New Roman" w:hAnsi="Times New Roman" w:cs="Times New Roman"/>
          <w:sz w:val="24"/>
          <w:szCs w:val="24"/>
        </w:rPr>
        <w:pPrChange w:id="221" w:author="Abraham E Springer" w:date="2025-02-17T12:19:00Z" w16du:dateUtc="2025-02-17T19:19:00Z">
          <w:pPr>
            <w:spacing w:line="240" w:lineRule="auto"/>
          </w:pPr>
        </w:pPrChange>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r w:rsidR="00122E73">
        <w:rPr>
          <w:rFonts w:ascii="Times New Roman" w:hAnsi="Times New Roman" w:cs="Times New Roman"/>
          <w:sz w:val="24"/>
          <w:szCs w:val="24"/>
        </w:rPr>
        <w:t xml:space="preserve">. Light was found to be highly significant (p-value ≤ </w:t>
      </w:r>
      <w:ins w:id="222" w:author="Abraham E Springer" w:date="2025-02-24T11:35:00Z" w16du:dateUtc="2025-02-24T18:35:00Z">
        <w:r w:rsidR="00387A7B">
          <w:rPr>
            <w:rFonts w:ascii="Times New Roman" w:hAnsi="Times New Roman" w:cs="Times New Roman"/>
            <w:sz w:val="24"/>
            <w:szCs w:val="24"/>
          </w:rPr>
          <w:t>0</w:t>
        </w:r>
      </w:ins>
      <w:r w:rsidR="00122E73">
        <w:rPr>
          <w:rFonts w:ascii="Times New Roman" w:hAnsi="Times New Roman" w:cs="Times New Roman"/>
          <w:sz w:val="24"/>
          <w:szCs w:val="24"/>
        </w:rPr>
        <w:t xml:space="preserve">.001) for both sites. </w:t>
      </w:r>
    </w:p>
    <w:p w14:paraId="06A531B0" w14:textId="77777777" w:rsidR="007A3F29" w:rsidRPr="00E817FB" w:rsidRDefault="007A3F29">
      <w:pPr>
        <w:spacing w:line="480" w:lineRule="auto"/>
        <w:rPr>
          <w:rFonts w:ascii="Times New Roman" w:hAnsi="Times New Roman" w:cs="Times New Roman"/>
          <w:sz w:val="24"/>
          <w:szCs w:val="24"/>
        </w:rPr>
        <w:pPrChange w:id="223" w:author="Abraham E Springer" w:date="2025-02-17T12:19:00Z" w16du:dateUtc="2025-02-17T19:19:00Z">
          <w:pPr>
            <w:spacing w:line="240" w:lineRule="auto"/>
          </w:pPr>
        </w:pPrChange>
      </w:pPr>
    </w:p>
    <w:p w14:paraId="2B8AF707" w14:textId="079110B7" w:rsidR="00FC1F64" w:rsidRDefault="00FC1F64">
      <w:pPr>
        <w:spacing w:line="480" w:lineRule="auto"/>
        <w:rPr>
          <w:rFonts w:ascii="Times New Roman" w:hAnsi="Times New Roman" w:cs="Times New Roman"/>
          <w:b/>
          <w:bCs/>
          <w:sz w:val="24"/>
          <w:szCs w:val="24"/>
        </w:rPr>
        <w:pPrChange w:id="224" w:author="Abraham E Springer" w:date="2025-02-17T12:19:00Z" w16du:dateUtc="2025-02-17T19:19:00Z">
          <w:pPr>
            <w:spacing w:line="240" w:lineRule="auto"/>
          </w:pPr>
        </w:pPrChange>
      </w:pPr>
      <w:r w:rsidRPr="00712DFB">
        <w:rPr>
          <w:rFonts w:ascii="Times New Roman" w:hAnsi="Times New Roman" w:cs="Times New Roman"/>
          <w:b/>
          <w:bCs/>
          <w:sz w:val="24"/>
          <w:szCs w:val="24"/>
        </w:rPr>
        <w:t>Herbaceous</w:t>
      </w:r>
    </w:p>
    <w:p w14:paraId="75802D5A" w14:textId="31F8C6A1" w:rsidR="007A3F29" w:rsidRDefault="00FF37AE">
      <w:pPr>
        <w:spacing w:line="480" w:lineRule="auto"/>
        <w:rPr>
          <w:rFonts w:ascii="Times New Roman" w:hAnsi="Times New Roman" w:cs="Times New Roman"/>
          <w:sz w:val="24"/>
          <w:szCs w:val="24"/>
        </w:rPr>
        <w:pPrChange w:id="225" w:author="Abraham E Springer" w:date="2025-02-17T12:19:00Z" w16du:dateUtc="2025-02-17T19:19:00Z">
          <w:pPr>
            <w:spacing w:line="240" w:lineRule="auto"/>
          </w:pPr>
        </w:pPrChange>
      </w:pPr>
      <w:r>
        <w:rPr>
          <w:rFonts w:ascii="Times New Roman" w:hAnsi="Times New Roman" w:cs="Times New Roman"/>
          <w:sz w:val="24"/>
          <w:szCs w:val="24"/>
        </w:rPr>
        <w:t xml:space="preserve">Herbaceous competition was found to be a highly significant variable at BRAP. </w:t>
      </w:r>
      <w:r w:rsidR="00C24619">
        <w:rPr>
          <w:rFonts w:ascii="Times New Roman" w:hAnsi="Times New Roman" w:cs="Times New Roman"/>
          <w:sz w:val="24"/>
          <w:szCs w:val="24"/>
        </w:rPr>
        <w:t>However,</w:t>
      </w:r>
      <w:r>
        <w:rPr>
          <w:rFonts w:ascii="Times New Roman" w:hAnsi="Times New Roman" w:cs="Times New Roman"/>
          <w:sz w:val="24"/>
          <w:szCs w:val="24"/>
        </w:rPr>
        <w:t xml:space="preserve"> it was found to be not significant in predicting seedling survival at Childs. At BRAP herbaceous competition was positively related to seedling survival. This contradicts the idea that seedling competition with other species would be expected to decrease survival</w:t>
      </w:r>
      <w:r w:rsidR="00C24619">
        <w:rPr>
          <w:rFonts w:ascii="Times New Roman" w:hAnsi="Times New Roman" w:cs="Times New Roman"/>
          <w:sz w:val="24"/>
          <w:szCs w:val="24"/>
        </w:rPr>
        <w:t>.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p>
    <w:p w14:paraId="677B0135" w14:textId="0972003F" w:rsidR="008D7A70" w:rsidRPr="00712DFB" w:rsidRDefault="00FC1F64">
      <w:pPr>
        <w:spacing w:line="480" w:lineRule="auto"/>
        <w:rPr>
          <w:rFonts w:ascii="Times New Roman" w:hAnsi="Times New Roman" w:cs="Times New Roman"/>
          <w:b/>
          <w:bCs/>
          <w:sz w:val="24"/>
          <w:szCs w:val="24"/>
        </w:rPr>
        <w:pPrChange w:id="226" w:author="Abraham E Springer" w:date="2025-02-17T12:19:00Z" w16du:dateUtc="2025-02-17T19:19:00Z">
          <w:pPr>
            <w:spacing w:line="240" w:lineRule="auto"/>
          </w:pPr>
        </w:pPrChange>
      </w:pPr>
      <w:r w:rsidRPr="00712DFB">
        <w:rPr>
          <w:rFonts w:ascii="Times New Roman" w:hAnsi="Times New Roman" w:cs="Times New Roman"/>
          <w:b/>
          <w:bCs/>
          <w:sz w:val="24"/>
          <w:szCs w:val="24"/>
        </w:rPr>
        <w:lastRenderedPageBreak/>
        <w:t>Soil</w:t>
      </w:r>
    </w:p>
    <w:p w14:paraId="34FD74C7" w14:textId="408193B2" w:rsidR="00FF37AE" w:rsidRDefault="007A3F29">
      <w:pPr>
        <w:spacing w:line="480" w:lineRule="auto"/>
        <w:rPr>
          <w:rFonts w:ascii="Times New Roman" w:eastAsia="Times New Roman" w:hAnsi="Times New Roman" w:cs="Times New Roman"/>
          <w:bCs/>
          <w:sz w:val="24"/>
          <w:szCs w:val="24"/>
        </w:rPr>
        <w:pPrChange w:id="227" w:author="Abraham E Springer" w:date="2025-02-17T12:19:00Z" w16du:dateUtc="2025-02-17T19:19:00Z">
          <w:pPr>
            <w:spacing w:line="240" w:lineRule="auto"/>
          </w:pPr>
        </w:pPrChange>
      </w:pPr>
      <w:r>
        <w:rPr>
          <w:rFonts w:ascii="Times New Roman" w:eastAsia="Times New Roman" w:hAnsi="Times New Roman" w:cs="Times New Roman"/>
          <w:bCs/>
          <w:sz w:val="24"/>
          <w:szCs w:val="24"/>
        </w:rPr>
        <w:t>Soil is often cited as one of the most important factor</w:t>
      </w:r>
      <w:ins w:id="228" w:author="Abraham E Springer" w:date="2025-02-24T11:36:00Z" w16du:dateUtc="2025-02-24T18:36:00Z">
        <w:r w:rsidR="00387A7B">
          <w:rPr>
            <w:rFonts w:ascii="Times New Roman" w:eastAsia="Times New Roman" w:hAnsi="Times New Roman" w:cs="Times New Roman"/>
            <w:bCs/>
            <w:sz w:val="24"/>
            <w:szCs w:val="24"/>
          </w:rPr>
          <w:t>s</w:t>
        </w:r>
      </w:ins>
      <w:r>
        <w:rPr>
          <w:rFonts w:ascii="Times New Roman" w:eastAsia="Times New Roman" w:hAnsi="Times New Roman" w:cs="Times New Roman"/>
          <w:bCs/>
          <w:sz w:val="24"/>
          <w:szCs w:val="24"/>
        </w:rPr>
        <w:t xml:space="preserve">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 xml:space="preserve">the Verde River. Soil samples were taken from the first few inches of soil </w:t>
      </w:r>
      <w:r w:rsidR="008C7B4A">
        <w:rPr>
          <w:rFonts w:ascii="Times New Roman" w:eastAsia="Times New Roman" w:hAnsi="Times New Roman" w:cs="Times New Roman"/>
          <w:bCs/>
          <w:sz w:val="24"/>
          <w:szCs w:val="24"/>
        </w:rPr>
        <w:t>where</w:t>
      </w:r>
      <w:r>
        <w:rPr>
          <w:rFonts w:ascii="Times New Roman" w:eastAsia="Times New Roman" w:hAnsi="Times New Roman" w:cs="Times New Roman"/>
          <w:bCs/>
          <w:sz w:val="24"/>
          <w:szCs w:val="24"/>
        </w:rPr>
        <w:t xml:space="preserve"> seedlings initially germinated</w:t>
      </w:r>
      <w:r w:rsidR="00134C9C">
        <w:rPr>
          <w:rFonts w:ascii="Times New Roman" w:eastAsia="Times New Roman" w:hAnsi="Times New Roman" w:cs="Times New Roman"/>
          <w:bCs/>
          <w:sz w:val="24"/>
          <w:szCs w:val="24"/>
        </w:rPr>
        <w:t>,</w:t>
      </w:r>
      <w:r w:rsidR="00122E73">
        <w:rPr>
          <w:rFonts w:ascii="Times New Roman" w:eastAsia="Times New Roman" w:hAnsi="Times New Roman" w:cs="Times New Roman"/>
          <w:bCs/>
          <w:sz w:val="24"/>
          <w:szCs w:val="24"/>
        </w:rPr>
        <w:t xml:space="preserve"> so this variable </w:t>
      </w:r>
      <w:r w:rsidR="00FF37AE">
        <w:rPr>
          <w:rFonts w:ascii="Times New Roman" w:eastAsia="Times New Roman" w:hAnsi="Times New Roman" w:cs="Times New Roman"/>
          <w:bCs/>
          <w:sz w:val="24"/>
          <w:szCs w:val="24"/>
        </w:rPr>
        <w:t>only</w:t>
      </w:r>
      <w:r w:rsidR="00122E73">
        <w:rPr>
          <w:rFonts w:ascii="Times New Roman" w:eastAsia="Times New Roman" w:hAnsi="Times New Roman" w:cs="Times New Roman"/>
          <w:bCs/>
          <w:sz w:val="24"/>
          <w:szCs w:val="24"/>
        </w:rPr>
        <w:t xml:space="preserve"> addresses the soil </w:t>
      </w:r>
      <w:r w:rsidR="008C7B4A">
        <w:rPr>
          <w:rFonts w:ascii="Times New Roman" w:eastAsia="Times New Roman" w:hAnsi="Times New Roman" w:cs="Times New Roman"/>
          <w:bCs/>
          <w:sz w:val="24"/>
          <w:szCs w:val="24"/>
        </w:rPr>
        <w:t>in</w:t>
      </w:r>
      <w:r w:rsidR="00122E73">
        <w:rPr>
          <w:rFonts w:ascii="Times New Roman" w:eastAsia="Times New Roman" w:hAnsi="Times New Roman" w:cs="Times New Roman"/>
          <w:bCs/>
          <w:sz w:val="24"/>
          <w:szCs w:val="24"/>
        </w:rPr>
        <w:t xml:space="preserve"> which cottonwood seedlings germinated.</w:t>
      </w:r>
      <w:r w:rsidR="00134C9C">
        <w:rPr>
          <w:rFonts w:ascii="Times New Roman" w:eastAsia="Times New Roman" w:hAnsi="Times New Roman" w:cs="Times New Roman"/>
          <w:bCs/>
          <w:sz w:val="24"/>
          <w:szCs w:val="24"/>
        </w:rPr>
        <w:t xml:space="preserve"> </w:t>
      </w:r>
      <w:r w:rsidR="008C7B4A">
        <w:rPr>
          <w:rFonts w:ascii="Times New Roman" w:eastAsia="Times New Roman" w:hAnsi="Times New Roman" w:cs="Times New Roman"/>
          <w:bCs/>
          <w:sz w:val="24"/>
          <w:szCs w:val="24"/>
        </w:rPr>
        <w:t>P</w:t>
      </w:r>
      <w:r w:rsidR="00134C9C">
        <w:rPr>
          <w:rFonts w:ascii="Times New Roman" w:eastAsia="Times New Roman" w:hAnsi="Times New Roman" w:cs="Times New Roman"/>
          <w:bCs/>
          <w:sz w:val="24"/>
          <w:szCs w:val="24"/>
        </w:rPr>
        <w:t xml:space="preserve">ercent fines were found to be a significant variable at both sites. However, the relationship seems to be more </w:t>
      </w:r>
      <w:r w:rsidR="00134C9C" w:rsidRPr="00FF37AE">
        <w:rPr>
          <w:rFonts w:ascii="Times New Roman" w:eastAsia="Times New Roman" w:hAnsi="Times New Roman" w:cs="Times New Roman"/>
          <w:bCs/>
          <w:sz w:val="24"/>
          <w:szCs w:val="24"/>
        </w:rPr>
        <w:t>complicated</w:t>
      </w:r>
      <w:r w:rsidR="008C7B4A">
        <w:rPr>
          <w:rFonts w:ascii="Times New Roman" w:eastAsia="Times New Roman" w:hAnsi="Times New Roman" w:cs="Times New Roman"/>
          <w:bCs/>
          <w:sz w:val="24"/>
          <w:szCs w:val="24"/>
        </w:rPr>
        <w:t>, because</w:t>
      </w:r>
      <w:r w:rsidR="00134C9C">
        <w:rPr>
          <w:rFonts w:ascii="Times New Roman" w:eastAsia="Times New Roman" w:hAnsi="Times New Roman" w:cs="Times New Roman"/>
          <w:bCs/>
          <w:sz w:val="24"/>
          <w:szCs w:val="24"/>
        </w:rPr>
        <w:t xml:space="preserve"> </w:t>
      </w:r>
      <w:r w:rsidR="00ED2060">
        <w:rPr>
          <w:rFonts w:ascii="Times New Roman" w:eastAsia="Times New Roman" w:hAnsi="Times New Roman" w:cs="Times New Roman"/>
          <w:bCs/>
          <w:sz w:val="24"/>
          <w:szCs w:val="24"/>
        </w:rPr>
        <w:t xml:space="preserve">sites had very different amounts of fines in their soils. The average percent fines at BRAP </w:t>
      </w:r>
      <w:r w:rsidR="00FF37AE">
        <w:rPr>
          <w:rFonts w:ascii="Times New Roman" w:eastAsia="Times New Roman" w:hAnsi="Times New Roman" w:cs="Times New Roman"/>
          <w:bCs/>
          <w:sz w:val="24"/>
          <w:szCs w:val="24"/>
        </w:rPr>
        <w:t>were</w:t>
      </w:r>
      <w:r w:rsidR="00ED2060">
        <w:rPr>
          <w:rFonts w:ascii="Times New Roman" w:eastAsia="Times New Roman" w:hAnsi="Times New Roman" w:cs="Times New Roman"/>
          <w:bCs/>
          <w:sz w:val="24"/>
          <w:szCs w:val="24"/>
        </w:rPr>
        <w:t xml:space="preserve"> about 16.5% while the average at Childs was 6.3%. There was a negative relationship for percent fines at BRAP indicating that</w:t>
      </w:r>
      <w:r w:rsidR="00FF37AE">
        <w:rPr>
          <w:rFonts w:ascii="Times New Roman" w:eastAsia="Times New Roman" w:hAnsi="Times New Roman" w:cs="Times New Roman"/>
          <w:bCs/>
          <w:sz w:val="24"/>
          <w:szCs w:val="24"/>
        </w:rPr>
        <w:t xml:space="preserve"> as fines increase, survivorship decreases. </w:t>
      </w:r>
      <w:r w:rsidR="0011464B">
        <w:rPr>
          <w:rFonts w:ascii="Times New Roman" w:eastAsia="Times New Roman" w:hAnsi="Times New Roman" w:cs="Times New Roman"/>
          <w:bCs/>
          <w:sz w:val="24"/>
          <w:szCs w:val="24"/>
        </w:rPr>
        <w:t>It is likely</w:t>
      </w:r>
      <w:r w:rsidR="00FF37AE">
        <w:rPr>
          <w:rFonts w:ascii="Times New Roman" w:eastAsia="Times New Roman" w:hAnsi="Times New Roman" w:cs="Times New Roman"/>
          <w:bCs/>
          <w:sz w:val="24"/>
          <w:szCs w:val="24"/>
        </w:rPr>
        <w:t xml:space="preserve"> that sites with high percentages of fines (&gt;50%) are in more isolated depositional sites that are further removed from the river and therefore not as frequently replenished by groundwater. Childs had a more traditional relationship in that as fines increased, so did survival. This is more consistent with existing literature t</w:t>
      </w:r>
      <w:bookmarkStart w:id="229" w:name="_Toc187849263"/>
      <w:r w:rsidR="00FF37AE">
        <w:rPr>
          <w:rFonts w:ascii="Times New Roman" w:eastAsia="Times New Roman" w:hAnsi="Times New Roman" w:cs="Times New Roman"/>
          <w:bCs/>
          <w:sz w:val="24"/>
          <w:szCs w:val="24"/>
        </w:rPr>
        <w:t>hat an increase in fines increases water holding potential.</w:t>
      </w:r>
    </w:p>
    <w:p w14:paraId="1276F448" w14:textId="77777777" w:rsidR="00FF37AE" w:rsidRDefault="00FF37AE">
      <w:pPr>
        <w:spacing w:line="480" w:lineRule="auto"/>
        <w:rPr>
          <w:rFonts w:ascii="Times New Roman" w:eastAsia="Times New Roman" w:hAnsi="Times New Roman" w:cs="Times New Roman"/>
          <w:bCs/>
          <w:sz w:val="24"/>
          <w:szCs w:val="24"/>
        </w:rPr>
        <w:pPrChange w:id="230" w:author="Abraham E Springer" w:date="2025-02-17T12:19:00Z" w16du:dateUtc="2025-02-17T19:19:00Z">
          <w:pPr>
            <w:spacing w:line="240" w:lineRule="auto"/>
          </w:pPr>
        </w:pPrChange>
      </w:pPr>
    </w:p>
    <w:p w14:paraId="2DE3E06F" w14:textId="7A75C0EB" w:rsidR="008D7A70" w:rsidRPr="00E817FB" w:rsidRDefault="008D7A70">
      <w:pPr>
        <w:pStyle w:val="Heading3"/>
        <w:spacing w:line="480" w:lineRule="auto"/>
        <w:pPrChange w:id="231" w:author="Abraham E Springer" w:date="2025-02-17T12:19:00Z" w16du:dateUtc="2025-02-17T19:19:00Z">
          <w:pPr>
            <w:pStyle w:val="Heading3"/>
          </w:pPr>
        </w:pPrChange>
      </w:pPr>
      <w:r w:rsidRPr="00E817FB">
        <w:t>Dendrochronology</w:t>
      </w:r>
      <w:bookmarkEnd w:id="229"/>
    </w:p>
    <w:p w14:paraId="1A25D19A" w14:textId="77777777" w:rsidR="008D7A70" w:rsidRPr="00E817FB" w:rsidRDefault="008D7A70">
      <w:pPr>
        <w:spacing w:line="480" w:lineRule="auto"/>
        <w:rPr>
          <w:rFonts w:ascii="Times New Roman" w:eastAsia="Times New Roman" w:hAnsi="Times New Roman" w:cs="Times New Roman"/>
          <w:b/>
          <w:sz w:val="24"/>
          <w:szCs w:val="24"/>
        </w:rPr>
        <w:pPrChange w:id="232"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Minimum ages</w:t>
      </w:r>
    </w:p>
    <w:p w14:paraId="6A1C06A3" w14:textId="4DEE24E6" w:rsidR="0029180D" w:rsidRPr="00E817FB" w:rsidRDefault="008D7A70">
      <w:pPr>
        <w:spacing w:line="480" w:lineRule="auto"/>
        <w:rPr>
          <w:rFonts w:ascii="Times New Roman" w:eastAsia="Times New Roman" w:hAnsi="Times New Roman" w:cs="Times New Roman"/>
          <w:bCs/>
          <w:sz w:val="24"/>
          <w:szCs w:val="24"/>
        </w:rPr>
        <w:pPrChange w:id="233"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ins w:id="234" w:author="Abraham E Springer" w:date="2025-02-24T11:37:00Z" w16du:dateUtc="2025-02-24T18:37:00Z">
        <w:r w:rsidR="00387A7B">
          <w:rPr>
            <w:rFonts w:ascii="Times New Roman" w:eastAsia="Times New Roman" w:hAnsi="Times New Roman" w:cs="Times New Roman"/>
            <w:bCs/>
            <w:sz w:val="24"/>
            <w:szCs w:val="24"/>
          </w:rPr>
          <w:t xml:space="preserve"> fr</w:t>
        </w:r>
      </w:ins>
      <w:ins w:id="235" w:author="Abraham E Springer" w:date="2025-02-24T11:38:00Z" w16du:dateUtc="2025-02-24T18:38:00Z">
        <w:r w:rsidR="00387A7B">
          <w:rPr>
            <w:rFonts w:ascii="Times New Roman" w:eastAsia="Times New Roman" w:hAnsi="Times New Roman" w:cs="Times New Roman"/>
            <w:bCs/>
            <w:sz w:val="24"/>
            <w:szCs w:val="24"/>
          </w:rPr>
          <w:t xml:space="preserve">om various Euro-American </w:t>
        </w:r>
        <w:r w:rsidR="00387A7B">
          <w:rPr>
            <w:rFonts w:ascii="Times New Roman" w:eastAsia="Times New Roman" w:hAnsi="Times New Roman" w:cs="Times New Roman"/>
            <w:bCs/>
            <w:sz w:val="24"/>
            <w:szCs w:val="24"/>
          </w:rPr>
          <w:lastRenderedPageBreak/>
          <w:t>settlement disturbances</w:t>
        </w:r>
      </w:ins>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covered only 270 acres of the Verde Valley in 1940. This then peaked in 1977 with 551 acres 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 Lopez &amp;Springer,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xml:space="preserve">. This </w:t>
      </w:r>
      <w:ins w:id="236" w:author="Abraham E Springer" w:date="2025-02-24T11:38:00Z" w16du:dateUtc="2025-02-24T18:38:00Z">
        <w:r w:rsidR="00387A7B">
          <w:rPr>
            <w:rFonts w:ascii="Times New Roman" w:eastAsia="Times New Roman" w:hAnsi="Times New Roman" w:cs="Times New Roman"/>
            <w:bCs/>
            <w:sz w:val="24"/>
            <w:szCs w:val="24"/>
          </w:rPr>
          <w:t xml:space="preserve">recovery </w:t>
        </w:r>
      </w:ins>
      <w:r w:rsidR="00833CD9" w:rsidRPr="00E817FB">
        <w:rPr>
          <w:rFonts w:ascii="Times New Roman" w:eastAsia="Times New Roman" w:hAnsi="Times New Roman" w:cs="Times New Roman"/>
          <w:bCs/>
          <w:sz w:val="24"/>
          <w:szCs w:val="24"/>
        </w:rPr>
        <w:t xml:space="preserve">could help explain why there are few cottonwoods dating back to this time. It is possible that </w:t>
      </w:r>
      <w:r w:rsidR="00CA75BB">
        <w:rPr>
          <w:rFonts w:ascii="Times New Roman" w:eastAsia="Times New Roman" w:hAnsi="Times New Roman" w:cs="Times New Roman"/>
          <w:bCs/>
          <w:sz w:val="24"/>
          <w:szCs w:val="24"/>
        </w:rPr>
        <w:t>c</w:t>
      </w:r>
      <w:r w:rsidR="00833CD9" w:rsidRPr="00E817FB">
        <w:rPr>
          <w:rFonts w:ascii="Times New Roman" w:eastAsia="Times New Roman" w:hAnsi="Times New Roman" w:cs="Times New Roman"/>
          <w:bCs/>
          <w:sz w:val="24"/>
          <w:szCs w:val="24"/>
        </w:rPr>
        <w:t>otton</w:t>
      </w:r>
      <w:r w:rsidR="00766CC9">
        <w:rPr>
          <w:rFonts w:ascii="Times New Roman" w:eastAsia="Times New Roman" w:hAnsi="Times New Roman" w:cs="Times New Roman"/>
          <w:bCs/>
          <w:sz w:val="24"/>
          <w:szCs w:val="24"/>
        </w:rPr>
        <w:t>wood</w:t>
      </w:r>
      <w:r w:rsidR="00833CD9" w:rsidRPr="00E817FB">
        <w:rPr>
          <w:rFonts w:ascii="Times New Roman" w:eastAsia="Times New Roman" w:hAnsi="Times New Roman" w:cs="Times New Roman"/>
          <w:bCs/>
          <w:sz w:val="24"/>
          <w:szCs w:val="24"/>
        </w:rPr>
        <w:t>-</w:t>
      </w:r>
      <w:r w:rsidR="00CA75BB">
        <w:rPr>
          <w:rFonts w:ascii="Times New Roman" w:eastAsia="Times New Roman" w:hAnsi="Times New Roman" w:cs="Times New Roman"/>
          <w:bCs/>
          <w:sz w:val="24"/>
          <w:szCs w:val="24"/>
        </w:rPr>
        <w:t>w</w:t>
      </w:r>
      <w:r w:rsidR="00833CD9" w:rsidRPr="00E817FB">
        <w:rPr>
          <w:rFonts w:ascii="Times New Roman" w:eastAsia="Times New Roman" w:hAnsi="Times New Roman" w:cs="Times New Roman"/>
          <w:bCs/>
          <w:sz w:val="24"/>
          <w:szCs w:val="24"/>
        </w:rPr>
        <w:t>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w:t>
      </w:r>
      <w:del w:id="237" w:author="Abraham E Springer" w:date="2025-02-24T11:39:00Z" w16du:dateUtc="2025-02-24T18:39:00Z">
        <w:r w:rsidR="0065203F" w:rsidRPr="00E817FB" w:rsidDel="00387A7B">
          <w:rPr>
            <w:rFonts w:ascii="Times New Roman" w:eastAsia="Times New Roman" w:hAnsi="Times New Roman" w:cs="Times New Roman"/>
            <w:bCs/>
            <w:sz w:val="24"/>
            <w:szCs w:val="24"/>
          </w:rPr>
          <w:delText>refreshed</w:delText>
        </w:r>
      </w:del>
      <w:ins w:id="238" w:author="Abraham E Springer" w:date="2025-02-24T11:39:00Z" w16du:dateUtc="2025-02-24T18:39:00Z">
        <w:r w:rsidR="00387A7B">
          <w:rPr>
            <w:rFonts w:ascii="Times New Roman" w:eastAsia="Times New Roman" w:hAnsi="Times New Roman" w:cs="Times New Roman"/>
            <w:bCs/>
            <w:sz w:val="24"/>
            <w:szCs w:val="24"/>
          </w:rPr>
          <w:t>replenished</w:t>
        </w:r>
      </w:ins>
      <w:r w:rsidR="0065203F" w:rsidRPr="00E817FB">
        <w:rPr>
          <w:rFonts w:ascii="Times New Roman" w:eastAsia="Times New Roman" w:hAnsi="Times New Roman" w:cs="Times New Roman"/>
          <w:bCs/>
          <w:sz w:val="24"/>
          <w:szCs w:val="24"/>
        </w:rPr>
        <w:t>.</w:t>
      </w:r>
    </w:p>
    <w:p w14:paraId="29A71945" w14:textId="0A1899C6" w:rsidR="008D7A70" w:rsidRPr="00E817FB" w:rsidRDefault="008D7A70">
      <w:pPr>
        <w:spacing w:line="480" w:lineRule="auto"/>
        <w:rPr>
          <w:rFonts w:ascii="Times New Roman" w:eastAsia="Times New Roman" w:hAnsi="Times New Roman" w:cs="Times New Roman"/>
          <w:b/>
          <w:sz w:val="24"/>
          <w:szCs w:val="24"/>
        </w:rPr>
        <w:pPrChange w:id="239"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There is also a very weak correlation</w:t>
      </w:r>
      <w:r w:rsidR="00BD6EE2">
        <w:rPr>
          <w:rFonts w:ascii="Times New Roman" w:eastAsia="Times New Roman" w:hAnsi="Times New Roman" w:cs="Times New Roman"/>
          <w:bCs/>
          <w:sz w:val="24"/>
          <w:szCs w:val="24"/>
        </w:rPr>
        <w:t xml:space="preserve"> but </w:t>
      </w:r>
      <w:commentRangeStart w:id="240"/>
      <w:r w:rsidR="00BD6EE2">
        <w:rPr>
          <w:rFonts w:ascii="Times New Roman" w:eastAsia="Times New Roman" w:hAnsi="Times New Roman" w:cs="Times New Roman"/>
          <w:bCs/>
          <w:sz w:val="24"/>
          <w:szCs w:val="24"/>
        </w:rPr>
        <w:t>significant</w:t>
      </w:r>
      <w:r w:rsidRPr="00E817FB">
        <w:rPr>
          <w:rFonts w:ascii="Times New Roman" w:eastAsia="Times New Roman" w:hAnsi="Times New Roman" w:cs="Times New Roman"/>
          <w:bCs/>
          <w:sz w:val="24"/>
          <w:szCs w:val="24"/>
        </w:rPr>
        <w:t xml:space="preserve"> </w:t>
      </w:r>
      <w:commentRangeEnd w:id="240"/>
      <w:r w:rsidR="00BD6EE2">
        <w:rPr>
          <w:rStyle w:val="CommentReference"/>
        </w:rPr>
        <w:commentReference w:id="240"/>
      </w:r>
      <w:r w:rsidRPr="00E817FB">
        <w:rPr>
          <w:rFonts w:ascii="Times New Roman" w:eastAsia="Times New Roman" w:hAnsi="Times New Roman" w:cs="Times New Roman"/>
          <w:bCs/>
          <w:sz w:val="24"/>
          <w:szCs w:val="24"/>
        </w:rPr>
        <w:t>(r</w:t>
      </w:r>
      <w:r w:rsidRPr="0011464B">
        <w:rPr>
          <w:rFonts w:ascii="Times New Roman" w:eastAsia="Times New Roman" w:hAnsi="Times New Roman" w:cs="Times New Roman"/>
          <w:bCs/>
          <w:sz w:val="24"/>
          <w:szCs w:val="24"/>
          <w:vertAlign w:val="superscript"/>
          <w:rPrChange w:id="241" w:author="Abraham E Springer" w:date="2025-02-17T13:42:00Z" w16du:dateUtc="2025-02-17T20:42:00Z">
            <w:rPr>
              <w:rFonts w:ascii="Times New Roman" w:eastAsia="Times New Roman" w:hAnsi="Times New Roman" w:cs="Times New Roman"/>
              <w:bCs/>
              <w:sz w:val="24"/>
              <w:szCs w:val="24"/>
            </w:rPr>
          </w:rPrChange>
        </w:rPr>
        <w:t>2</w:t>
      </w:r>
      <w:r w:rsidRPr="00E817FB">
        <w:rPr>
          <w:rFonts w:ascii="Times New Roman" w:eastAsia="Times New Roman" w:hAnsi="Times New Roman" w:cs="Times New Roman"/>
          <w:bCs/>
          <w:sz w:val="24"/>
          <w:szCs w:val="24"/>
        </w:rPr>
        <w:t xml:space="preserve"> = </w:t>
      </w:r>
      <w:r w:rsidR="0011464B">
        <w:rPr>
          <w:rFonts w:ascii="Times New Roman" w:eastAsia="Times New Roman" w:hAnsi="Times New Roman" w:cs="Times New Roman"/>
          <w:bCs/>
          <w:sz w:val="24"/>
          <w:szCs w:val="24"/>
        </w:rPr>
        <w:t>0</w:t>
      </w:r>
      <w:r w:rsidRPr="00E817FB">
        <w:rPr>
          <w:rFonts w:ascii="Times New Roman" w:eastAsia="Times New Roman" w:hAnsi="Times New Roman" w:cs="Times New Roman"/>
          <w:bCs/>
          <w:sz w:val="24"/>
          <w:szCs w:val="24"/>
        </w:rPr>
        <w:t>.06</w:t>
      </w:r>
      <w:r w:rsidR="00AF7FA0">
        <w:rPr>
          <w:rFonts w:ascii="Times New Roman" w:eastAsia="Times New Roman" w:hAnsi="Times New Roman" w:cs="Times New Roman"/>
          <w:bCs/>
          <w:sz w:val="24"/>
          <w:szCs w:val="24"/>
        </w:rPr>
        <w:t xml:space="preserve">, p-value ≤ </w:t>
      </w:r>
      <w:ins w:id="242" w:author="Abraham E Springer" w:date="2025-02-24T11:39:00Z" w16du:dateUtc="2025-02-24T18:39:00Z">
        <w:r w:rsidR="00387A7B">
          <w:rPr>
            <w:rFonts w:ascii="Times New Roman" w:eastAsia="Times New Roman" w:hAnsi="Times New Roman" w:cs="Times New Roman"/>
            <w:bCs/>
            <w:sz w:val="24"/>
            <w:szCs w:val="24"/>
          </w:rPr>
          <w:t>0</w:t>
        </w:r>
      </w:ins>
      <w:r w:rsidR="00AF7FA0">
        <w:rPr>
          <w:rFonts w:ascii="Times New Roman" w:eastAsia="Times New Roman" w:hAnsi="Times New Roman" w:cs="Times New Roman"/>
          <w:bCs/>
          <w:sz w:val="24"/>
          <w:szCs w:val="24"/>
        </w:rPr>
        <w:t>.05</w:t>
      </w:r>
      <w:r w:rsidRPr="00E817FB">
        <w:rPr>
          <w:rFonts w:ascii="Times New Roman" w:eastAsia="Times New Roman" w:hAnsi="Times New Roman" w:cs="Times New Roman"/>
          <w:bCs/>
          <w:sz w:val="24"/>
          <w:szCs w:val="24"/>
        </w:rPr>
        <w:t>)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323BC4A4" w:rsidR="008D7A70" w:rsidRPr="00E817FB" w:rsidRDefault="008D7A70">
      <w:pPr>
        <w:spacing w:line="480" w:lineRule="auto"/>
        <w:rPr>
          <w:rFonts w:ascii="Times New Roman" w:eastAsia="Times New Roman" w:hAnsi="Times New Roman" w:cs="Times New Roman"/>
          <w:bCs/>
          <w:sz w:val="24"/>
          <w:szCs w:val="24"/>
        </w:rPr>
        <w:pPrChange w:id="243" w:author="Abraham E Springer" w:date="2025-02-17T12:19:00Z" w16du:dateUtc="2025-02-17T19:19:00Z">
          <w:pPr>
            <w:spacing w:line="240" w:lineRule="auto"/>
          </w:pPr>
        </w:pPrChange>
      </w:pPr>
    </w:p>
    <w:p w14:paraId="7FBA7A39" w14:textId="48A73E42" w:rsidR="005C19E0" w:rsidRPr="0066033F" w:rsidRDefault="008D7A70">
      <w:pPr>
        <w:spacing w:line="480" w:lineRule="auto"/>
        <w:rPr>
          <w:rFonts w:ascii="Times New Roman" w:eastAsia="Times New Roman" w:hAnsi="Times New Roman" w:cs="Times New Roman"/>
          <w:b/>
          <w:sz w:val="24"/>
          <w:szCs w:val="24"/>
        </w:rPr>
        <w:pPrChange w:id="244" w:author="Abraham E Springer" w:date="2025-02-17T13:43:00Z" w16du:dateUtc="2025-02-17T20:43:00Z">
          <w:pPr>
            <w:spacing w:line="240" w:lineRule="auto"/>
            <w:ind w:firstLine="720"/>
          </w:pPr>
        </w:pPrChange>
      </w:pPr>
      <w:r w:rsidRPr="00E817FB">
        <w:rPr>
          <w:rFonts w:ascii="Times New Roman" w:eastAsia="Times New Roman" w:hAnsi="Times New Roman" w:cs="Times New Roman"/>
          <w:b/>
          <w:sz w:val="24"/>
          <w:szCs w:val="24"/>
        </w:rPr>
        <w:t xml:space="preserve">Tree </w:t>
      </w:r>
      <w:commentRangeStart w:id="245"/>
      <w:r w:rsidRPr="00E817FB">
        <w:rPr>
          <w:rFonts w:ascii="Times New Roman" w:eastAsia="Times New Roman" w:hAnsi="Times New Roman" w:cs="Times New Roman"/>
          <w:b/>
          <w:sz w:val="24"/>
          <w:szCs w:val="24"/>
        </w:rPr>
        <w:t>growth</w:t>
      </w:r>
      <w:commentRangeEnd w:id="245"/>
      <w:r w:rsidR="0033562F">
        <w:rPr>
          <w:rStyle w:val="CommentReference"/>
        </w:rPr>
        <w:commentReference w:id="245"/>
      </w:r>
    </w:p>
    <w:p w14:paraId="2E7E4C84" w14:textId="5597E02C" w:rsidR="00C32A60" w:rsidRPr="00E817FB" w:rsidRDefault="00C32A60">
      <w:pPr>
        <w:spacing w:line="480" w:lineRule="auto"/>
        <w:ind w:firstLine="720"/>
        <w:rPr>
          <w:rFonts w:ascii="Times New Roman" w:eastAsia="Times New Roman" w:hAnsi="Times New Roman" w:cs="Times New Roman"/>
          <w:bCs/>
          <w:sz w:val="24"/>
          <w:szCs w:val="24"/>
        </w:rPr>
        <w:pPrChange w:id="246"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reaching their peak growth at about 20 years after their germination before entering the mature stage of their growth. Cottonwoods along the Verde River seem to follow this trend</w:t>
      </w:r>
      <w:r w:rsidR="000176E1">
        <w:rPr>
          <w:rFonts w:ascii="Times New Roman" w:eastAsia="Times New Roman" w:hAnsi="Times New Roman" w:cs="Times New Roman"/>
          <w:bCs/>
          <w:sz w:val="24"/>
          <w:szCs w:val="24"/>
        </w:rPr>
        <w:t xml:space="preserve"> (Figure 7)</w:t>
      </w:r>
      <w:r w:rsidR="005C19E0" w:rsidRPr="00E817FB">
        <w:rPr>
          <w:rFonts w:ascii="Times New Roman" w:eastAsia="Times New Roman" w:hAnsi="Times New Roman" w:cs="Times New Roman"/>
          <w:bCs/>
          <w:sz w:val="24"/>
          <w:szCs w:val="24"/>
        </w:rPr>
        <w:t xml:space="preserve">. Basal area increased slowly during the establishment phase (for about 10 years). This was then followed by another decade of rapid growth before leveling off and entering the mature growth stage. A key difference between the Canadian study and this study being the </w:t>
      </w:r>
      <w:r w:rsidR="00CA75BB">
        <w:rPr>
          <w:rFonts w:ascii="Times New Roman" w:eastAsia="Times New Roman" w:hAnsi="Times New Roman" w:cs="Times New Roman"/>
          <w:bCs/>
          <w:sz w:val="24"/>
          <w:szCs w:val="24"/>
        </w:rPr>
        <w:t>amount of growth</w:t>
      </w:r>
      <w:r w:rsidR="0008638E">
        <w:rPr>
          <w:rFonts w:ascii="Times New Roman" w:eastAsia="Times New Roman" w:hAnsi="Times New Roman" w:cs="Times New Roman"/>
          <w:bCs/>
          <w:sz w:val="24"/>
          <w:szCs w:val="24"/>
        </w:rPr>
        <w:t xml:space="preserve">. </w:t>
      </w:r>
      <w:r w:rsidR="0008638E" w:rsidRPr="00E817FB">
        <w:rPr>
          <w:rFonts w:ascii="Times New Roman" w:eastAsia="Times New Roman" w:hAnsi="Times New Roman" w:cs="Times New Roman"/>
          <w:bCs/>
          <w:sz w:val="24"/>
          <w:szCs w:val="24"/>
        </w:rPr>
        <w:t xml:space="preserve">R. Willms et alt. </w:t>
      </w:r>
      <w:r w:rsidR="00FC1F64" w:rsidRPr="00E817FB">
        <w:rPr>
          <w:rFonts w:ascii="Times New Roman" w:eastAsia="Times New Roman" w:hAnsi="Times New Roman" w:cs="Times New Roman"/>
          <w:bCs/>
          <w:sz w:val="24"/>
          <w:szCs w:val="24"/>
        </w:rPr>
        <w:t xml:space="preserve">described </w:t>
      </w:r>
      <w:r w:rsidR="0008638E">
        <w:rPr>
          <w:rFonts w:ascii="Times New Roman" w:eastAsia="Times New Roman" w:hAnsi="Times New Roman" w:cs="Times New Roman"/>
          <w:bCs/>
          <w:sz w:val="24"/>
          <w:szCs w:val="24"/>
        </w:rPr>
        <w:t>growth between</w:t>
      </w:r>
      <w:r w:rsidR="00FC1F64" w:rsidRPr="00E817FB">
        <w:rPr>
          <w:rFonts w:ascii="Times New Roman" w:eastAsia="Times New Roman" w:hAnsi="Times New Roman" w:cs="Times New Roman"/>
          <w:bCs/>
          <w:sz w:val="24"/>
          <w:szCs w:val="24"/>
        </w:rPr>
        <w:t xml:space="preserve"> 1-9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 xml:space="preserve">along the </w:t>
      </w:r>
      <w:r w:rsidR="00FC1F64" w:rsidRPr="00E817FB">
        <w:rPr>
          <w:rFonts w:ascii="Times New Roman" w:eastAsia="Times New Roman" w:hAnsi="Times New Roman" w:cs="Times New Roman"/>
          <w:bCs/>
          <w:sz w:val="24"/>
          <w:szCs w:val="24"/>
        </w:rPr>
        <w:lastRenderedPageBreak/>
        <w:t>Verde are within the 10-30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029496C5" w:rsidR="005C19E0" w:rsidRDefault="005C19E0">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4"/>
                    <a:stretch>
                      <a:fillRect/>
                    </a:stretch>
                  </pic:blipFill>
                  <pic:spPr>
                    <a:xfrm>
                      <a:off x="0" y="0"/>
                      <a:ext cx="2009304" cy="2395149"/>
                    </a:xfrm>
                    <a:prstGeom prst="rect">
                      <a:avLst/>
                    </a:prstGeom>
                  </pic:spPr>
                </pic:pic>
              </a:graphicData>
            </a:graphic>
          </wp:inline>
        </w:drawing>
      </w:r>
      <w:r w:rsidR="006A3C07">
        <w:rPr>
          <w:rFonts w:ascii="Times New Roman" w:eastAsia="Times New Roman" w:hAnsi="Times New Roman" w:cs="Times New Roman"/>
          <w:bCs/>
          <w:noProof/>
          <w:sz w:val="24"/>
          <w:szCs w:val="24"/>
          <w14:ligatures w14:val="standardContextual"/>
        </w:rPr>
        <w:drawing>
          <wp:inline distT="0" distB="0" distL="0" distR="0" wp14:anchorId="1968B0E7" wp14:editId="390F0264">
            <wp:extent cx="1866753" cy="2219960"/>
            <wp:effectExtent l="0" t="0" r="635" b="8890"/>
            <wp:docPr id="776253115"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3115" name="Picture 3" descr="A graph with a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0713" cy="2224669"/>
                    </a:xfrm>
                    <a:prstGeom prst="rect">
                      <a:avLst/>
                    </a:prstGeom>
                  </pic:spPr>
                </pic:pic>
              </a:graphicData>
            </a:graphic>
          </wp:inline>
        </w:drawing>
      </w:r>
    </w:p>
    <w:p w14:paraId="3D62ACD7" w14:textId="1218FC97" w:rsidR="006A3C07" w:rsidRPr="00E817FB" w:rsidRDefault="00DA2E5A" w:rsidP="006A3C07">
      <w:pPr>
        <w:spacing w:line="48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w:t>
      </w:r>
      <w:r w:rsidR="000176E1">
        <w:rPr>
          <w:rFonts w:ascii="Times New Roman" w:eastAsia="Times New Roman" w:hAnsi="Times New Roman" w:cs="Times New Roman"/>
          <w:bCs/>
          <w:sz w:val="24"/>
          <w:szCs w:val="24"/>
        </w:rPr>
        <w:t>7</w:t>
      </w:r>
      <w:r>
        <w:rPr>
          <w:rFonts w:ascii="Times New Roman" w:eastAsia="Times New Roman" w:hAnsi="Times New Roman" w:cs="Times New Roman"/>
          <w:bCs/>
          <w:sz w:val="24"/>
          <w:szCs w:val="24"/>
        </w:rPr>
        <w:t xml:space="preserve">. Showing </w:t>
      </w:r>
      <w:r w:rsidR="006A3C07">
        <w:rPr>
          <w:rFonts w:ascii="Times New Roman" w:eastAsia="Times New Roman" w:hAnsi="Times New Roman" w:cs="Times New Roman"/>
          <w:bCs/>
          <w:sz w:val="24"/>
          <w:szCs w:val="24"/>
        </w:rPr>
        <w:t>R. Willms et al</w:t>
      </w:r>
      <w:del w:id="247" w:author="Abraham E Springer" w:date="2025-02-24T11:41:00Z" w16du:dateUtc="2025-02-24T18:41:00Z">
        <w:r w:rsidR="006A3C07" w:rsidDel="00413AC7">
          <w:rPr>
            <w:rFonts w:ascii="Times New Roman" w:eastAsia="Times New Roman" w:hAnsi="Times New Roman" w:cs="Times New Roman"/>
            <w:bCs/>
            <w:sz w:val="24"/>
            <w:szCs w:val="24"/>
          </w:rPr>
          <w:delText>t</w:delText>
        </w:r>
      </w:del>
      <w:r w:rsidR="006A3C07">
        <w:rPr>
          <w:rFonts w:ascii="Times New Roman" w:eastAsia="Times New Roman" w:hAnsi="Times New Roman" w:cs="Times New Roman"/>
          <w:bCs/>
          <w:sz w:val="24"/>
          <w:szCs w:val="24"/>
        </w:rPr>
        <w:t>. generalized trend of cottonwood growth (left) compared to the 5-year BAI moving average for cottonwoods along the Verde</w:t>
      </w:r>
      <w:r w:rsidR="00883D1B">
        <w:rPr>
          <w:rFonts w:ascii="Times New Roman" w:eastAsia="Times New Roman" w:hAnsi="Times New Roman" w:cs="Times New Roman"/>
          <w:bCs/>
          <w:sz w:val="24"/>
          <w:szCs w:val="24"/>
        </w:rPr>
        <w:t xml:space="preserve"> (right)</w:t>
      </w:r>
      <w:r w:rsidR="006A3C07">
        <w:rPr>
          <w:rFonts w:ascii="Times New Roman" w:eastAsia="Times New Roman" w:hAnsi="Times New Roman" w:cs="Times New Roman"/>
          <w:bCs/>
          <w:sz w:val="24"/>
          <w:szCs w:val="24"/>
        </w:rPr>
        <w:t>.</w:t>
      </w:r>
    </w:p>
    <w:p w14:paraId="1CCD2CEB" w14:textId="77777777" w:rsidR="005C19E0" w:rsidRPr="00E817FB" w:rsidRDefault="005C19E0">
      <w:pPr>
        <w:spacing w:line="480" w:lineRule="auto"/>
        <w:ind w:firstLine="720"/>
        <w:rPr>
          <w:rFonts w:ascii="Times New Roman" w:eastAsia="Times New Roman" w:hAnsi="Times New Roman" w:cs="Times New Roman"/>
          <w:bCs/>
          <w:sz w:val="24"/>
          <w:szCs w:val="24"/>
        </w:rPr>
        <w:pPrChange w:id="248" w:author="Abraham E Springer" w:date="2025-02-17T12:19:00Z" w16du:dateUtc="2025-02-17T19:19:00Z">
          <w:pPr>
            <w:spacing w:line="240" w:lineRule="auto"/>
            <w:ind w:firstLine="720"/>
          </w:pPr>
        </w:pPrChange>
      </w:pPr>
    </w:p>
    <w:p w14:paraId="0BCBD292" w14:textId="29C6E59E" w:rsidR="008D7A70" w:rsidRPr="00E817FB" w:rsidRDefault="008D7A70">
      <w:pPr>
        <w:spacing w:line="480" w:lineRule="auto"/>
        <w:ind w:firstLine="720"/>
        <w:rPr>
          <w:rFonts w:ascii="Times New Roman" w:eastAsia="Times New Roman" w:hAnsi="Times New Roman" w:cs="Times New Roman"/>
          <w:bCs/>
          <w:sz w:val="24"/>
          <w:szCs w:val="24"/>
        </w:rPr>
        <w:pPrChange w:id="249"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Fremont cottonwoods are shorter lived species compared to other North American cottonwoods. It is generally accepted that few Fremont cottonwoods live to be over 150 years</w:t>
      </w:r>
      <w:r w:rsidR="000E5DD3">
        <w:rPr>
          <w:rFonts w:ascii="Times New Roman" w:eastAsia="Times New Roman" w:hAnsi="Times New Roman" w:cs="Times New Roman"/>
          <w:bCs/>
          <w:sz w:val="24"/>
          <w:szCs w:val="24"/>
        </w:rPr>
        <w:t>. A few old growth Fremont cottonwoods cored for this study had minimum ages going back to the 1920s. No curvature was found on the other side of the core and diameters were over 1.5m at coring height.</w:t>
      </w:r>
      <w:r w:rsidR="000945FC" w:rsidRPr="00E817FB">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sz w:val="24"/>
          <w:szCs w:val="24"/>
        </w:rPr>
        <w:t xml:space="preserve">It is likely that some of these </w:t>
      </w:r>
      <w:proofErr w:type="gramStart"/>
      <w:r w:rsidR="00CA75BB">
        <w:rPr>
          <w:rFonts w:ascii="Times New Roman" w:eastAsia="Times New Roman" w:hAnsi="Times New Roman" w:cs="Times New Roman"/>
          <w:bCs/>
          <w:sz w:val="24"/>
          <w:szCs w:val="24"/>
        </w:rPr>
        <w:t>individuals</w:t>
      </w:r>
      <w:proofErr w:type="gramEnd"/>
      <w:r w:rsidR="00137F56">
        <w:rPr>
          <w:rFonts w:ascii="Times New Roman" w:eastAsia="Times New Roman" w:hAnsi="Times New Roman" w:cs="Times New Roman"/>
          <w:bCs/>
          <w:sz w:val="24"/>
          <w:szCs w:val="24"/>
        </w:rPr>
        <w:t xml:space="preserve"> approach or exceed the </w:t>
      </w:r>
      <w:r w:rsidR="00CA75BB">
        <w:rPr>
          <w:rFonts w:ascii="Times New Roman" w:eastAsia="Times New Roman" w:hAnsi="Times New Roman" w:cs="Times New Roman"/>
          <w:bCs/>
          <w:sz w:val="24"/>
          <w:szCs w:val="24"/>
        </w:rPr>
        <w:t>150-year</w:t>
      </w:r>
      <w:r w:rsidR="00137F56">
        <w:rPr>
          <w:rFonts w:ascii="Times New Roman" w:eastAsia="Times New Roman" w:hAnsi="Times New Roman" w:cs="Times New Roman"/>
          <w:bCs/>
          <w:sz w:val="24"/>
          <w:szCs w:val="24"/>
        </w:rPr>
        <w:t xml:space="preserve"> limit generally accepted for the species. I</w:t>
      </w:r>
      <w:r w:rsidR="00137F56" w:rsidRPr="00E817FB">
        <w:rPr>
          <w:rFonts w:ascii="Times New Roman" w:eastAsia="Times New Roman" w:hAnsi="Times New Roman" w:cs="Times New Roman"/>
          <w:bCs/>
          <w:sz w:val="24"/>
          <w:szCs w:val="24"/>
        </w:rPr>
        <w:t>n colder climate</w:t>
      </w:r>
      <w:r w:rsidR="00137F56">
        <w:rPr>
          <w:rFonts w:ascii="Times New Roman" w:eastAsia="Times New Roman" w:hAnsi="Times New Roman" w:cs="Times New Roman"/>
          <w:bCs/>
          <w:sz w:val="24"/>
          <w:szCs w:val="24"/>
        </w:rPr>
        <w:t>s,</w:t>
      </w:r>
      <w:r w:rsidR="00137F56"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Plains</w:t>
      </w:r>
      <w:r w:rsidR="00137F56">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i/>
          <w:iCs/>
          <w:sz w:val="24"/>
          <w:szCs w:val="24"/>
        </w:rPr>
        <w:t xml:space="preserve">P. </w:t>
      </w:r>
      <w:proofErr w:type="spellStart"/>
      <w:r w:rsidR="00137F56">
        <w:rPr>
          <w:rFonts w:ascii="Times New Roman" w:eastAsia="Times New Roman" w:hAnsi="Times New Roman" w:cs="Times New Roman"/>
          <w:bCs/>
          <w:i/>
          <w:iCs/>
          <w:sz w:val="24"/>
          <w:szCs w:val="24"/>
        </w:rPr>
        <w:t>deltoides</w:t>
      </w:r>
      <w:proofErr w:type="spellEnd"/>
      <w:r w:rsidR="00137F56">
        <w:rPr>
          <w:rFonts w:ascii="Times New Roman" w:eastAsia="Times New Roman" w:hAnsi="Times New Roman" w:cs="Times New Roman"/>
          <w:bCs/>
          <w:i/>
          <w:iCs/>
          <w:sz w:val="24"/>
          <w:szCs w:val="24"/>
        </w:rPr>
        <w:t>)</w:t>
      </w:r>
      <w:r w:rsidR="000945FC" w:rsidRPr="00E817FB">
        <w:rPr>
          <w:rFonts w:ascii="Times New Roman" w:eastAsia="Times New Roman" w:hAnsi="Times New Roman" w:cs="Times New Roman"/>
          <w:bCs/>
          <w:sz w:val="24"/>
          <w:szCs w:val="24"/>
        </w:rPr>
        <w:t xml:space="preserve"> and </w:t>
      </w:r>
      <w:r w:rsidR="00137F56">
        <w:rPr>
          <w:rFonts w:ascii="Times New Roman" w:eastAsia="Times New Roman" w:hAnsi="Times New Roman" w:cs="Times New Roman"/>
          <w:bCs/>
          <w:sz w:val="24"/>
          <w:szCs w:val="24"/>
        </w:rPr>
        <w:t>N</w:t>
      </w:r>
      <w:r w:rsidR="000945FC" w:rsidRPr="00E817FB">
        <w:rPr>
          <w:rFonts w:ascii="Times New Roman" w:eastAsia="Times New Roman" w:hAnsi="Times New Roman" w:cs="Times New Roman"/>
          <w:bCs/>
          <w:sz w:val="24"/>
          <w:szCs w:val="24"/>
        </w:rPr>
        <w:t xml:space="preserve">arrowleaf </w:t>
      </w:r>
      <w:r w:rsidR="00137F56">
        <w:rPr>
          <w:rFonts w:ascii="Times New Roman" w:eastAsia="Times New Roman" w:hAnsi="Times New Roman" w:cs="Times New Roman"/>
          <w:bCs/>
          <w:sz w:val="24"/>
          <w:szCs w:val="24"/>
        </w:rPr>
        <w:t>(</w:t>
      </w:r>
      <w:r w:rsidR="00137F56">
        <w:rPr>
          <w:rFonts w:ascii="Times New Roman" w:eastAsia="Times New Roman" w:hAnsi="Times New Roman" w:cs="Times New Roman"/>
          <w:bCs/>
          <w:i/>
          <w:iCs/>
          <w:sz w:val="24"/>
          <w:szCs w:val="24"/>
        </w:rPr>
        <w:t xml:space="preserve">P. </w:t>
      </w:r>
      <w:proofErr w:type="spellStart"/>
      <w:r w:rsidR="00137F56" w:rsidRPr="00833686">
        <w:rPr>
          <w:rFonts w:ascii="Times New Roman" w:eastAsia="Times New Roman" w:hAnsi="Times New Roman" w:cs="Times New Roman"/>
          <w:bCs/>
          <w:i/>
          <w:iCs/>
          <w:sz w:val="24"/>
          <w:szCs w:val="24"/>
        </w:rPr>
        <w:t>angustafolia</w:t>
      </w:r>
      <w:proofErr w:type="spellEnd"/>
      <w:r w:rsidR="00137F56">
        <w:rPr>
          <w:rFonts w:ascii="Times New Roman" w:eastAsia="Times New Roman" w:hAnsi="Times New Roman" w:cs="Times New Roman"/>
          <w:bCs/>
          <w:sz w:val="24"/>
          <w:szCs w:val="24"/>
        </w:rPr>
        <w:t xml:space="preserve">) </w:t>
      </w:r>
      <w:r w:rsidR="000945FC" w:rsidRPr="00137F56">
        <w:rPr>
          <w:rFonts w:ascii="Times New Roman" w:eastAsia="Times New Roman" w:hAnsi="Times New Roman" w:cs="Times New Roman"/>
          <w:bCs/>
          <w:sz w:val="24"/>
          <w:szCs w:val="24"/>
        </w:rPr>
        <w:t>cottonwoods</w:t>
      </w:r>
      <w:r w:rsidR="000945FC" w:rsidRPr="00E817FB">
        <w:rPr>
          <w:rFonts w:ascii="Times New Roman" w:eastAsia="Times New Roman" w:hAnsi="Times New Roman" w:cs="Times New Roman"/>
          <w:bCs/>
          <w:sz w:val="24"/>
          <w:szCs w:val="24"/>
        </w:rPr>
        <w:t xml:space="preserve"> have been documented over 200 and 300 years</w:t>
      </w:r>
      <w:r w:rsidR="00FD4340">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p>
    <w:p w14:paraId="2559F4B2" w14:textId="77777777" w:rsidR="008D7A70" w:rsidRPr="00E817FB" w:rsidRDefault="008D7A70">
      <w:pPr>
        <w:spacing w:line="480" w:lineRule="auto"/>
        <w:rPr>
          <w:rFonts w:ascii="Times New Roman" w:eastAsia="Times New Roman" w:hAnsi="Times New Roman" w:cs="Times New Roman"/>
          <w:b/>
          <w:sz w:val="24"/>
          <w:szCs w:val="24"/>
        </w:rPr>
        <w:pPrChange w:id="250"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Response to climate</w:t>
      </w:r>
    </w:p>
    <w:p w14:paraId="692B3A93" w14:textId="09724174" w:rsidR="00C4453B" w:rsidRDefault="006859BD">
      <w:pPr>
        <w:spacing w:line="480" w:lineRule="auto"/>
        <w:ind w:firstLine="720"/>
        <w:rPr>
          <w:rFonts w:ascii="Times New Roman" w:eastAsia="Times New Roman" w:hAnsi="Times New Roman" w:cs="Times New Roman"/>
          <w:bCs/>
          <w:sz w:val="24"/>
          <w:szCs w:val="24"/>
        </w:rPr>
        <w:pPrChange w:id="251"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lastRenderedPageBreak/>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 xml:space="preserve">. </w:t>
      </w:r>
      <w:proofErr w:type="spellStart"/>
      <w:r w:rsidR="001F2122" w:rsidRPr="00E817FB">
        <w:rPr>
          <w:rFonts w:ascii="Times New Roman" w:eastAsia="Times New Roman" w:hAnsi="Times New Roman" w:cs="Times New Roman"/>
          <w:bCs/>
          <w:i/>
          <w:iCs/>
          <w:sz w:val="24"/>
          <w:szCs w:val="24"/>
        </w:rPr>
        <w:t>deltoides</w:t>
      </w:r>
      <w:proofErr w:type="spellEnd"/>
      <w:r w:rsidR="001F2122" w:rsidRPr="00E817FB">
        <w:rPr>
          <w:rFonts w:ascii="Times New Roman" w:eastAsia="Times New Roman" w:hAnsi="Times New Roman" w:cs="Times New Roman"/>
          <w:bCs/>
          <w:i/>
          <w:iCs/>
          <w:sz w:val="24"/>
          <w:szCs w:val="24"/>
        </w:rPr>
        <w:t xml:space="preserve">)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252"/>
      <w:r w:rsidRPr="00E817FB">
        <w:rPr>
          <w:rFonts w:ascii="Times New Roman" w:eastAsia="Times New Roman" w:hAnsi="Times New Roman" w:cs="Times New Roman"/>
          <w:bCs/>
          <w:sz w:val="24"/>
          <w:szCs w:val="24"/>
        </w:rPr>
        <w:t>flows</w:t>
      </w:r>
      <w:commentRangeEnd w:id="252"/>
      <w:r w:rsidRPr="00E817FB">
        <w:rPr>
          <w:rStyle w:val="CommentReference"/>
          <w:rFonts w:ascii="Times New Roman" w:hAnsi="Times New Roman" w:cs="Times New Roman"/>
          <w:sz w:val="24"/>
          <w:szCs w:val="24"/>
        </w:rPr>
        <w:commentReference w:id="252"/>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w:t>
      </w:r>
      <w:r w:rsidRPr="00E817FB">
        <w:rPr>
          <w:rFonts w:ascii="Times New Roman" w:eastAsia="Times New Roman" w:hAnsi="Times New Roman" w:cs="Times New Roman"/>
          <w:bCs/>
          <w:i/>
          <w:iCs/>
          <w:sz w:val="24"/>
          <w:szCs w:val="24"/>
        </w:rPr>
        <w:t xml:space="preserve"> </w:t>
      </w:r>
      <w:proofErr w:type="spellStart"/>
      <w:r w:rsidRPr="00E817FB">
        <w:rPr>
          <w:rFonts w:ascii="Times New Roman" w:eastAsia="Times New Roman" w:hAnsi="Times New Roman" w:cs="Times New Roman"/>
          <w:bCs/>
          <w:i/>
          <w:iCs/>
          <w:sz w:val="24"/>
          <w:szCs w:val="24"/>
        </w:rPr>
        <w:t>deltoides</w:t>
      </w:r>
      <w:proofErr w:type="spellEnd"/>
      <w:r w:rsidRPr="00E817FB">
        <w:rPr>
          <w:rFonts w:ascii="Times New Roman" w:eastAsia="Times New Roman" w:hAnsi="Times New Roman" w:cs="Times New Roman"/>
          <w:bCs/>
          <w:i/>
          <w:iCs/>
          <w:sz w:val="24"/>
          <w:szCs w:val="24"/>
        </w:rPr>
        <w:t xml:space="preserve"> spp. </w:t>
      </w:r>
      <w:proofErr w:type="spellStart"/>
      <w:r w:rsidRPr="00E817FB">
        <w:rPr>
          <w:rFonts w:ascii="Times New Roman" w:eastAsia="Times New Roman" w:hAnsi="Times New Roman" w:cs="Times New Roman"/>
          <w:bCs/>
          <w:i/>
          <w:iCs/>
          <w:sz w:val="24"/>
          <w:szCs w:val="24"/>
        </w:rPr>
        <w:t>wi</w:t>
      </w:r>
      <w:r w:rsidR="001F2122" w:rsidRPr="00E817FB">
        <w:rPr>
          <w:rFonts w:ascii="Times New Roman" w:eastAsia="Times New Roman" w:hAnsi="Times New Roman" w:cs="Times New Roman"/>
          <w:bCs/>
          <w:i/>
          <w:iCs/>
          <w:sz w:val="24"/>
          <w:szCs w:val="24"/>
        </w:rPr>
        <w:t>slizeni</w:t>
      </w:r>
      <w:proofErr w:type="spellEnd"/>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sidR="00C4453B">
        <w:rPr>
          <w:rFonts w:ascii="Times New Roman" w:eastAsia="Times New Roman" w:hAnsi="Times New Roman" w:cs="Times New Roman"/>
          <w:bCs/>
          <w:sz w:val="24"/>
          <w:szCs w:val="24"/>
        </w:rPr>
        <w:t xml:space="preserve"> It is an interesting blend of aspects of both the Northern Rockies reach as well as the regulated reach of the Rio Grande.</w:t>
      </w:r>
    </w:p>
    <w:p w14:paraId="310E2C30" w14:textId="55693CD5" w:rsidR="00E47F22" w:rsidRPr="00E817FB" w:rsidRDefault="008C66DD">
      <w:pPr>
        <w:spacing w:line="480" w:lineRule="auto"/>
        <w:ind w:firstLine="720"/>
        <w:rPr>
          <w:rFonts w:ascii="Times New Roman" w:eastAsia="Times New Roman" w:hAnsi="Times New Roman" w:cs="Times New Roman"/>
          <w:bCs/>
          <w:sz w:val="24"/>
          <w:szCs w:val="24"/>
        </w:rPr>
        <w:pPrChange w:id="253" w:author="Abraham E Springer" w:date="2025-02-17T12:19:00Z" w16du:dateUtc="2025-02-17T19:19:00Z">
          <w:pPr>
            <w:spacing w:line="240" w:lineRule="auto"/>
            <w:ind w:firstLine="720"/>
          </w:pPr>
        </w:pPrChange>
      </w:pP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meaningful precipitation usually arrives in mid-July. Therefore, June and July 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r w:rsidR="0089221C" w:rsidRPr="00E817FB">
        <w:rPr>
          <w:rFonts w:ascii="Times New Roman" w:eastAsia="Times New Roman" w:hAnsi="Times New Roman" w:cs="Times New Roman"/>
          <w:bCs/>
          <w:sz w:val="24"/>
          <w:szCs w:val="24"/>
        </w:rPr>
        <w:t xml:space="preserve">Groundwater and surface water are highly related in the </w:t>
      </w:r>
      <w:commentRangeStart w:id="254"/>
      <w:commentRangeStart w:id="255"/>
      <w:r w:rsidR="0089221C" w:rsidRPr="00E817FB">
        <w:rPr>
          <w:rFonts w:ascii="Times New Roman" w:eastAsia="Times New Roman" w:hAnsi="Times New Roman" w:cs="Times New Roman"/>
          <w:bCs/>
          <w:sz w:val="24"/>
          <w:szCs w:val="24"/>
        </w:rPr>
        <w:t xml:space="preserve">Southwest </w:t>
      </w:r>
      <w:commentRangeEnd w:id="254"/>
      <w:r w:rsidR="0089221C" w:rsidRPr="00E817FB">
        <w:rPr>
          <w:rStyle w:val="CommentReference"/>
          <w:rFonts w:ascii="Times New Roman" w:hAnsi="Times New Roman" w:cs="Times New Roman"/>
          <w:sz w:val="24"/>
          <w:szCs w:val="24"/>
        </w:rPr>
        <w:commentReference w:id="254"/>
      </w:r>
      <w:commentRangeEnd w:id="255"/>
      <w:r w:rsidR="00B35759" w:rsidRPr="00E817FB">
        <w:rPr>
          <w:rStyle w:val="CommentReference"/>
          <w:rFonts w:ascii="Times New Roman" w:hAnsi="Times New Roman" w:cs="Times New Roman"/>
          <w:sz w:val="24"/>
          <w:szCs w:val="24"/>
        </w:rPr>
        <w:commentReference w:id="255"/>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0089221C"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r w:rsidR="004E56EB">
        <w:rPr>
          <w:rFonts w:ascii="Times New Roman" w:eastAsia="Times New Roman" w:hAnsi="Times New Roman" w:cs="Times New Roman"/>
          <w:bCs/>
          <w:sz w:val="24"/>
          <w:szCs w:val="24"/>
        </w:rPr>
        <w:t xml:space="preserve"> </w:t>
      </w:r>
      <w:del w:id="256" w:author="Abraham E Springer" w:date="2025-02-24T11:43:00Z" w16du:dateUtc="2025-02-24T18:43:00Z">
        <w:r w:rsidR="008D7A70" w:rsidRPr="00E817FB" w:rsidDel="00413AC7">
          <w:rPr>
            <w:rFonts w:ascii="Times New Roman" w:eastAsia="Times New Roman" w:hAnsi="Times New Roman" w:cs="Times New Roman"/>
            <w:bCs/>
            <w:sz w:val="24"/>
            <w:szCs w:val="24"/>
          </w:rPr>
          <w:delText xml:space="preserve">Recent research found that </w:delText>
        </w:r>
      </w:del>
      <w:r w:rsidR="008D7A70" w:rsidRPr="00E817FB">
        <w:rPr>
          <w:rFonts w:ascii="Times New Roman" w:eastAsia="Times New Roman" w:hAnsi="Times New Roman" w:cs="Times New Roman"/>
          <w:bCs/>
          <w:sz w:val="24"/>
          <w:szCs w:val="24"/>
        </w:rPr>
        <w:t>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008D7A70"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Higher flows could increase water availability and allow them to cool themselves </w:t>
      </w:r>
      <w:r w:rsidR="00CA75BB">
        <w:rPr>
          <w:rFonts w:ascii="Times New Roman" w:eastAsia="Times New Roman" w:hAnsi="Times New Roman" w:cs="Times New Roman"/>
          <w:bCs/>
          <w:sz w:val="24"/>
          <w:szCs w:val="24"/>
        </w:rPr>
        <w:t>more efficiently</w:t>
      </w:r>
      <w:r w:rsidR="008D7A70" w:rsidRPr="00E817FB">
        <w:rPr>
          <w:rFonts w:ascii="Times New Roman" w:eastAsia="Times New Roman" w:hAnsi="Times New Roman" w:cs="Times New Roman"/>
          <w:bCs/>
          <w:sz w:val="24"/>
          <w:szCs w:val="24"/>
        </w:rPr>
        <w:t xml:space="preserve">. </w:t>
      </w:r>
    </w:p>
    <w:p w14:paraId="78F27D60" w14:textId="15BCAD4E" w:rsidR="005F4AE0" w:rsidRPr="00E817FB" w:rsidRDefault="001F2122" w:rsidP="0070032A">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October temperatures (positive) </w:t>
      </w:r>
      <w:r w:rsidR="0070032A">
        <w:rPr>
          <w:rFonts w:ascii="Times New Roman" w:eastAsia="Times New Roman" w:hAnsi="Times New Roman" w:cs="Times New Roman"/>
          <w:bCs/>
          <w:sz w:val="24"/>
          <w:szCs w:val="24"/>
        </w:rPr>
        <w:t>is</w:t>
      </w:r>
      <w:r w:rsidRPr="00E817FB">
        <w:rPr>
          <w:rFonts w:ascii="Times New Roman" w:eastAsia="Times New Roman" w:hAnsi="Times New Roman" w:cs="Times New Roman"/>
          <w:bCs/>
          <w:sz w:val="24"/>
          <w:szCs w:val="24"/>
        </w:rPr>
        <w:t xml:space="preserve">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w:t>
      </w:r>
      <w:r w:rsidR="00E47F22" w:rsidRPr="00E817FB">
        <w:rPr>
          <w:rFonts w:ascii="Times New Roman" w:eastAsia="Times New Roman" w:hAnsi="Times New Roman" w:cs="Times New Roman"/>
          <w:bCs/>
          <w:sz w:val="24"/>
          <w:szCs w:val="24"/>
        </w:rPr>
        <w:lastRenderedPageBreak/>
        <w:t xml:space="preserve">them to increase their growth. </w:t>
      </w:r>
      <w:r w:rsidR="008D7A70" w:rsidRPr="00E817FB">
        <w:rPr>
          <w:rFonts w:ascii="Times New Roman" w:eastAsia="Times New Roman" w:hAnsi="Times New Roman" w:cs="Times New Roman"/>
          <w:bCs/>
          <w:sz w:val="24"/>
          <w:szCs w:val="24"/>
        </w:rPr>
        <w:t>June PDSI could positively impact tree growth because if temperatures are higher in June and trees have adequate water, they may be able to grow quicker.</w:t>
      </w:r>
      <w:r w:rsidR="0070032A">
        <w:rPr>
          <w:rFonts w:ascii="Times New Roman" w:eastAsia="Times New Roman" w:hAnsi="Times New Roman" w:cs="Times New Roman"/>
          <w:bCs/>
          <w:sz w:val="24"/>
          <w:szCs w:val="24"/>
        </w:rPr>
        <w:t xml:space="preserve"> </w:t>
      </w:r>
      <w:r w:rsidR="005F4AE0">
        <w:rPr>
          <w:rFonts w:ascii="Times New Roman" w:eastAsia="Times New Roman" w:hAnsi="Times New Roman" w:cs="Times New Roman"/>
          <w:bCs/>
          <w:sz w:val="24"/>
          <w:szCs w:val="24"/>
        </w:rPr>
        <w:t xml:space="preserve">September streamflow was negatively correlated to annual tree </w:t>
      </w:r>
      <w:r w:rsidR="00FD4340">
        <w:rPr>
          <w:rFonts w:ascii="Times New Roman" w:eastAsia="Times New Roman" w:hAnsi="Times New Roman" w:cs="Times New Roman"/>
          <w:bCs/>
          <w:sz w:val="24"/>
          <w:szCs w:val="24"/>
        </w:rPr>
        <w:t>growth,</w:t>
      </w:r>
      <w:r w:rsidR="0070032A">
        <w:rPr>
          <w:rFonts w:ascii="Times New Roman" w:eastAsia="Times New Roman" w:hAnsi="Times New Roman" w:cs="Times New Roman"/>
          <w:bCs/>
          <w:sz w:val="24"/>
          <w:szCs w:val="24"/>
        </w:rPr>
        <w:t xml:space="preserve"> but this seems inconsistent with cottonwood ecology.</w:t>
      </w:r>
    </w:p>
    <w:p w14:paraId="18B4B785" w14:textId="77777777" w:rsidR="00E744E4" w:rsidRDefault="00E744E4" w:rsidP="00E744E4">
      <w:pPr>
        <w:pStyle w:val="Heading2"/>
      </w:pPr>
      <w:commentRangeStart w:id="257"/>
      <w:commentRangeStart w:id="258"/>
      <w:r>
        <w:t>Establishment</w:t>
      </w:r>
      <w:commentRangeEnd w:id="257"/>
      <w:r w:rsidR="00194CE3">
        <w:rPr>
          <w:rStyle w:val="CommentReference"/>
          <w:rFonts w:ascii="Arial" w:eastAsia="Arial" w:hAnsi="Arial" w:cs="Arial"/>
          <w:color w:val="auto"/>
        </w:rPr>
        <w:commentReference w:id="257"/>
      </w:r>
      <w:commentRangeEnd w:id="258"/>
      <w:r w:rsidR="00C34FF1">
        <w:rPr>
          <w:rStyle w:val="CommentReference"/>
          <w:rFonts w:ascii="Arial" w:eastAsia="Arial" w:hAnsi="Arial" w:cs="Arial"/>
          <w:color w:val="auto"/>
        </w:rPr>
        <w:commentReference w:id="258"/>
      </w:r>
    </w:p>
    <w:p w14:paraId="29F591E2" w14:textId="2205BC80" w:rsidR="00E744E4" w:rsidRPr="005B47D3" w:rsidRDefault="00E744E4"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The Verde River and its floodplain are largely depositional. Riparian tree root collars are submerged</w:t>
      </w:r>
      <w:r w:rsidR="00CA75BB">
        <w:rPr>
          <w:rFonts w:ascii="Times New Roman" w:hAnsi="Times New Roman" w:cs="Times New Roman"/>
          <w:sz w:val="24"/>
          <w:szCs w:val="24"/>
        </w:rPr>
        <w:t xml:space="preserve"> by sediment</w:t>
      </w:r>
      <w:r w:rsidRPr="005B47D3">
        <w:rPr>
          <w:rFonts w:ascii="Times New Roman" w:hAnsi="Times New Roman" w:cs="Times New Roman"/>
          <w:sz w:val="24"/>
          <w:szCs w:val="24"/>
        </w:rPr>
        <w:t xml:space="preserve">, and the amount of deposition is impossible to know without direct excavation. Therefore, ages collected from this study are the minimum ages a tree could be at the height the core was taken. However, Fremont cottonwoods grow rapidly. Stromberg </w:t>
      </w:r>
      <w:ins w:id="259" w:author="Abraham E Springer" w:date="2025-02-24T11:44:00Z" w16du:dateUtc="2025-02-24T18:44:00Z">
        <w:r w:rsidR="00413AC7">
          <w:rPr>
            <w:rFonts w:ascii="Times New Roman" w:hAnsi="Times New Roman" w:cs="Times New Roman"/>
            <w:sz w:val="24"/>
            <w:szCs w:val="24"/>
          </w:rPr>
          <w:t>(</w:t>
        </w:r>
      </w:ins>
      <w:r w:rsidRPr="005B47D3">
        <w:rPr>
          <w:rFonts w:ascii="Times New Roman" w:hAnsi="Times New Roman" w:cs="Times New Roman"/>
          <w:sz w:val="24"/>
          <w:szCs w:val="24"/>
        </w:rPr>
        <w:t>1997</w:t>
      </w:r>
      <w:ins w:id="260" w:author="Abraham E Springer" w:date="2025-02-24T11:44:00Z" w16du:dateUtc="2025-02-24T18:44:00Z">
        <w:r w:rsidR="00413AC7">
          <w:rPr>
            <w:rFonts w:ascii="Times New Roman" w:hAnsi="Times New Roman" w:cs="Times New Roman"/>
            <w:sz w:val="24"/>
            <w:szCs w:val="24"/>
          </w:rPr>
          <w:t>)</w:t>
        </w:r>
      </w:ins>
      <w:r w:rsidRPr="005B47D3">
        <w:rPr>
          <w:rFonts w:ascii="Times New Roman" w:hAnsi="Times New Roman" w:cs="Times New Roman"/>
          <w:sz w:val="24"/>
          <w:szCs w:val="24"/>
        </w:rPr>
        <w:t xml:space="preserve"> documented them </w:t>
      </w:r>
      <w:r w:rsidR="00AF7FA0">
        <w:rPr>
          <w:rFonts w:ascii="Times New Roman" w:hAnsi="Times New Roman" w:cs="Times New Roman"/>
          <w:sz w:val="24"/>
          <w:szCs w:val="24"/>
        </w:rPr>
        <w:t>averaging</w:t>
      </w:r>
      <w:r w:rsidRPr="005B47D3">
        <w:rPr>
          <w:rFonts w:ascii="Times New Roman" w:hAnsi="Times New Roman" w:cs="Times New Roman"/>
          <w:sz w:val="24"/>
          <w:szCs w:val="24"/>
        </w:rPr>
        <w:t xml:space="preserve"> heights of over 1m in just two growing seasons. Seedlings from this study averaged over </w:t>
      </w:r>
      <w:ins w:id="261" w:author="Abraham E Springer" w:date="2025-02-24T11:44:00Z" w16du:dateUtc="2025-02-24T18:44:00Z">
        <w:r w:rsidR="00413AC7">
          <w:rPr>
            <w:rFonts w:ascii="Times New Roman" w:hAnsi="Times New Roman" w:cs="Times New Roman"/>
            <w:sz w:val="24"/>
            <w:szCs w:val="24"/>
          </w:rPr>
          <w:t>0</w:t>
        </w:r>
      </w:ins>
      <w:r w:rsidRPr="005B47D3">
        <w:rPr>
          <w:rFonts w:ascii="Times New Roman" w:hAnsi="Times New Roman" w:cs="Times New Roman"/>
          <w:sz w:val="24"/>
          <w:szCs w:val="24"/>
        </w:rPr>
        <w:t>.5 m in two growing seasons. It is unlikely that ages at coring height are many years off from their original germination date.</w:t>
      </w:r>
    </w:p>
    <w:p w14:paraId="53F36878" w14:textId="693E71EC" w:rsidR="00E744E4" w:rsidRPr="005B47D3" w:rsidRDefault="00E744E4"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Riparian forests along the Verde spent most of the 20</w:t>
      </w:r>
      <w:r w:rsidRPr="005B47D3">
        <w:rPr>
          <w:rFonts w:ascii="Times New Roman" w:hAnsi="Times New Roman" w:cs="Times New Roman"/>
          <w:sz w:val="24"/>
          <w:szCs w:val="24"/>
          <w:vertAlign w:val="superscript"/>
        </w:rPr>
        <w:t>th</w:t>
      </w:r>
      <w:r w:rsidRPr="005B47D3">
        <w:rPr>
          <w:rFonts w:ascii="Times New Roman" w:hAnsi="Times New Roman" w:cs="Times New Roman"/>
          <w:sz w:val="24"/>
          <w:szCs w:val="24"/>
        </w:rPr>
        <w:t xml:space="preserve"> century recovering from </w:t>
      </w:r>
      <w:r w:rsidRPr="00194CE3">
        <w:rPr>
          <w:rFonts w:ascii="Times New Roman" w:hAnsi="Times New Roman" w:cs="Times New Roman"/>
          <w:sz w:val="24"/>
          <w:szCs w:val="24"/>
        </w:rPr>
        <w:t xml:space="preserve">anthropogenic impacts </w:t>
      </w:r>
      <w:r w:rsidRPr="00194CE3">
        <w:rPr>
          <w:rFonts w:ascii="Times New Roman" w:hAnsi="Times New Roman" w:cs="Times New Roman"/>
          <w:sz w:val="24"/>
          <w:szCs w:val="24"/>
        </w:rPr>
        <w:fldChar w:fldCharType="begin"/>
      </w:r>
      <w:r w:rsidRPr="00194CE3">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194CE3">
        <w:rPr>
          <w:rFonts w:ascii="Times New Roman" w:hAnsi="Times New Roman" w:cs="Times New Roman"/>
          <w:sz w:val="24"/>
          <w:szCs w:val="24"/>
        </w:rPr>
        <w:fldChar w:fldCharType="separate"/>
      </w:r>
      <w:r w:rsidRPr="00194CE3">
        <w:rPr>
          <w:rFonts w:ascii="Times New Roman" w:hAnsi="Times New Roman" w:cs="Times New Roman"/>
          <w:sz w:val="24"/>
          <w:szCs w:val="24"/>
        </w:rPr>
        <w:t>(Lopez &amp; Springer, 2002)</w:t>
      </w:r>
      <w:r w:rsidRPr="00194CE3">
        <w:rPr>
          <w:rFonts w:ascii="Times New Roman" w:hAnsi="Times New Roman" w:cs="Times New Roman"/>
          <w:sz w:val="24"/>
          <w:szCs w:val="24"/>
        </w:rPr>
        <w:fldChar w:fldCharType="end"/>
      </w:r>
      <w:r w:rsidRPr="00194CE3">
        <w:rPr>
          <w:rFonts w:ascii="Times New Roman" w:hAnsi="Times New Roman" w:cs="Times New Roman"/>
          <w:sz w:val="24"/>
          <w:szCs w:val="24"/>
        </w:rPr>
        <w:t>. However, Fremont cottonwoods establishment within the past 40 years</w:t>
      </w:r>
      <w:r w:rsidRPr="005B47D3">
        <w:rPr>
          <w:rFonts w:ascii="Times New Roman" w:hAnsi="Times New Roman" w:cs="Times New Roman"/>
          <w:sz w:val="24"/>
          <w:szCs w:val="24"/>
        </w:rPr>
        <w:t xml:space="preserve"> seems to be tied to large winter floods.</w:t>
      </w:r>
      <w:r>
        <w:rPr>
          <w:rFonts w:ascii="Times New Roman" w:hAnsi="Times New Roman" w:cs="Times New Roman"/>
          <w:sz w:val="24"/>
          <w:szCs w:val="24"/>
        </w:rPr>
        <w:t xml:space="preserve"> </w:t>
      </w:r>
      <w:r w:rsidRPr="005B47D3">
        <w:rPr>
          <w:rFonts w:ascii="Times New Roman" w:hAnsi="Times New Roman" w:cs="Times New Roman"/>
          <w:sz w:val="24"/>
          <w:szCs w:val="24"/>
        </w:rPr>
        <w:t>The average age at coring height was the year 2000 which means trees most likely date back to floods in 1993</w:t>
      </w:r>
      <w:r w:rsidR="00E850DA">
        <w:rPr>
          <w:rFonts w:ascii="Times New Roman" w:hAnsi="Times New Roman" w:cs="Times New Roman"/>
          <w:sz w:val="24"/>
          <w:szCs w:val="24"/>
        </w:rPr>
        <w:t xml:space="preserve"> (less than a 2% </w:t>
      </w:r>
      <w:r w:rsidR="00C34FF1">
        <w:rPr>
          <w:rFonts w:ascii="Times New Roman" w:hAnsi="Times New Roman" w:cs="Times New Roman"/>
          <w:sz w:val="24"/>
          <w:szCs w:val="24"/>
        </w:rPr>
        <w:t>AEP</w:t>
      </w:r>
      <w:r w:rsidR="00E850DA">
        <w:rPr>
          <w:rFonts w:ascii="Times New Roman" w:hAnsi="Times New Roman" w:cs="Times New Roman"/>
          <w:sz w:val="24"/>
          <w:szCs w:val="24"/>
        </w:rPr>
        <w:t xml:space="preserve">), </w:t>
      </w:r>
      <w:r w:rsidR="00E850DA" w:rsidRPr="005B47D3">
        <w:rPr>
          <w:rFonts w:ascii="Times New Roman" w:hAnsi="Times New Roman" w:cs="Times New Roman"/>
          <w:sz w:val="24"/>
          <w:szCs w:val="24"/>
        </w:rPr>
        <w:t>and</w:t>
      </w:r>
      <w:r w:rsidRPr="005B47D3">
        <w:rPr>
          <w:rFonts w:ascii="Times New Roman" w:hAnsi="Times New Roman" w:cs="Times New Roman"/>
          <w:sz w:val="24"/>
          <w:szCs w:val="24"/>
        </w:rPr>
        <w:t xml:space="preserve"> 1995</w:t>
      </w:r>
      <w:r w:rsidR="00E850DA">
        <w:rPr>
          <w:rFonts w:ascii="Times New Roman" w:hAnsi="Times New Roman" w:cs="Times New Roman"/>
          <w:sz w:val="24"/>
          <w:szCs w:val="24"/>
        </w:rPr>
        <w:t xml:space="preserve"> (4% </w:t>
      </w:r>
      <w:r w:rsidR="00C34FF1">
        <w:rPr>
          <w:rFonts w:ascii="Times New Roman" w:hAnsi="Times New Roman" w:cs="Times New Roman"/>
          <w:sz w:val="24"/>
          <w:szCs w:val="24"/>
        </w:rPr>
        <w:t>AEP</w:t>
      </w:r>
      <w:r w:rsidR="00E850DA">
        <w:rPr>
          <w:rFonts w:ascii="Times New Roman" w:hAnsi="Times New Roman" w:cs="Times New Roman"/>
          <w:sz w:val="24"/>
          <w:szCs w:val="24"/>
        </w:rPr>
        <w:t>)</w:t>
      </w:r>
      <w:r w:rsidRPr="005B47D3">
        <w:rPr>
          <w:rFonts w:ascii="Times New Roman" w:hAnsi="Times New Roman" w:cs="Times New Roman"/>
          <w:sz w:val="24"/>
          <w:szCs w:val="24"/>
        </w:rPr>
        <w:t xml:space="preserve"> and the following years.</w:t>
      </w:r>
    </w:p>
    <w:p w14:paraId="3BFB9A96" w14:textId="1F9E146C" w:rsidR="00E744E4" w:rsidRPr="005B47D3" w:rsidRDefault="00E744E4"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 xml:space="preserve"> Stromberg </w:t>
      </w:r>
      <w:ins w:id="262" w:author="Abraham E Springer" w:date="2025-02-24T11:45:00Z" w16du:dateUtc="2025-02-24T18:45:00Z">
        <w:r w:rsidR="00413AC7">
          <w:rPr>
            <w:rFonts w:ascii="Times New Roman" w:hAnsi="Times New Roman" w:cs="Times New Roman"/>
            <w:sz w:val="24"/>
            <w:szCs w:val="24"/>
          </w:rPr>
          <w:t>(</w:t>
        </w:r>
      </w:ins>
      <w:r w:rsidRPr="005B47D3">
        <w:rPr>
          <w:rFonts w:ascii="Times New Roman" w:hAnsi="Times New Roman" w:cs="Times New Roman"/>
          <w:sz w:val="24"/>
          <w:szCs w:val="24"/>
        </w:rPr>
        <w:t>1997</w:t>
      </w:r>
      <w:ins w:id="263" w:author="Abraham E Springer" w:date="2025-02-24T11:45:00Z" w16du:dateUtc="2025-02-24T18:45:00Z">
        <w:r w:rsidR="00413AC7">
          <w:rPr>
            <w:rFonts w:ascii="Times New Roman" w:hAnsi="Times New Roman" w:cs="Times New Roman"/>
            <w:sz w:val="24"/>
            <w:szCs w:val="24"/>
          </w:rPr>
          <w:t>)</w:t>
        </w:r>
      </w:ins>
      <w:r w:rsidRPr="005B47D3">
        <w:rPr>
          <w:rFonts w:ascii="Times New Roman" w:hAnsi="Times New Roman" w:cs="Times New Roman"/>
          <w:sz w:val="24"/>
          <w:szCs w:val="24"/>
        </w:rPr>
        <w:t xml:space="preserve"> found cottonwood regeneration occurred in successive years following these two large floods. </w:t>
      </w:r>
      <w:r w:rsidR="00194CE3">
        <w:rPr>
          <w:rFonts w:ascii="Times New Roman" w:hAnsi="Times New Roman" w:cs="Times New Roman"/>
          <w:sz w:val="24"/>
          <w:szCs w:val="24"/>
        </w:rPr>
        <w:t>This</w:t>
      </w:r>
      <w:r w:rsidRPr="005B47D3">
        <w:rPr>
          <w:rFonts w:ascii="Times New Roman" w:hAnsi="Times New Roman" w:cs="Times New Roman"/>
          <w:sz w:val="24"/>
          <w:szCs w:val="24"/>
        </w:rPr>
        <w:t xml:space="preserve"> study observed seedling survival through the first growing season for cohorts from both 2023 and 2024. While 2023 was a large winter flood, 2024 floods had an </w:t>
      </w:r>
      <w:r w:rsidR="00C34FF1">
        <w:rPr>
          <w:rFonts w:ascii="Times New Roman" w:hAnsi="Times New Roman" w:cs="Times New Roman"/>
          <w:sz w:val="24"/>
          <w:szCs w:val="24"/>
        </w:rPr>
        <w:t>AEP</w:t>
      </w:r>
      <w:r w:rsidRPr="005B47D3">
        <w:rPr>
          <w:rFonts w:ascii="Times New Roman" w:hAnsi="Times New Roman" w:cs="Times New Roman"/>
          <w:sz w:val="24"/>
          <w:szCs w:val="24"/>
        </w:rPr>
        <w:t xml:space="preserve"> of more than 50% (</w:t>
      </w:r>
      <w:hyperlink r:id="rId26" w:history="1">
        <w:r w:rsidRPr="00194CE3">
          <w:rPr>
            <w:rStyle w:val="Hyperlink"/>
            <w:rFonts w:ascii="Times New Roman" w:hAnsi="Times New Roman" w:cs="Times New Roman"/>
            <w:sz w:val="18"/>
            <w:szCs w:val="18"/>
          </w:rPr>
          <w:t>https://streamstats.usgs.gov/ss/?gage=09506000&amp;tab=info</w:t>
        </w:r>
      </w:hyperlink>
      <w:r w:rsidRPr="00194CE3">
        <w:rPr>
          <w:rFonts w:ascii="Times New Roman" w:hAnsi="Times New Roman" w:cs="Times New Roman"/>
          <w:sz w:val="18"/>
          <w:szCs w:val="18"/>
        </w:rPr>
        <w:t xml:space="preserve">). </w:t>
      </w:r>
      <w:r w:rsidRPr="005B47D3">
        <w:rPr>
          <w:rFonts w:ascii="Times New Roman" w:hAnsi="Times New Roman" w:cs="Times New Roman"/>
          <w:sz w:val="24"/>
          <w:szCs w:val="24"/>
        </w:rPr>
        <w:t>This shows that cottonwood regeneration is not tied directly to a single year but rather multiple years following floods, even if following years don’t have large floods.</w:t>
      </w:r>
    </w:p>
    <w:p w14:paraId="73FB642E" w14:textId="31079E7D" w:rsidR="00E744E4" w:rsidRDefault="00E744E4" w:rsidP="00AF7FA0">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lastRenderedPageBreak/>
        <w:t>Peaks in regeneration were observed following 1993, 1997 and 2005</w:t>
      </w:r>
      <w:r w:rsidR="006B5CFD">
        <w:rPr>
          <w:rFonts w:ascii="Times New Roman" w:hAnsi="Times New Roman" w:cs="Times New Roman"/>
          <w:sz w:val="24"/>
          <w:szCs w:val="24"/>
        </w:rPr>
        <w:t xml:space="preserve"> (Figure 4.)</w:t>
      </w:r>
      <w:r w:rsidRPr="005B47D3">
        <w:rPr>
          <w:rFonts w:ascii="Times New Roman" w:hAnsi="Times New Roman" w:cs="Times New Roman"/>
          <w:sz w:val="24"/>
          <w:szCs w:val="24"/>
        </w:rPr>
        <w:t>. Peaks in regeneration after 1993 and 2005</w:t>
      </w:r>
      <w:r w:rsidR="00F65CE9">
        <w:rPr>
          <w:rFonts w:ascii="Times New Roman" w:hAnsi="Times New Roman" w:cs="Times New Roman"/>
          <w:sz w:val="24"/>
          <w:szCs w:val="24"/>
        </w:rPr>
        <w:t xml:space="preserve">, which had an </w:t>
      </w:r>
      <w:r w:rsidR="00C34FF1">
        <w:rPr>
          <w:rFonts w:ascii="Times New Roman" w:hAnsi="Times New Roman" w:cs="Times New Roman"/>
          <w:sz w:val="24"/>
          <w:szCs w:val="24"/>
        </w:rPr>
        <w:t>AEP</w:t>
      </w:r>
      <w:r w:rsidR="00F65CE9">
        <w:rPr>
          <w:rFonts w:ascii="Times New Roman" w:hAnsi="Times New Roman" w:cs="Times New Roman"/>
          <w:sz w:val="24"/>
          <w:szCs w:val="24"/>
        </w:rPr>
        <w:t xml:space="preserve"> </w:t>
      </w:r>
      <w:r w:rsidR="00E850DA">
        <w:rPr>
          <w:rFonts w:ascii="Times New Roman" w:hAnsi="Times New Roman" w:cs="Times New Roman"/>
          <w:sz w:val="24"/>
          <w:szCs w:val="24"/>
        </w:rPr>
        <w:t>between a 10</w:t>
      </w:r>
      <w:r w:rsidR="00F65CE9">
        <w:rPr>
          <w:rFonts w:ascii="Times New Roman" w:hAnsi="Times New Roman" w:cs="Times New Roman"/>
          <w:sz w:val="24"/>
          <w:szCs w:val="24"/>
        </w:rPr>
        <w:t>%</w:t>
      </w:r>
      <w:r w:rsidR="00E850DA">
        <w:rPr>
          <w:rFonts w:ascii="Times New Roman" w:hAnsi="Times New Roman" w:cs="Times New Roman"/>
          <w:sz w:val="24"/>
          <w:szCs w:val="24"/>
        </w:rPr>
        <w:t xml:space="preserve"> and 4%</w:t>
      </w:r>
      <w:r w:rsidR="00F65CE9">
        <w:rPr>
          <w:rFonts w:ascii="Times New Roman" w:hAnsi="Times New Roman" w:cs="Times New Roman"/>
          <w:sz w:val="24"/>
          <w:szCs w:val="24"/>
        </w:rPr>
        <w:t>,</w:t>
      </w:r>
      <w:r w:rsidRPr="005B47D3">
        <w:rPr>
          <w:rFonts w:ascii="Times New Roman" w:hAnsi="Times New Roman" w:cs="Times New Roman"/>
          <w:sz w:val="24"/>
          <w:szCs w:val="24"/>
        </w:rPr>
        <w:t xml:space="preserve"> are likely directly related to large floods of that year. </w:t>
      </w:r>
      <w:r>
        <w:rPr>
          <w:rFonts w:ascii="Times New Roman" w:hAnsi="Times New Roman" w:cs="Times New Roman"/>
          <w:sz w:val="24"/>
          <w:szCs w:val="24"/>
        </w:rPr>
        <w:t>Although 1993 had the largest flood</w:t>
      </w:r>
      <w:ins w:id="264" w:author="Abraham E Springer" w:date="2025-02-24T11:51:00Z" w16du:dateUtc="2025-02-24T18:51:00Z">
        <w:r w:rsidR="00A8746B">
          <w:rPr>
            <w:rFonts w:ascii="Times New Roman" w:hAnsi="Times New Roman" w:cs="Times New Roman"/>
            <w:sz w:val="24"/>
            <w:szCs w:val="24"/>
          </w:rPr>
          <w:t>,</w:t>
        </w:r>
      </w:ins>
      <w:r w:rsidR="00E850DA">
        <w:rPr>
          <w:rFonts w:ascii="Times New Roman" w:hAnsi="Times New Roman" w:cs="Times New Roman"/>
          <w:sz w:val="24"/>
          <w:szCs w:val="24"/>
        </w:rPr>
        <w:t xml:space="preserve"> </w:t>
      </w:r>
      <w:r>
        <w:rPr>
          <w:rFonts w:ascii="Times New Roman" w:hAnsi="Times New Roman" w:cs="Times New Roman"/>
          <w:sz w:val="24"/>
          <w:szCs w:val="24"/>
        </w:rPr>
        <w:t xml:space="preserve">the peak in </w:t>
      </w:r>
      <w:r w:rsidR="00A8746B">
        <w:rPr>
          <w:rFonts w:ascii="Times New Roman" w:hAnsi="Times New Roman" w:cs="Times New Roman"/>
          <w:sz w:val="24"/>
          <w:szCs w:val="24"/>
        </w:rPr>
        <w:t xml:space="preserve">tree </w:t>
      </w:r>
      <w:r>
        <w:rPr>
          <w:rFonts w:ascii="Times New Roman" w:hAnsi="Times New Roman" w:cs="Times New Roman"/>
          <w:sz w:val="24"/>
          <w:szCs w:val="24"/>
        </w:rPr>
        <w:t>ages associated with that year is much lower than the following 1997 to 2003 period. Because only two growing seasons occurred between the 1993 and 1995 floods, most seedlings would have been too small to withstand another large flood. Therefore, a limited amount of them would have survived the 1995 flood and explains why the 1993 peak is small compared to the flood magnitude.</w:t>
      </w:r>
    </w:p>
    <w:p w14:paraId="0E3F1F11" w14:textId="296F5368" w:rsidR="00E744E4" w:rsidRDefault="00194CE3"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However, the largest peak in ages between 1997 and 2003 is likely just regeneration occurring in successive years</w:t>
      </w:r>
      <w:r>
        <w:rPr>
          <w:rFonts w:ascii="Times New Roman" w:hAnsi="Times New Roman" w:cs="Times New Roman"/>
          <w:sz w:val="24"/>
          <w:szCs w:val="24"/>
        </w:rPr>
        <w:t xml:space="preserve"> following floods</w:t>
      </w:r>
      <w:r w:rsidRPr="005B47D3">
        <w:rPr>
          <w:rFonts w:ascii="Times New Roman" w:hAnsi="Times New Roman" w:cs="Times New Roman"/>
          <w:sz w:val="24"/>
          <w:szCs w:val="24"/>
        </w:rPr>
        <w:t xml:space="preserve">. Large floods in 1993 and again in 1995 would have created large areas of suitable habitat for regeneration. The absence of large floods between 1995 and 2005 could have allowed seedlings to grow without being scoured away. As seedlings continued to </w:t>
      </w:r>
      <w:r>
        <w:rPr>
          <w:rFonts w:ascii="Times New Roman" w:hAnsi="Times New Roman" w:cs="Times New Roman"/>
          <w:sz w:val="24"/>
          <w:szCs w:val="24"/>
        </w:rPr>
        <w:t>recruit</w:t>
      </w:r>
      <w:r w:rsidR="00CA75BB">
        <w:rPr>
          <w:rFonts w:ascii="Times New Roman" w:hAnsi="Times New Roman" w:cs="Times New Roman"/>
          <w:sz w:val="24"/>
          <w:szCs w:val="24"/>
        </w:rPr>
        <w:t xml:space="preserve"> and grow</w:t>
      </w:r>
      <w:r w:rsidRPr="005B47D3">
        <w:rPr>
          <w:rFonts w:ascii="Times New Roman" w:hAnsi="Times New Roman" w:cs="Times New Roman"/>
          <w:sz w:val="24"/>
          <w:szCs w:val="24"/>
        </w:rPr>
        <w:t xml:space="preserve"> during this time, observed ages decline as available habitat is occupied.</w:t>
      </w:r>
      <w:r>
        <w:rPr>
          <w:rFonts w:ascii="Times New Roman" w:hAnsi="Times New Roman" w:cs="Times New Roman"/>
          <w:sz w:val="24"/>
          <w:szCs w:val="24"/>
        </w:rPr>
        <w:t xml:space="preserve"> When</w:t>
      </w:r>
      <w:r w:rsidR="00E744E4">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E744E4">
        <w:rPr>
          <w:rFonts w:ascii="Times New Roman" w:hAnsi="Times New Roman" w:cs="Times New Roman"/>
          <w:sz w:val="24"/>
          <w:szCs w:val="24"/>
        </w:rPr>
        <w:t>winter 2005 floods occurred, seedlings were already large and flexible enough to withstand</w:t>
      </w:r>
      <w:r>
        <w:rPr>
          <w:rFonts w:ascii="Times New Roman" w:hAnsi="Times New Roman" w:cs="Times New Roman"/>
          <w:sz w:val="24"/>
          <w:szCs w:val="24"/>
        </w:rPr>
        <w:t xml:space="preserve"> the</w:t>
      </w:r>
      <w:r w:rsidR="00E744E4">
        <w:rPr>
          <w:rFonts w:ascii="Times New Roman" w:hAnsi="Times New Roman" w:cs="Times New Roman"/>
          <w:sz w:val="24"/>
          <w:szCs w:val="24"/>
        </w:rPr>
        <w:t xml:space="preserve"> large floods. </w:t>
      </w:r>
      <w:r>
        <w:rPr>
          <w:rFonts w:ascii="Times New Roman" w:hAnsi="Times New Roman" w:cs="Times New Roman"/>
          <w:sz w:val="24"/>
          <w:szCs w:val="24"/>
        </w:rPr>
        <w:t>Less</w:t>
      </w:r>
      <w:r w:rsidR="00F040A7">
        <w:rPr>
          <w:rFonts w:ascii="Times New Roman" w:hAnsi="Times New Roman" w:cs="Times New Roman"/>
          <w:sz w:val="24"/>
          <w:szCs w:val="24"/>
        </w:rPr>
        <w:t xml:space="preserve"> saplings and trees </w:t>
      </w:r>
      <w:r>
        <w:rPr>
          <w:rFonts w:ascii="Times New Roman" w:hAnsi="Times New Roman" w:cs="Times New Roman"/>
          <w:sz w:val="24"/>
          <w:szCs w:val="24"/>
        </w:rPr>
        <w:t xml:space="preserve">were </w:t>
      </w:r>
      <w:r w:rsidR="00F040A7">
        <w:rPr>
          <w:rFonts w:ascii="Times New Roman" w:hAnsi="Times New Roman" w:cs="Times New Roman"/>
          <w:sz w:val="24"/>
          <w:szCs w:val="24"/>
        </w:rPr>
        <w:t>destroyed by this winter flood,</w:t>
      </w:r>
      <w:r>
        <w:rPr>
          <w:rFonts w:ascii="Times New Roman" w:hAnsi="Times New Roman" w:cs="Times New Roman"/>
          <w:sz w:val="24"/>
          <w:szCs w:val="24"/>
        </w:rPr>
        <w:t xml:space="preserve"> leading to</w:t>
      </w:r>
      <w:r w:rsidR="00F040A7">
        <w:rPr>
          <w:rFonts w:ascii="Times New Roman" w:hAnsi="Times New Roman" w:cs="Times New Roman"/>
          <w:sz w:val="24"/>
          <w:szCs w:val="24"/>
        </w:rPr>
        <w:t xml:space="preserve"> </w:t>
      </w:r>
      <w:r w:rsidR="00E744E4">
        <w:rPr>
          <w:rFonts w:ascii="Times New Roman" w:hAnsi="Times New Roman" w:cs="Times New Roman"/>
          <w:sz w:val="24"/>
          <w:szCs w:val="24"/>
        </w:rPr>
        <w:t xml:space="preserve">less </w:t>
      </w:r>
      <w:r>
        <w:rPr>
          <w:rFonts w:ascii="Times New Roman" w:hAnsi="Times New Roman" w:cs="Times New Roman"/>
          <w:sz w:val="24"/>
          <w:szCs w:val="24"/>
        </w:rPr>
        <w:t>available habitat and regeneration.</w:t>
      </w:r>
      <w:r w:rsidR="00E744E4">
        <w:rPr>
          <w:rFonts w:ascii="Times New Roman" w:hAnsi="Times New Roman" w:cs="Times New Roman"/>
          <w:sz w:val="24"/>
          <w:szCs w:val="24"/>
        </w:rPr>
        <w:t xml:space="preserve"> </w:t>
      </w:r>
      <w:r>
        <w:rPr>
          <w:rFonts w:ascii="Times New Roman" w:hAnsi="Times New Roman" w:cs="Times New Roman"/>
          <w:sz w:val="24"/>
          <w:szCs w:val="24"/>
        </w:rPr>
        <w:t>This could explain why the regeneration peak in 2005 was lower than the 1997 to 2003 period.</w:t>
      </w:r>
    </w:p>
    <w:p w14:paraId="715537F5" w14:textId="45618C0E" w:rsidR="00194CE3" w:rsidRDefault="00194CE3" w:rsidP="00EC247E">
      <w:pPr>
        <w:spacing w:line="480" w:lineRule="auto"/>
        <w:ind w:firstLine="360"/>
        <w:rPr>
          <w:rFonts w:ascii="Times New Roman" w:hAnsi="Times New Roman" w:cs="Times New Roman"/>
          <w:sz w:val="24"/>
          <w:szCs w:val="24"/>
        </w:rPr>
      </w:pPr>
      <w:r>
        <w:rPr>
          <w:rFonts w:ascii="Times New Roman" w:hAnsi="Times New Roman" w:cs="Times New Roman"/>
          <w:sz w:val="24"/>
          <w:szCs w:val="24"/>
        </w:rPr>
        <w:t>Establishment of Fremont cottonwoods on the Verde River is driven by large winter floods as is the case with cottonwoods elsewhere.</w:t>
      </w:r>
      <w:r w:rsidR="00C34FF1">
        <w:rPr>
          <w:rFonts w:ascii="Times New Roman" w:hAnsi="Times New Roman" w:cs="Times New Roman"/>
          <w:sz w:val="24"/>
          <w:szCs w:val="24"/>
        </w:rPr>
        <w:t xml:space="preserve"> It appears that a flood magnitude of with an AEP of ten percent or less is required to initiate meaningful Fremont cottonwood </w:t>
      </w:r>
      <w:commentRangeStart w:id="265"/>
      <w:commentRangeStart w:id="266"/>
      <w:r w:rsidR="00C34FF1">
        <w:rPr>
          <w:rFonts w:ascii="Times New Roman" w:hAnsi="Times New Roman" w:cs="Times New Roman"/>
          <w:sz w:val="24"/>
          <w:szCs w:val="24"/>
        </w:rPr>
        <w:t>regeneration</w:t>
      </w:r>
      <w:commentRangeEnd w:id="265"/>
      <w:r w:rsidR="00C34FF1">
        <w:rPr>
          <w:rStyle w:val="CommentReference"/>
        </w:rPr>
        <w:commentReference w:id="265"/>
      </w:r>
      <w:commentRangeEnd w:id="266"/>
      <w:r w:rsidR="00A8746B">
        <w:rPr>
          <w:rStyle w:val="CommentReference"/>
        </w:rPr>
        <w:commentReference w:id="266"/>
      </w:r>
      <w:r w:rsidR="00C34FF1">
        <w:rPr>
          <w:rFonts w:ascii="Times New Roman" w:hAnsi="Times New Roman" w:cs="Times New Roman"/>
          <w:sz w:val="24"/>
          <w:szCs w:val="24"/>
        </w:rPr>
        <w:t>.</w:t>
      </w:r>
      <w:r>
        <w:rPr>
          <w:rFonts w:ascii="Times New Roman" w:hAnsi="Times New Roman" w:cs="Times New Roman"/>
          <w:sz w:val="24"/>
          <w:szCs w:val="24"/>
        </w:rPr>
        <w:t xml:space="preserve"> However, the exact cohort and ages of trees seems to be driven by a complex combination or the frequency and size of floods. Because of the largely free-flowing nature of the Verde, this creates a diverse range of ages and cohorts that respond to </w:t>
      </w:r>
      <w:r w:rsidR="00654BC0">
        <w:rPr>
          <w:rFonts w:ascii="Times New Roman" w:hAnsi="Times New Roman" w:cs="Times New Roman"/>
          <w:sz w:val="24"/>
          <w:szCs w:val="24"/>
        </w:rPr>
        <w:t>flood regimes.</w:t>
      </w:r>
    </w:p>
    <w:p w14:paraId="7E86A52C" w14:textId="4C9BE06A" w:rsidR="00835673" w:rsidRDefault="00835673" w:rsidP="00EC247E">
      <w:pPr>
        <w:spacing w:line="480" w:lineRule="auto"/>
        <w:ind w:firstLine="360"/>
        <w:rPr>
          <w:rFonts w:ascii="Times New Roman" w:hAnsi="Times New Roman" w:cs="Times New Roman"/>
          <w:sz w:val="24"/>
          <w:szCs w:val="24"/>
        </w:rPr>
      </w:pPr>
      <w:commentRangeStart w:id="267"/>
      <w:commentRangeStart w:id="268"/>
      <w:r>
        <w:rPr>
          <w:rFonts w:ascii="Times New Roman" w:hAnsi="Times New Roman" w:cs="Times New Roman"/>
          <w:sz w:val="24"/>
          <w:szCs w:val="24"/>
        </w:rPr>
        <w:lastRenderedPageBreak/>
        <w:t>On a site level</w:t>
      </w:r>
      <w:commentRangeEnd w:id="267"/>
      <w:r w:rsidR="00833686">
        <w:rPr>
          <w:rStyle w:val="CommentReference"/>
        </w:rPr>
        <w:commentReference w:id="267"/>
      </w:r>
      <w:commentRangeEnd w:id="268"/>
      <w:r w:rsidR="00A8746B">
        <w:rPr>
          <w:rStyle w:val="CommentReference"/>
        </w:rPr>
        <w:commentReference w:id="268"/>
      </w:r>
      <w:r>
        <w:rPr>
          <w:rFonts w:ascii="Times New Roman" w:hAnsi="Times New Roman" w:cs="Times New Roman"/>
          <w:sz w:val="24"/>
          <w:szCs w:val="24"/>
        </w:rPr>
        <w:t xml:space="preserve">,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w:t>
      </w:r>
      <w:r w:rsidR="00833686">
        <w:rPr>
          <w:rFonts w:ascii="Times New Roman" w:hAnsi="Times New Roman" w:cs="Times New Roman"/>
          <w:sz w:val="24"/>
          <w:szCs w:val="24"/>
        </w:rPr>
        <w:t>floods,</w:t>
      </w:r>
      <w:r>
        <w:rPr>
          <w:rFonts w:ascii="Times New Roman" w:hAnsi="Times New Roman" w:cs="Times New Roman"/>
          <w:sz w:val="24"/>
          <w:szCs w:val="24"/>
        </w:rPr>
        <w:t xml:space="preserve"> but the seedlings will already have reached the water table</w:t>
      </w:r>
      <w:r w:rsidR="00833686">
        <w:rPr>
          <w:rFonts w:ascii="Times New Roman" w:hAnsi="Times New Roman" w:cs="Times New Roman"/>
          <w:sz w:val="24"/>
          <w:szCs w:val="24"/>
        </w:rPr>
        <w:t>. These sites created very productive and local spots for regeneration</w:t>
      </w:r>
      <w:r w:rsidR="00855F9A">
        <w:rPr>
          <w:rFonts w:ascii="Times New Roman" w:hAnsi="Times New Roman" w:cs="Times New Roman"/>
          <w:sz w:val="24"/>
          <w:szCs w:val="24"/>
        </w:rPr>
        <w:t xml:space="preserve"> that may not be identifiable in the future.</w:t>
      </w:r>
      <w:r w:rsidR="00C34FF1">
        <w:rPr>
          <w:rFonts w:ascii="Times New Roman" w:hAnsi="Times New Roman" w:cs="Times New Roman"/>
          <w:sz w:val="24"/>
          <w:szCs w:val="24"/>
        </w:rPr>
        <w:t xml:space="preserve"> These depressions would create linear, same-aged cohorts described in Stromberg 1993.</w:t>
      </w:r>
    </w:p>
    <w:p w14:paraId="2A4B92F6" w14:textId="77777777" w:rsidR="00E744E4" w:rsidRPr="005B47D3" w:rsidRDefault="00E744E4" w:rsidP="00E744E4">
      <w:pPr>
        <w:ind w:firstLine="360"/>
        <w:rPr>
          <w:rFonts w:ascii="Times New Roman" w:hAnsi="Times New Roman" w:cs="Times New Roman"/>
          <w:sz w:val="24"/>
          <w:szCs w:val="24"/>
        </w:rPr>
      </w:pPr>
    </w:p>
    <w:p w14:paraId="54C59EDB" w14:textId="56D615B8" w:rsidR="00B96AB8" w:rsidRPr="005F4AE0" w:rsidRDefault="00B96AB8">
      <w:pPr>
        <w:spacing w:line="480" w:lineRule="auto"/>
        <w:rPr>
          <w:rFonts w:ascii="Times New Roman" w:eastAsia="Times New Roman" w:hAnsi="Times New Roman" w:cs="Times New Roman"/>
          <w:b/>
          <w:bCs/>
          <w:sz w:val="24"/>
          <w:szCs w:val="24"/>
        </w:rPr>
        <w:pPrChange w:id="269" w:author="Abraham E Springer" w:date="2025-02-17T12:19:00Z" w16du:dateUtc="2025-02-17T19:19:00Z">
          <w:pPr>
            <w:spacing w:line="240" w:lineRule="auto"/>
            <w:ind w:left="360"/>
          </w:pPr>
        </w:pPrChange>
      </w:pPr>
      <w:commentRangeStart w:id="270"/>
      <w:r w:rsidRPr="005F4AE0">
        <w:rPr>
          <w:rFonts w:ascii="Times New Roman" w:eastAsia="Times New Roman" w:hAnsi="Times New Roman" w:cs="Times New Roman"/>
          <w:b/>
          <w:bCs/>
          <w:sz w:val="24"/>
          <w:szCs w:val="24"/>
        </w:rPr>
        <w:t>Limitations/Assumptions</w:t>
      </w:r>
    </w:p>
    <w:p w14:paraId="135EAFA6" w14:textId="00A064AB" w:rsidR="0001119E" w:rsidRPr="00C34FF1" w:rsidRDefault="00B96AB8">
      <w:pPr>
        <w:spacing w:line="480" w:lineRule="auto"/>
        <w:ind w:firstLine="360"/>
        <w:rPr>
          <w:rFonts w:ascii="Times New Roman" w:eastAsia="Times New Roman" w:hAnsi="Times New Roman" w:cs="Times New Roman"/>
          <w:sz w:val="24"/>
          <w:szCs w:val="24"/>
        </w:rPr>
        <w:pPrChange w:id="271"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The series and cores collected are short in nature. This makes it difficult to produce high correlations for crossdating. COFECHA </w:t>
      </w:r>
      <w:r w:rsidR="00A8746B">
        <w:rPr>
          <w:rFonts w:ascii="Times New Roman" w:eastAsia="Times New Roman" w:hAnsi="Times New Roman" w:cs="Times New Roman"/>
          <w:sz w:val="24"/>
          <w:szCs w:val="24"/>
        </w:rPr>
        <w:t xml:space="preserve">was used </w:t>
      </w:r>
      <w:r w:rsidRPr="00E817FB">
        <w:rPr>
          <w:rFonts w:ascii="Times New Roman" w:eastAsia="Times New Roman" w:hAnsi="Times New Roman" w:cs="Times New Roman"/>
          <w:sz w:val="24"/>
          <w:szCs w:val="24"/>
        </w:rPr>
        <w:t>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commentRangeEnd w:id="270"/>
      <w:r>
        <w:rPr>
          <w:rStyle w:val="CommentReference"/>
        </w:rPr>
        <w:commentReference w:id="270"/>
      </w:r>
      <w:r w:rsidR="00C34FF1">
        <w:rPr>
          <w:rFonts w:ascii="Times New Roman" w:eastAsia="Times New Roman" w:hAnsi="Times New Roman" w:cs="Times New Roman"/>
          <w:sz w:val="24"/>
          <w:szCs w:val="24"/>
        </w:rPr>
        <w:t xml:space="preserve"> </w:t>
      </w:r>
      <w:r w:rsidR="0001119E"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272" w:name="_Toc187849265"/>
      <w:r w:rsidR="0001119E" w:rsidRPr="00E817FB">
        <w:rPr>
          <w:rFonts w:ascii="Times New Roman" w:eastAsia="Times New Roman" w:hAnsi="Times New Roman" w:cs="Times New Roman"/>
          <w:bCs/>
          <w:sz w:val="24"/>
          <w:szCs w:val="24"/>
        </w:rPr>
        <w:t xml:space="preserve">to </w:t>
      </w:r>
      <w:proofErr w:type="spellStart"/>
      <w:r w:rsidR="0001119E" w:rsidRPr="00E817FB">
        <w:rPr>
          <w:rFonts w:ascii="Times New Roman" w:eastAsia="Times New Roman" w:hAnsi="Times New Roman" w:cs="Times New Roman"/>
          <w:bCs/>
          <w:sz w:val="24"/>
          <w:szCs w:val="24"/>
        </w:rPr>
        <w:t>crossdate</w:t>
      </w:r>
      <w:proofErr w:type="spellEnd"/>
      <w:r w:rsidR="005F4AE0">
        <w:rPr>
          <w:rFonts w:ascii="Times New Roman" w:eastAsia="Times New Roman" w:hAnsi="Times New Roman" w:cs="Times New Roman"/>
          <w:bCs/>
          <w:sz w:val="24"/>
          <w:szCs w:val="24"/>
        </w:rPr>
        <w:t xml:space="preserve"> the</w:t>
      </w:r>
      <w:r w:rsidR="0001119E" w:rsidRPr="00E817FB">
        <w:rPr>
          <w:rFonts w:ascii="Times New Roman" w:eastAsia="Times New Roman" w:hAnsi="Times New Roman" w:cs="Times New Roman"/>
          <w:bCs/>
          <w:sz w:val="24"/>
          <w:szCs w:val="24"/>
        </w:rPr>
        <w:t xml:space="preserve"> series as well as could make </w:t>
      </w:r>
      <w:r w:rsidR="008F6BDC" w:rsidRPr="00E817FB">
        <w:rPr>
          <w:rFonts w:ascii="Times New Roman" w:eastAsia="Times New Roman" w:hAnsi="Times New Roman" w:cs="Times New Roman"/>
          <w:bCs/>
          <w:sz w:val="24"/>
          <w:szCs w:val="24"/>
        </w:rPr>
        <w:t xml:space="preserve">reaching a critical P-value of </w:t>
      </w:r>
      <w:ins w:id="273" w:author="Abraham E Springer" w:date="2025-02-24T11:55:00Z" w16du:dateUtc="2025-02-24T18:55:00Z">
        <w:r w:rsidR="00A8746B">
          <w:rPr>
            <w:rFonts w:ascii="Times New Roman" w:eastAsia="Times New Roman" w:hAnsi="Times New Roman" w:cs="Times New Roman"/>
            <w:bCs/>
            <w:sz w:val="24"/>
            <w:szCs w:val="24"/>
          </w:rPr>
          <w:t>0</w:t>
        </w:r>
      </w:ins>
      <w:r w:rsidR="008F6BDC" w:rsidRPr="00E817FB">
        <w:rPr>
          <w:rFonts w:ascii="Times New Roman" w:eastAsia="Times New Roman" w:hAnsi="Times New Roman" w:cs="Times New Roman"/>
          <w:bCs/>
          <w:sz w:val="24"/>
          <w:szCs w:val="24"/>
        </w:rPr>
        <w:t>.05 more difficult for statistical tests.</w:t>
      </w:r>
    </w:p>
    <w:p w14:paraId="056F57B1" w14:textId="0F218101" w:rsidR="00F11619" w:rsidRPr="00192E61" w:rsidRDefault="00F11619">
      <w:pPr>
        <w:spacing w:line="480" w:lineRule="auto"/>
        <w:rPr>
          <w:rFonts w:ascii="Times New Roman" w:hAnsi="Times New Roman" w:cs="Times New Roman"/>
          <w:b/>
          <w:bCs/>
          <w:sz w:val="24"/>
          <w:szCs w:val="24"/>
        </w:rPr>
        <w:pPrChange w:id="274" w:author="Abraham E Springer" w:date="2025-02-17T12:19:00Z" w16du:dateUtc="2025-02-17T19:19:00Z">
          <w:pPr>
            <w:spacing w:line="240" w:lineRule="auto"/>
          </w:pPr>
        </w:pPrChange>
      </w:pPr>
      <w:r w:rsidRPr="00192E61">
        <w:rPr>
          <w:rFonts w:ascii="Times New Roman" w:hAnsi="Times New Roman" w:cs="Times New Roman"/>
          <w:b/>
          <w:bCs/>
          <w:sz w:val="24"/>
          <w:szCs w:val="24"/>
        </w:rPr>
        <w:t>Conclusions and Implications</w:t>
      </w:r>
      <w:bookmarkEnd w:id="272"/>
    </w:p>
    <w:p w14:paraId="1B83E33D" w14:textId="6037C7EB" w:rsidR="00F11619" w:rsidRPr="00E817FB" w:rsidRDefault="00F11619">
      <w:pPr>
        <w:spacing w:line="480" w:lineRule="auto"/>
        <w:ind w:firstLine="720"/>
        <w:rPr>
          <w:rFonts w:ascii="Times New Roman" w:hAnsi="Times New Roman" w:cs="Times New Roman"/>
          <w:sz w:val="24"/>
          <w:szCs w:val="24"/>
        </w:rPr>
        <w:pPrChange w:id="275"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Fremont cottonwoods that established after the 2023 winter floods continue to grow and reduce in density. Seedling plots seem to be impacted </w:t>
      </w:r>
      <w:r w:rsidR="004E56EB">
        <w:rPr>
          <w:rFonts w:ascii="Times New Roman" w:hAnsi="Times New Roman" w:cs="Times New Roman"/>
          <w:sz w:val="24"/>
          <w:szCs w:val="24"/>
        </w:rPr>
        <w:t>by light and percent fines being significant across both sites and herbaceous competition at BRAP</w:t>
      </w:r>
      <w:r w:rsidRPr="00E817FB">
        <w:rPr>
          <w:rFonts w:ascii="Times New Roman" w:hAnsi="Times New Roman" w:cs="Times New Roman"/>
          <w:sz w:val="24"/>
          <w:szCs w:val="24"/>
        </w:rPr>
        <w:t xml:space="preserve">. </w:t>
      </w:r>
      <w:r w:rsidR="006C291B">
        <w:rPr>
          <w:rFonts w:ascii="Times New Roman" w:hAnsi="Times New Roman" w:cs="Times New Roman"/>
          <w:sz w:val="24"/>
          <w:szCs w:val="24"/>
        </w:rPr>
        <w:t>T</w:t>
      </w:r>
      <w:r w:rsidRPr="00E817FB">
        <w:rPr>
          <w:rFonts w:ascii="Times New Roman" w:hAnsi="Times New Roman" w:cs="Times New Roman"/>
          <w:sz w:val="24"/>
          <w:szCs w:val="24"/>
        </w:rPr>
        <w:t xml:space="preserve">he </w:t>
      </w:r>
      <w:r w:rsidR="004E56EB">
        <w:rPr>
          <w:rFonts w:ascii="Times New Roman" w:hAnsi="Times New Roman" w:cs="Times New Roman"/>
          <w:sz w:val="24"/>
          <w:szCs w:val="24"/>
        </w:rPr>
        <w:t xml:space="preserve">differing </w:t>
      </w:r>
      <w:r w:rsidRPr="00E817FB">
        <w:rPr>
          <w:rFonts w:ascii="Times New Roman" w:hAnsi="Times New Roman" w:cs="Times New Roman"/>
          <w:sz w:val="24"/>
          <w:szCs w:val="24"/>
        </w:rPr>
        <w:t xml:space="preserve">significant variables impacting seedling survival shows that a combination of factors is important in maintaining seedlings. Most Fremont cottonwoods on the Verde are relatively young and date to the year 2000. </w:t>
      </w:r>
      <w:r w:rsidR="004E56EB">
        <w:rPr>
          <w:rFonts w:ascii="Times New Roman" w:hAnsi="Times New Roman" w:cs="Times New Roman"/>
          <w:sz w:val="24"/>
          <w:szCs w:val="24"/>
        </w:rPr>
        <w:t xml:space="preserve">Despite their young age, </w:t>
      </w:r>
      <w:r w:rsidRPr="00E817FB">
        <w:rPr>
          <w:rFonts w:ascii="Times New Roman" w:hAnsi="Times New Roman" w:cs="Times New Roman"/>
          <w:sz w:val="24"/>
          <w:szCs w:val="24"/>
        </w:rPr>
        <w:t>Fremont cottonwood growth appears to</w:t>
      </w:r>
      <w:r w:rsidR="005F4AE0">
        <w:rPr>
          <w:rFonts w:ascii="Times New Roman" w:hAnsi="Times New Roman" w:cs="Times New Roman"/>
          <w:sz w:val="24"/>
          <w:szCs w:val="24"/>
        </w:rPr>
        <w:t xml:space="preserve"> have achieved a mature </w:t>
      </w:r>
      <w:r w:rsidR="005F4AE0">
        <w:rPr>
          <w:rFonts w:ascii="Times New Roman" w:hAnsi="Times New Roman" w:cs="Times New Roman"/>
          <w:sz w:val="24"/>
          <w:szCs w:val="24"/>
        </w:rPr>
        <w:lastRenderedPageBreak/>
        <w:t>growth rate</w:t>
      </w:r>
      <w:del w:id="276" w:author="Abraham E Springer" w:date="2025-02-24T11:55:00Z" w16du:dateUtc="2025-02-24T18:55:00Z">
        <w:r w:rsidR="005F4AE0" w:rsidDel="00A8746B">
          <w:rPr>
            <w:rFonts w:ascii="Times New Roman" w:hAnsi="Times New Roman" w:cs="Times New Roman"/>
            <w:sz w:val="24"/>
            <w:szCs w:val="24"/>
          </w:rPr>
          <w:delText xml:space="preserve"> already</w:delText>
        </w:r>
      </w:del>
      <w:r w:rsidR="005F4AE0">
        <w:rPr>
          <w:rFonts w:ascii="Times New Roman" w:hAnsi="Times New Roman" w:cs="Times New Roman"/>
          <w:sz w:val="24"/>
          <w:szCs w:val="24"/>
        </w:rPr>
        <w:t>. Their growth also is</w:t>
      </w:r>
      <w:r w:rsidRPr="00E817FB">
        <w:rPr>
          <w:rFonts w:ascii="Times New Roman" w:hAnsi="Times New Roman" w:cs="Times New Roman"/>
          <w:sz w:val="24"/>
          <w:szCs w:val="24"/>
        </w:rPr>
        <w:t xml:space="preserve"> driven by </w:t>
      </w:r>
      <w:r w:rsidR="005F4AE0">
        <w:rPr>
          <w:rFonts w:ascii="Times New Roman" w:hAnsi="Times New Roman" w:cs="Times New Roman"/>
          <w:sz w:val="24"/>
          <w:szCs w:val="24"/>
        </w:rPr>
        <w:t>early-</w:t>
      </w:r>
      <w:r w:rsidRPr="00E817FB">
        <w:rPr>
          <w:rFonts w:ascii="Times New Roman" w:hAnsi="Times New Roman" w:cs="Times New Roman"/>
          <w:sz w:val="24"/>
          <w:szCs w:val="24"/>
        </w:rPr>
        <w:t xml:space="preserve">summer streamflow. This </w:t>
      </w:r>
      <w:ins w:id="277" w:author="Abraham E Springer" w:date="2025-02-24T11:55:00Z" w16du:dateUtc="2025-02-24T18:55:00Z">
        <w:r w:rsidR="00A8746B">
          <w:rPr>
            <w:rFonts w:ascii="Times New Roman" w:hAnsi="Times New Roman" w:cs="Times New Roman"/>
            <w:sz w:val="24"/>
            <w:szCs w:val="24"/>
          </w:rPr>
          <w:t xml:space="preserve">season </w:t>
        </w:r>
      </w:ins>
      <w:del w:id="278" w:author="Abraham E Springer" w:date="2025-02-24T11:56:00Z" w16du:dateUtc="2025-02-24T18:56:00Z">
        <w:r w:rsidRPr="00E817FB" w:rsidDel="00A8746B">
          <w:rPr>
            <w:rFonts w:ascii="Times New Roman" w:hAnsi="Times New Roman" w:cs="Times New Roman"/>
            <w:sz w:val="24"/>
            <w:szCs w:val="24"/>
          </w:rPr>
          <w:delText>also</w:delText>
        </w:r>
      </w:del>
      <w:r w:rsidRPr="00E817FB">
        <w:rPr>
          <w:rFonts w:ascii="Times New Roman" w:hAnsi="Times New Roman" w:cs="Times New Roman"/>
          <w:sz w:val="24"/>
          <w:szCs w:val="24"/>
        </w:rPr>
        <w:t xml:space="preserve"> is when streamflows are the lowest and temperatures are the highest</w:t>
      </w:r>
      <w:del w:id="279" w:author="Abraham E Springer" w:date="2025-02-24T11:56:00Z" w16du:dateUtc="2025-02-24T18:56:00Z">
        <w:r w:rsidRPr="00E817FB" w:rsidDel="00A8746B">
          <w:rPr>
            <w:rFonts w:ascii="Times New Roman" w:hAnsi="Times New Roman" w:cs="Times New Roman"/>
            <w:sz w:val="24"/>
            <w:szCs w:val="24"/>
          </w:rPr>
          <w:delText>.</w:delText>
        </w:r>
        <w:r w:rsidR="005F4AE0" w:rsidDel="00A8746B">
          <w:rPr>
            <w:rFonts w:ascii="Times New Roman" w:hAnsi="Times New Roman" w:cs="Times New Roman"/>
            <w:sz w:val="24"/>
            <w:szCs w:val="24"/>
          </w:rPr>
          <w:delText xml:space="preserve"> This is also when</w:delText>
        </w:r>
      </w:del>
      <w:ins w:id="280" w:author="Abraham E Springer" w:date="2025-02-24T11:56:00Z" w16du:dateUtc="2025-02-24T18:56:00Z">
        <w:r w:rsidR="00A8746B">
          <w:rPr>
            <w:rFonts w:ascii="Times New Roman" w:hAnsi="Times New Roman" w:cs="Times New Roman"/>
            <w:sz w:val="24"/>
            <w:szCs w:val="24"/>
          </w:rPr>
          <w:t xml:space="preserve"> and irrigation diversion season is at a</w:t>
        </w:r>
      </w:ins>
      <w:r w:rsidR="005F4AE0">
        <w:rPr>
          <w:rFonts w:ascii="Times New Roman" w:hAnsi="Times New Roman" w:cs="Times New Roman"/>
          <w:sz w:val="24"/>
          <w:szCs w:val="24"/>
        </w:rPr>
        <w:t xml:space="preserve"> peak </w:t>
      </w:r>
      <w:del w:id="281" w:author="Abraham E Springer" w:date="2025-02-24T11:56:00Z" w16du:dateUtc="2025-02-24T18:56:00Z">
        <w:r w:rsidR="005F4AE0" w:rsidDel="00A8746B">
          <w:rPr>
            <w:rFonts w:ascii="Times New Roman" w:hAnsi="Times New Roman" w:cs="Times New Roman"/>
            <w:sz w:val="24"/>
            <w:szCs w:val="24"/>
          </w:rPr>
          <w:delText xml:space="preserve">irrigation season is </w:delText>
        </w:r>
      </w:del>
      <w:r w:rsidR="005F4AE0">
        <w:rPr>
          <w:rFonts w:ascii="Times New Roman" w:hAnsi="Times New Roman" w:cs="Times New Roman"/>
          <w:sz w:val="24"/>
          <w:szCs w:val="24"/>
        </w:rPr>
        <w:t>in the region.</w:t>
      </w:r>
      <w:r w:rsidRPr="00E817FB">
        <w:rPr>
          <w:rFonts w:ascii="Times New Roman" w:hAnsi="Times New Roman" w:cs="Times New Roman"/>
          <w:sz w:val="24"/>
          <w:szCs w:val="24"/>
        </w:rPr>
        <w:t xml:space="preserve"> As base</w:t>
      </w:r>
      <w:ins w:id="282" w:author="Abraham E Springer" w:date="2025-02-24T11:56:00Z" w16du:dateUtc="2025-02-24T18:56:00Z">
        <w:r w:rsidR="00A8746B">
          <w:rPr>
            <w:rFonts w:ascii="Times New Roman" w:hAnsi="Times New Roman" w:cs="Times New Roman"/>
            <w:sz w:val="24"/>
            <w:szCs w:val="24"/>
          </w:rPr>
          <w:t xml:space="preserve"> </w:t>
        </w:r>
      </w:ins>
      <w:r w:rsidRPr="00E817FB">
        <w:rPr>
          <w:rFonts w:ascii="Times New Roman" w:hAnsi="Times New Roman" w:cs="Times New Roman"/>
          <w:sz w:val="24"/>
          <w:szCs w:val="24"/>
        </w:rPr>
        <w:t>flow</w:t>
      </w:r>
      <w:del w:id="283" w:author="Abraham E Springer" w:date="2025-02-24T11:56:00Z" w16du:dateUtc="2025-02-24T18:56:00Z">
        <w:r w:rsidRPr="00E817FB" w:rsidDel="00A8746B">
          <w:rPr>
            <w:rFonts w:ascii="Times New Roman" w:hAnsi="Times New Roman" w:cs="Times New Roman"/>
            <w:sz w:val="24"/>
            <w:szCs w:val="24"/>
          </w:rPr>
          <w:delText>s</w:delText>
        </w:r>
      </w:del>
      <w:r w:rsidRPr="00E817FB">
        <w:rPr>
          <w:rFonts w:ascii="Times New Roman" w:hAnsi="Times New Roman" w:cs="Times New Roman"/>
          <w:sz w:val="24"/>
          <w:szCs w:val="24"/>
        </w:rPr>
        <w:t xml:space="preserve"> continue</w:t>
      </w:r>
      <w:ins w:id="284" w:author="Abraham E Springer" w:date="2025-02-24T11:57:00Z" w16du:dateUtc="2025-02-24T18:57:00Z">
        <w:r w:rsidR="00A8746B">
          <w:rPr>
            <w:rFonts w:ascii="Times New Roman" w:hAnsi="Times New Roman" w:cs="Times New Roman"/>
            <w:sz w:val="24"/>
            <w:szCs w:val="24"/>
          </w:rPr>
          <w:t>s</w:t>
        </w:r>
      </w:ins>
      <w:r w:rsidRPr="00E817FB">
        <w:rPr>
          <w:rFonts w:ascii="Times New Roman" w:hAnsi="Times New Roman" w:cs="Times New Roman"/>
          <w:sz w:val="24"/>
          <w:szCs w:val="24"/>
        </w:rPr>
        <w:t xml:space="preserve"> to decline, </w:t>
      </w:r>
      <w:del w:id="285" w:author="Abraham E Springer" w:date="2025-02-24T11:57:00Z" w16du:dateUtc="2025-02-24T18:57:00Z">
        <w:r w:rsidRPr="00E817FB" w:rsidDel="00A8746B">
          <w:rPr>
            <w:rFonts w:ascii="Times New Roman" w:hAnsi="Times New Roman" w:cs="Times New Roman"/>
            <w:sz w:val="24"/>
            <w:szCs w:val="24"/>
          </w:rPr>
          <w:delText xml:space="preserve">their </w:delText>
        </w:r>
      </w:del>
      <w:ins w:id="286" w:author="Abraham E Springer" w:date="2025-02-24T11:57:00Z" w16du:dateUtc="2025-02-24T18:57:00Z">
        <w:r w:rsidR="00A8746B">
          <w:rPr>
            <w:rFonts w:ascii="Times New Roman" w:hAnsi="Times New Roman" w:cs="Times New Roman"/>
            <w:sz w:val="24"/>
            <w:szCs w:val="24"/>
          </w:rPr>
          <w:t>cottonwood</w:t>
        </w:r>
        <w:r w:rsidR="00A8746B"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 xml:space="preserve">growth and resilience could be at risk. Maintaining higher flows during the summer irrigation season would positively benefit riparian forests. </w:t>
      </w:r>
      <w:r w:rsidR="005F4AE0">
        <w:rPr>
          <w:rFonts w:ascii="Times New Roman" w:hAnsi="Times New Roman" w:cs="Times New Roman"/>
          <w:sz w:val="24"/>
          <w:szCs w:val="24"/>
        </w:rPr>
        <w:t xml:space="preserve">However, Fremont cottonwoods still require large, winter floods to create habitat required for their regeneration. </w:t>
      </w:r>
      <w:r w:rsidR="00C34FF1">
        <w:rPr>
          <w:rFonts w:ascii="Times New Roman" w:hAnsi="Times New Roman" w:cs="Times New Roman"/>
          <w:sz w:val="24"/>
          <w:szCs w:val="24"/>
        </w:rPr>
        <w:t xml:space="preserve">A flood magnitude of ten percent AEP or lower seems to be able to recruit cottonwoods on a large, river scale. </w:t>
      </w:r>
      <w:r w:rsidRPr="00E817FB">
        <w:rPr>
          <w:rFonts w:ascii="Times New Roman" w:hAnsi="Times New Roman" w:cs="Times New Roman"/>
          <w:sz w:val="24"/>
          <w:szCs w:val="24"/>
        </w:rPr>
        <w:t xml:space="preserve">Keeping the natural systems and </w:t>
      </w:r>
      <w:r w:rsidR="006C291B">
        <w:rPr>
          <w:rFonts w:ascii="Times New Roman" w:hAnsi="Times New Roman" w:cs="Times New Roman"/>
          <w:sz w:val="24"/>
          <w:szCs w:val="24"/>
        </w:rPr>
        <w:t>environmental flows</w:t>
      </w:r>
      <w:r w:rsidR="006C291B" w:rsidRPr="00E817FB">
        <w:rPr>
          <w:rFonts w:ascii="Times New Roman" w:hAnsi="Times New Roman" w:cs="Times New Roman"/>
          <w:sz w:val="24"/>
          <w:szCs w:val="24"/>
        </w:rPr>
        <w:t xml:space="preserve"> </w:t>
      </w:r>
      <w:r w:rsidRPr="00E817FB">
        <w:rPr>
          <w:rFonts w:ascii="Times New Roman" w:hAnsi="Times New Roman" w:cs="Times New Roman"/>
          <w:sz w:val="24"/>
          <w:szCs w:val="24"/>
        </w:rPr>
        <w:t xml:space="preserve">along the Verde River </w:t>
      </w:r>
      <w:r w:rsidR="00C34FF1">
        <w:rPr>
          <w:rFonts w:ascii="Times New Roman" w:hAnsi="Times New Roman" w:cs="Times New Roman"/>
          <w:sz w:val="24"/>
          <w:szCs w:val="24"/>
        </w:rPr>
        <w:t>will maintain</w:t>
      </w:r>
      <w:r w:rsidRPr="00E817FB">
        <w:rPr>
          <w:rFonts w:ascii="Times New Roman" w:hAnsi="Times New Roman" w:cs="Times New Roman"/>
          <w:sz w:val="24"/>
          <w:szCs w:val="24"/>
        </w:rPr>
        <w:t xml:space="preserve"> and </w:t>
      </w:r>
      <w:r w:rsidR="00C34FF1">
        <w:rPr>
          <w:rFonts w:ascii="Times New Roman" w:hAnsi="Times New Roman" w:cs="Times New Roman"/>
          <w:sz w:val="24"/>
          <w:szCs w:val="24"/>
        </w:rPr>
        <w:t>protect</w:t>
      </w:r>
      <w:r w:rsidRPr="00E817FB">
        <w:rPr>
          <w:rFonts w:ascii="Times New Roman" w:hAnsi="Times New Roman" w:cs="Times New Roman"/>
          <w:sz w:val="24"/>
          <w:szCs w:val="24"/>
        </w:rPr>
        <w:t xml:space="preserve"> its riparian forests.</w:t>
      </w:r>
    </w:p>
    <w:p w14:paraId="4919FF98" w14:textId="3D149D3D" w:rsidR="004E3123" w:rsidRPr="00E817FB" w:rsidRDefault="004E3123">
      <w:pPr>
        <w:spacing w:after="160" w:line="480" w:lineRule="auto"/>
        <w:rPr>
          <w:rFonts w:ascii="Times New Roman" w:eastAsia="Times New Roman" w:hAnsi="Times New Roman" w:cs="Times New Roman"/>
          <w:bCs/>
          <w:sz w:val="24"/>
          <w:szCs w:val="24"/>
        </w:rPr>
        <w:pPrChange w:id="287" w:author="Abraham E Springer" w:date="2025-02-17T12:19:00Z" w16du:dateUtc="2025-02-17T19:19:00Z">
          <w:pPr>
            <w:spacing w:after="160" w:line="278" w:lineRule="auto"/>
          </w:pPr>
        </w:pPrChange>
      </w:pPr>
      <w:r w:rsidRPr="00E817FB">
        <w:rPr>
          <w:rFonts w:ascii="Times New Roman" w:eastAsia="Times New Roman" w:hAnsi="Times New Roman" w:cs="Times New Roman"/>
          <w:bCs/>
          <w:sz w:val="24"/>
          <w:szCs w:val="24"/>
        </w:rPr>
        <w:br w:type="page"/>
      </w:r>
    </w:p>
    <w:p w14:paraId="5AE10AE5" w14:textId="01C7889E" w:rsidR="00F11619" w:rsidRPr="00E817FB" w:rsidRDefault="004E3123">
      <w:pPr>
        <w:spacing w:line="480" w:lineRule="auto"/>
        <w:rPr>
          <w:rFonts w:ascii="Times New Roman" w:eastAsia="Times New Roman" w:hAnsi="Times New Roman" w:cs="Times New Roman"/>
          <w:bCs/>
          <w:sz w:val="24"/>
          <w:szCs w:val="24"/>
        </w:rPr>
        <w:pPrChange w:id="288" w:author="Abraham E Springer" w:date="2025-02-17T12:19:00Z" w16du:dateUtc="2025-02-17T19:19:00Z">
          <w:pPr>
            <w:spacing w:line="240" w:lineRule="auto"/>
          </w:pPr>
        </w:pPrChange>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pPr>
        <w:spacing w:line="480" w:lineRule="auto"/>
        <w:rPr>
          <w:rFonts w:ascii="Times New Roman" w:hAnsi="Times New Roman" w:cs="Times New Roman"/>
          <w:sz w:val="24"/>
          <w:szCs w:val="24"/>
        </w:rPr>
        <w:pPrChange w:id="289" w:author="Abraham E Springer" w:date="2025-02-17T12:19:00Z" w16du:dateUtc="2025-02-17T19:19:00Z">
          <w:pPr/>
        </w:pPrChange>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12" w:author="Abraham E Springer" w:date="2025-02-17T11:04:00Z" w:initials="AS">
    <w:p w14:paraId="34096B2B" w14:textId="77777777" w:rsidR="002563F8" w:rsidRDefault="002563F8" w:rsidP="002563F8">
      <w:pPr>
        <w:pStyle w:val="CommentText"/>
      </w:pPr>
      <w:r>
        <w:rPr>
          <w:rStyle w:val="CommentReference"/>
        </w:rPr>
        <w:annotationRef/>
      </w:r>
      <w:r>
        <w:t>Include quantification of the magnitude of the flood disturbance.</w:t>
      </w:r>
    </w:p>
  </w:comment>
  <w:comment w:id="13" w:author="Quentin R McCalla" w:date="2025-02-20T10:13:00Z" w:initials="QM">
    <w:p w14:paraId="2E580D81" w14:textId="77777777" w:rsidR="00951CAD" w:rsidRDefault="00951CAD" w:rsidP="00951CAD">
      <w:pPr>
        <w:pStyle w:val="CommentText"/>
      </w:pPr>
      <w:r>
        <w:rPr>
          <w:rStyle w:val="CommentReference"/>
        </w:rPr>
        <w:annotationRef/>
      </w:r>
      <w:r>
        <w:t>Both AEP and year</w:t>
      </w:r>
    </w:p>
  </w:comment>
  <w:comment w:id="22" w:author="Quentin R McCalla" w:date="2025-02-12T09:35:00Z" w:initials="QM">
    <w:p w14:paraId="3E2457C7" w14:textId="1D9479C8" w:rsidR="00CE6A20" w:rsidRDefault="00CE6A20" w:rsidP="00CE6A20">
      <w:pPr>
        <w:pStyle w:val="CommentText"/>
      </w:pPr>
      <w:r>
        <w:rPr>
          <w:rStyle w:val="CommentReference"/>
        </w:rPr>
        <w:annotationRef/>
      </w:r>
      <w:r>
        <w:t>Consistency, ex. Reach</w:t>
      </w:r>
    </w:p>
  </w:comment>
  <w:comment w:id="23"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29"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38"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47" w:author="Abraham E Springer" w:date="2025-02-21T15:13:00Z" w:initials="AS">
    <w:p w14:paraId="384AD81B" w14:textId="77777777" w:rsidR="009D497C" w:rsidRDefault="009D497C" w:rsidP="009D497C">
      <w:pPr>
        <w:pStyle w:val="CommentText"/>
      </w:pPr>
      <w:r>
        <w:rPr>
          <w:rStyle w:val="CommentReference"/>
        </w:rPr>
        <w:annotationRef/>
      </w:r>
      <w:r>
        <w:t>Do you have literature to comment on asexual establishment of Fremont?</w:t>
      </w:r>
    </w:p>
  </w:comment>
  <w:comment w:id="50" w:author="Quentin R McCalla" w:date="2025-02-12T09:53:00Z" w:initials="QM">
    <w:p w14:paraId="58408599" w14:textId="3A5DF2B7" w:rsidR="00C56BF0" w:rsidRDefault="004C5264" w:rsidP="00C56BF0">
      <w:pPr>
        <w:pStyle w:val="CommentText"/>
      </w:pPr>
      <w:r>
        <w:rPr>
          <w:rStyle w:val="CommentReference"/>
        </w:rPr>
        <w:annotationRef/>
      </w:r>
      <w:r w:rsidR="00C56BF0">
        <w:t>Hydrograph of Verde?</w:t>
      </w:r>
    </w:p>
  </w:comment>
  <w:comment w:id="51" w:author="Abraham E Springer" w:date="2025-02-17T12:08:00Z" w:initials="AS">
    <w:p w14:paraId="66803352" w14:textId="77777777" w:rsidR="007D00BA" w:rsidRDefault="007D00BA" w:rsidP="007D00BA">
      <w:pPr>
        <w:pStyle w:val="CommentText"/>
      </w:pPr>
      <w:r>
        <w:rPr>
          <w:rStyle w:val="CommentReference"/>
        </w:rPr>
        <w:annotationRef/>
      </w:r>
      <w:r>
        <w:t>Probably include the 2023 water year hydrograph and label base flow, peak flow, recession, and summer low flow.</w:t>
      </w:r>
    </w:p>
  </w:comment>
  <w:comment w:id="52" w:author="Quentin R McCalla" w:date="2025-02-20T10:14:00Z" w:initials="QM">
    <w:p w14:paraId="31D57B27" w14:textId="77777777" w:rsidR="00535B52" w:rsidRDefault="00535B52" w:rsidP="00535B52">
      <w:pPr>
        <w:pStyle w:val="CommentText"/>
      </w:pPr>
      <w:r>
        <w:rPr>
          <w:rStyle w:val="CommentReference"/>
        </w:rPr>
        <w:annotationRef/>
      </w:r>
      <w:r>
        <w:t>Move as a result</w:t>
      </w:r>
    </w:p>
  </w:comment>
  <w:comment w:id="61" w:author="Quentin R McCalla" w:date="2025-02-12T09:43:00Z" w:initials="QM">
    <w:p w14:paraId="5B6B8742" w14:textId="76CCE844" w:rsidR="00640FF1" w:rsidRDefault="00640FF1" w:rsidP="00640FF1">
      <w:pPr>
        <w:pStyle w:val="CommentText"/>
      </w:pPr>
      <w:r>
        <w:rPr>
          <w:rStyle w:val="CommentReference"/>
        </w:rPr>
        <w:annotationRef/>
      </w:r>
      <w:r>
        <w:t>Map= 2 column width, Tables and figures 1 width</w:t>
      </w:r>
    </w:p>
  </w:comment>
  <w:comment w:id="62"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65"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66"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67"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68" w:author="Abraham E Springer" w:date="2025-02-17T12:11:00Z" w:initials="AS">
    <w:p w14:paraId="39A7CA3C" w14:textId="77777777" w:rsidR="007D00BA" w:rsidRDefault="007D00BA" w:rsidP="007D00BA">
      <w:pPr>
        <w:pStyle w:val="CommentText"/>
      </w:pPr>
      <w:r>
        <w:rPr>
          <w:rStyle w:val="CommentReference"/>
        </w:rPr>
        <w:annotationRef/>
      </w:r>
      <w:r>
        <w:t>Lat/long on figure corners. Label the blue line as the perennial reach of the river?</w:t>
      </w:r>
    </w:p>
  </w:comment>
  <w:comment w:id="89" w:author="Abraham E Springer" w:date="2025-02-17T12:15:00Z" w:initials="AS">
    <w:p w14:paraId="387BB7EB" w14:textId="77777777" w:rsidR="00C00DA9" w:rsidRDefault="00C00DA9" w:rsidP="00C00DA9">
      <w:pPr>
        <w:pStyle w:val="CommentText"/>
      </w:pPr>
      <w:r>
        <w:rPr>
          <w:rStyle w:val="CommentReference"/>
        </w:rPr>
        <w:annotationRef/>
      </w:r>
      <w:r>
        <w:t>List the accuracy of the instrument in + or -</w:t>
      </w:r>
    </w:p>
  </w:comment>
  <w:comment w:id="95" w:author="Quentin R McCalla" w:date="2024-12-17T11:46:00Z" w:initials="QM">
    <w:p w14:paraId="7EB7CB7C" w14:textId="5678E3A7" w:rsidR="00140FC2" w:rsidRDefault="00140FC2" w:rsidP="00140FC2">
      <w:pPr>
        <w:pStyle w:val="CommentText"/>
      </w:pPr>
      <w:r>
        <w:rPr>
          <w:rStyle w:val="CommentReference"/>
        </w:rPr>
        <w:annotationRef/>
      </w:r>
      <w:r>
        <w:t>cite</w:t>
      </w:r>
    </w:p>
  </w:comment>
  <w:comment w:id="96" w:author="Abraham E Springer" w:date="2025-02-24T10:42:00Z" w:initials="AS">
    <w:p w14:paraId="029A9742" w14:textId="77777777" w:rsidR="008D52E2" w:rsidRDefault="008D52E2" w:rsidP="008D52E2">
      <w:pPr>
        <w:pStyle w:val="CommentText"/>
      </w:pPr>
      <w:r>
        <w:rPr>
          <w:rStyle w:val="CommentReference"/>
        </w:rPr>
        <w:annotationRef/>
      </w:r>
      <w:r>
        <w:t>Describe what you mean by considered.</w:t>
      </w:r>
    </w:p>
  </w:comment>
  <w:comment w:id="134" w:author="Quentin R McCalla" w:date="2024-12-16T14:07:00Z" w:initials="QM">
    <w:p w14:paraId="7F5C0C9C" w14:textId="5F5022B9" w:rsidR="008C4730" w:rsidRDefault="008C4730" w:rsidP="008C4730">
      <w:pPr>
        <w:pStyle w:val="CommentText"/>
      </w:pPr>
      <w:r>
        <w:rPr>
          <w:rStyle w:val="CommentReference"/>
        </w:rPr>
        <w:annotationRef/>
      </w:r>
      <w:r>
        <w:t>Response function analysis description</w:t>
      </w:r>
    </w:p>
  </w:comment>
  <w:comment w:id="136"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178" w:author="Quentin R McCalla" w:date="2025-02-12T09:58:00Z" w:initials="QM">
    <w:p w14:paraId="5A6C41AE" w14:textId="0495B50A" w:rsidR="00FC1ECA" w:rsidRDefault="00FC1ECA" w:rsidP="00FC1ECA">
      <w:pPr>
        <w:pStyle w:val="CommentText"/>
      </w:pPr>
      <w:r>
        <w:rPr>
          <w:rStyle w:val="CommentReference"/>
        </w:rPr>
        <w:annotationRef/>
      </w:r>
      <w:r>
        <w:t>Cumulative core label ticks on outside</w:t>
      </w:r>
    </w:p>
  </w:comment>
  <w:comment w:id="193" w:author="Abraham E Springer" w:date="2025-02-17T13:43:00Z" w:initials="AS">
    <w:p w14:paraId="2CE5B9E3" w14:textId="77777777" w:rsidR="00B96AB8" w:rsidRDefault="00B96AB8" w:rsidP="00B96AB8">
      <w:pPr>
        <w:pStyle w:val="CommentText"/>
      </w:pPr>
      <w:r>
        <w:rPr>
          <w:rStyle w:val="CommentReference"/>
        </w:rPr>
        <w:annotationRef/>
      </w:r>
      <w:r>
        <w:t>This would be a fine paragraph in your results section.</w:t>
      </w:r>
    </w:p>
  </w:comment>
  <w:comment w:id="206" w:author="Abraham E Springer" w:date="2025-02-24T11:32:00Z" w:initials="AS">
    <w:p w14:paraId="2DE21389" w14:textId="77777777" w:rsidR="00387A7B" w:rsidRDefault="00387A7B" w:rsidP="00387A7B">
      <w:pPr>
        <w:pStyle w:val="CommentText"/>
      </w:pPr>
      <w:r>
        <w:rPr>
          <w:rStyle w:val="CommentReference"/>
        </w:rPr>
        <w:annotationRef/>
      </w:r>
      <w:r>
        <w:t>Survivorship?</w:t>
      </w:r>
    </w:p>
  </w:comment>
  <w:comment w:id="216" w:author="Abraham E Springer" w:date="2025-02-17T13:34:00Z" w:initials="AS">
    <w:p w14:paraId="1774D690" w14:textId="2E2E5BDE" w:rsidR="008C7B4A" w:rsidRDefault="008C7B4A" w:rsidP="008C7B4A">
      <w:pPr>
        <w:pStyle w:val="CommentText"/>
      </w:pPr>
      <w:r>
        <w:rPr>
          <w:rStyle w:val="CommentReference"/>
        </w:rPr>
        <w:annotationRef/>
      </w:r>
      <w:r>
        <w:t>Was her study in a canyon with limited light, or not constrained by light in a wide flood plain?</w:t>
      </w:r>
    </w:p>
  </w:comment>
  <w:comment w:id="217" w:author="Quentin R McCalla" w:date="2025-02-20T10:20:00Z" w:initials="QM">
    <w:p w14:paraId="38C37876" w14:textId="77777777" w:rsidR="00951CAD" w:rsidRDefault="00951CAD" w:rsidP="00951CAD">
      <w:pPr>
        <w:pStyle w:val="CommentText"/>
      </w:pPr>
      <w:r>
        <w:rPr>
          <w:rStyle w:val="CommentReference"/>
        </w:rPr>
        <w:annotationRef/>
      </w:r>
      <w:r>
        <w:t>Stromberg open reaches</w:t>
      </w:r>
    </w:p>
  </w:comment>
  <w:comment w:id="219" w:author="Quentin R McCalla" w:date="2025-02-03T10:44:00Z" w:initials="QM">
    <w:p w14:paraId="66B213C1" w14:textId="032170F6" w:rsidR="00C97A93" w:rsidRDefault="00C97A93" w:rsidP="00C97A93">
      <w:pPr>
        <w:pStyle w:val="CommentText"/>
      </w:pPr>
      <w:r>
        <w:rPr>
          <w:rStyle w:val="CommentReference"/>
        </w:rPr>
        <w:annotationRef/>
      </w:r>
      <w:r>
        <w:t>Wait for model comments</w:t>
      </w:r>
    </w:p>
  </w:comment>
  <w:comment w:id="240" w:author="Quentin R McCalla" w:date="2025-02-18T11:45:00Z" w:initials="QM">
    <w:p w14:paraId="36156FF5" w14:textId="77777777" w:rsidR="00BD6EE2" w:rsidRDefault="00BD6EE2" w:rsidP="00BD6EE2">
      <w:pPr>
        <w:pStyle w:val="CommentText"/>
      </w:pPr>
      <w:r>
        <w:rPr>
          <w:rStyle w:val="CommentReference"/>
        </w:rPr>
        <w:annotationRef/>
      </w:r>
      <w:r>
        <w:t>Find p-value from code</w:t>
      </w:r>
    </w:p>
  </w:comment>
  <w:comment w:id="245" w:author="Quentin R McCalla" w:date="2025-02-20T10:38:00Z" w:initials="QM">
    <w:p w14:paraId="260E6AA6" w14:textId="77777777" w:rsidR="0033562F" w:rsidRDefault="0033562F" w:rsidP="0033562F">
      <w:pPr>
        <w:pStyle w:val="CommentText"/>
      </w:pPr>
      <w:r>
        <w:rPr>
          <w:rStyle w:val="CommentReference"/>
        </w:rPr>
        <w:annotationRef/>
      </w:r>
      <w:r>
        <w:t>Add establishment and maintance section</w:t>
      </w:r>
    </w:p>
  </w:comment>
  <w:comment w:id="252" w:author="Quentin R McCalla" w:date="2025-02-03T15:54:00Z" w:initials="QM">
    <w:p w14:paraId="533A97C7" w14:textId="148AE525"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254"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255"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 w:id="257" w:author="Quentin R McCalla" w:date="2025-02-20T14:02:00Z" w:initials="QM">
    <w:p w14:paraId="6E106EAF" w14:textId="77777777" w:rsidR="00194CE3" w:rsidRDefault="00194CE3" w:rsidP="00194CE3">
      <w:pPr>
        <w:pStyle w:val="CommentText"/>
      </w:pPr>
      <w:r>
        <w:rPr>
          <w:rStyle w:val="CommentReference"/>
        </w:rPr>
        <w:annotationRef/>
      </w:r>
      <w:r>
        <w:t>Really went fully based on my ideas and what makes sense to me. Let me know what I missed or what to add</w:t>
      </w:r>
    </w:p>
  </w:comment>
  <w:comment w:id="258" w:author="Quentin R McCalla" w:date="2025-02-21T10:38:00Z" w:initials="QM">
    <w:p w14:paraId="5E26234E" w14:textId="77777777" w:rsidR="00C34FF1" w:rsidRDefault="00C34FF1" w:rsidP="00C34FF1">
      <w:pPr>
        <w:pStyle w:val="CommentText"/>
      </w:pPr>
      <w:r>
        <w:rPr>
          <w:rStyle w:val="CommentReference"/>
        </w:rPr>
        <w:annotationRef/>
      </w:r>
      <w:r>
        <w:t>Went pretty bold/my ideas in this section. Let me know if I was too ambitious with my claims.</w:t>
      </w:r>
    </w:p>
  </w:comment>
  <w:comment w:id="265" w:author="Quentin R McCalla" w:date="2025-02-21T10:37:00Z" w:initials="QM">
    <w:p w14:paraId="0AF0CEC3" w14:textId="03B21B10" w:rsidR="00C34FF1" w:rsidRDefault="00C34FF1" w:rsidP="00C34FF1">
      <w:pPr>
        <w:pStyle w:val="CommentText"/>
      </w:pPr>
      <w:r>
        <w:rPr>
          <w:rStyle w:val="CommentReference"/>
        </w:rPr>
        <w:annotationRef/>
      </w:r>
      <w:r>
        <w:t xml:space="preserve">Should I include CFS? </w:t>
      </w:r>
    </w:p>
  </w:comment>
  <w:comment w:id="266" w:author="Abraham E Springer" w:date="2025-02-24T11:53:00Z" w:initials="AS">
    <w:p w14:paraId="5F00458A" w14:textId="77777777" w:rsidR="00A8746B" w:rsidRDefault="00A8746B" w:rsidP="00A8746B">
      <w:pPr>
        <w:pStyle w:val="CommentText"/>
      </w:pPr>
      <w:r>
        <w:rPr>
          <w:rStyle w:val="CommentReference"/>
        </w:rPr>
        <w:annotationRef/>
      </w:r>
      <w:r>
        <w:t>Yes, you could say “An AEP of 10 % at the Camp Verde gage is a flood with a discharge of xxxx m3/s (xxxxxxx cfs).</w:t>
      </w:r>
    </w:p>
  </w:comment>
  <w:comment w:id="267" w:author="Quentin R McCalla" w:date="2025-02-20T15:20:00Z" w:initials="QM">
    <w:p w14:paraId="34C01253" w14:textId="3F076353" w:rsidR="00833686" w:rsidRDefault="00833686" w:rsidP="00833686">
      <w:pPr>
        <w:pStyle w:val="CommentText"/>
      </w:pPr>
      <w:r>
        <w:rPr>
          <w:rStyle w:val="CommentReference"/>
        </w:rPr>
        <w:annotationRef/>
      </w:r>
      <w:r>
        <w:t>Should I include this section?</w:t>
      </w:r>
    </w:p>
  </w:comment>
  <w:comment w:id="268" w:author="Abraham E Springer" w:date="2025-02-24T11:54:00Z" w:initials="AS">
    <w:p w14:paraId="11A08673" w14:textId="77777777" w:rsidR="00A8746B" w:rsidRDefault="00A8746B" w:rsidP="00A8746B">
      <w:pPr>
        <w:pStyle w:val="CommentText"/>
      </w:pPr>
      <w:r>
        <w:rPr>
          <w:rStyle w:val="CommentReference"/>
        </w:rPr>
        <w:annotationRef/>
      </w:r>
      <w:r>
        <w:t>Yes, let’s see what your committee thinks about this section.</w:t>
      </w:r>
    </w:p>
  </w:comment>
  <w:comment w:id="270" w:author="Abraham E Springer" w:date="2025-02-17T12:33:00Z" w:initials="AS">
    <w:p w14:paraId="1CBE3B5F" w14:textId="7B25B433" w:rsidR="00B96AB8" w:rsidRDefault="00B96AB8" w:rsidP="00B96AB8">
      <w:pPr>
        <w:pStyle w:val="CommentText"/>
      </w:pPr>
      <w:r>
        <w:rPr>
          <w:rStyle w:val="CommentReference"/>
        </w:rPr>
        <w:annotationRef/>
      </w:r>
      <w:r>
        <w:t>Move this section to your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1"/>
  <w15:commentEx w15:paraId="34096B2B" w15:done="0"/>
  <w15:commentEx w15:paraId="2E580D81" w15:paraIdParent="34096B2B" w15:done="0"/>
  <w15:commentEx w15:paraId="3E2457C7" w15:done="1"/>
  <w15:commentEx w15:paraId="5B183E30" w15:paraIdParent="3E2457C7" w15:done="1"/>
  <w15:commentEx w15:paraId="1D755B27" w15:done="1"/>
  <w15:commentEx w15:paraId="442A0A68" w15:done="1"/>
  <w15:commentEx w15:paraId="384AD81B" w15:done="0"/>
  <w15:commentEx w15:paraId="58408599" w15:done="1"/>
  <w15:commentEx w15:paraId="66803352" w15:paraIdParent="58408599" w15:done="1"/>
  <w15:commentEx w15:paraId="31D57B27" w15:done="1"/>
  <w15:commentEx w15:paraId="5B6B8742" w15:done="0"/>
  <w15:commentEx w15:paraId="18DABFC7" w15:paraIdParent="5B6B8742" w15:done="0"/>
  <w15:commentEx w15:paraId="3F447824" w15:done="0"/>
  <w15:commentEx w15:paraId="595945FA" w15:paraIdParent="3F447824" w15:done="0"/>
  <w15:commentEx w15:paraId="4B0655C2" w15:paraIdParent="3F447824" w15:done="0"/>
  <w15:commentEx w15:paraId="39A7CA3C" w15:paraIdParent="3F447824" w15:done="0"/>
  <w15:commentEx w15:paraId="387BB7EB" w15:done="1"/>
  <w15:commentEx w15:paraId="7EB7CB7C" w15:done="1"/>
  <w15:commentEx w15:paraId="029A9742" w15:done="0"/>
  <w15:commentEx w15:paraId="7F5C0C9C" w15:done="1"/>
  <w15:commentEx w15:paraId="095CB4A3" w15:done="1"/>
  <w15:commentEx w15:paraId="5A6C41AE" w15:done="1"/>
  <w15:commentEx w15:paraId="2CE5B9E3" w15:done="1"/>
  <w15:commentEx w15:paraId="2DE21389" w15:done="0"/>
  <w15:commentEx w15:paraId="1774D690" w15:done="1"/>
  <w15:commentEx w15:paraId="38C37876" w15:done="1"/>
  <w15:commentEx w15:paraId="66B213C1" w15:done="0"/>
  <w15:commentEx w15:paraId="36156FF5" w15:done="1"/>
  <w15:commentEx w15:paraId="260E6AA6" w15:done="0"/>
  <w15:commentEx w15:paraId="533A97C7" w15:done="1"/>
  <w15:commentEx w15:paraId="0274BDB8" w15:done="1"/>
  <w15:commentEx w15:paraId="3A2FA81D" w15:paraIdParent="0274BDB8" w15:done="1"/>
  <w15:commentEx w15:paraId="6E106EAF" w15:done="1"/>
  <w15:commentEx w15:paraId="5E26234E" w15:done="0"/>
  <w15:commentEx w15:paraId="0AF0CEC3" w15:done="0"/>
  <w15:commentEx w15:paraId="5F00458A" w15:paraIdParent="0AF0CEC3" w15:done="0"/>
  <w15:commentEx w15:paraId="34C01253" w15:done="0"/>
  <w15:commentEx w15:paraId="11A08673" w15:paraIdParent="34C01253" w15:done="0"/>
  <w15:commentEx w15:paraId="1CBE3B5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6A61E044" w16cex:dateUtc="2025-02-17T18:04:00Z"/>
  <w16cex:commentExtensible w16cex:durableId="359D4A8E" w16cex:dateUtc="2025-02-20T17:13:00Z"/>
  <w16cex:commentExtensible w16cex:durableId="34647D10" w16cex:dateUtc="2025-02-12T16:35:00Z"/>
  <w16cex:commentExtensible w16cex:durableId="6599E900" w16cex:dateUtc="2025-02-12T16:35:00Z"/>
  <w16cex:commentExtensible w16cex:durableId="67FF5F47" w16cex:dateUtc="2025-02-12T16:37:00Z"/>
  <w16cex:commentExtensible w16cex:durableId="34B75044" w16cex:dateUtc="2024-10-18T20:42:00Z"/>
  <w16cex:commentExtensible w16cex:durableId="2C70F277" w16cex:dateUtc="2025-02-21T22:13:00Z"/>
  <w16cex:commentExtensible w16cex:durableId="07606DD1" w16cex:dateUtc="2025-02-12T16:53:00Z"/>
  <w16cex:commentExtensible w16cex:durableId="75494336" w16cex:dateUtc="2025-02-17T19:08:00Z"/>
  <w16cex:commentExtensible w16cex:durableId="1D6FDFB8" w16cex:dateUtc="2025-02-20T17:14:00Z"/>
  <w16cex:commentExtensible w16cex:durableId="4CDE9094" w16cex:dateUtc="2025-02-12T16:43:00Z"/>
  <w16cex:commentExtensible w16cex:durableId="18B50540" w16cex:dateUtc="2025-02-12T16:45:00Z"/>
  <w16cex:commentExtensible w16cex:durableId="7D1F3F53" w16cex:dateUtc="2025-02-12T16:40:00Z"/>
  <w16cex:commentExtensible w16cex:durableId="7AFCDB22" w16cex:dateUtc="2025-02-12T16:41:00Z"/>
  <w16cex:commentExtensible w16cex:durableId="2D9B1548" w16cex:dateUtc="2025-02-12T16:43:00Z"/>
  <w16cex:commentExtensible w16cex:durableId="2688E487" w16cex:dateUtc="2025-02-17T19:11:00Z"/>
  <w16cex:commentExtensible w16cex:durableId="01FE4878" w16cex:dateUtc="2025-02-17T19:15:00Z"/>
  <w16cex:commentExtensible w16cex:durableId="63573891" w16cex:dateUtc="2024-12-17T16:46:00Z"/>
  <w16cex:commentExtensible w16cex:durableId="0CB5E700" w16cex:dateUtc="2025-02-24T17:42:00Z"/>
  <w16cex:commentExtensible w16cex:durableId="2BBAAD5B" w16cex:dateUtc="2024-12-16T21:07:00Z"/>
  <w16cex:commentExtensible w16cex:durableId="40C52713" w16cex:dateUtc="2024-12-12T20:48:00Z"/>
  <w16cex:commentExtensible w16cex:durableId="6DF150B3" w16cex:dateUtc="2025-02-12T16:58:00Z"/>
  <w16cex:commentExtensible w16cex:durableId="4179E068" w16cex:dateUtc="2025-02-17T20:43:00Z"/>
  <w16cex:commentExtensible w16cex:durableId="1238FCE7" w16cex:dateUtc="2025-02-24T18:32:00Z"/>
  <w16cex:commentExtensible w16cex:durableId="5D41DFF8" w16cex:dateUtc="2025-02-17T20:34:00Z"/>
  <w16cex:commentExtensible w16cex:durableId="5B05DB8C" w16cex:dateUtc="2025-02-20T17:20:00Z"/>
  <w16cex:commentExtensible w16cex:durableId="62C49997" w16cex:dateUtc="2025-02-03T18:44:00Z"/>
  <w16cex:commentExtensible w16cex:durableId="2E57DCC3" w16cex:dateUtc="2025-02-18T18:45:00Z"/>
  <w16cex:commentExtensible w16cex:durableId="107DA414" w16cex:dateUtc="2025-02-20T17:38:00Z"/>
  <w16cex:commentExtensible w16cex:durableId="60CEC942" w16cex:dateUtc="2025-02-03T23:54:00Z"/>
  <w16cex:commentExtensible w16cex:durableId="691BC579" w16cex:dateUtc="2025-02-04T18:37:00Z"/>
  <w16cex:commentExtensible w16cex:durableId="229D4C74" w16cex:dateUtc="2025-02-12T19:32:00Z"/>
  <w16cex:commentExtensible w16cex:durableId="18EF70E1" w16cex:dateUtc="2025-02-20T21:02:00Z"/>
  <w16cex:commentExtensible w16cex:durableId="5A5A08FB" w16cex:dateUtc="2025-02-21T17:38:00Z"/>
  <w16cex:commentExtensible w16cex:durableId="1FAAA94D" w16cex:dateUtc="2025-02-21T17:37:00Z"/>
  <w16cex:commentExtensible w16cex:durableId="3853C8CB" w16cex:dateUtc="2025-02-24T18:53:00Z"/>
  <w16cex:commentExtensible w16cex:durableId="526C19D1" w16cex:dateUtc="2025-02-20T22:20:00Z"/>
  <w16cex:commentExtensible w16cex:durableId="51B9D4C5" w16cex:dateUtc="2025-02-24T18:54:00Z"/>
  <w16cex:commentExtensible w16cex:durableId="23D7A4FB" w16cex:dateUtc="2025-02-17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4096B2B" w16cid:durableId="6A61E044"/>
  <w16cid:commentId w16cid:paraId="2E580D81" w16cid:durableId="359D4A8E"/>
  <w16cid:commentId w16cid:paraId="3E2457C7" w16cid:durableId="34647D10"/>
  <w16cid:commentId w16cid:paraId="5B183E30" w16cid:durableId="6599E900"/>
  <w16cid:commentId w16cid:paraId="1D755B27" w16cid:durableId="67FF5F47"/>
  <w16cid:commentId w16cid:paraId="442A0A68" w16cid:durableId="34B75044"/>
  <w16cid:commentId w16cid:paraId="384AD81B" w16cid:durableId="2C70F277"/>
  <w16cid:commentId w16cid:paraId="58408599" w16cid:durableId="07606DD1"/>
  <w16cid:commentId w16cid:paraId="66803352" w16cid:durableId="75494336"/>
  <w16cid:commentId w16cid:paraId="31D57B27" w16cid:durableId="1D6FDFB8"/>
  <w16cid:commentId w16cid:paraId="5B6B8742" w16cid:durableId="4CDE9094"/>
  <w16cid:commentId w16cid:paraId="18DABFC7" w16cid:durableId="18B50540"/>
  <w16cid:commentId w16cid:paraId="3F447824" w16cid:durableId="7D1F3F53"/>
  <w16cid:commentId w16cid:paraId="595945FA" w16cid:durableId="7AFCDB22"/>
  <w16cid:commentId w16cid:paraId="4B0655C2" w16cid:durableId="2D9B1548"/>
  <w16cid:commentId w16cid:paraId="39A7CA3C" w16cid:durableId="2688E487"/>
  <w16cid:commentId w16cid:paraId="387BB7EB" w16cid:durableId="01FE4878"/>
  <w16cid:commentId w16cid:paraId="7EB7CB7C" w16cid:durableId="63573891"/>
  <w16cid:commentId w16cid:paraId="029A9742" w16cid:durableId="0CB5E700"/>
  <w16cid:commentId w16cid:paraId="7F5C0C9C" w16cid:durableId="2BBAAD5B"/>
  <w16cid:commentId w16cid:paraId="095CB4A3" w16cid:durableId="40C52713"/>
  <w16cid:commentId w16cid:paraId="5A6C41AE" w16cid:durableId="6DF150B3"/>
  <w16cid:commentId w16cid:paraId="2CE5B9E3" w16cid:durableId="4179E068"/>
  <w16cid:commentId w16cid:paraId="2DE21389" w16cid:durableId="1238FCE7"/>
  <w16cid:commentId w16cid:paraId="1774D690" w16cid:durableId="5D41DFF8"/>
  <w16cid:commentId w16cid:paraId="38C37876" w16cid:durableId="5B05DB8C"/>
  <w16cid:commentId w16cid:paraId="66B213C1" w16cid:durableId="62C49997"/>
  <w16cid:commentId w16cid:paraId="36156FF5" w16cid:durableId="2E57DCC3"/>
  <w16cid:commentId w16cid:paraId="260E6AA6" w16cid:durableId="107DA414"/>
  <w16cid:commentId w16cid:paraId="533A97C7" w16cid:durableId="60CEC942"/>
  <w16cid:commentId w16cid:paraId="0274BDB8" w16cid:durableId="691BC579"/>
  <w16cid:commentId w16cid:paraId="3A2FA81D" w16cid:durableId="229D4C74"/>
  <w16cid:commentId w16cid:paraId="6E106EAF" w16cid:durableId="18EF70E1"/>
  <w16cid:commentId w16cid:paraId="5E26234E" w16cid:durableId="5A5A08FB"/>
  <w16cid:commentId w16cid:paraId="0AF0CEC3" w16cid:durableId="1FAAA94D"/>
  <w16cid:commentId w16cid:paraId="5F00458A" w16cid:durableId="3853C8CB"/>
  <w16cid:commentId w16cid:paraId="34C01253" w16cid:durableId="526C19D1"/>
  <w16cid:commentId w16cid:paraId="11A08673" w16cid:durableId="51B9D4C5"/>
  <w16cid:commentId w16cid:paraId="1CBE3B5F" w16cid:durableId="23D7A4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20C1A9" w14:textId="77777777" w:rsidR="00730032" w:rsidRDefault="00730032" w:rsidP="00C00DA9">
      <w:pPr>
        <w:spacing w:line="240" w:lineRule="auto"/>
      </w:pPr>
      <w:r>
        <w:separator/>
      </w:r>
    </w:p>
  </w:endnote>
  <w:endnote w:type="continuationSeparator" w:id="0">
    <w:p w14:paraId="0251C975" w14:textId="77777777" w:rsidR="00730032" w:rsidRDefault="00730032" w:rsidP="00C00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6" w:author="Abraham E Springer" w:date="2025-02-17T12:17:00Z"/>
  <w:sdt>
    <w:sdtPr>
      <w:id w:val="-1334681355"/>
      <w:docPartObj>
        <w:docPartGallery w:val="Page Numbers (Bottom of Page)"/>
        <w:docPartUnique/>
      </w:docPartObj>
    </w:sdtPr>
    <w:sdtEndPr>
      <w:rPr>
        <w:noProof/>
      </w:rPr>
    </w:sdtEndPr>
    <w:sdtContent>
      <w:customXmlInsRangeEnd w:id="16"/>
      <w:p w14:paraId="39F05074" w14:textId="796CD5E6" w:rsidR="00C00DA9" w:rsidRDefault="00C00DA9">
        <w:pPr>
          <w:pStyle w:val="Footer"/>
          <w:jc w:val="center"/>
          <w:rPr>
            <w:ins w:id="17" w:author="Abraham E Springer" w:date="2025-02-17T12:17:00Z" w16du:dateUtc="2025-02-17T19:17:00Z"/>
          </w:rPr>
        </w:pPr>
        <w:ins w:id="18" w:author="Abraham E Springer" w:date="2025-02-17T12:17:00Z" w16du:dateUtc="2025-02-17T19:17:00Z">
          <w:r>
            <w:fldChar w:fldCharType="begin"/>
          </w:r>
          <w:r>
            <w:instrText xml:space="preserve"> PAGE   \* MERGEFORMAT </w:instrText>
          </w:r>
          <w:r>
            <w:fldChar w:fldCharType="separate"/>
          </w:r>
          <w:r>
            <w:rPr>
              <w:noProof/>
            </w:rPr>
            <w:t>2</w:t>
          </w:r>
          <w:r>
            <w:rPr>
              <w:noProof/>
            </w:rPr>
            <w:fldChar w:fldCharType="end"/>
          </w:r>
        </w:ins>
      </w:p>
      <w:customXmlInsRangeStart w:id="19" w:author="Abraham E Springer" w:date="2025-02-17T12:17:00Z"/>
    </w:sdtContent>
  </w:sdt>
  <w:customXmlInsRangeEnd w:id="19"/>
  <w:p w14:paraId="4989C7FB" w14:textId="77777777" w:rsidR="00C00DA9" w:rsidRDefault="00C00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95730" w14:textId="77777777" w:rsidR="00730032" w:rsidRDefault="00730032" w:rsidP="00C00DA9">
      <w:pPr>
        <w:spacing w:line="240" w:lineRule="auto"/>
      </w:pPr>
      <w:r>
        <w:separator/>
      </w:r>
    </w:p>
  </w:footnote>
  <w:footnote w:type="continuationSeparator" w:id="0">
    <w:p w14:paraId="1388A54F" w14:textId="77777777" w:rsidR="00730032" w:rsidRDefault="00730032" w:rsidP="00C00D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86AE4"/>
    <w:multiLevelType w:val="hybridMultilevel"/>
    <w:tmpl w:val="7C648478"/>
    <w:lvl w:ilvl="0" w:tplc="4E2EA9D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BA1725E"/>
    <w:multiLevelType w:val="hybridMultilevel"/>
    <w:tmpl w:val="B43CD702"/>
    <w:lvl w:ilvl="0" w:tplc="497C930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1"/>
  </w:num>
  <w:num w:numId="2" w16cid:durableId="495727214">
    <w:abstractNumId w:val="5"/>
  </w:num>
  <w:num w:numId="3" w16cid:durableId="1813055205">
    <w:abstractNumId w:val="6"/>
  </w:num>
  <w:num w:numId="4" w16cid:durableId="1127166855">
    <w:abstractNumId w:val="3"/>
  </w:num>
  <w:num w:numId="5" w16cid:durableId="395662975">
    <w:abstractNumId w:val="2"/>
  </w:num>
  <w:num w:numId="6" w16cid:durableId="1375231406">
    <w:abstractNumId w:val="0"/>
  </w:num>
  <w:num w:numId="7" w16cid:durableId="91455568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176E1"/>
    <w:rsid w:val="00050EA9"/>
    <w:rsid w:val="00060344"/>
    <w:rsid w:val="000616CA"/>
    <w:rsid w:val="000840CC"/>
    <w:rsid w:val="0008638E"/>
    <w:rsid w:val="000945FC"/>
    <w:rsid w:val="000B3C9B"/>
    <w:rsid w:val="000B3E3A"/>
    <w:rsid w:val="000D2A90"/>
    <w:rsid w:val="000E131F"/>
    <w:rsid w:val="000E5DD3"/>
    <w:rsid w:val="000F3C3E"/>
    <w:rsid w:val="0010431D"/>
    <w:rsid w:val="0011464B"/>
    <w:rsid w:val="00115F9B"/>
    <w:rsid w:val="00120AEE"/>
    <w:rsid w:val="00122E73"/>
    <w:rsid w:val="00131260"/>
    <w:rsid w:val="00134C9C"/>
    <w:rsid w:val="0013684F"/>
    <w:rsid w:val="00137F56"/>
    <w:rsid w:val="00140FC2"/>
    <w:rsid w:val="001432D1"/>
    <w:rsid w:val="001504C0"/>
    <w:rsid w:val="0015340C"/>
    <w:rsid w:val="00191104"/>
    <w:rsid w:val="00192E61"/>
    <w:rsid w:val="00194CE3"/>
    <w:rsid w:val="001968BE"/>
    <w:rsid w:val="001A416A"/>
    <w:rsid w:val="001B3E95"/>
    <w:rsid w:val="001E78B7"/>
    <w:rsid w:val="001F2122"/>
    <w:rsid w:val="001F4D7C"/>
    <w:rsid w:val="002028D3"/>
    <w:rsid w:val="00203AE5"/>
    <w:rsid w:val="002054B5"/>
    <w:rsid w:val="00214B44"/>
    <w:rsid w:val="00223541"/>
    <w:rsid w:val="00231964"/>
    <w:rsid w:val="002563F8"/>
    <w:rsid w:val="00277FD2"/>
    <w:rsid w:val="00283AA9"/>
    <w:rsid w:val="0028629F"/>
    <w:rsid w:val="0029180D"/>
    <w:rsid w:val="00294E72"/>
    <w:rsid w:val="0029521D"/>
    <w:rsid w:val="002A2B15"/>
    <w:rsid w:val="002B02E9"/>
    <w:rsid w:val="002B15C2"/>
    <w:rsid w:val="002B2C48"/>
    <w:rsid w:val="002B382B"/>
    <w:rsid w:val="002C0F00"/>
    <w:rsid w:val="002D5725"/>
    <w:rsid w:val="0030203B"/>
    <w:rsid w:val="0030613E"/>
    <w:rsid w:val="00323119"/>
    <w:rsid w:val="003250C2"/>
    <w:rsid w:val="00332D90"/>
    <w:rsid w:val="0033562F"/>
    <w:rsid w:val="00335F2A"/>
    <w:rsid w:val="00343140"/>
    <w:rsid w:val="003437C1"/>
    <w:rsid w:val="0035091D"/>
    <w:rsid w:val="00351A90"/>
    <w:rsid w:val="00357135"/>
    <w:rsid w:val="00365972"/>
    <w:rsid w:val="003738E9"/>
    <w:rsid w:val="00376AD5"/>
    <w:rsid w:val="00382187"/>
    <w:rsid w:val="00387A7B"/>
    <w:rsid w:val="003920EE"/>
    <w:rsid w:val="00395361"/>
    <w:rsid w:val="003C57AA"/>
    <w:rsid w:val="003F0091"/>
    <w:rsid w:val="003F0E3A"/>
    <w:rsid w:val="0040272A"/>
    <w:rsid w:val="00413AC7"/>
    <w:rsid w:val="0043278B"/>
    <w:rsid w:val="0044164C"/>
    <w:rsid w:val="004441DF"/>
    <w:rsid w:val="00453DA3"/>
    <w:rsid w:val="00494D16"/>
    <w:rsid w:val="004B095F"/>
    <w:rsid w:val="004C5264"/>
    <w:rsid w:val="004D0238"/>
    <w:rsid w:val="004D3DED"/>
    <w:rsid w:val="004E3123"/>
    <w:rsid w:val="004E3D9E"/>
    <w:rsid w:val="004E56EB"/>
    <w:rsid w:val="004E6176"/>
    <w:rsid w:val="005054B0"/>
    <w:rsid w:val="0050557B"/>
    <w:rsid w:val="00515FF4"/>
    <w:rsid w:val="0053192E"/>
    <w:rsid w:val="005327A1"/>
    <w:rsid w:val="00532AF3"/>
    <w:rsid w:val="00535B52"/>
    <w:rsid w:val="005407B4"/>
    <w:rsid w:val="00554611"/>
    <w:rsid w:val="005600A9"/>
    <w:rsid w:val="0056630E"/>
    <w:rsid w:val="00590F61"/>
    <w:rsid w:val="005B4459"/>
    <w:rsid w:val="005B47D3"/>
    <w:rsid w:val="005B4E85"/>
    <w:rsid w:val="005B6E63"/>
    <w:rsid w:val="005C19E0"/>
    <w:rsid w:val="005C56AF"/>
    <w:rsid w:val="005D4747"/>
    <w:rsid w:val="005D722B"/>
    <w:rsid w:val="005F3435"/>
    <w:rsid w:val="005F4AE0"/>
    <w:rsid w:val="00601AC2"/>
    <w:rsid w:val="00613C12"/>
    <w:rsid w:val="0062135E"/>
    <w:rsid w:val="00640FF1"/>
    <w:rsid w:val="0064393E"/>
    <w:rsid w:val="00643F29"/>
    <w:rsid w:val="00644803"/>
    <w:rsid w:val="0065203F"/>
    <w:rsid w:val="00654BC0"/>
    <w:rsid w:val="0066033F"/>
    <w:rsid w:val="006624E4"/>
    <w:rsid w:val="0066272E"/>
    <w:rsid w:val="00671D23"/>
    <w:rsid w:val="006760A4"/>
    <w:rsid w:val="00681BDF"/>
    <w:rsid w:val="006859BD"/>
    <w:rsid w:val="00686176"/>
    <w:rsid w:val="00692843"/>
    <w:rsid w:val="006A0B3D"/>
    <w:rsid w:val="006A3C07"/>
    <w:rsid w:val="006A49F7"/>
    <w:rsid w:val="006B5CFD"/>
    <w:rsid w:val="006C154A"/>
    <w:rsid w:val="006C291B"/>
    <w:rsid w:val="006C7BE1"/>
    <w:rsid w:val="006D580D"/>
    <w:rsid w:val="006D6234"/>
    <w:rsid w:val="006E1CCC"/>
    <w:rsid w:val="006E2427"/>
    <w:rsid w:val="006E4BDD"/>
    <w:rsid w:val="006F1D60"/>
    <w:rsid w:val="0070032A"/>
    <w:rsid w:val="00701143"/>
    <w:rsid w:val="00705DEA"/>
    <w:rsid w:val="00712DFB"/>
    <w:rsid w:val="00721FD3"/>
    <w:rsid w:val="00730032"/>
    <w:rsid w:val="00731403"/>
    <w:rsid w:val="007336A7"/>
    <w:rsid w:val="00734FD4"/>
    <w:rsid w:val="00744158"/>
    <w:rsid w:val="007473B0"/>
    <w:rsid w:val="00752D68"/>
    <w:rsid w:val="00756F4C"/>
    <w:rsid w:val="007627C3"/>
    <w:rsid w:val="00766CC9"/>
    <w:rsid w:val="00766ECE"/>
    <w:rsid w:val="007812CF"/>
    <w:rsid w:val="00787E94"/>
    <w:rsid w:val="00794EE5"/>
    <w:rsid w:val="007966A9"/>
    <w:rsid w:val="007A3F29"/>
    <w:rsid w:val="007C52EB"/>
    <w:rsid w:val="007D00BA"/>
    <w:rsid w:val="007D30B7"/>
    <w:rsid w:val="007E3D81"/>
    <w:rsid w:val="007F4E50"/>
    <w:rsid w:val="00807248"/>
    <w:rsid w:val="00822FF8"/>
    <w:rsid w:val="00826610"/>
    <w:rsid w:val="008306FC"/>
    <w:rsid w:val="00833686"/>
    <w:rsid w:val="00833CD9"/>
    <w:rsid w:val="00835673"/>
    <w:rsid w:val="00843A91"/>
    <w:rsid w:val="00855F9A"/>
    <w:rsid w:val="008663BA"/>
    <w:rsid w:val="0087254E"/>
    <w:rsid w:val="00881FBA"/>
    <w:rsid w:val="00883D1B"/>
    <w:rsid w:val="008856CC"/>
    <w:rsid w:val="0089221C"/>
    <w:rsid w:val="008B3C8B"/>
    <w:rsid w:val="008C4730"/>
    <w:rsid w:val="008C66DD"/>
    <w:rsid w:val="008C7B4A"/>
    <w:rsid w:val="008D52E2"/>
    <w:rsid w:val="008D7A70"/>
    <w:rsid w:val="008F6BDC"/>
    <w:rsid w:val="008F6DB0"/>
    <w:rsid w:val="00914619"/>
    <w:rsid w:val="00916537"/>
    <w:rsid w:val="009269F3"/>
    <w:rsid w:val="009370D1"/>
    <w:rsid w:val="00937FDE"/>
    <w:rsid w:val="009412CC"/>
    <w:rsid w:val="00951CAD"/>
    <w:rsid w:val="009612F1"/>
    <w:rsid w:val="00973E57"/>
    <w:rsid w:val="009954F4"/>
    <w:rsid w:val="009A0005"/>
    <w:rsid w:val="009A496E"/>
    <w:rsid w:val="009B137C"/>
    <w:rsid w:val="009B25A2"/>
    <w:rsid w:val="009B34A2"/>
    <w:rsid w:val="009D497C"/>
    <w:rsid w:val="009E1F5F"/>
    <w:rsid w:val="009E1F93"/>
    <w:rsid w:val="009F5464"/>
    <w:rsid w:val="009F6FD4"/>
    <w:rsid w:val="00A108B4"/>
    <w:rsid w:val="00A1262E"/>
    <w:rsid w:val="00A27CF7"/>
    <w:rsid w:val="00A60F24"/>
    <w:rsid w:val="00A709EB"/>
    <w:rsid w:val="00A75A24"/>
    <w:rsid w:val="00A8216B"/>
    <w:rsid w:val="00A83419"/>
    <w:rsid w:val="00A8611E"/>
    <w:rsid w:val="00A8746B"/>
    <w:rsid w:val="00AA1702"/>
    <w:rsid w:val="00AA2451"/>
    <w:rsid w:val="00AA7026"/>
    <w:rsid w:val="00AC131D"/>
    <w:rsid w:val="00AC38AC"/>
    <w:rsid w:val="00AD2706"/>
    <w:rsid w:val="00AE1135"/>
    <w:rsid w:val="00AE48AA"/>
    <w:rsid w:val="00AE7F5E"/>
    <w:rsid w:val="00AF1AA6"/>
    <w:rsid w:val="00AF520F"/>
    <w:rsid w:val="00AF7FA0"/>
    <w:rsid w:val="00B113AD"/>
    <w:rsid w:val="00B334EC"/>
    <w:rsid w:val="00B35759"/>
    <w:rsid w:val="00B465B5"/>
    <w:rsid w:val="00B80B6A"/>
    <w:rsid w:val="00B96AB8"/>
    <w:rsid w:val="00BB3DE2"/>
    <w:rsid w:val="00BB3E8C"/>
    <w:rsid w:val="00BC187B"/>
    <w:rsid w:val="00BC4D2A"/>
    <w:rsid w:val="00BD6EE2"/>
    <w:rsid w:val="00BE2C08"/>
    <w:rsid w:val="00BE6769"/>
    <w:rsid w:val="00BF3F65"/>
    <w:rsid w:val="00C00DA9"/>
    <w:rsid w:val="00C1740D"/>
    <w:rsid w:val="00C24619"/>
    <w:rsid w:val="00C32A60"/>
    <w:rsid w:val="00C34FF1"/>
    <w:rsid w:val="00C430DF"/>
    <w:rsid w:val="00C43567"/>
    <w:rsid w:val="00C43A5B"/>
    <w:rsid w:val="00C4453B"/>
    <w:rsid w:val="00C51A95"/>
    <w:rsid w:val="00C52A64"/>
    <w:rsid w:val="00C56BF0"/>
    <w:rsid w:val="00C97A93"/>
    <w:rsid w:val="00CA75BB"/>
    <w:rsid w:val="00CA7F36"/>
    <w:rsid w:val="00CB69F6"/>
    <w:rsid w:val="00CB70B7"/>
    <w:rsid w:val="00CE1334"/>
    <w:rsid w:val="00CE6A20"/>
    <w:rsid w:val="00D03C42"/>
    <w:rsid w:val="00D079C5"/>
    <w:rsid w:val="00D11EB7"/>
    <w:rsid w:val="00D205CD"/>
    <w:rsid w:val="00D23B58"/>
    <w:rsid w:val="00D2736C"/>
    <w:rsid w:val="00D31687"/>
    <w:rsid w:val="00D42EDA"/>
    <w:rsid w:val="00D52A25"/>
    <w:rsid w:val="00D54BC1"/>
    <w:rsid w:val="00D61B92"/>
    <w:rsid w:val="00D63568"/>
    <w:rsid w:val="00D73F95"/>
    <w:rsid w:val="00D762AD"/>
    <w:rsid w:val="00DA2E5A"/>
    <w:rsid w:val="00DC021D"/>
    <w:rsid w:val="00DC7A48"/>
    <w:rsid w:val="00DD6FD8"/>
    <w:rsid w:val="00DF6AA8"/>
    <w:rsid w:val="00E06606"/>
    <w:rsid w:val="00E11BE0"/>
    <w:rsid w:val="00E13B87"/>
    <w:rsid w:val="00E25BFF"/>
    <w:rsid w:val="00E47F22"/>
    <w:rsid w:val="00E57590"/>
    <w:rsid w:val="00E744E4"/>
    <w:rsid w:val="00E76D4F"/>
    <w:rsid w:val="00E80AB1"/>
    <w:rsid w:val="00E817FB"/>
    <w:rsid w:val="00E850DA"/>
    <w:rsid w:val="00E93F3A"/>
    <w:rsid w:val="00E96B9D"/>
    <w:rsid w:val="00EA1D36"/>
    <w:rsid w:val="00EA7A7B"/>
    <w:rsid w:val="00EB7904"/>
    <w:rsid w:val="00EC247E"/>
    <w:rsid w:val="00ED2060"/>
    <w:rsid w:val="00ED70A7"/>
    <w:rsid w:val="00ED73F0"/>
    <w:rsid w:val="00EE07E2"/>
    <w:rsid w:val="00EE5571"/>
    <w:rsid w:val="00EF62A6"/>
    <w:rsid w:val="00F040A7"/>
    <w:rsid w:val="00F079F5"/>
    <w:rsid w:val="00F11619"/>
    <w:rsid w:val="00F11E48"/>
    <w:rsid w:val="00F1297B"/>
    <w:rsid w:val="00F133AF"/>
    <w:rsid w:val="00F231ED"/>
    <w:rsid w:val="00F243C9"/>
    <w:rsid w:val="00F43A10"/>
    <w:rsid w:val="00F43D54"/>
    <w:rsid w:val="00F65CE9"/>
    <w:rsid w:val="00F67ED2"/>
    <w:rsid w:val="00F76484"/>
    <w:rsid w:val="00F8147A"/>
    <w:rsid w:val="00F90002"/>
    <w:rsid w:val="00FC1ECA"/>
    <w:rsid w:val="00FC1F64"/>
    <w:rsid w:val="00FD4340"/>
    <w:rsid w:val="00FD5CA0"/>
    <w:rsid w:val="00FE2088"/>
    <w:rsid w:val="00FE4A05"/>
    <w:rsid w:val="00FF37AE"/>
    <w:rsid w:val="00FF6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0B75232E-23FB-4D27-B1B6-4C0E1097A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 w:type="paragraph" w:styleId="Revision">
    <w:name w:val="Revision"/>
    <w:hidden/>
    <w:uiPriority w:val="99"/>
    <w:semiHidden/>
    <w:rsid w:val="002563F8"/>
    <w:pPr>
      <w:spacing w:after="0" w:line="240" w:lineRule="auto"/>
    </w:pPr>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C00DA9"/>
    <w:pPr>
      <w:tabs>
        <w:tab w:val="center" w:pos="4680"/>
        <w:tab w:val="right" w:pos="9360"/>
      </w:tabs>
      <w:spacing w:line="240" w:lineRule="auto"/>
    </w:pPr>
  </w:style>
  <w:style w:type="character" w:customStyle="1" w:styleId="HeaderChar">
    <w:name w:val="Header Char"/>
    <w:basedOn w:val="DefaultParagraphFont"/>
    <w:link w:val="Header"/>
    <w:uiPriority w:val="99"/>
    <w:rsid w:val="00C00DA9"/>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00DA9"/>
    <w:pPr>
      <w:tabs>
        <w:tab w:val="center" w:pos="4680"/>
        <w:tab w:val="right" w:pos="9360"/>
      </w:tabs>
      <w:spacing w:line="240" w:lineRule="auto"/>
    </w:pPr>
  </w:style>
  <w:style w:type="character" w:customStyle="1" w:styleId="FooterChar">
    <w:name w:val="Footer Char"/>
    <w:basedOn w:val="DefaultParagraphFont"/>
    <w:link w:val="Footer"/>
    <w:uiPriority w:val="99"/>
    <w:rsid w:val="00C00DA9"/>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C0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https://streamstats.usgs.gov/ss/?gage=09506000&amp;tab=info"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187</TotalTime>
  <Pages>28</Pages>
  <Words>10681</Words>
  <Characters>60888</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6</cp:revision>
  <dcterms:created xsi:type="dcterms:W3CDTF">2025-02-21T19:08:00Z</dcterms:created>
  <dcterms:modified xsi:type="dcterms:W3CDTF">2025-02-24T20:04:00Z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id="yLYhAzk5"/&gt;&lt;style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