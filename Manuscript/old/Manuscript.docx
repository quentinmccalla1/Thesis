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6"/>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They provide important habitat for native wildlife and are highly dependent upon river hydrology. Fremont cottonwood is included as 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that drive them are important for securing water rights and managing environmental flows. This study uses seedling plots established after a 10-to-25-year flood event that occurred during 2023 winter floods and dendrochronology to monitor regeneration and to quantify tree age and growth. Verde River Fremont cottonwoods within the riparian zone are young, with the mean age being 25 years old. They continue to add biomass at a constant rate and their growth is significantly impacted by summer temperatures and river flows. Seedlings from the 2023 cohort continue to grow rapidly and their survival is governed by a diverse set of environmental conditions. Fremont cottonwoods along the Verde require a ten-year flood event to cause regeneration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7E41A26"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3" w:name="_Toc193890714"/>
      <w:r w:rsidRPr="002245EF">
        <w:rPr>
          <w:rFonts w:ascii="Times New Roman" w:hAnsi="Times New Roman" w:cs="Times New Roman"/>
          <w:color w:val="auto"/>
          <w:sz w:val="24"/>
          <w:szCs w:val="24"/>
        </w:rPr>
        <w:lastRenderedPageBreak/>
        <w:t>Introduction</w:t>
      </w:r>
      <w:bookmarkEnd w:id="3"/>
    </w:p>
    <w:p w14:paraId="34CC1A31" w14:textId="77777777" w:rsidR="0038100D" w:rsidRPr="002245EF" w:rsidRDefault="0038100D" w:rsidP="0038100D">
      <w:pPr>
        <w:rPr>
          <w:rFonts w:ascii="Times New Roman" w:hAnsi="Times New Roman" w:cs="Times New Roman"/>
          <w:b/>
          <w:bCs/>
        </w:rPr>
      </w:pPr>
      <w:r w:rsidRPr="002245EF">
        <w:rPr>
          <w:rFonts w:ascii="Times New Roman" w:hAnsi="Times New Roman" w:cs="Times New Roman"/>
          <w:b/>
          <w:bCs/>
        </w:rPr>
        <w:t>Verde River introduction</w:t>
      </w:r>
    </w:p>
    <w:p w14:paraId="1515A3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in central Arizona drains over 16,000 km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and is the longest</w:t>
      </w:r>
      <w:del w:id="4" w:author="Peter Z Fule" w:date="2025-03-08T10:34:00Z" w16du:dateUtc="2025-03-08T17: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 Its watershed has elevations that range from over 3650 m ASL in the San Francisco Peaks to about 400 m ASL at its confluence with the Salt River. The headwaters in the upper Verde Valley originate from a series of springs draining 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river then flows through the middle Verde Valley before it reaches</w:t>
      </w:r>
      <w:ins w:id="5" w:author="D.Merritt" w:date="2025-03-16T12:57:00Z" w16du:dateUtc="2025-03-16T19:5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reach designated as Wild and Scenic (W&amp;S) just south of Camp Verde, AZ. Along this reach the Verde River gains volume from a string of canyons with perennial tributaries which get large portions of their base</w:t>
      </w:r>
      <w:ins w:id="6"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After the W&amp;S reach of the river, the Verde enters its lower reach and flows through two large storage reservoirs before joining the Salt River. There are no reservoirs on the upper reach</w:t>
      </w:r>
      <w:ins w:id="7" w:author="Abraham E Springer" w:date="2025-03-31T13:33:00Z" w16du:dateUtc="2025-03-31T20: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to flow through the wild and scenic reach of the river and continuously influence the ecology and geomorphology.</w:t>
      </w:r>
    </w:p>
    <w:p w14:paraId="7A281CC4" w14:textId="77777777"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 xml:space="preserve">Although there are no large storage reservoirs above the Verde River Wild and Scenic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8" w:author="Abraham E Springer" w:date="2025-03-31T13:35:00Z" w16du:dateUtc="2025-03-31T20: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Valley also is an agricultural </w:t>
      </w:r>
      <w:r w:rsidRPr="002245EF">
        <w:rPr>
          <w:rFonts w:ascii="Times New Roman" w:hAnsi="Times New Roman" w:cs="Times New Roman"/>
          <w:sz w:val="24"/>
          <w:szCs w:val="24"/>
        </w:rPr>
        <w:lastRenderedPageBreak/>
        <w:t>area with land being used for</w:t>
      </w:r>
      <w:del w:id="9" w:author="Peter Z Fule" w:date="2025-03-08T10:38:00Z" w16du:dateUtc="2025-03-08T17: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6FE47513" w14:textId="2B66DE4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 About $88 million was related to tourism. About $35 million was estimated for agriculture (including the wine industry) and they estimated the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sidR="002245EF">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2A6C4D1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outstandingly remarkable 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 </w:t>
      </w:r>
    </w:p>
    <w:p w14:paraId="17D56610"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 xml:space="preserve">Riparian forest </w:t>
      </w:r>
      <w:commentRangeStart w:id="10"/>
      <w:r w:rsidRPr="002245EF">
        <w:rPr>
          <w:rFonts w:ascii="Times New Roman" w:hAnsi="Times New Roman" w:cs="Times New Roman"/>
          <w:b/>
          <w:bCs/>
          <w:sz w:val="24"/>
          <w:szCs w:val="24"/>
        </w:rPr>
        <w:t>overview</w:t>
      </w:r>
      <w:commentRangeEnd w:id="10"/>
      <w:r w:rsidRPr="002245EF">
        <w:rPr>
          <w:rStyle w:val="CommentReference"/>
          <w:rFonts w:ascii="Times New Roman" w:hAnsi="Times New Roman" w:cs="Times New Roman"/>
        </w:rPr>
        <w:commentReference w:id="10"/>
      </w:r>
    </w:p>
    <w:p w14:paraId="70B921F7" w14:textId="77777777"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Riparian forests in Arizona are </w:t>
      </w:r>
      <w:r w:rsidRPr="002245EF">
        <w:rPr>
          <w:rFonts w:ascii="Times New Roman" w:hAnsi="Times New Roman" w:cs="Times New Roman"/>
          <w:sz w:val="24"/>
          <w:szCs w:val="24"/>
        </w:rPr>
        <w:lastRenderedPageBreak/>
        <w:t xml:space="preserve">disproportionately important to the landscape despite their relatively small geographic area. Riparian forests in Arizona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{"citationID":"5udJUo6E","properties":{"formattedCitation":"(Schultz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(Schultz et al., 2009)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0958FCBE"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Fremont cottonwood </w:t>
      </w:r>
      <w:r w:rsidRPr="002245EF">
        <w:rPr>
          <w:rFonts w:ascii="Times New Roman" w:hAnsi="Times New Roman" w:cs="Times New Roman"/>
          <w:i/>
          <w:sz w:val="24"/>
          <w:szCs w:val="24"/>
        </w:rPr>
        <w:t xml:space="preserve">(Populus </w:t>
      </w:r>
      <w:proofErr w:type="spellStart"/>
      <w:r w:rsidRPr="002245EF">
        <w:rPr>
          <w:rFonts w:ascii="Times New Roman" w:hAnsi="Times New Roman" w:cs="Times New Roman"/>
          <w:i/>
          <w:sz w:val="24"/>
          <w:szCs w:val="24"/>
        </w:rPr>
        <w:t>fremontii</w:t>
      </w:r>
      <w:proofErr w:type="spellEnd"/>
      <w:r w:rsidRPr="002245EF">
        <w:rPr>
          <w:rFonts w:ascii="Times New Roman" w:hAnsi="Times New Roman" w:cs="Times New Roman"/>
          <w:sz w:val="24"/>
          <w:szCs w:val="24"/>
        </w:rPr>
        <w:t>) and Goodding’s willow (</w:t>
      </w:r>
      <w:r w:rsidRPr="002245EF">
        <w:rPr>
          <w:rFonts w:ascii="Times New Roman" w:hAnsi="Times New Roman" w:cs="Times New Roman"/>
          <w:i/>
          <w:sz w:val="24"/>
          <w:szCs w:val="24"/>
        </w:rPr>
        <w:t xml:space="preserve">Salix </w:t>
      </w:r>
      <w:proofErr w:type="spellStart"/>
      <w:r w:rsidRPr="002245EF">
        <w:rPr>
          <w:rFonts w:ascii="Times New Roman" w:hAnsi="Times New Roman" w:cs="Times New Roman"/>
          <w:i/>
          <w:sz w:val="24"/>
          <w:szCs w:val="24"/>
        </w:rPr>
        <w:t>gooddingii</w:t>
      </w:r>
      <w:proofErr w:type="spellEnd"/>
      <w:r w:rsidRPr="002245EF">
        <w:rPr>
          <w:rFonts w:ascii="Times New Roman" w:hAnsi="Times New Roman" w:cs="Times New Roman"/>
          <w:sz w:val="24"/>
          <w:szCs w:val="24"/>
        </w:rPr>
        <w:t xml:space="preserve">) are major components of riparian forests along the Verde River. </w:t>
      </w:r>
      <w:r w:rsidRPr="002245EF">
        <w:rPr>
          <w:rFonts w:ascii="Times New Roman" w:hAnsi="Times New Roman" w:cs="Times New Roman"/>
          <w:sz w:val="24"/>
          <w:szCs w:val="24"/>
          <w:highlight w:val="yellow"/>
        </w:rPr>
        <w:t>FREMONT COTTONWOOD IMPORTANCE</w:t>
      </w:r>
    </w:p>
    <w:p w14:paraId="35E4A9D0" w14:textId="77777777" w:rsidR="0038100D" w:rsidRPr="002245EF" w:rsidRDefault="0038100D" w:rsidP="0038100D">
      <w:pPr>
        <w:pStyle w:val="ListParagraph"/>
        <w:numPr>
          <w:ilvl w:val="0"/>
          <w:numId w:val="23"/>
        </w:num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One of Fremont cottonwoods most studied impacts is on bird habitat. </w:t>
      </w:r>
    </w:p>
    <w:p w14:paraId="20537186" w14:textId="77777777" w:rsidR="0038100D" w:rsidRPr="002245EF" w:rsidRDefault="0038100D" w:rsidP="0038100D">
      <w:pPr>
        <w:pStyle w:val="ListParagraph"/>
        <w:numPr>
          <w:ilvl w:val="0"/>
          <w:numId w:val="23"/>
        </w:numPr>
        <w:spacing w:line="480" w:lineRule="auto"/>
        <w:rPr>
          <w:rFonts w:ascii="Times New Roman" w:hAnsi="Times New Roman" w:cs="Times New Roman"/>
          <w:sz w:val="24"/>
          <w:szCs w:val="24"/>
        </w:rPr>
      </w:pPr>
    </w:p>
    <w:p w14:paraId="3C36D6CE"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Invasive species such as tamarisk (</w:t>
      </w:r>
      <w:r w:rsidRPr="002245EF">
        <w:rPr>
          <w:rFonts w:ascii="Times New Roman" w:hAnsi="Times New Roman" w:cs="Times New Roman"/>
          <w:i/>
          <w:iCs/>
          <w:sz w:val="24"/>
          <w:szCs w:val="24"/>
        </w:rPr>
        <w:t>Tamaris spp.</w:t>
      </w:r>
      <w:r w:rsidRPr="002245EF">
        <w:rPr>
          <w:rFonts w:ascii="Times New Roman" w:hAnsi="Times New Roman" w:cs="Times New Roman"/>
          <w:sz w:val="24"/>
          <w:szCs w:val="24"/>
        </w:rPr>
        <w:t>) and Arundo (</w:t>
      </w:r>
      <w:r w:rsidRPr="002245EF">
        <w:rPr>
          <w:rFonts w:ascii="Times New Roman" w:hAnsi="Times New Roman" w:cs="Times New Roman"/>
          <w:i/>
          <w:iCs/>
          <w:sz w:val="24"/>
          <w:szCs w:val="24"/>
        </w:rPr>
        <w:t xml:space="preserve">Arundo </w:t>
      </w:r>
      <w:proofErr w:type="spellStart"/>
      <w:r w:rsidRPr="002245EF">
        <w:rPr>
          <w:rFonts w:ascii="Times New Roman" w:hAnsi="Times New Roman" w:cs="Times New Roman"/>
          <w:i/>
          <w:iCs/>
          <w:sz w:val="24"/>
          <w:szCs w:val="24"/>
        </w:rPr>
        <w:t>donax</w:t>
      </w:r>
      <w:proofErr w:type="spellEnd"/>
      <w:r w:rsidRPr="002245EF">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(Johnson et al.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(Horton et al., 2001; Merritt &amp; Cooper, 2000; </w:t>
      </w:r>
      <w:proofErr w:type="spellStart"/>
      <w:r w:rsidRPr="002245EF">
        <w:rPr>
          <w:rFonts w:ascii="Times New Roman" w:hAnsi="Times New Roman" w:cs="Times New Roman"/>
          <w:sz w:val="24"/>
        </w:rPr>
        <w:t>Shafroth</w:t>
      </w:r>
      <w:proofErr w:type="spellEnd"/>
      <w:r w:rsidRPr="002245EF">
        <w:rPr>
          <w:rFonts w:ascii="Times New Roman" w:hAnsi="Times New Roman" w:cs="Times New Roman"/>
          <w:sz w:val="24"/>
        </w:rPr>
        <w:t xml:space="preserve"> et al.,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River regulation along the Salt River was found to negatively impact Fremont Cottonwoods and their regeneration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(Fenner &amp; D. R. Patton, 1985)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63258ADF" w14:textId="0CAD7A22" w:rsidR="0038100D" w:rsidRPr="002245EF" w:rsidRDefault="0038100D" w:rsidP="002245EF">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Stromberg (1993) describes Fremont cottonwood and Goodding willow ecology in Arizona. Fremont cottonwoods are pioneer species, meaning they rely on disturbance and large amounts of seeds for sexual establishment. Both species produce large numbers (up to 25 million on mature trees) of seeds each spring</w:t>
      </w:r>
      <w:ins w:id="11" w:author="D.Merritt" w:date="2025-03-16T12:57:00Z" w16du:dateUtc="2025-03-16T19:57:00Z">
        <w:r w:rsidRPr="002245EF">
          <w:rPr>
            <w:rFonts w:ascii="Times New Roman" w:hAnsi="Times New Roman" w:cs="Times New Roman"/>
            <w:sz w:val="24"/>
            <w:szCs w:val="24"/>
          </w:rPr>
          <w:t>.</w:t>
        </w:r>
      </w:ins>
      <w:del w:id="12" w:author="D.Merritt" w:date="2025-03-16T12:57:00Z" w16du:dateUtc="2025-03-16T19:57:00Z">
        <w:r w:rsidRPr="002245EF">
          <w:rPr>
            <w:rFonts w:ascii="Times New Roman" w:hAnsi="Times New Roman" w:cs="Times New Roman"/>
            <w:sz w:val="24"/>
            <w:szCs w:val="24"/>
          </w:rPr>
          <w:delText>.</w:delText>
        </w:r>
      </w:del>
      <w:r w:rsidRPr="002245EF">
        <w:rPr>
          <w:rFonts w:ascii="Times New Roman" w:hAnsi="Times New Roman" w:cs="Times New Roman"/>
          <w:sz w:val="24"/>
          <w:szCs w:val="24"/>
        </w:rPr>
        <w:t xml:space="preserve"> The seeds are small and have “tufts'' that are designed for </w:t>
      </w:r>
      <w:r w:rsidRPr="002245EF">
        <w:rPr>
          <w:rFonts w:ascii="Times New Roman" w:hAnsi="Times New Roman" w:cs="Times New Roman"/>
          <w:sz w:val="24"/>
          <w:szCs w:val="24"/>
        </w:rPr>
        <w:lastRenderedPageBreak/>
        <w:t xml:space="preserve">long distance wind and water dispersal. Seeds are released in early spring as winter floods recede. This allows the seeds to be deposited on bare, moist mineral soil scoured and deposited by high winter flows. Regeneration of Fremont cottonwood and Goodding willow occurs sporadically in Arizona. A study in Southern Arizona showed that regeneration occurred only about every decade and was dependent on strong winter floods to scour vegetation and deposit fine alluvial soils </w:t>
      </w:r>
      <w:commentRangeStart w:id="13"/>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commentRangeEnd w:id="13"/>
      <w:ins w:id="14" w:author="D.Merritt" w:date="2025-03-16T12:57:00Z" w16du:dateUtc="2025-03-16T19:57:00Z">
        <w:r w:rsidRPr="002245EF">
          <w:rPr>
            <w:rStyle w:val="CommentReference"/>
            <w:rFonts w:ascii="Times New Roman" w:hAnsi="Times New Roman" w:cs="Times New Roman"/>
          </w:rPr>
          <w:commentReference w:id="13"/>
        </w:r>
        <w:r w:rsidRPr="002245EF">
          <w:rPr>
            <w:rFonts w:ascii="Times New Roman" w:hAnsi="Times New Roman" w:cs="Times New Roman"/>
            <w:sz w:val="24"/>
            <w:szCs w:val="24"/>
          </w:rPr>
          <w:t>.</w:t>
        </w:r>
      </w:ins>
      <w:del w:id="15" w:author="D.Merritt" w:date="2025-03-16T12:57:00Z" w16du:dateUtc="2025-03-16T19:57:00Z">
        <w:r w:rsidRPr="002245EF">
          <w:rPr>
            <w:rFonts w:ascii="Times New Roman" w:hAnsi="Times New Roman" w:cs="Times New Roman"/>
            <w:sz w:val="24"/>
            <w:szCs w:val="24"/>
          </w:rPr>
          <w:delText>.</w:delText>
        </w:r>
      </w:del>
      <w:r w:rsidRPr="002245EF">
        <w:rPr>
          <w:rFonts w:ascii="Times New Roman" w:hAnsi="Times New Roman" w:cs="Times New Roman"/>
          <w:sz w:val="24"/>
          <w:szCs w:val="24"/>
        </w:rPr>
        <w:t xml:space="preserve"> </w:t>
      </w:r>
      <w:r w:rsidR="002245EF" w:rsidRPr="002245EF">
        <w:rPr>
          <w:rFonts w:ascii="Times New Roman" w:hAnsi="Times New Roman" w:cs="Times New Roman"/>
          <w:sz w:val="24"/>
          <w:szCs w:val="24"/>
        </w:rPr>
        <w:t xml:space="preserve">Because most of the Verde River is unregulated and largely free-flowing, native species still dominate riparian areas.  Age class structure is very diverse among riparian trees along the Verde River. Stands of Fremont cottonwood and Goodding’s willow often occur in spatially separate, but same age cohorts with younger stands closer to the active channel and older stands extending up to 200 meters away (Stromberg, 1993). </w:t>
      </w:r>
    </w:p>
    <w:p w14:paraId="324D89D8" w14:textId="15B08D3C"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winter of 2023 was the one of the wettest</w:t>
      </w:r>
      <w:ins w:id="16" w:author="Peter Z Fule" w:date="2025-03-08T10:52:00Z" w16du:dateUtc="2025-03-08T17:52: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in Arizona in the past 30 years (Figure 2.1). On March 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(AEP) flood. This means that there is between a four and 10 percent chance a flood of this magnitude would be equaled or exceeded in any given year. (</w:t>
      </w:r>
      <w:hyperlink r:id="rId11" w:history="1">
        <w:r w:rsidRPr="002245EF">
          <w:rPr>
            <w:rStyle w:val="Hyperlink"/>
            <w:rFonts w:ascii="Times New Roman" w:eastAsia="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Peak snowmelt occurred in mid-March and almost reached 1000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w:t>
      </w:r>
      <w:r w:rsidR="002245EF">
        <w:rPr>
          <w:rFonts w:ascii="Times New Roman" w:hAnsi="Times New Roman" w:cs="Times New Roman"/>
          <w:sz w:val="24"/>
          <w:szCs w:val="24"/>
        </w:rPr>
        <w:t xml:space="preserve"> (Figure 2.1)</w:t>
      </w:r>
      <w:r w:rsidRPr="002245EF">
        <w:rPr>
          <w:rFonts w:ascii="Times New Roman" w:hAnsi="Times New Roman" w:cs="Times New Roman"/>
          <w:sz w:val="24"/>
          <w:szCs w:val="24"/>
        </w:rPr>
        <w:t>. Flows then declined to the summer and fall low-flow period where base</w:t>
      </w:r>
      <w:ins w:id="17" w:author="Abraham E Springer" w:date="2025-02-21T15:14:00Z" w16du:dateUtc="2025-02-21T22:14: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flows can drop below 1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63ADEE78" w14:textId="77777777" w:rsidR="0038100D" w:rsidRPr="002245EF" w:rsidRDefault="0038100D" w:rsidP="0038100D">
      <w:pPr>
        <w:spacing w:line="480" w:lineRule="auto"/>
        <w:rPr>
          <w:rFonts w:ascii="Times New Roman" w:hAnsi="Times New Roman" w:cs="Times New Roman"/>
          <w:sz w:val="24"/>
          <w:szCs w:val="24"/>
        </w:rPr>
      </w:pPr>
    </w:p>
    <w:p w14:paraId="22A26AFB" w14:textId="77777777" w:rsidR="0038100D" w:rsidRPr="002245EF" w:rsidRDefault="0038100D" w:rsidP="0038100D">
      <w:pPr>
        <w:spacing w:line="480" w:lineRule="auto"/>
        <w:jc w:val="center"/>
        <w:rPr>
          <w:rFonts w:ascii="Times New Roman" w:hAnsi="Times New Roman" w:cs="Times New Roman"/>
          <w:sz w:val="24"/>
          <w:szCs w:val="24"/>
        </w:rPr>
      </w:pPr>
    </w:p>
    <w:p w14:paraId="4BEEDC8D" w14:textId="708DF99B" w:rsidR="0038100D" w:rsidRDefault="0038100D" w:rsidP="0038100D">
      <w:pPr>
        <w:spacing w:line="480" w:lineRule="auto"/>
        <w:jc w:val="center"/>
        <w:rPr>
          <w:rFonts w:ascii="Times New Roman" w:hAnsi="Times New Roman" w:cs="Times New Roman"/>
          <w:sz w:val="24"/>
          <w:szCs w:val="24"/>
        </w:rPr>
      </w:pPr>
    </w:p>
    <w:p w14:paraId="17FB930D" w14:textId="5A6B5FF0" w:rsidR="002245EF" w:rsidRPr="002245EF" w:rsidRDefault="002245EF"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44C6003" wp14:editId="6A8B6905">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258FDDFF"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18"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18"/>
      <w:r w:rsidRPr="002245EF">
        <w:rPr>
          <w:rFonts w:ascii="Times New Roman" w:hAnsi="Times New Roman" w:cs="Times New Roman"/>
          <w:color w:val="auto"/>
          <w:sz w:val="24"/>
          <w:szCs w:val="24"/>
        </w:rPr>
        <w:t>2023.</w:t>
      </w:r>
    </w:p>
    <w:p w14:paraId="1B445223"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The Verde River’s unique and intact hydrology makes it rare in the Southwest. We used the following research questions to understand regeneration and establishment of Fremont cottonwood on this river.</w:t>
      </w:r>
    </w:p>
    <w:p w14:paraId="270FBBA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219F5661" w14:textId="57EF0129"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2) What are the demographics of Fremont cottonwood  along the Verde River?</w:t>
      </w:r>
    </w:p>
    <w:p w14:paraId="78C1971C" w14:textId="0BDDD2DC"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sidR="002245EF">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35CEFF24"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19" w:name="_Toc193890715"/>
      <w:r w:rsidRPr="002245EF">
        <w:rPr>
          <w:rFonts w:ascii="Times New Roman" w:hAnsi="Times New Roman" w:cs="Times New Roman"/>
          <w:color w:val="auto"/>
          <w:sz w:val="24"/>
          <w:szCs w:val="24"/>
        </w:rPr>
        <w:lastRenderedPageBreak/>
        <w:t>Methods</w:t>
      </w:r>
      <w:bookmarkEnd w:id="19"/>
    </w:p>
    <w:p w14:paraId="611EC631"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Study Site</w:t>
      </w:r>
    </w:p>
    <w:p w14:paraId="50AC523E" w14:textId="070C676D" w:rsidR="0038100D" w:rsidRDefault="0038100D" w:rsidP="002245EF">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unaltered flood hydrology. </w:t>
      </w:r>
    </w:p>
    <w:p w14:paraId="4E6EE66D" w14:textId="77777777" w:rsidR="002245EF" w:rsidRDefault="002245EF" w:rsidP="002245EF">
      <w:pPr>
        <w:spacing w:line="480" w:lineRule="auto"/>
        <w:rPr>
          <w:rFonts w:ascii="Times New Roman" w:hAnsi="Times New Roman" w:cs="Times New Roman"/>
          <w:sz w:val="24"/>
          <w:szCs w:val="24"/>
        </w:rPr>
      </w:pPr>
    </w:p>
    <w:p w14:paraId="59D72BBF" w14:textId="77777777" w:rsidR="002245EF" w:rsidRPr="002245EF" w:rsidRDefault="002245EF" w:rsidP="002245EF">
      <w:pPr>
        <w:spacing w:line="480" w:lineRule="auto"/>
        <w:rPr>
          <w:rFonts w:ascii="Times New Roman" w:hAnsi="Times New Roman" w:cs="Times New Roman"/>
          <w:sz w:val="24"/>
          <w:szCs w:val="24"/>
        </w:rPr>
      </w:pPr>
    </w:p>
    <w:p w14:paraId="7DDBE5E4"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08B36911" wp14:editId="65D26566">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80F6611"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0"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20"/>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471CCD9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Fall 2023 to identify seedlings that had survived most of their first growing season. We established ten monitoring plots at BRAP and Childs using purposive (subjective) sampling. Plots were selected in areas where seedlings had already survived, not randomly across the floodplain. Seedling regeneration was concentrated in dense areas so a random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survivorship.</w:t>
      </w:r>
    </w:p>
    <w:p w14:paraId="11338CB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metal pin into the ground and a radius was determined to encompass the seedlings. We then measured seedling heights with a ruler or measuring tape to the nearest </w:t>
      </w:r>
      <w:r w:rsidRPr="002245EF">
        <w:rPr>
          <w:rFonts w:ascii="Times New Roman" w:hAnsi="Times New Roman" w:cs="Times New Roman"/>
          <w:sz w:val="24"/>
          <w:szCs w:val="24"/>
        </w:rPr>
        <w:lastRenderedPageBreak/>
        <w:t xml:space="preserve">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Light intensity was measured with a Li-COR LI-1500 Light Sensor Logger (Lincoln, NE). The pyranometer sensor was placed in the or near the plot and allowed to acclimate. A 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77777777"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 xml:space="preserve">Soil samples were collected inside the seedling plots using a trowel. Soil samples are from the first few inches of the soil horizon where the cottonwoods originally germinated. </w:t>
      </w:r>
      <w:r w:rsidRPr="002245EF">
        <w:rPr>
          <w:rFonts w:ascii="Times New Roman" w:hAnsi="Times New Roman" w:cs="Times New Roman"/>
          <w:sz w:val="24"/>
          <w:szCs w:val="24"/>
          <w:lang w:val="en-US"/>
        </w:rPr>
        <w:lastRenderedPageBreak/>
        <w:t>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terrace, down through the seedling plot and to the edge of the 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 studio scripts were used to calculate summary statistics (R version 4.4.2). Height and diameter values were converted into a single Height-Diameter ratio (HDR,</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 so that each seedling had a single value describing its size. A higher HDR means that a seedling is becoming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Changes in density and seedling size were determined by subtracting the Fall 2024 values from the Fall 2023 values. To measure changes between visit (Fall 2023, Spring 2024 and Fall </w:t>
      </w:r>
      <w:r w:rsidRPr="002245EF">
        <w:rPr>
          <w:rFonts w:ascii="Times New Roman" w:hAnsi="Times New Roman" w:cs="Times New Roman"/>
          <w:sz w:val="24"/>
          <w:szCs w:val="24"/>
        </w:rPr>
        <w:lastRenderedPageBreak/>
        <w:t>2024) and growth (mean height, diameter and HDR) an Analysis of Variance (ANOVA) was used to test for significance. Tukey’s HSD test was used to test for significant changes between variables at a critical P-value of less than or equal to 0.05.</w:t>
      </w:r>
    </w:p>
    <w:p w14:paraId="111E78C8" w14:textId="3634DE4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logistic regression model was used to see how the three measured variables impacted seedling survivorship</w:t>
      </w:r>
      <w:ins w:id="21" w:author="Abraham E Springer" w:date="2025-03-31T14:10:00Z" w16du:dateUtc="2025-03-31T21:10:00Z">
        <w:r w:rsidRPr="002245EF">
          <w:rPr>
            <w:rFonts w:ascii="Times New Roman" w:hAnsi="Times New Roman" w:cs="Times New Roman"/>
            <w:sz w:val="24"/>
            <w:szCs w:val="24"/>
          </w:rPr>
          <w:t xml:space="preserve"> (</w:t>
        </w:r>
      </w:ins>
      <w:r w:rsidR="002245EF">
        <w:rPr>
          <w:rFonts w:ascii="Times New Roman" w:hAnsi="Times New Roman" w:cs="Times New Roman"/>
          <w:sz w:val="24"/>
          <w:szCs w:val="24"/>
        </w:rPr>
        <w:t>APPENDIX X)</w:t>
      </w:r>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5AF1F2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To determine the age and growth of Fremont cottonwood trees, cores were 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and a few Goodding willows </w:t>
      </w:r>
      <w:r w:rsidR="002245EF">
        <w:rPr>
          <w:rFonts w:ascii="Times New Roman" w:hAnsi="Times New Roman" w:cs="Times New Roman"/>
          <w:sz w:val="24"/>
          <w:szCs w:val="24"/>
        </w:rPr>
        <w:t>(n=15)</w:t>
      </w:r>
      <w:r w:rsidRPr="002245EF">
        <w:rPr>
          <w:rFonts w:ascii="Times New Roman" w:hAnsi="Times New Roman" w:cs="Times New Roman"/>
          <w:sz w:val="24"/>
          <w:szCs w:val="24"/>
        </w:rPr>
        <w:t>from the riparian area where cored. The riparian area is defined as the part of the floodplain dominated by open channel flow (Merritt, 2022). On the Verde River, this is the area immediately next to 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23E253F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7F680C">
        <w:rPr>
          <w:rFonts w:ascii="Times New Roman" w:hAnsi="Times New Roman" w:cs="Times New Roman"/>
          <w:sz w:val="24"/>
          <w:szCs w:val="24"/>
        </w:rPr>
        <w:t>t</w:t>
      </w:r>
      <w:r w:rsidRPr="002245EF">
        <w:rPr>
          <w:rFonts w:ascii="Times New Roman" w:hAnsi="Times New Roman" w:cs="Times New Roman"/>
          <w:sz w:val="24"/>
          <w:szCs w:val="24"/>
        </w:rPr>
        <w:t xml:space="preserve">o that </w:t>
      </w:r>
      <w:r w:rsidR="007F680C">
        <w:rPr>
          <w:rFonts w:ascii="Times New Roman" w:hAnsi="Times New Roman" w:cs="Times New Roman"/>
          <w:sz w:val="24"/>
          <w:szCs w:val="24"/>
        </w:rPr>
        <w:t xml:space="preserve">determine </w:t>
      </w:r>
      <w:r w:rsidRPr="002245EF">
        <w:rPr>
          <w:rFonts w:ascii="Times New Roman" w:hAnsi="Times New Roman" w:cs="Times New Roman"/>
          <w:sz w:val="24"/>
          <w:szCs w:val="24"/>
        </w:rPr>
        <w:t xml:space="preserve">their minimum ages. This stand was located </w:t>
      </w:r>
      <w:r w:rsidR="007F680C">
        <w:rPr>
          <w:rFonts w:ascii="Times New Roman" w:hAnsi="Times New Roman" w:cs="Times New Roman"/>
          <w:sz w:val="24"/>
          <w:szCs w:val="24"/>
        </w:rPr>
        <w:t>just upstream of</w:t>
      </w:r>
      <w:r w:rsidRPr="002245EF">
        <w:rPr>
          <w:rFonts w:ascii="Times New Roman" w:hAnsi="Times New Roman" w:cs="Times New Roman"/>
          <w:sz w:val="24"/>
          <w:szCs w:val="24"/>
        </w:rPr>
        <w:t xml:space="preserve"> 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w:t>
      </w:r>
      <w:r w:rsidRPr="002245EF">
        <w:rPr>
          <w:rFonts w:ascii="Times New Roman" w:hAnsi="Times New Roman" w:cs="Times New Roman"/>
          <w:sz w:val="24"/>
          <w:szCs w:val="24"/>
        </w:rPr>
        <w:lastRenderedPageBreak/>
        <w:t>tree far enough to ensure that the pith had been passed. No cores were taken from trees smaller than 5cm at the elevation where cores were taken.</w:t>
      </w:r>
    </w:p>
    <w:p w14:paraId="1B974C2F" w14:textId="7578EEE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software (</w:t>
      </w:r>
      <w:hyperlink r:id="rId14"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in the software so that the date could be verified and ring widths measured. We saved dated and scanned cores  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5"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Files were separated into four different sites: Upper Beasley, Lower Beasley, Childs and Sheep. </w:t>
      </w:r>
    </w:p>
    <w:p w14:paraId="165262B8" w14:textId="77777777" w:rsidR="0038100D" w:rsidRPr="002245EF" w:rsidRDefault="0038100D" w:rsidP="0038100D">
      <w:pPr>
        <w:spacing w:line="480" w:lineRule="auto"/>
        <w:rPr>
          <w:rFonts w:ascii="Times New Roman" w:hAnsi="Times New Roman" w:cs="Times New Roman"/>
          <w:b/>
          <w:sz w:val="24"/>
          <w:szCs w:val="24"/>
          <w:highlight w:val="yellow"/>
        </w:rPr>
      </w:pPr>
      <w:commentRangeStart w:id="22"/>
      <w:r w:rsidRPr="002245EF">
        <w:rPr>
          <w:rFonts w:ascii="Times New Roman" w:hAnsi="Times New Roman" w:cs="Times New Roman"/>
          <w:b/>
          <w:sz w:val="24"/>
          <w:szCs w:val="24"/>
          <w:highlight w:val="yellow"/>
        </w:rPr>
        <w:t>Crossdating</w:t>
      </w:r>
      <w:commentRangeEnd w:id="22"/>
      <w:r w:rsidRPr="002245EF">
        <w:rPr>
          <w:rStyle w:val="CommentReference"/>
          <w:rFonts w:ascii="Times New Roman" w:hAnsi="Times New Roman" w:cs="Times New Roman"/>
          <w:highlight w:val="yellow"/>
        </w:rPr>
        <w:commentReference w:id="22"/>
      </w:r>
      <w:r w:rsidRPr="002245EF">
        <w:rPr>
          <w:rFonts w:ascii="Times New Roman" w:hAnsi="Times New Roman" w:cs="Times New Roman"/>
          <w:b/>
          <w:sz w:val="24"/>
          <w:szCs w:val="24"/>
        </w:rPr>
        <w:t>/dating</w:t>
      </w:r>
    </w:p>
    <w:p w14:paraId="71A1F6CC" w14:textId="1F3E15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However, cottonwoods along the Verde River have access to perennial water which means that missing rings are unlikely. To maximize the </w:t>
      </w:r>
      <w:r w:rsidR="00C2061C">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sidR="00C2061C">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sidR="00C2061C">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w:t>
      </w:r>
      <w:r w:rsidRPr="002245EF">
        <w:rPr>
          <w:rFonts w:ascii="Times New Roman" w:hAnsi="Times New Roman" w:cs="Times New Roman"/>
          <w:sz w:val="24"/>
          <w:szCs w:val="24"/>
        </w:rPr>
        <w:lastRenderedPageBreak/>
        <w:t xml:space="preserve">disease, etc. </w:t>
      </w:r>
      <w:r w:rsidR="00C2061C">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sidR="00C2061C">
        <w:rPr>
          <w:rFonts w:ascii="Times New Roman" w:hAnsi="Times New Roman" w:cs="Times New Roman"/>
          <w:sz w:val="24"/>
          <w:szCs w:val="24"/>
        </w:rPr>
        <w:t>through</w:t>
      </w:r>
      <w:r w:rsidRPr="002245EF">
        <w:rPr>
          <w:rFonts w:ascii="Times New Roman" w:hAnsi="Times New Roman" w:cs="Times New Roman"/>
          <w:sz w:val="24"/>
          <w:szCs w:val="24"/>
        </w:rPr>
        <w:t xml:space="preserve"> COFECHA to check for any dating issues. We analyzed the COFECHA output for each core and checked it for potential dating issues. If we found a potential dating issue the core was reexamined under the microscope.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6"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(Zang &amp; </w:t>
      </w:r>
      <w:r w:rsidRPr="002245EF">
        <w:rPr>
          <w:rFonts w:ascii="Times New Roman" w:hAnsi="Times New Roman" w:cs="Times New Roman"/>
          <w:sz w:val="24"/>
        </w:rPr>
        <w:lastRenderedPageBreak/>
        <w:t>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23" w:name="_Toc193890716"/>
      <w:r w:rsidRPr="002245EF">
        <w:rPr>
          <w:rFonts w:ascii="Times New Roman" w:hAnsi="Times New Roman" w:cs="Times New Roman"/>
          <w:color w:val="auto"/>
          <w:sz w:val="24"/>
          <w:szCs w:val="24"/>
        </w:rPr>
        <w:t>Results</w:t>
      </w:r>
      <w:bookmarkEnd w:id="23"/>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7"/>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4"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24"/>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w:t>
      </w:r>
      <w:r w:rsidRPr="002245EF">
        <w:rPr>
          <w:rFonts w:ascii="Times New Roman" w:hAnsi="Times New Roman" w:cs="Times New Roman"/>
          <w:sz w:val="24"/>
          <w:szCs w:val="24"/>
        </w:rPr>
        <w:lastRenderedPageBreak/>
        <w:t xml:space="preserve">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5"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25"/>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620"/>
        <w:gridCol w:w="1530"/>
        <w:gridCol w:w="1710"/>
        <w:gridCol w:w="1080"/>
        <w:gridCol w:w="2002"/>
      </w:tblGrid>
      <w:tr w:rsidR="002245EF" w:rsidRPr="002245EF" w14:paraId="0E047AC4" w14:textId="77777777" w:rsidTr="00567545">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620"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530"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080"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002"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567545">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tcBorders>
              <w:top w:val="single" w:sz="4" w:space="0" w:color="auto"/>
            </w:tcBorders>
            <w:noWrap/>
            <w:hideMark/>
          </w:tcPr>
          <w:p w14:paraId="7BF6FBA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p>
        </w:tc>
        <w:tc>
          <w:tcPr>
            <w:tcW w:w="1710" w:type="dxa"/>
            <w:tcBorders>
              <w:top w:val="single" w:sz="4" w:space="0" w:color="auto"/>
            </w:tcBorders>
            <w:noWrap/>
            <w:hideMark/>
          </w:tcPr>
          <w:p w14:paraId="4D20AA5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p>
        </w:tc>
        <w:tc>
          <w:tcPr>
            <w:tcW w:w="1080" w:type="dxa"/>
            <w:tcBorders>
              <w:top w:val="single" w:sz="4" w:space="0" w:color="auto"/>
            </w:tcBorders>
            <w:noWrap/>
            <w:hideMark/>
          </w:tcPr>
          <w:p w14:paraId="79342E8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p>
        </w:tc>
        <w:tc>
          <w:tcPr>
            <w:tcW w:w="2002" w:type="dxa"/>
            <w:tcBorders>
              <w:top w:val="single" w:sz="4" w:space="0" w:color="auto"/>
            </w:tcBorders>
          </w:tcPr>
          <w:p w14:paraId="61EB2B6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p>
        </w:tc>
      </w:tr>
      <w:tr w:rsidR="002245EF" w:rsidRPr="002245EF" w14:paraId="5D75E53B" w14:textId="77777777" w:rsidTr="00567545">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702A1E5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p>
        </w:tc>
        <w:tc>
          <w:tcPr>
            <w:tcW w:w="1710" w:type="dxa"/>
            <w:noWrap/>
            <w:hideMark/>
          </w:tcPr>
          <w:p w14:paraId="1ADA6B0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p>
        </w:tc>
        <w:tc>
          <w:tcPr>
            <w:tcW w:w="1080" w:type="dxa"/>
            <w:noWrap/>
            <w:hideMark/>
          </w:tcPr>
          <w:p w14:paraId="48490F1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p>
        </w:tc>
        <w:tc>
          <w:tcPr>
            <w:tcW w:w="2002" w:type="dxa"/>
          </w:tcPr>
          <w:p w14:paraId="35D59305"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p>
        </w:tc>
      </w:tr>
      <w:tr w:rsidR="002245EF" w:rsidRPr="002245EF" w14:paraId="610179BC" w14:textId="77777777" w:rsidTr="00567545">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0D5BD4A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p>
        </w:tc>
        <w:tc>
          <w:tcPr>
            <w:tcW w:w="1710" w:type="dxa"/>
            <w:noWrap/>
            <w:hideMark/>
          </w:tcPr>
          <w:p w14:paraId="16FA86F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p>
        </w:tc>
        <w:tc>
          <w:tcPr>
            <w:tcW w:w="1080" w:type="dxa"/>
            <w:noWrap/>
            <w:hideMark/>
          </w:tcPr>
          <w:p w14:paraId="2418088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p>
        </w:tc>
        <w:tc>
          <w:tcPr>
            <w:tcW w:w="2002" w:type="dxa"/>
          </w:tcPr>
          <w:p w14:paraId="490BB3E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p>
        </w:tc>
      </w:tr>
      <w:tr w:rsidR="002245EF" w:rsidRPr="002245EF" w14:paraId="13132F7A" w14:textId="77777777" w:rsidTr="00567545">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noWrap/>
            <w:hideMark/>
          </w:tcPr>
          <w:p w14:paraId="1B2947CE"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p>
        </w:tc>
        <w:tc>
          <w:tcPr>
            <w:tcW w:w="1710" w:type="dxa"/>
            <w:noWrap/>
            <w:hideMark/>
          </w:tcPr>
          <w:p w14:paraId="19B47B5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p>
        </w:tc>
        <w:tc>
          <w:tcPr>
            <w:tcW w:w="1080" w:type="dxa"/>
            <w:noWrap/>
            <w:hideMark/>
          </w:tcPr>
          <w:p w14:paraId="3BED43E0"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p>
        </w:tc>
        <w:tc>
          <w:tcPr>
            <w:tcW w:w="2002" w:type="dxa"/>
          </w:tcPr>
          <w:p w14:paraId="1851BED8"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p>
        </w:tc>
      </w:tr>
      <w:tr w:rsidR="002245EF" w:rsidRPr="002245EF" w14:paraId="1B1EEC1D" w14:textId="77777777" w:rsidTr="00567545">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405222F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p>
        </w:tc>
        <w:tc>
          <w:tcPr>
            <w:tcW w:w="1710" w:type="dxa"/>
            <w:noWrap/>
            <w:hideMark/>
          </w:tcPr>
          <w:p w14:paraId="2A15632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p>
        </w:tc>
        <w:tc>
          <w:tcPr>
            <w:tcW w:w="1080" w:type="dxa"/>
            <w:noWrap/>
            <w:hideMark/>
          </w:tcPr>
          <w:p w14:paraId="1188E8A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p>
        </w:tc>
        <w:tc>
          <w:tcPr>
            <w:tcW w:w="2002" w:type="dxa"/>
          </w:tcPr>
          <w:p w14:paraId="4C52AF61"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p>
        </w:tc>
      </w:tr>
      <w:tr w:rsidR="002245EF" w:rsidRPr="002245EF" w14:paraId="60489238" w14:textId="77777777" w:rsidTr="00567545">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19DDFF0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p>
        </w:tc>
        <w:tc>
          <w:tcPr>
            <w:tcW w:w="1710" w:type="dxa"/>
            <w:noWrap/>
            <w:hideMark/>
          </w:tcPr>
          <w:p w14:paraId="748D5CF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p>
        </w:tc>
        <w:tc>
          <w:tcPr>
            <w:tcW w:w="1080" w:type="dxa"/>
            <w:noWrap/>
            <w:hideMark/>
          </w:tcPr>
          <w:p w14:paraId="6E33B2F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p>
        </w:tc>
        <w:tc>
          <w:tcPr>
            <w:tcW w:w="2002" w:type="dxa"/>
          </w:tcPr>
          <w:p w14:paraId="50657BB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6"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26"/>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7"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del w:id="28" w:author="Quentin R McCalla" w:date="2025-03-16T12:57:00Z" w16du:dateUtc="2025-03-16T19:57:00Z">
        <w:r w:rsidRPr="002245EF">
          <w:rPr>
            <w:rFonts w:ascii="Times New Roman" w:hAnsi="Times New Roman" w:cs="Times New Roman"/>
            <w:color w:val="auto"/>
            <w:sz w:val="24"/>
            <w:szCs w:val="24"/>
          </w:rPr>
          <w:delText>.</w:delText>
        </w:r>
      </w:del>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27"/>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29"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2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30" w:author="D.Merritt" w:date="2025-03-16T12:57:00Z" w16du:dateUtc="2025-03-16T19:57:00Z"/>
          <w:rFonts w:ascii="Times New Roman" w:hAnsi="Times New Roman" w:cs="Times New Roman"/>
        </w:rPr>
      </w:pPr>
    </w:p>
    <w:p w14:paraId="144AFE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indicated that light, herbaceous competition, and fine sediment were highly significant for seedling survival at BRAP (Table 2.4). Because all three </w:t>
      </w:r>
      <w:r w:rsidRPr="002245EF">
        <w:rPr>
          <w:rFonts w:ascii="Times New Roman" w:hAnsi="Times New Roman" w:cs="Times New Roman"/>
          <w:sz w:val="24"/>
          <w:szCs w:val="24"/>
        </w:rPr>
        <w:lastRenderedPageBreak/>
        <w:t>variables were originally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1"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rPr>
        <w:t xml:space="preserve"> Childs logistic regression model. * Indicates P ≤0.05, ** indicates P ≤ 0.01, ***indicates P ≤ 0.001</w:t>
      </w:r>
      <w:bookmarkEnd w:id="3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significant 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478E64AD" wp14:editId="3CB90E19">
            <wp:extent cx="5943600" cy="2642870"/>
            <wp:effectExtent l="0" t="0" r="0" b="5080"/>
            <wp:docPr id="686176155" name="Picture 4"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6155" name="Picture 4" descr="A graph with lines and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3A5159DC" w14:textId="05E4C9F9" w:rsidR="00697D5A" w:rsidRPr="00697D5A" w:rsidRDefault="0038100D" w:rsidP="00697D5A">
      <w:pPr>
        <w:jc w:val="center"/>
      </w:pPr>
      <w:bookmarkStart w:id="32"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Age at coring height.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32"/>
      <w:r w:rsidR="00697D5A" w:rsidRPr="00697D5A">
        <w:rPr>
          <w:rFonts w:ascii="Times New Roman" w:hAnsi="Times New Roman" w:cs="Times New Roman"/>
          <w:sz w:val="24"/>
          <w:szCs w:val="24"/>
          <w:highlight w:val="yellow"/>
        </w:rPr>
        <w:t xml:space="preserve"> </w:t>
      </w:r>
      <w:r w:rsidR="00697D5A" w:rsidRPr="00697D5A">
        <w:rPr>
          <w:rFonts w:ascii="Times New Roman" w:hAnsi="Times New Roman" w:cs="Times New Roman"/>
          <w:sz w:val="24"/>
          <w:szCs w:val="24"/>
          <w:highlight w:val="yellow"/>
        </w:rPr>
        <w:t>Curious which of these to include</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33"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relationship.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33"/>
    </w:p>
    <w:p w14:paraId="752F1CD2" w14:textId="77777777" w:rsidR="0038100D" w:rsidRPr="002245EF" w:rsidRDefault="0038100D" w:rsidP="0038100D">
      <w:pPr>
        <w:jc w:val="center"/>
        <w:rPr>
          <w:rFonts w:ascii="Times New Roman" w:hAnsi="Times New Roman" w:cs="Times New Roman"/>
        </w:rPr>
      </w:pPr>
    </w:p>
    <w:p w14:paraId="2B718998" w14:textId="73358315"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lastRenderedPageBreak/>
        <w:t>Tree core analyses (n=133) were used to determine the number of trees dating back to year of regeneration. The age at coring height distribution is not normal (Shapiro-Wilk test of p&lt;0.05) (Figure 2.</w:t>
      </w:r>
      <w:r w:rsidR="00697D5A">
        <w:rPr>
          <w:rFonts w:ascii="Times New Roman" w:hAnsi="Times New Roman" w:cs="Times New Roman"/>
          <w:i w:val="0"/>
          <w:iCs w:val="0"/>
          <w:color w:val="auto"/>
          <w:sz w:val="24"/>
          <w:szCs w:val="24"/>
        </w:rPr>
        <w:t>5</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766D3341"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were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72D9F80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was the series used to determine growth and ring widths as well as to test against climate variables. Basal Area Index (BAI) were generally increasing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4"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34"/>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lastRenderedPageBreak/>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35" w:author="Quentin R McCalla" w:date="2025-03-16T12:57:00Z" w16du:dateUtc="2025-03-16T19:57:00Z"/>
          <w:rFonts w:ascii="Times New Roman" w:hAnsi="Times New Roman" w:cs="Times New Roman"/>
          <w:color w:val="auto"/>
          <w:sz w:val="24"/>
          <w:szCs w:val="24"/>
        </w:rPr>
      </w:pPr>
      <w:bookmarkStart w:id="36"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36"/>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37" w:author="Quentin R McCalla" w:date="2025-03-03T16:14:00Z" w16du:dateUtc="2025-03-03T23: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38"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38"/>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39" w:name="_Toc193890717"/>
      <w:r w:rsidRPr="00271AE2">
        <w:rPr>
          <w:rFonts w:ascii="Times New Roman" w:hAnsi="Times New Roman" w:cs="Times New Roman"/>
          <w:b/>
          <w:bCs/>
          <w:color w:val="auto"/>
        </w:rPr>
        <w:t>Discussion</w:t>
      </w:r>
      <w:bookmarkStart w:id="40" w:name="_Toc187849262"/>
      <w:bookmarkEnd w:id="39"/>
    </w:p>
    <w:p w14:paraId="61BA0309"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survivorship and demographics</w:t>
      </w:r>
      <w:bookmarkEnd w:id="40"/>
    </w:p>
    <w:p w14:paraId="3813687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Seedling plots were established in places where cottonwood seedlings survived their first growing season (spring-fall 2023) meaning that the results are specific to the characteristics of the plots selected, not the entire river. Seedlings at Childs were originally over twice as dense as seedlings at BRAP. By the end of the second growing season, both sites had similar mean density. At Childs, seedlings were about twice as large as their counterparts at BRAP. As seedlings at Childs grew quicker, they also thinned themselves out and decreased their densities at a higher rate than those at BRAP</w:t>
      </w:r>
    </w:p>
    <w:p w14:paraId="5B9B1177" w14:textId="1BBFFE9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Causes of mortality were difficult to determine. No significant floods scoured away seedlings during the study. At some sites, the seedlings were showing signs of desiccation during </w:t>
      </w:r>
      <w:r w:rsidRPr="002245EF">
        <w:rPr>
          <w:rFonts w:ascii="Times New Roman" w:hAnsi="Times New Roman" w:cs="Times New Roman"/>
          <w:sz w:val="24"/>
          <w:szCs w:val="24"/>
        </w:rPr>
        <w:lastRenderedPageBreak/>
        <w:t xml:space="preserve">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In two growing seasons, seedling heights reached an average height of 36 cm and 64 cm at BRAP and Childs respectively. These heights are about half of what Fremont cottonwood seedlings were found to have grown in a similar study in Central Arizona. Stromberg (1997) studied Fremont cottonwood, Goodding willow and tamarisk regeneration on the Hassayampa and Santa Maria</w:t>
      </w:r>
      <w:ins w:id="41" w:author="D.Merritt" w:date="2025-03-16T11:08:00Z" w16du:dateUtc="2025-03-16T17: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rivers following floods in 1993 and 1995. Final seedling densities at both BRAP and Childs were similar to densities on the Santa Maria River after two growing seasons. The smaller sizes found on the Verde River could be because all cottonwoods regardless of size or cohort were incorporated. For example, large numbers of seedlings from 2024 floods were measured in both the Spring 2024 and Fall 2024 visits. In addition, the Hassayampa and Santa Maria rivers selected in Central Arizona were at lower elevations and at a more southern latitude. Seedlings here likely had a longer growing season to grow larger than along the Verde River. Finally, both rivers in Central Arizona are in large open reaches, where sunlight is largely unlimited. In 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Light</w:t>
      </w:r>
    </w:p>
    <w:p w14:paraId="7673FA0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cottonwoods are generally considered to be shade intolerant species.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significant (p-value ≤ 0.001) for both sites. Light availability is impacted by both the geographic setting as well as the biological community. Plots located in constrained canyon reaches or under large canopy cover will have less light availability. Higher light availability led to higher seedling survival. Light availability was highly significant at both sites meaning that some combination of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Herbaceous competition was found to be a highly significant variable, contributing to survivorship at BRAP. However, it was found to be not significant in predicting seedling survival at Childs. At BRAP herbaceous competition was positively related to seedling survival. This contradicts the idea that seedling competition with other species would be expected to decrease survival.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ins w:id="42" w:author="D.Merritt" w:date="2025-03-16T11:12:00Z" w16du:dateUtc="2025-03-16T17: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10F9F1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w:t>
      </w:r>
      <w:r w:rsidRPr="002245EF">
        <w:rPr>
          <w:rFonts w:ascii="Times New Roman" w:hAnsi="Times New Roman" w:cs="Times New Roman"/>
          <w:sz w:val="24"/>
          <w:szCs w:val="24"/>
        </w:rPr>
        <w:lastRenderedPageBreak/>
        <w:t xml:space="preserve">difficult to make wide reaching assumptions 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 increase, survivorship decreases.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43"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3B59B437"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43"/>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is about 25 years. Previous research on riparian forests found that cottonwood-willow forests in the Verde Valley have spent most of the 1900s recovering from various </w:t>
      </w:r>
      <w:bookmarkStart w:id="44" w:name="_Hlk191304377"/>
      <w:r w:rsidRPr="002245EF">
        <w:rPr>
          <w:rFonts w:ascii="Times New Roman" w:hAnsi="Times New Roman" w:cs="Times New Roman"/>
          <w:sz w:val="24"/>
          <w:szCs w:val="24"/>
        </w:rPr>
        <w:t>Euro-American settlement disturbances</w:t>
      </w:r>
      <w:bookmarkEnd w:id="44"/>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a copper smelter before being allowed to recover by the </w:t>
      </w:r>
      <w:r w:rsidRPr="002245EF">
        <w:rPr>
          <w:rFonts w:ascii="Times New Roman" w:hAnsi="Times New Roman" w:cs="Times New Roman"/>
          <w:sz w:val="24"/>
          <w:szCs w:val="24"/>
        </w:rPr>
        <w:lastRenderedPageBreak/>
        <w:t>1970s. Then, large floods in 1983, 1993, 2005 and 2023 have kept riparian forests young and replenished. There are cottonwood trees more than 25 years old, but they are mostly outside of the riparian area.</w:t>
      </w:r>
    </w:p>
    <w:p w14:paraId="0FA08DC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There is also a very weak correlation but significant (r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relationship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With no strong trend between age and diameter, it means that other factors are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 </w:t>
      </w:r>
    </w:p>
    <w:p w14:paraId="1D6BDADF" w14:textId="6A16999C"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Even though Fremont cottonwoods cored within the riparian zone are young, that does not mean that older trees do not exist. Large, legacy cottonwoods exist along the Verde River (Figure 2.9). Older trees tend to be further than 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 live to be around 110 years</w:t>
      </w:r>
      <w:ins w:id="45" w:author="D.Merritt" w:date="2025-03-16T11:27:00Z" w16du:dateUtc="2025-03-16T17: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trichocarpa</w:t>
      </w:r>
      <w:proofErr w:type="spellEnd"/>
      <w:r w:rsidRPr="002245EF">
        <w:rPr>
          <w:rFonts w:ascii="Times New Roman" w:hAnsi="Times New Roman" w:cs="Times New Roman"/>
          <w:sz w:val="24"/>
          <w:szCs w:val="24"/>
        </w:rPr>
        <w:t>) can reach ages of between 300-400 years in Alberta, Canada.</w:t>
      </w:r>
    </w:p>
    <w:p w14:paraId="4DB84CBE" w14:textId="675ABE3F"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 curvature was found on the other side of the core and diameters were over 1.5m at coring height.</w:t>
      </w:r>
      <w:r w:rsidR="00EB6C45">
        <w:rPr>
          <w:rFonts w:ascii="Times New Roman" w:hAnsi="Times New Roman" w:cs="Times New Roman"/>
          <w:sz w:val="24"/>
          <w:szCs w:val="24"/>
        </w:rPr>
        <w:t xml:space="preserve"> In addition, cores we taken higher on these holder trees (over 1 meter </w:t>
      </w:r>
      <w:r w:rsidR="00EB6C45">
        <w:rPr>
          <w:rFonts w:ascii="Times New Roman" w:hAnsi="Times New Roman" w:cs="Times New Roman"/>
          <w:sz w:val="24"/>
          <w:szCs w:val="24"/>
        </w:rPr>
        <w:lastRenderedPageBreak/>
        <w:t>above ground level), where gaps between the bark could be used to get the corer further into the 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core.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5"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20EB531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away (&gt;100m) from the active channel of the river. They also are growing multiple meters in elevation above the river channel. Finally, these trees were growing in a large grassland with no other woody plant competition. These trees are </w:t>
      </w:r>
      <w:r w:rsidRPr="002245EF">
        <w:rPr>
          <w:rFonts w:ascii="Times New Roman" w:hAnsi="Times New Roman" w:cs="Times New Roman"/>
          <w:sz w:val="24"/>
          <w:szCs w:val="24"/>
        </w:rPr>
        <w:lastRenderedPageBreak/>
        <w:t>likely connected to the groundwater 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283FECFA"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This is the stage where cottonwoods are growing and adding biomass (BAI) at a constant rate. Cottonwoods along the Verde River seem to follow this trend (Figure 2.10). Basal area increased slowly during the establishment phase (for about 10 years). This was then followed by another decade of rapid growth before leveling off and entering the mature growth stage (Figure 2.10). A key difference between the Canadian study and this study being the amount of growth. R. Willms et alt. described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6"/>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46"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46"/>
    </w:p>
    <w:p w14:paraId="53A2821A" w14:textId="3F8D548C"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This rapid growth is likely do to the more favorable climate found along the Verde River. Fremont cottonwoods along the Verde River have a much longer growing season with higher temperatures. In addition, winters are much milder than those in Alberta.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35C9D0A5"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Five variables were found to significantly impact annual growth for Fremont cottonwoods. M</w:t>
      </w:r>
      <w:r>
        <w:rPr>
          <w:rFonts w:ascii="Times New Roman" w:hAnsi="Times New Roman" w:cs="Times New Roman"/>
          <w:sz w:val="24"/>
          <w:szCs w:val="24"/>
        </w:rPr>
        <w:t xml:space="preserve">ean </w:t>
      </w:r>
      <w:r>
        <w:rPr>
          <w:rFonts w:ascii="Times New Roman" w:hAnsi="Times New Roman" w:cs="Times New Roman"/>
          <w:sz w:val="24"/>
          <w:szCs w:val="24"/>
        </w:rPr>
        <w:t xml:space="preserve">June and July streamflow (positive), mean October temperature (positive), mean June PDSI (positive) and mean September streamflow (negative). </w:t>
      </w:r>
    </w:p>
    <w:p w14:paraId="7DD60FC0"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June 15</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highest </w:t>
      </w:r>
      <w:r w:rsidRPr="002245EF">
        <w:rPr>
          <w:rFonts w:ascii="Times New Roman" w:hAnsi="Times New Roman" w:cs="Times New Roman"/>
          <w:sz w:val="24"/>
          <w:szCs w:val="24"/>
        </w:rPr>
        <w:lastRenderedPageBreak/>
        <w:t xml:space="preserve">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Groundwater and surface water are highly related in the Southwest. Higher flows, and therefore higher groundwater levels, could also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w:t>
      </w:r>
      <w:ins w:id="47" w:author="Quentin R McCalla" w:date="2025-03-16T12:57:00Z" w16du:dateUtc="2025-03-16T19:57: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September streamflow was negatively correlated to annual tree growth, but this seems inconsistent with cottonwood ecology.</w:t>
      </w:r>
    </w:p>
    <w:p w14:paraId="18273608" w14:textId="49F281F5" w:rsidR="0038100D" w:rsidRPr="002245EF"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Pr="002245EF">
        <w:rPr>
          <w:rFonts w:ascii="Times New Roman" w:hAnsi="Times New Roman" w:cs="Times New Roman"/>
          <w:sz w:val="24"/>
          <w:szCs w:val="24"/>
        </w:rPr>
        <w:t>Different cottonwood species in different geographic areas respond differently to seasonal streamflows. For example,  plains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subpp</w:t>
      </w:r>
      <w:proofErr w:type="spellEnd"/>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Riparian tree root collars are often submerged by sediment, and the amount of deposition is impossible to know without direct excavation. Therefore, ages collected from this study are the minimum ages a tree could be at the height the core was taken. </w:t>
      </w:r>
    </w:p>
    <w:p w14:paraId="53EBC07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Riparian forests along the Verde spent most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recovering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2000 which means trees most likely date back to a series of floods between 1993 and 2005. </w:t>
      </w:r>
    </w:p>
    <w:p w14:paraId="16432A8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1994 floods. This study observed seedling survival through the first growing season for cohorts from both 2023 and 2024. While 2023 was a large winter flood, 2024 floods had an AEP of more than 50% (</w:t>
      </w:r>
      <w:hyperlink r:id="rId28"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xml:space="preserve">). This suggests that cottonwood regeneration is not tied directly to a single year but rather multiple years following floods, even if following years don’t have large </w:t>
      </w:r>
      <w:commentRangeStart w:id="48"/>
      <w:commentRangeStart w:id="49"/>
      <w:r w:rsidRPr="002245EF">
        <w:rPr>
          <w:rFonts w:ascii="Times New Roman" w:hAnsi="Times New Roman" w:cs="Times New Roman"/>
          <w:sz w:val="24"/>
          <w:szCs w:val="24"/>
        </w:rPr>
        <w:t>floods</w:t>
      </w:r>
      <w:commentRangeEnd w:id="48"/>
      <w:r w:rsidRPr="002245EF">
        <w:rPr>
          <w:rStyle w:val="CommentReference"/>
          <w:rFonts w:ascii="Times New Roman" w:hAnsi="Times New Roman" w:cs="Times New Roman"/>
        </w:rPr>
        <w:commentReference w:id="48"/>
      </w:r>
      <w:commentRangeEnd w:id="49"/>
      <w:r w:rsidRPr="002245EF">
        <w:rPr>
          <w:rStyle w:val="CommentReference"/>
          <w:rFonts w:ascii="Times New Roman" w:hAnsi="Times New Roman" w:cs="Times New Roman"/>
        </w:rPr>
        <w:commentReference w:id="49"/>
      </w:r>
      <w:r w:rsidRPr="002245EF">
        <w:rPr>
          <w:rFonts w:ascii="Times New Roman" w:hAnsi="Times New Roman" w:cs="Times New Roman"/>
          <w:sz w:val="24"/>
          <w:szCs w:val="24"/>
        </w:rPr>
        <w:t>.</w:t>
      </w:r>
    </w:p>
    <w:p w14:paraId="29C2AD8C" w14:textId="79523894"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4</w:t>
      </w:r>
      <w:del w:id="50" w:author="Peter Z Fule" w:date="2025-03-08T18:57:00Z" w16du:dateUtc="2025-03-09T01:57:00Z">
        <w:r w:rsidRPr="002245EF" w:rsidDel="00227872">
          <w:rPr>
            <w:rFonts w:ascii="Times New Roman" w:hAnsi="Times New Roman" w:cs="Times New Roman"/>
            <w:sz w:val="24"/>
            <w:szCs w:val="24"/>
          </w:rPr>
          <w:delText>.</w:delText>
        </w:r>
      </w:del>
      <w:r w:rsidRPr="002245EF">
        <w:rPr>
          <w:rFonts w:ascii="Times New Roman" w:hAnsi="Times New Roman" w:cs="Times New Roman"/>
          <w:sz w:val="24"/>
          <w:szCs w:val="24"/>
        </w:rPr>
        <w:t xml:space="preserve">). Peaks in regeneration after 1993 and 2005, which had an AEP between a 10% and 4%, are likely directly related to large floods of that year. Regeneration following the 1993 flood is lower than regeneration following the 1995-2005 period, despite 1993 being a larger flood. Because only </w:t>
      </w:r>
      <w:r w:rsidRPr="002245EF">
        <w:rPr>
          <w:rFonts w:ascii="Times New Roman" w:hAnsi="Times New Roman" w:cs="Times New Roman"/>
          <w:sz w:val="24"/>
          <w:szCs w:val="24"/>
        </w:rPr>
        <w:lastRenderedPageBreak/>
        <w:t xml:space="preserve">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However, the largest peak in ages between 1997 and 2003 is likely just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Establishment of Fremont cottonwoods on the Verde River is driven by large winter floods as is the case with cottonwoods elsewhere. It appears that a flood magnitude with an AEP of ten percent or less is required to initiate meaningful Fremont cottonwood </w:t>
      </w:r>
      <w:commentRangeStart w:id="51"/>
      <w:commentRangeStart w:id="52"/>
      <w:commentRangeStart w:id="53"/>
      <w:r w:rsidRPr="002245EF">
        <w:rPr>
          <w:rFonts w:ascii="Times New Roman" w:hAnsi="Times New Roman" w:cs="Times New Roman"/>
          <w:sz w:val="24"/>
          <w:szCs w:val="24"/>
        </w:rPr>
        <w:t>regeneration</w:t>
      </w:r>
      <w:commentRangeEnd w:id="51"/>
      <w:r w:rsidRPr="002245EF">
        <w:rPr>
          <w:rStyle w:val="CommentReference"/>
          <w:rFonts w:ascii="Times New Roman" w:hAnsi="Times New Roman" w:cs="Times New Roman"/>
        </w:rPr>
        <w:commentReference w:id="51"/>
      </w:r>
      <w:commentRangeEnd w:id="52"/>
      <w:r w:rsidRPr="002245EF">
        <w:rPr>
          <w:rStyle w:val="CommentReference"/>
          <w:rFonts w:ascii="Times New Roman" w:hAnsi="Times New Roman" w:cs="Times New Roman"/>
        </w:rPr>
        <w:commentReference w:id="52"/>
      </w:r>
      <w:commentRangeEnd w:id="53"/>
      <w:r w:rsidRPr="002245EF">
        <w:rPr>
          <w:rStyle w:val="CommentReference"/>
          <w:rFonts w:ascii="Times New Roman" w:hAnsi="Times New Roman" w:cs="Times New Roman"/>
        </w:rPr>
        <w:commentReference w:id="53"/>
      </w:r>
      <w:r w:rsidRPr="002245EF">
        <w:rPr>
          <w:rFonts w:ascii="Times New Roman" w:hAnsi="Times New Roman" w:cs="Times New Roman"/>
          <w:sz w:val="24"/>
          <w:szCs w:val="24"/>
        </w:rPr>
        <w:t xml:space="preserve">.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Following a 10-year flood on the Hassayampa River, Fremont cottonwood and Goodding willows regenerated into a new cohort while tamarisk had a much higher mortality and less regeneration than native species. On 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/s (42500 </w:t>
      </w:r>
      <w:proofErr w:type="spellStart"/>
      <w:r w:rsidRPr="002245EF">
        <w:rPr>
          <w:rFonts w:ascii="Times New Roman" w:hAnsi="Times New Roman" w:cs="Times New Roman"/>
          <w:sz w:val="24"/>
          <w:szCs w:val="24"/>
        </w:rPr>
        <w:t>cfs</w:t>
      </w:r>
      <w:proofErr w:type="spellEnd"/>
      <w:r w:rsidRPr="002245EF">
        <w:rPr>
          <w:rFonts w:ascii="Times New Roman" w:hAnsi="Times New Roman" w:cs="Times New Roman"/>
          <w:sz w:val="24"/>
          <w:szCs w:val="24"/>
        </w:rPr>
        <w:t xml:space="preserve">) is required to cause Fremont cottonwood regeneration. However, the exact cohort and ages of trees seems to be driven by a complex combination or the frequency and size of </w:t>
      </w:r>
      <w:r w:rsidRPr="002245EF">
        <w:rPr>
          <w:rFonts w:ascii="Times New Roman" w:hAnsi="Times New Roman" w:cs="Times New Roman"/>
          <w:sz w:val="24"/>
          <w:szCs w:val="24"/>
        </w:rPr>
        <w:lastRenderedPageBreak/>
        <w:t>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4A15DD46"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54" w:name="_Toc193890718"/>
      <w:r w:rsidRPr="00D23292">
        <w:rPr>
          <w:rFonts w:ascii="Times New Roman" w:hAnsi="Times New Roman" w:cs="Times New Roman"/>
          <w:b/>
          <w:bCs/>
          <w:color w:val="auto"/>
          <w:sz w:val="24"/>
          <w:szCs w:val="24"/>
        </w:rPr>
        <w:t>Limitations/Assumptions</w:t>
      </w:r>
      <w:bookmarkEnd w:id="54"/>
    </w:p>
    <w:p w14:paraId="43D6B3AD" w14:textId="4757C8C2" w:rsidR="0038100D" w:rsidRPr="002245EF" w:rsidRDefault="0038100D" w:rsidP="00D23292">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series and cores collected are limited in number of years. This age limitation makes it difficult to produce high resolution correlations for crossdating. COFECHA was used to select cores that were correlated to each other and the overall collection of tree cores to use for further analysis. Because Fremont cottonwoods grow in riparian areas with access to year around water, rings were wide, and ring series were </w:t>
      </w:r>
      <w:r w:rsidR="00D23292">
        <w:rPr>
          <w:rFonts w:ascii="Times New Roman" w:hAnsi="Times New Roman" w:cs="Times New Roman"/>
          <w:sz w:val="24"/>
          <w:szCs w:val="24"/>
        </w:rPr>
        <w:t>variable</w:t>
      </w:r>
      <w:r w:rsidRPr="002245EF">
        <w:rPr>
          <w:rFonts w:ascii="Times New Roman" w:hAnsi="Times New Roman" w:cs="Times New Roman"/>
          <w:sz w:val="24"/>
          <w:szCs w:val="24"/>
        </w:rPr>
        <w:t xml:space="preserve">. These factors make crossdating challenging but it is unlikely that rings are missing which means that the trees are likely dated correctly even though this may be difficult to statistically prove. </w:t>
      </w:r>
      <w:bookmarkStart w:id="55" w:name="_Toc187849265"/>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56" w:name="_Toc193890719"/>
      <w:r w:rsidRPr="00D23292">
        <w:rPr>
          <w:rFonts w:ascii="Times New Roman" w:hAnsi="Times New Roman" w:cs="Times New Roman"/>
          <w:b/>
          <w:bCs/>
          <w:color w:val="auto"/>
          <w:sz w:val="24"/>
          <w:szCs w:val="24"/>
        </w:rPr>
        <w:t>Conclusions and Implications</w:t>
      </w:r>
      <w:bookmarkEnd w:id="55"/>
      <w:bookmarkEnd w:id="56"/>
    </w:p>
    <w:p w14:paraId="0B6375BC" w14:textId="4EA0188A"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riparian zone are relatively young </w:t>
      </w:r>
      <w:r w:rsidRPr="002245EF">
        <w:rPr>
          <w:rFonts w:ascii="Times New Roman" w:hAnsi="Times New Roman" w:cs="Times New Roman"/>
          <w:sz w:val="24"/>
          <w:szCs w:val="24"/>
        </w:rPr>
        <w:lastRenderedPageBreak/>
        <w:t xml:space="preserve">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57"/>
      <w:r w:rsidRPr="002245EF">
        <w:rPr>
          <w:rFonts w:ascii="Times New Roman" w:hAnsi="Times New Roman" w:cs="Times New Roman"/>
          <w:sz w:val="24"/>
          <w:szCs w:val="24"/>
        </w:rPr>
        <w:t>Keeping the natural systems and environmental flows along the Verde River will maintain and protect its riparian forests.</w:t>
      </w:r>
      <w:commentRangeEnd w:id="57"/>
      <w:r w:rsidRPr="002245EF">
        <w:rPr>
          <w:rStyle w:val="CommentReference"/>
          <w:rFonts w:ascii="Times New Roman" w:hAnsi="Times New Roman" w:cs="Times New Roman"/>
        </w:rPr>
        <w:commentReference w:id="57"/>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34E2CE9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ZOTERO_BIBL {"uncited":[],"omitted":[],"custom":[]} CSL_BIBLIOGRAPHY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Alam, J. (1997). Irrigation in the Verde Valley. </w:t>
      </w:r>
      <w:r w:rsidRPr="002245EF">
        <w:rPr>
          <w:rFonts w:ascii="Times New Roman" w:hAnsi="Times New Roman" w:cs="Times New Roman"/>
          <w:i/>
          <w:iCs/>
          <w:sz w:val="24"/>
        </w:rPr>
        <w:t>A Report of the Irrigation Diversion Improvement Project. Verde Natural Resource Conservation District</w:t>
      </w:r>
      <w:r w:rsidRPr="002245EF">
        <w:rPr>
          <w:rFonts w:ascii="Times New Roman" w:hAnsi="Times New Roman" w:cs="Times New Roman"/>
          <w:sz w:val="24"/>
        </w:rPr>
        <w:t>.</w:t>
      </w:r>
    </w:p>
    <w:p w14:paraId="7C1CB1A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Andersen, D. C. (2015). Tree Mortality in Mature Riparian Forest: Implications for Fremont Cottonwood Conservation in the American Southwest. </w:t>
      </w:r>
      <w:r w:rsidRPr="002245EF">
        <w:rPr>
          <w:rFonts w:ascii="Times New Roman" w:hAnsi="Times New Roman" w:cs="Times New Roman"/>
          <w:i/>
          <w:iCs/>
          <w:sz w:val="24"/>
        </w:rPr>
        <w:t>Western North American Naturalist</w:t>
      </w:r>
      <w:r w:rsidRPr="002245EF">
        <w:rPr>
          <w:rFonts w:ascii="Times New Roman" w:hAnsi="Times New Roman" w:cs="Times New Roman"/>
          <w:sz w:val="24"/>
        </w:rPr>
        <w:t xml:space="preserve">, </w:t>
      </w:r>
      <w:r w:rsidRPr="002245EF">
        <w:rPr>
          <w:rFonts w:ascii="Times New Roman" w:hAnsi="Times New Roman" w:cs="Times New Roman"/>
          <w:i/>
          <w:iCs/>
          <w:sz w:val="24"/>
        </w:rPr>
        <w:t>75</w:t>
      </w:r>
      <w:r w:rsidRPr="002245EF">
        <w:rPr>
          <w:rFonts w:ascii="Times New Roman" w:hAnsi="Times New Roman" w:cs="Times New Roman"/>
          <w:sz w:val="24"/>
        </w:rPr>
        <w:t>(2), 157–169. https://doi.org/10.3398/064.075.0204</w:t>
      </w:r>
    </w:p>
    <w:p w14:paraId="73D8327D"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Bhattacharjee, J., Taylor, J. P., Smith, L. M., &amp; Spence, L. E. (2008). The Importance of Soil Characteristics in Determining Survival of First‐Year Cottonwood Seedlings in Altered Riparian Habitats. </w:t>
      </w:r>
      <w:r w:rsidRPr="002245EF">
        <w:rPr>
          <w:rFonts w:ascii="Times New Roman" w:hAnsi="Times New Roman" w:cs="Times New Roman"/>
          <w:i/>
          <w:iCs/>
          <w:sz w:val="24"/>
        </w:rPr>
        <w:t>Restoration Ecology</w:t>
      </w:r>
      <w:r w:rsidRPr="002245EF">
        <w:rPr>
          <w:rFonts w:ascii="Times New Roman" w:hAnsi="Times New Roman" w:cs="Times New Roman"/>
          <w:sz w:val="24"/>
        </w:rPr>
        <w:t xml:space="preserve">, </w:t>
      </w:r>
      <w:r w:rsidRPr="002245EF">
        <w:rPr>
          <w:rFonts w:ascii="Times New Roman" w:hAnsi="Times New Roman" w:cs="Times New Roman"/>
          <w:i/>
          <w:iCs/>
          <w:sz w:val="24"/>
        </w:rPr>
        <w:t>16</w:t>
      </w:r>
      <w:r w:rsidRPr="002245EF">
        <w:rPr>
          <w:rFonts w:ascii="Times New Roman" w:hAnsi="Times New Roman" w:cs="Times New Roman"/>
          <w:sz w:val="24"/>
        </w:rPr>
        <w:t>(4), 563–571. https://doi.org/10.1111/j.1526-100X.2007.00328.x</w:t>
      </w:r>
    </w:p>
    <w:p w14:paraId="4815CD5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Blasch, K. W., Hoffmann, J. P., Graser, L. F., Bryson, J. R., &amp; Flint, A. L. (2006). </w:t>
      </w:r>
      <w:r w:rsidRPr="002245EF">
        <w:rPr>
          <w:rFonts w:ascii="Times New Roman" w:hAnsi="Times New Roman" w:cs="Times New Roman"/>
          <w:i/>
          <w:iCs/>
          <w:sz w:val="24"/>
        </w:rPr>
        <w:t>Hydrogeology of the upper and middle Verde River watersheds, central Arizona</w:t>
      </w:r>
      <w:r w:rsidRPr="002245EF">
        <w:rPr>
          <w:rFonts w:ascii="Times New Roman" w:hAnsi="Times New Roman" w:cs="Times New Roman"/>
          <w:sz w:val="24"/>
        </w:rPr>
        <w:t>. U. S. Geological Survey.</w:t>
      </w:r>
    </w:p>
    <w:p w14:paraId="077333B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Bradley D. Garner &amp; Donald J. Bills. (2012). </w:t>
      </w:r>
      <w:r w:rsidRPr="002245EF">
        <w:rPr>
          <w:rFonts w:ascii="Times New Roman" w:hAnsi="Times New Roman" w:cs="Times New Roman"/>
          <w:i/>
          <w:iCs/>
          <w:sz w:val="24"/>
        </w:rPr>
        <w:t>Spatial and seasonal variability of base flow in the Verde Valley, central Arizona, 2007 and 2011</w:t>
      </w:r>
      <w:r w:rsidRPr="002245EF">
        <w:rPr>
          <w:rFonts w:ascii="Times New Roman" w:hAnsi="Times New Roman" w:cs="Times New Roman"/>
          <w:sz w:val="24"/>
        </w:rPr>
        <w:t xml:space="preserve"> (Scientific Investigations Report) [Scientific Investigations Report].</w:t>
      </w:r>
    </w:p>
    <w:p w14:paraId="6992997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Braun-Blanquet, J. (1964). </w:t>
      </w:r>
      <w:proofErr w:type="spellStart"/>
      <w:r w:rsidRPr="002245EF">
        <w:rPr>
          <w:rFonts w:ascii="Times New Roman" w:hAnsi="Times New Roman" w:cs="Times New Roman"/>
          <w:i/>
          <w:iCs/>
          <w:sz w:val="24"/>
        </w:rPr>
        <w:t>Pflanzensoziologie</w:t>
      </w:r>
      <w:proofErr w:type="spellEnd"/>
      <w:r w:rsidRPr="002245EF">
        <w:rPr>
          <w:rFonts w:ascii="Times New Roman" w:hAnsi="Times New Roman" w:cs="Times New Roman"/>
          <w:sz w:val="24"/>
        </w:rPr>
        <w:t>. Springer Vienna. https://doi.org/10.1007/978-3-7091-8110-2</w:t>
      </w:r>
    </w:p>
    <w:p w14:paraId="381547DD"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Bunn, A. G. (2010). Statistical and visual crossdating in R using the </w:t>
      </w:r>
      <w:proofErr w:type="spellStart"/>
      <w:r w:rsidRPr="002245EF">
        <w:rPr>
          <w:rFonts w:ascii="Times New Roman" w:hAnsi="Times New Roman" w:cs="Times New Roman"/>
          <w:sz w:val="24"/>
        </w:rPr>
        <w:t>dplR</w:t>
      </w:r>
      <w:proofErr w:type="spellEnd"/>
      <w:r w:rsidRPr="002245EF">
        <w:rPr>
          <w:rFonts w:ascii="Times New Roman" w:hAnsi="Times New Roman" w:cs="Times New Roman"/>
          <w:sz w:val="24"/>
        </w:rPr>
        <w:t xml:space="preserve"> library. </w:t>
      </w:r>
      <w:proofErr w:type="spellStart"/>
      <w:r w:rsidRPr="002245EF">
        <w:rPr>
          <w:rFonts w:ascii="Times New Roman" w:hAnsi="Times New Roman" w:cs="Times New Roman"/>
          <w:i/>
          <w:iCs/>
          <w:sz w:val="24"/>
        </w:rPr>
        <w:t>Dendrochronologia</w:t>
      </w:r>
      <w:proofErr w:type="spellEnd"/>
      <w:r w:rsidRPr="002245EF">
        <w:rPr>
          <w:rFonts w:ascii="Times New Roman" w:hAnsi="Times New Roman" w:cs="Times New Roman"/>
          <w:sz w:val="24"/>
        </w:rPr>
        <w:t xml:space="preserve">, </w:t>
      </w:r>
      <w:r w:rsidRPr="002245EF">
        <w:rPr>
          <w:rFonts w:ascii="Times New Roman" w:hAnsi="Times New Roman" w:cs="Times New Roman"/>
          <w:i/>
          <w:iCs/>
          <w:sz w:val="24"/>
        </w:rPr>
        <w:t>28</w:t>
      </w:r>
      <w:r w:rsidRPr="002245EF">
        <w:rPr>
          <w:rFonts w:ascii="Times New Roman" w:hAnsi="Times New Roman" w:cs="Times New Roman"/>
          <w:sz w:val="24"/>
        </w:rPr>
        <w:t>(4), 251–258. https://doi.org/10.1016/j.dendro.2009.12.001</w:t>
      </w:r>
    </w:p>
    <w:p w14:paraId="2372AB8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Cooper, D. J., Merritt, D. M., Andersen, D. C., &amp; </w:t>
      </w:r>
      <w:proofErr w:type="spellStart"/>
      <w:r w:rsidRPr="002245EF">
        <w:rPr>
          <w:rFonts w:ascii="Times New Roman" w:hAnsi="Times New Roman" w:cs="Times New Roman"/>
          <w:sz w:val="24"/>
        </w:rPr>
        <w:t>Chimner</w:t>
      </w:r>
      <w:proofErr w:type="spellEnd"/>
      <w:r w:rsidRPr="002245EF">
        <w:rPr>
          <w:rFonts w:ascii="Times New Roman" w:hAnsi="Times New Roman" w:cs="Times New Roman"/>
          <w:sz w:val="24"/>
        </w:rPr>
        <w:t xml:space="preserve">, R. A. (1999). Factors controlling the establishment of Fremont cottonwood seedlings on the upper Green River, USA. </w:t>
      </w:r>
      <w:r w:rsidRPr="002245EF">
        <w:rPr>
          <w:rFonts w:ascii="Times New Roman" w:hAnsi="Times New Roman" w:cs="Times New Roman"/>
          <w:i/>
          <w:iCs/>
          <w:sz w:val="24"/>
        </w:rPr>
        <w:lastRenderedPageBreak/>
        <w:t>Regulated Rivers: Research &amp; Management: An International Journal Devoted to River Research and Management</w:t>
      </w:r>
      <w:r w:rsidRPr="002245EF">
        <w:rPr>
          <w:rFonts w:ascii="Times New Roman" w:hAnsi="Times New Roman" w:cs="Times New Roman"/>
          <w:sz w:val="24"/>
        </w:rPr>
        <w:t xml:space="preserve">, </w:t>
      </w:r>
      <w:r w:rsidRPr="002245EF">
        <w:rPr>
          <w:rFonts w:ascii="Times New Roman" w:hAnsi="Times New Roman" w:cs="Times New Roman"/>
          <w:i/>
          <w:iCs/>
          <w:sz w:val="24"/>
        </w:rPr>
        <w:t>15</w:t>
      </w:r>
      <w:r w:rsidRPr="002245EF">
        <w:rPr>
          <w:rFonts w:ascii="Times New Roman" w:hAnsi="Times New Roman" w:cs="Times New Roman"/>
          <w:sz w:val="24"/>
        </w:rPr>
        <w:t>(5), 419–440.</w:t>
      </w:r>
    </w:p>
    <w:p w14:paraId="012AFD0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Dyson, M., Bergkamp, G., &amp; Scanlon, J. (2003). Flow: The essentials of environmental flows. </w:t>
      </w:r>
      <w:r w:rsidRPr="002245EF">
        <w:rPr>
          <w:rFonts w:ascii="Times New Roman" w:hAnsi="Times New Roman" w:cs="Times New Roman"/>
          <w:i/>
          <w:iCs/>
          <w:sz w:val="24"/>
        </w:rPr>
        <w:t>IUCN, Gland, Switzerland and Cambridge, UK</w:t>
      </w:r>
      <w:r w:rsidRPr="002245EF">
        <w:rPr>
          <w:rFonts w:ascii="Times New Roman" w:hAnsi="Times New Roman" w:cs="Times New Roman"/>
          <w:sz w:val="24"/>
        </w:rPr>
        <w:t>, 20–87.</w:t>
      </w:r>
    </w:p>
    <w:p w14:paraId="693A157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i/>
          <w:iCs/>
          <w:sz w:val="24"/>
        </w:rPr>
        <w:t>Ecological Implications of Verde River Flows</w:t>
      </w:r>
      <w:r w:rsidRPr="002245EF">
        <w:rPr>
          <w:rFonts w:ascii="Times New Roman" w:hAnsi="Times New Roman" w:cs="Times New Roman"/>
          <w:sz w:val="24"/>
        </w:rPr>
        <w:t xml:space="preserve"> (Hydrology of the Upper and Middle Verde, pp. 5–14). (2008). Arizona Water Institute, The Nature Conservancy, and Verde River Basin Partnership.</w:t>
      </w:r>
    </w:p>
    <w:p w14:paraId="74555B5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Fenner, B. P., &amp; D. R. Patton. (1985). Effects of regulated water flows on regeneration of Fremont cottonwood. </w:t>
      </w:r>
      <w:r w:rsidRPr="002245EF">
        <w:rPr>
          <w:rFonts w:ascii="Times New Roman" w:hAnsi="Times New Roman" w:cs="Times New Roman"/>
          <w:i/>
          <w:iCs/>
          <w:sz w:val="24"/>
        </w:rPr>
        <w:t>Rangeland Ecology and Management</w:t>
      </w:r>
      <w:r w:rsidRPr="002245EF">
        <w:rPr>
          <w:rFonts w:ascii="Times New Roman" w:hAnsi="Times New Roman" w:cs="Times New Roman"/>
          <w:sz w:val="24"/>
        </w:rPr>
        <w:t>.</w:t>
      </w:r>
    </w:p>
    <w:p w14:paraId="099E860F"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Ffolliott, P. F., </w:t>
      </w:r>
      <w:proofErr w:type="spellStart"/>
      <w:r w:rsidRPr="002245EF">
        <w:rPr>
          <w:rFonts w:ascii="Times New Roman" w:hAnsi="Times New Roman" w:cs="Times New Roman"/>
          <w:sz w:val="24"/>
        </w:rPr>
        <w:t>DeBano</w:t>
      </w:r>
      <w:proofErr w:type="spellEnd"/>
      <w:r w:rsidRPr="002245EF">
        <w:rPr>
          <w:rFonts w:ascii="Times New Roman" w:hAnsi="Times New Roman" w:cs="Times New Roman"/>
          <w:sz w:val="24"/>
        </w:rPr>
        <w:t xml:space="preserve">, L. F., Baker Jr, M. B., Neary, D. G., &amp; Brooks, K. N. (2004). Hydrology and impacts of disturbances on hydrologic function. </w:t>
      </w:r>
      <w:r w:rsidRPr="002245EF">
        <w:rPr>
          <w:rFonts w:ascii="Times New Roman" w:hAnsi="Times New Roman" w:cs="Times New Roman"/>
          <w:i/>
          <w:iCs/>
          <w:sz w:val="24"/>
        </w:rPr>
        <w:t xml:space="preserve">Riparian Areas of the Southwestern United States: Hydrology, Ecology, and Management; Baker, MB, Ffolliott, PF, </w:t>
      </w:r>
      <w:proofErr w:type="spellStart"/>
      <w:r w:rsidRPr="002245EF">
        <w:rPr>
          <w:rFonts w:ascii="Times New Roman" w:hAnsi="Times New Roman" w:cs="Times New Roman"/>
          <w:i/>
          <w:iCs/>
          <w:sz w:val="24"/>
        </w:rPr>
        <w:t>DeBano</w:t>
      </w:r>
      <w:proofErr w:type="spellEnd"/>
      <w:r w:rsidRPr="002245EF">
        <w:rPr>
          <w:rFonts w:ascii="Times New Roman" w:hAnsi="Times New Roman" w:cs="Times New Roman"/>
          <w:i/>
          <w:iCs/>
          <w:sz w:val="24"/>
        </w:rPr>
        <w:t>, LF, Neary, DG, Eds</w:t>
      </w:r>
      <w:r w:rsidRPr="002245EF">
        <w:rPr>
          <w:rFonts w:ascii="Times New Roman" w:hAnsi="Times New Roman" w:cs="Times New Roman"/>
          <w:sz w:val="24"/>
        </w:rPr>
        <w:t>, 51.</w:t>
      </w:r>
    </w:p>
    <w:p w14:paraId="21899264"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Horton, J. L., Kolb, T. E., &amp; Hart, S. C. (2001). PHYSIOLOGICAL RESPONSE TO GROUNDWATER DEPTH VARIES AMONG SPECIES AND WITH RIVER FLOW REGULATION. </w:t>
      </w:r>
      <w:r w:rsidRPr="002245EF">
        <w:rPr>
          <w:rFonts w:ascii="Times New Roman" w:hAnsi="Times New Roman" w:cs="Times New Roman"/>
          <w:i/>
          <w:iCs/>
          <w:sz w:val="24"/>
        </w:rPr>
        <w:t>Ecological Applications</w:t>
      </w:r>
      <w:r w:rsidRPr="002245EF">
        <w:rPr>
          <w:rFonts w:ascii="Times New Roman" w:hAnsi="Times New Roman" w:cs="Times New Roman"/>
          <w:sz w:val="24"/>
        </w:rPr>
        <w:t xml:space="preserve">, </w:t>
      </w:r>
      <w:r w:rsidRPr="002245EF">
        <w:rPr>
          <w:rFonts w:ascii="Times New Roman" w:hAnsi="Times New Roman" w:cs="Times New Roman"/>
          <w:i/>
          <w:iCs/>
          <w:sz w:val="24"/>
        </w:rPr>
        <w:t>11</w:t>
      </w:r>
      <w:r w:rsidRPr="002245EF">
        <w:rPr>
          <w:rFonts w:ascii="Times New Roman" w:hAnsi="Times New Roman" w:cs="Times New Roman"/>
          <w:sz w:val="24"/>
        </w:rPr>
        <w:t>(4), 1046–1059. https://doi.org/10.1890/1051-0761(2001)011[1046:PRTGDV]2.0.CO;2</w:t>
      </w:r>
    </w:p>
    <w:p w14:paraId="35C1CED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Johnson, T. D., Kolb, T. E., &amp; Medina, A. L. (2010). Do riparian plant community characteristics differ between </w:t>
      </w:r>
      <w:proofErr w:type="spellStart"/>
      <w:r w:rsidRPr="002245EF">
        <w:rPr>
          <w:rFonts w:ascii="Times New Roman" w:hAnsi="Times New Roman" w:cs="Times New Roman"/>
          <w:sz w:val="24"/>
        </w:rPr>
        <w:t>Tamarix</w:t>
      </w:r>
      <w:proofErr w:type="spellEnd"/>
      <w:r w:rsidRPr="002245EF">
        <w:rPr>
          <w:rFonts w:ascii="Times New Roman" w:hAnsi="Times New Roman" w:cs="Times New Roman"/>
          <w:sz w:val="24"/>
        </w:rPr>
        <w:t xml:space="preserve"> (L.) invaded and non-invaded sites on the upper Verde River, Arizona? </w:t>
      </w:r>
      <w:r w:rsidRPr="002245EF">
        <w:rPr>
          <w:rFonts w:ascii="Times New Roman" w:hAnsi="Times New Roman" w:cs="Times New Roman"/>
          <w:i/>
          <w:iCs/>
          <w:sz w:val="24"/>
        </w:rPr>
        <w:t>Biological Invasions</w:t>
      </w:r>
      <w:r w:rsidRPr="002245EF">
        <w:rPr>
          <w:rFonts w:ascii="Times New Roman" w:hAnsi="Times New Roman" w:cs="Times New Roman"/>
          <w:sz w:val="24"/>
        </w:rPr>
        <w:t xml:space="preserve">, </w:t>
      </w:r>
      <w:r w:rsidRPr="002245EF">
        <w:rPr>
          <w:rFonts w:ascii="Times New Roman" w:hAnsi="Times New Roman" w:cs="Times New Roman"/>
          <w:i/>
          <w:iCs/>
          <w:sz w:val="24"/>
        </w:rPr>
        <w:t>12</w:t>
      </w:r>
      <w:r w:rsidRPr="002245EF">
        <w:rPr>
          <w:rFonts w:ascii="Times New Roman" w:hAnsi="Times New Roman" w:cs="Times New Roman"/>
          <w:sz w:val="24"/>
        </w:rPr>
        <w:t>(8), 2487–2497. https://doi.org/10.1007/s10530-009-9658-2</w:t>
      </w:r>
    </w:p>
    <w:p w14:paraId="6729A12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Meko, D. M., </w:t>
      </w:r>
      <w:proofErr w:type="spellStart"/>
      <w:r w:rsidRPr="002245EF">
        <w:rPr>
          <w:rFonts w:ascii="Times New Roman" w:hAnsi="Times New Roman" w:cs="Times New Roman"/>
          <w:sz w:val="24"/>
        </w:rPr>
        <w:t>Touchan</w:t>
      </w:r>
      <w:proofErr w:type="spellEnd"/>
      <w:r w:rsidRPr="002245EF">
        <w:rPr>
          <w:rFonts w:ascii="Times New Roman" w:hAnsi="Times New Roman" w:cs="Times New Roman"/>
          <w:sz w:val="24"/>
        </w:rPr>
        <w:t xml:space="preserve">, R., &amp; </w:t>
      </w:r>
      <w:proofErr w:type="spellStart"/>
      <w:r w:rsidRPr="002245EF">
        <w:rPr>
          <w:rFonts w:ascii="Times New Roman" w:hAnsi="Times New Roman" w:cs="Times New Roman"/>
          <w:sz w:val="24"/>
        </w:rPr>
        <w:t>Anchukaitis</w:t>
      </w:r>
      <w:proofErr w:type="spellEnd"/>
      <w:r w:rsidRPr="002245EF">
        <w:rPr>
          <w:rFonts w:ascii="Times New Roman" w:hAnsi="Times New Roman" w:cs="Times New Roman"/>
          <w:sz w:val="24"/>
        </w:rPr>
        <w:t xml:space="preserve">, K. J. (2011). </w:t>
      </w:r>
      <w:proofErr w:type="spellStart"/>
      <w:r w:rsidRPr="002245EF">
        <w:rPr>
          <w:rFonts w:ascii="Times New Roman" w:hAnsi="Times New Roman" w:cs="Times New Roman"/>
          <w:sz w:val="24"/>
        </w:rPr>
        <w:t>Seascorr</w:t>
      </w:r>
      <w:proofErr w:type="spellEnd"/>
      <w:r w:rsidRPr="002245EF">
        <w:rPr>
          <w:rFonts w:ascii="Times New Roman" w:hAnsi="Times New Roman" w:cs="Times New Roman"/>
          <w:sz w:val="24"/>
        </w:rPr>
        <w:t xml:space="preserve">: A MATLAB program for identifying the seasonal climate signal in an annual tree-ring time series. </w:t>
      </w:r>
      <w:r w:rsidRPr="002245EF">
        <w:rPr>
          <w:rFonts w:ascii="Times New Roman" w:hAnsi="Times New Roman" w:cs="Times New Roman"/>
          <w:i/>
          <w:iCs/>
          <w:sz w:val="24"/>
        </w:rPr>
        <w:t>Computers &amp; Geosciences</w:t>
      </w:r>
      <w:r w:rsidRPr="002245EF">
        <w:rPr>
          <w:rFonts w:ascii="Times New Roman" w:hAnsi="Times New Roman" w:cs="Times New Roman"/>
          <w:sz w:val="24"/>
        </w:rPr>
        <w:t xml:space="preserve">, </w:t>
      </w:r>
      <w:r w:rsidRPr="002245EF">
        <w:rPr>
          <w:rFonts w:ascii="Times New Roman" w:hAnsi="Times New Roman" w:cs="Times New Roman"/>
          <w:i/>
          <w:iCs/>
          <w:sz w:val="24"/>
        </w:rPr>
        <w:t>37</w:t>
      </w:r>
      <w:r w:rsidRPr="002245EF">
        <w:rPr>
          <w:rFonts w:ascii="Times New Roman" w:hAnsi="Times New Roman" w:cs="Times New Roman"/>
          <w:sz w:val="24"/>
        </w:rPr>
        <w:t>(9), 1234–1241. https://doi.org/10.1016/j.cageo.2011.01.013</w:t>
      </w:r>
    </w:p>
    <w:p w14:paraId="4318C0E4"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Merritt, D. M., &amp; Cooper, D. J. (2000). Riparian vegetation and channel change in response to river regulation: A comparative study of regulated and unregulated streams in the Green River Basin, USA. </w:t>
      </w:r>
      <w:r w:rsidRPr="002245EF">
        <w:rPr>
          <w:rFonts w:ascii="Times New Roman" w:hAnsi="Times New Roman" w:cs="Times New Roman"/>
          <w:i/>
          <w:iCs/>
          <w:sz w:val="24"/>
        </w:rPr>
        <w:t>Regulated Rivers: Research &amp; Management</w:t>
      </w:r>
      <w:r w:rsidRPr="002245EF">
        <w:rPr>
          <w:rFonts w:ascii="Times New Roman" w:hAnsi="Times New Roman" w:cs="Times New Roman"/>
          <w:sz w:val="24"/>
        </w:rPr>
        <w:t xml:space="preserve">, </w:t>
      </w:r>
      <w:r w:rsidRPr="002245EF">
        <w:rPr>
          <w:rFonts w:ascii="Times New Roman" w:hAnsi="Times New Roman" w:cs="Times New Roman"/>
          <w:i/>
          <w:iCs/>
          <w:sz w:val="24"/>
        </w:rPr>
        <w:t>16</w:t>
      </w:r>
      <w:r w:rsidRPr="002245EF">
        <w:rPr>
          <w:rFonts w:ascii="Times New Roman" w:hAnsi="Times New Roman" w:cs="Times New Roman"/>
          <w:sz w:val="24"/>
        </w:rPr>
        <w:t>(6), 543–564. https://doi.org/10.1002/1099-1646(200011/12)16:6&lt;543::AID-RRR590&gt;3.0.CO;2-N</w:t>
      </w:r>
    </w:p>
    <w:p w14:paraId="27ACD59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Moran, M. E., Aparecido, L. M. T., Koepke, D. F., Cooper, H. F., Doughty, C. E., Gehring, C. A., Throop, H. L., Whitham, T. G., Allan, G. J., &amp; Hultine, K. R. (2023). Limits of thermal and hydrological tolerance in a foundation tree species ( </w:t>
      </w:r>
      <w:r w:rsidRPr="002245EF">
        <w:rPr>
          <w:rFonts w:ascii="Times New Roman" w:hAnsi="Times New Roman" w:cs="Times New Roman"/>
          <w:i/>
          <w:iCs/>
          <w:sz w:val="24"/>
        </w:rPr>
        <w:t xml:space="preserve">Populus </w:t>
      </w:r>
      <w:proofErr w:type="spellStart"/>
      <w:r w:rsidRPr="002245EF">
        <w:rPr>
          <w:rFonts w:ascii="Times New Roman" w:hAnsi="Times New Roman" w:cs="Times New Roman"/>
          <w:i/>
          <w:iCs/>
          <w:sz w:val="24"/>
        </w:rPr>
        <w:t>fremontii</w:t>
      </w:r>
      <w:proofErr w:type="spellEnd"/>
      <w:r w:rsidRPr="002245EF">
        <w:rPr>
          <w:rFonts w:ascii="Times New Roman" w:hAnsi="Times New Roman" w:cs="Times New Roman"/>
          <w:sz w:val="24"/>
        </w:rPr>
        <w:t xml:space="preserve"> ) in the desert southwestern United States. </w:t>
      </w:r>
      <w:r w:rsidRPr="002245EF">
        <w:rPr>
          <w:rFonts w:ascii="Times New Roman" w:hAnsi="Times New Roman" w:cs="Times New Roman"/>
          <w:i/>
          <w:iCs/>
          <w:sz w:val="24"/>
        </w:rPr>
        <w:t>New Phytologist</w:t>
      </w:r>
      <w:r w:rsidRPr="002245EF">
        <w:rPr>
          <w:rFonts w:ascii="Times New Roman" w:hAnsi="Times New Roman" w:cs="Times New Roman"/>
          <w:sz w:val="24"/>
        </w:rPr>
        <w:t xml:space="preserve">, </w:t>
      </w:r>
      <w:r w:rsidRPr="002245EF">
        <w:rPr>
          <w:rFonts w:ascii="Times New Roman" w:hAnsi="Times New Roman" w:cs="Times New Roman"/>
          <w:i/>
          <w:iCs/>
          <w:sz w:val="24"/>
        </w:rPr>
        <w:t>240</w:t>
      </w:r>
      <w:r w:rsidRPr="002245EF">
        <w:rPr>
          <w:rFonts w:ascii="Times New Roman" w:hAnsi="Times New Roman" w:cs="Times New Roman"/>
          <w:sz w:val="24"/>
        </w:rPr>
        <w:t>(6), 2298–2311. https://doi.org/10.1111/nph.19247</w:t>
      </w:r>
    </w:p>
    <w:p w14:paraId="2C8B4891"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R. Willms, C., W. Pearce, D., &amp; B. Rood, S. (2006). Growth of riparian cottonwoods: A developmental pattern and the influence of geomorphic context. </w:t>
      </w:r>
      <w:r w:rsidRPr="002245EF">
        <w:rPr>
          <w:rFonts w:ascii="Times New Roman" w:hAnsi="Times New Roman" w:cs="Times New Roman"/>
          <w:i/>
          <w:iCs/>
          <w:sz w:val="24"/>
        </w:rPr>
        <w:t>Trees</w:t>
      </w:r>
      <w:r w:rsidRPr="002245EF">
        <w:rPr>
          <w:rFonts w:ascii="Times New Roman" w:hAnsi="Times New Roman" w:cs="Times New Roman"/>
          <w:sz w:val="24"/>
        </w:rPr>
        <w:t xml:space="preserve">, </w:t>
      </w:r>
      <w:r w:rsidRPr="002245EF">
        <w:rPr>
          <w:rFonts w:ascii="Times New Roman" w:hAnsi="Times New Roman" w:cs="Times New Roman"/>
          <w:i/>
          <w:iCs/>
          <w:sz w:val="24"/>
        </w:rPr>
        <w:t>20</w:t>
      </w:r>
      <w:r w:rsidRPr="002245EF">
        <w:rPr>
          <w:rFonts w:ascii="Times New Roman" w:hAnsi="Times New Roman" w:cs="Times New Roman"/>
          <w:sz w:val="24"/>
        </w:rPr>
        <w:t>(2), 210–218. https://doi.org/10.1007/s00468-005-0027-1</w:t>
      </w:r>
    </w:p>
    <w:p w14:paraId="766BB16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Rose, R., Ketchum, J. S., &amp; Hanson, D. E. (1999). Three-Year Survival and Growth of Douglas-Fir Seedlings Under Various Vegetation-Free Regimes. </w:t>
      </w:r>
      <w:r w:rsidRPr="002245EF">
        <w:rPr>
          <w:rFonts w:ascii="Times New Roman" w:hAnsi="Times New Roman" w:cs="Times New Roman"/>
          <w:i/>
          <w:iCs/>
          <w:sz w:val="24"/>
        </w:rPr>
        <w:t>Forest Science</w:t>
      </w:r>
      <w:r w:rsidRPr="002245EF">
        <w:rPr>
          <w:rFonts w:ascii="Times New Roman" w:hAnsi="Times New Roman" w:cs="Times New Roman"/>
          <w:sz w:val="24"/>
        </w:rPr>
        <w:t xml:space="preserve">, </w:t>
      </w:r>
      <w:r w:rsidRPr="002245EF">
        <w:rPr>
          <w:rFonts w:ascii="Times New Roman" w:hAnsi="Times New Roman" w:cs="Times New Roman"/>
          <w:i/>
          <w:iCs/>
          <w:sz w:val="24"/>
        </w:rPr>
        <w:t>45</w:t>
      </w:r>
      <w:r w:rsidRPr="002245EF">
        <w:rPr>
          <w:rFonts w:ascii="Times New Roman" w:hAnsi="Times New Roman" w:cs="Times New Roman"/>
          <w:sz w:val="24"/>
        </w:rPr>
        <w:t>(1), 117–126. https://doi.org/10.1093/forestscience/45.1.117</w:t>
      </w:r>
    </w:p>
    <w:p w14:paraId="1C8278C5"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Schook, D. M., Friedman, J. M., &amp; Rathburn, S. L. (2016). Flow reconstructions in the Upper Missouri River Basin using riparian tree rings: Upper Missouri River Basin flow reconstructions. </w:t>
      </w:r>
      <w:r w:rsidRPr="002245EF">
        <w:rPr>
          <w:rFonts w:ascii="Times New Roman" w:hAnsi="Times New Roman" w:cs="Times New Roman"/>
          <w:i/>
          <w:iCs/>
          <w:sz w:val="24"/>
        </w:rPr>
        <w:t>Water Resources Research</w:t>
      </w:r>
      <w:r w:rsidRPr="002245EF">
        <w:rPr>
          <w:rFonts w:ascii="Times New Roman" w:hAnsi="Times New Roman" w:cs="Times New Roman"/>
          <w:sz w:val="24"/>
        </w:rPr>
        <w:t xml:space="preserve">, </w:t>
      </w:r>
      <w:r w:rsidRPr="002245EF">
        <w:rPr>
          <w:rFonts w:ascii="Times New Roman" w:hAnsi="Times New Roman" w:cs="Times New Roman"/>
          <w:i/>
          <w:iCs/>
          <w:sz w:val="24"/>
        </w:rPr>
        <w:t>52</w:t>
      </w:r>
      <w:r w:rsidRPr="002245EF">
        <w:rPr>
          <w:rFonts w:ascii="Times New Roman" w:hAnsi="Times New Roman" w:cs="Times New Roman"/>
          <w:sz w:val="24"/>
        </w:rPr>
        <w:t>(10), 8159–8173. https://doi.org/10.1002/2016WR018845</w:t>
      </w:r>
    </w:p>
    <w:p w14:paraId="545FCCD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Schultz, R., Isenhart, T., Colletti, J., Simpkins, W., </w:t>
      </w:r>
      <w:proofErr w:type="spellStart"/>
      <w:r w:rsidRPr="002245EF">
        <w:rPr>
          <w:rFonts w:ascii="Times New Roman" w:hAnsi="Times New Roman" w:cs="Times New Roman"/>
          <w:sz w:val="24"/>
        </w:rPr>
        <w:t>Udawatta</w:t>
      </w:r>
      <w:proofErr w:type="spellEnd"/>
      <w:r w:rsidRPr="002245EF">
        <w:rPr>
          <w:rFonts w:ascii="Times New Roman" w:hAnsi="Times New Roman" w:cs="Times New Roman"/>
          <w:sz w:val="24"/>
        </w:rPr>
        <w:t xml:space="preserve">, R., &amp; Schultz, P. (2009). Riparian and upland buffer practices. </w:t>
      </w:r>
      <w:r w:rsidRPr="002245EF">
        <w:rPr>
          <w:rFonts w:ascii="Times New Roman" w:hAnsi="Times New Roman" w:cs="Times New Roman"/>
          <w:i/>
          <w:iCs/>
          <w:sz w:val="24"/>
        </w:rPr>
        <w:t>North American Agroforestry: An Integrated Science and Practice</w:t>
      </w:r>
      <w:r w:rsidRPr="002245EF">
        <w:rPr>
          <w:rFonts w:ascii="Times New Roman" w:hAnsi="Times New Roman" w:cs="Times New Roman"/>
          <w:sz w:val="24"/>
        </w:rPr>
        <w:t>, 163–218.</w:t>
      </w:r>
    </w:p>
    <w:p w14:paraId="7A426BE8" w14:textId="77777777" w:rsidR="0038100D" w:rsidRPr="002245EF" w:rsidRDefault="0038100D" w:rsidP="0038100D">
      <w:pPr>
        <w:pStyle w:val="Bibliography"/>
        <w:rPr>
          <w:rFonts w:ascii="Times New Roman" w:hAnsi="Times New Roman" w:cs="Times New Roman"/>
          <w:sz w:val="24"/>
        </w:rPr>
      </w:pPr>
      <w:proofErr w:type="spellStart"/>
      <w:r w:rsidRPr="002245EF">
        <w:rPr>
          <w:rFonts w:ascii="Times New Roman" w:hAnsi="Times New Roman" w:cs="Times New Roman"/>
          <w:sz w:val="24"/>
        </w:rPr>
        <w:t>Shafroth</w:t>
      </w:r>
      <w:proofErr w:type="spellEnd"/>
      <w:r w:rsidRPr="002245EF">
        <w:rPr>
          <w:rFonts w:ascii="Times New Roman" w:hAnsi="Times New Roman" w:cs="Times New Roman"/>
          <w:sz w:val="24"/>
        </w:rPr>
        <w:t xml:space="preserve">, P. B., Stromberg, J. C., &amp; Patten, D. T. (2002). RIPARIAN VEGETATION RESPONSE TO ALTERED DISTURBANCE AND STRESS REGIMES. </w:t>
      </w:r>
      <w:r w:rsidRPr="002245EF">
        <w:rPr>
          <w:rFonts w:ascii="Times New Roman" w:hAnsi="Times New Roman" w:cs="Times New Roman"/>
          <w:i/>
          <w:iCs/>
          <w:sz w:val="24"/>
        </w:rPr>
        <w:t>Ecological Applications</w:t>
      </w:r>
      <w:r w:rsidRPr="002245EF">
        <w:rPr>
          <w:rFonts w:ascii="Times New Roman" w:hAnsi="Times New Roman" w:cs="Times New Roman"/>
          <w:sz w:val="24"/>
        </w:rPr>
        <w:t xml:space="preserve">, </w:t>
      </w:r>
      <w:r w:rsidRPr="002245EF">
        <w:rPr>
          <w:rFonts w:ascii="Times New Roman" w:hAnsi="Times New Roman" w:cs="Times New Roman"/>
          <w:i/>
          <w:iCs/>
          <w:sz w:val="24"/>
        </w:rPr>
        <w:t>12</w:t>
      </w:r>
      <w:r w:rsidRPr="002245EF">
        <w:rPr>
          <w:rFonts w:ascii="Times New Roman" w:hAnsi="Times New Roman" w:cs="Times New Roman"/>
          <w:sz w:val="24"/>
        </w:rPr>
        <w:t>(1), 107–123. https://doi.org/10.1890/1051-0761(2002)012[0107:RVRTAD]2.0.CO;2</w:t>
      </w:r>
    </w:p>
    <w:p w14:paraId="6132A3A2"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Sharon Masek Lopez &amp; Abraham E. Springer. (2002). </w:t>
      </w:r>
      <w:r w:rsidRPr="002245EF">
        <w:rPr>
          <w:rFonts w:ascii="Times New Roman" w:hAnsi="Times New Roman" w:cs="Times New Roman"/>
          <w:i/>
          <w:iCs/>
          <w:sz w:val="24"/>
        </w:rPr>
        <w:t>Assessment of Human Influence on Riparian Change in the Verde Valley, Arizona</w:t>
      </w:r>
      <w:r w:rsidRPr="002245EF">
        <w:rPr>
          <w:rFonts w:ascii="Times New Roman" w:hAnsi="Times New Roman" w:cs="Times New Roman"/>
          <w:sz w:val="24"/>
        </w:rPr>
        <w:t>.</w:t>
      </w:r>
    </w:p>
    <w:p w14:paraId="6EBC5D8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(1993). Fremont cottonwood-Goodding willow riparian forests: A review of their ecology, threats, and recovery potential. </w:t>
      </w:r>
      <w:r w:rsidRPr="002245EF">
        <w:rPr>
          <w:rFonts w:ascii="Times New Roman" w:hAnsi="Times New Roman" w:cs="Times New Roman"/>
          <w:i/>
          <w:iCs/>
          <w:sz w:val="24"/>
        </w:rPr>
        <w:t>Journal of the Arizona-Nevada Academy of Science</w:t>
      </w:r>
      <w:r w:rsidRPr="002245EF">
        <w:rPr>
          <w:rFonts w:ascii="Times New Roman" w:hAnsi="Times New Roman" w:cs="Times New Roman"/>
          <w:sz w:val="24"/>
        </w:rPr>
        <w:t>, 97–110.</w:t>
      </w:r>
    </w:p>
    <w:p w14:paraId="4B5D28E3"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(1997). Growth and survivorship of Fremont cottonwood, Goodding willow, and salt cedar seedlings after large floods in central Arizona. </w:t>
      </w:r>
      <w:r w:rsidRPr="002245EF">
        <w:rPr>
          <w:rFonts w:ascii="Times New Roman" w:hAnsi="Times New Roman" w:cs="Times New Roman"/>
          <w:i/>
          <w:iCs/>
          <w:sz w:val="24"/>
        </w:rPr>
        <w:t>The Great Basin Naturalist</w:t>
      </w:r>
      <w:r w:rsidRPr="002245EF">
        <w:rPr>
          <w:rFonts w:ascii="Times New Roman" w:hAnsi="Times New Roman" w:cs="Times New Roman"/>
          <w:sz w:val="24"/>
        </w:rPr>
        <w:t>, 198–208.</w:t>
      </w:r>
    </w:p>
    <w:p w14:paraId="4FF65751"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Ritcher, B. D., Patten, D. T., &amp; Wolden, L. G. (1993). </w:t>
      </w:r>
      <w:r w:rsidRPr="002245EF">
        <w:rPr>
          <w:rFonts w:ascii="Times New Roman" w:hAnsi="Times New Roman" w:cs="Times New Roman"/>
          <w:i/>
          <w:iCs/>
          <w:sz w:val="24"/>
        </w:rPr>
        <w:t>Response of a Sonoran riparian forest to a 10-year return flood</w:t>
      </w:r>
      <w:r w:rsidRPr="002245EF">
        <w:rPr>
          <w:rFonts w:ascii="Times New Roman" w:hAnsi="Times New Roman" w:cs="Times New Roman"/>
          <w:sz w:val="24"/>
        </w:rPr>
        <w:t>.</w:t>
      </w:r>
    </w:p>
    <w:p w14:paraId="3880A9E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USDA. (2012). </w:t>
      </w:r>
      <w:r w:rsidRPr="002245EF">
        <w:rPr>
          <w:rFonts w:ascii="Times New Roman" w:hAnsi="Times New Roman" w:cs="Times New Roman"/>
          <w:i/>
          <w:iCs/>
          <w:sz w:val="24"/>
        </w:rPr>
        <w:t>Yavapai County Profile</w:t>
      </w:r>
      <w:r w:rsidRPr="002245EF">
        <w:rPr>
          <w:rFonts w:ascii="Times New Roman" w:hAnsi="Times New Roman" w:cs="Times New Roman"/>
          <w:sz w:val="24"/>
        </w:rPr>
        <w:t xml:space="preserve"> (Census of Agriculture). https://agcensus.library.cornell.edu/wp-content/uploads/2012-Arizona-cp04025.pdf</w:t>
      </w:r>
    </w:p>
    <w:p w14:paraId="3B01BBF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USFWS. (2012). </w:t>
      </w:r>
      <w:r w:rsidRPr="002245EF">
        <w:rPr>
          <w:rFonts w:ascii="Times New Roman" w:hAnsi="Times New Roman" w:cs="Times New Roman"/>
          <w:i/>
          <w:iCs/>
          <w:sz w:val="24"/>
        </w:rPr>
        <w:t>Designation of Critical Habitat for Southwestern Willow Flycatcher</w:t>
      </w:r>
      <w:r w:rsidRPr="002245EF">
        <w:rPr>
          <w:rFonts w:ascii="Times New Roman" w:hAnsi="Times New Roman" w:cs="Times New Roman"/>
          <w:sz w:val="24"/>
        </w:rPr>
        <w:t xml:space="preserve"> (Endangered and Threatened Wildlife and Plants).</w:t>
      </w:r>
    </w:p>
    <w:p w14:paraId="4C958292"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Varani, H., Margolis, E. Q., </w:t>
      </w:r>
      <w:proofErr w:type="spellStart"/>
      <w:r w:rsidRPr="002245EF">
        <w:rPr>
          <w:rFonts w:ascii="Times New Roman" w:hAnsi="Times New Roman" w:cs="Times New Roman"/>
          <w:sz w:val="24"/>
        </w:rPr>
        <w:t>Muldavin</w:t>
      </w:r>
      <w:proofErr w:type="spellEnd"/>
      <w:r w:rsidRPr="002245EF">
        <w:rPr>
          <w:rFonts w:ascii="Times New Roman" w:hAnsi="Times New Roman" w:cs="Times New Roman"/>
          <w:sz w:val="24"/>
        </w:rPr>
        <w:t xml:space="preserve">, E. H., &amp; </w:t>
      </w:r>
      <w:proofErr w:type="spellStart"/>
      <w:r w:rsidRPr="002245EF">
        <w:rPr>
          <w:rFonts w:ascii="Times New Roman" w:hAnsi="Times New Roman" w:cs="Times New Roman"/>
          <w:sz w:val="24"/>
        </w:rPr>
        <w:t>Pockman</w:t>
      </w:r>
      <w:proofErr w:type="spellEnd"/>
      <w:r w:rsidRPr="002245EF">
        <w:rPr>
          <w:rFonts w:ascii="Times New Roman" w:hAnsi="Times New Roman" w:cs="Times New Roman"/>
          <w:sz w:val="24"/>
        </w:rPr>
        <w:t xml:space="preserve">, W. T. (2024). Patterns and drivers of cottonwood mortality in the middle Rio Grande, New Mexico, USA. </w:t>
      </w:r>
      <w:r w:rsidRPr="002245EF">
        <w:rPr>
          <w:rFonts w:ascii="Times New Roman" w:hAnsi="Times New Roman" w:cs="Times New Roman"/>
          <w:i/>
          <w:iCs/>
          <w:sz w:val="24"/>
        </w:rPr>
        <w:t>Ecohydrology</w:t>
      </w:r>
      <w:r w:rsidRPr="002245EF">
        <w:rPr>
          <w:rFonts w:ascii="Times New Roman" w:hAnsi="Times New Roman" w:cs="Times New Roman"/>
          <w:sz w:val="24"/>
        </w:rPr>
        <w:t xml:space="preserve">, </w:t>
      </w:r>
      <w:r w:rsidRPr="002245EF">
        <w:rPr>
          <w:rFonts w:ascii="Times New Roman" w:hAnsi="Times New Roman" w:cs="Times New Roman"/>
          <w:i/>
          <w:iCs/>
          <w:sz w:val="24"/>
        </w:rPr>
        <w:t>17</w:t>
      </w:r>
      <w:r w:rsidRPr="002245EF">
        <w:rPr>
          <w:rFonts w:ascii="Times New Roman" w:hAnsi="Times New Roman" w:cs="Times New Roman"/>
          <w:sz w:val="24"/>
        </w:rPr>
        <w:t>(8), e2692. https://doi.org/10.1002/eco.2692</w:t>
      </w:r>
    </w:p>
    <w:p w14:paraId="1EBEF495"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Wirt, L., DeWitt, E., &amp; Langenheim, V. E. (2005). </w:t>
      </w:r>
      <w:r w:rsidRPr="002245EF">
        <w:rPr>
          <w:rFonts w:ascii="Times New Roman" w:hAnsi="Times New Roman" w:cs="Times New Roman"/>
          <w:i/>
          <w:iCs/>
          <w:sz w:val="24"/>
        </w:rPr>
        <w:t xml:space="preserve">Geologic framework of aquifer units and ground-water </w:t>
      </w:r>
      <w:proofErr w:type="spellStart"/>
      <w:r w:rsidRPr="002245EF">
        <w:rPr>
          <w:rFonts w:ascii="Times New Roman" w:hAnsi="Times New Roman" w:cs="Times New Roman"/>
          <w:i/>
          <w:iCs/>
          <w:sz w:val="24"/>
        </w:rPr>
        <w:t>flowpaths</w:t>
      </w:r>
      <w:proofErr w:type="spellEnd"/>
      <w:r w:rsidRPr="002245EF">
        <w:rPr>
          <w:rFonts w:ascii="Times New Roman" w:hAnsi="Times New Roman" w:cs="Times New Roman"/>
          <w:i/>
          <w:iCs/>
          <w:sz w:val="24"/>
        </w:rPr>
        <w:t>, Verde River headwaters, north-central Arizona</w:t>
      </w:r>
      <w:r w:rsidRPr="002245EF">
        <w:rPr>
          <w:rFonts w:ascii="Times New Roman" w:hAnsi="Times New Roman" w:cs="Times New Roman"/>
          <w:sz w:val="24"/>
        </w:rPr>
        <w:t>. US Geological Survey.</w:t>
      </w:r>
    </w:p>
    <w:p w14:paraId="1EB9ADEE"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Zang, C., &amp; Biondi, F. (2015). </w:t>
      </w:r>
      <w:proofErr w:type="spellStart"/>
      <w:r w:rsidRPr="002245EF">
        <w:rPr>
          <w:rFonts w:ascii="Times New Roman" w:hAnsi="Times New Roman" w:cs="Times New Roman"/>
          <w:sz w:val="24"/>
        </w:rPr>
        <w:t>treeclim</w:t>
      </w:r>
      <w:proofErr w:type="spellEnd"/>
      <w:r w:rsidRPr="002245EF">
        <w:rPr>
          <w:rFonts w:ascii="Times New Roman" w:hAnsi="Times New Roman" w:cs="Times New Roman"/>
          <w:sz w:val="24"/>
        </w:rPr>
        <w:t xml:space="preserve">: An R package for the numerical calibration of proxy‐climate relationships. </w:t>
      </w:r>
      <w:proofErr w:type="spellStart"/>
      <w:r w:rsidRPr="002245EF">
        <w:rPr>
          <w:rFonts w:ascii="Times New Roman" w:hAnsi="Times New Roman" w:cs="Times New Roman"/>
          <w:i/>
          <w:iCs/>
          <w:sz w:val="24"/>
        </w:rPr>
        <w:t>Ecography</w:t>
      </w:r>
      <w:proofErr w:type="spellEnd"/>
      <w:r w:rsidRPr="002245EF">
        <w:rPr>
          <w:rFonts w:ascii="Times New Roman" w:hAnsi="Times New Roman" w:cs="Times New Roman"/>
          <w:sz w:val="24"/>
        </w:rPr>
        <w:t xml:space="preserve">, </w:t>
      </w:r>
      <w:r w:rsidRPr="002245EF">
        <w:rPr>
          <w:rFonts w:ascii="Times New Roman" w:hAnsi="Times New Roman" w:cs="Times New Roman"/>
          <w:i/>
          <w:iCs/>
          <w:sz w:val="24"/>
        </w:rPr>
        <w:t>38</w:t>
      </w:r>
      <w:r w:rsidRPr="002245EF">
        <w:rPr>
          <w:rFonts w:ascii="Times New Roman" w:hAnsi="Times New Roman" w:cs="Times New Roman"/>
          <w:sz w:val="24"/>
        </w:rPr>
        <w:t>(4), 431–436. https://doi.org/10.1111/ecog.01335</w:t>
      </w:r>
    </w:p>
    <w:p w14:paraId="545246F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Zhao, X., Du, D., Xiong, J., Springer, A., Masek Lopez, S. R., Winkler, B., &amp; Hubler, K. (2019). The impact of forest restoration on agriculture in the Verde River watershed, Arizona, USA. </w:t>
      </w:r>
      <w:r w:rsidRPr="002245EF">
        <w:rPr>
          <w:rFonts w:ascii="Times New Roman" w:hAnsi="Times New Roman" w:cs="Times New Roman"/>
          <w:i/>
          <w:iCs/>
          <w:sz w:val="24"/>
        </w:rPr>
        <w:t>Forest Policy and Economics</w:t>
      </w:r>
      <w:r w:rsidRPr="002245EF">
        <w:rPr>
          <w:rFonts w:ascii="Times New Roman" w:hAnsi="Times New Roman" w:cs="Times New Roman"/>
          <w:sz w:val="24"/>
        </w:rPr>
        <w:t xml:space="preserve">, </w:t>
      </w:r>
      <w:r w:rsidRPr="002245EF">
        <w:rPr>
          <w:rFonts w:ascii="Times New Roman" w:hAnsi="Times New Roman" w:cs="Times New Roman"/>
          <w:i/>
          <w:iCs/>
          <w:sz w:val="24"/>
        </w:rPr>
        <w:t>109</w:t>
      </w:r>
      <w:r w:rsidRPr="002245EF">
        <w:rPr>
          <w:rFonts w:ascii="Times New Roman" w:hAnsi="Times New Roman" w:cs="Times New Roman"/>
          <w:sz w:val="24"/>
        </w:rPr>
        <w:t>, 101999. https://doi.org/10.1016/j.forpol.2019.101999</w:t>
      </w:r>
    </w:p>
    <w:p w14:paraId="73798B2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Quentin R McCalla" w:date="2025-03-27T17:38:00Z" w:initials="QM">
    <w:p w14:paraId="05885CE6" w14:textId="77777777" w:rsidR="0038100D" w:rsidRDefault="0038100D" w:rsidP="0038100D">
      <w:pPr>
        <w:pStyle w:val="CommentText"/>
      </w:pPr>
      <w:r>
        <w:rPr>
          <w:rStyle w:val="CommentReference"/>
        </w:rPr>
        <w:annotationRef/>
      </w:r>
      <w:hyperlink r:id="rId1" w:history="1">
        <w:r w:rsidRPr="005E6350">
          <w:rPr>
            <w:rStyle w:val="Hyperlink"/>
          </w:rPr>
          <w:t>https://repository.arizona.edu/bitstream/handle/10150/146921/az1432-2007.pdf?sequence=1&amp;isAllowed=y</w:t>
        </w:r>
      </w:hyperlink>
    </w:p>
    <w:p w14:paraId="5B609BD3" w14:textId="77777777" w:rsidR="0038100D" w:rsidRDefault="0038100D" w:rsidP="0038100D">
      <w:pPr>
        <w:pStyle w:val="CommentText"/>
      </w:pPr>
    </w:p>
    <w:p w14:paraId="2446D74E" w14:textId="77777777" w:rsidR="0038100D" w:rsidRDefault="0038100D" w:rsidP="0038100D">
      <w:pPr>
        <w:pStyle w:val="CommentText"/>
      </w:pPr>
      <w:r>
        <w:t>Entire book about arizona riparian areas. Will pull references out of it</w:t>
      </w:r>
    </w:p>
  </w:comment>
  <w:comment w:id="13" w:author="D.Merritt" w:date="2025-03-16T10:08:00Z" w:initials="DM">
    <w:p w14:paraId="4CBE8328" w14:textId="77777777" w:rsidR="0038100D" w:rsidRDefault="0038100D" w:rsidP="0038100D">
      <w:pPr>
        <w:pStyle w:val="CommentText"/>
      </w:pPr>
      <w:r>
        <w:rPr>
          <w:rStyle w:val="CommentReference"/>
        </w:rPr>
        <w:annotationRef/>
      </w:r>
      <w:r>
        <w:t>And is there another study that is inconsistent with? Cite it here with the inconsistency.</w:t>
      </w:r>
    </w:p>
  </w:comment>
  <w:comment w:id="22" w:author="Peter Z Fule" w:date="2025-03-08T11:17:00Z" w:initials="PF">
    <w:p w14:paraId="37634424" w14:textId="77777777" w:rsidR="0038100D" w:rsidRDefault="0038100D" w:rsidP="0038100D">
      <w:pPr>
        <w:pStyle w:val="CommentText"/>
      </w:pPr>
      <w:r>
        <w:rPr>
          <w:rStyle w:val="CommentReference"/>
        </w:rPr>
        <w:annotationRef/>
      </w:r>
      <w:r>
        <w:rPr>
          <w:lang w:val="es-ES"/>
        </w:rPr>
        <w:t>Crossdating involves matching ring-width patterns among samples or with pre-existing tree-ring chronologies. That has not been described in the Methods. Coo Recorder is a tool for measurement. Cofecha is a tool for quality control of crossdating. You need to describe how you did the crossdating.</w:t>
      </w:r>
    </w:p>
  </w:comment>
  <w:comment w:id="48" w:author="D.Merritt" w:date="2025-03-16T11:38:00Z" w:initials="DM">
    <w:p w14:paraId="383415A9" w14:textId="77777777" w:rsidR="0038100D" w:rsidRDefault="0038100D" w:rsidP="0038100D">
      <w:pPr>
        <w:pStyle w:val="CommentText"/>
      </w:pPr>
      <w:r>
        <w:rPr>
          <w:rStyle w:val="CommentReference"/>
        </w:rPr>
        <w:annotationRef/>
      </w:r>
      <w:r>
        <w:t>To take this a step further, floods can be stage-setting years, that are followed by several years of establishment. Thus floods are key to creating successive years of recruitment.</w:t>
      </w:r>
    </w:p>
  </w:comment>
  <w:comment w:id="49" w:author="Abraham E Springer" w:date="2025-03-31T16:11:00Z" w:initials="AS">
    <w:p w14:paraId="412FD38E" w14:textId="77777777" w:rsidR="0038100D" w:rsidRDefault="0038100D" w:rsidP="0038100D">
      <w:pPr>
        <w:pStyle w:val="CommentText"/>
      </w:pPr>
      <w:r>
        <w:rPr>
          <w:rStyle w:val="CommentReference"/>
        </w:rPr>
        <w:annotationRef/>
      </w:r>
      <w:r>
        <w:t>Try to incorporate Dave’s suggested language of “stage-setting”</w:t>
      </w:r>
    </w:p>
  </w:comment>
  <w:comment w:id="51" w:author="D.Merritt" w:date="2025-03-16T11:40:00Z" w:initials="DM">
    <w:p w14:paraId="62D3BC49" w14:textId="77777777" w:rsidR="0038100D" w:rsidRDefault="0038100D" w:rsidP="0038100D">
      <w:pPr>
        <w:pStyle w:val="CommentText"/>
      </w:pPr>
      <w:r>
        <w:rPr>
          <w:rStyle w:val="CommentReference"/>
        </w:rPr>
        <w:annotationRef/>
      </w:r>
      <w:r>
        <w:t xml:space="preserve">A lot of cottonwood studies suggest that recruitment is timed in synchrony with the descending limb of the hydrograph. It seems that you should mention, review, and make data-based (empirical) observations about how this is different on the Verde R. </w:t>
      </w:r>
    </w:p>
  </w:comment>
  <w:comment w:id="52" w:author="Quentin R McCalla" w:date="2025-03-26T12:50:00Z" w:initials="QM">
    <w:p w14:paraId="6FEB2438" w14:textId="77777777" w:rsidR="0038100D" w:rsidRDefault="0038100D" w:rsidP="0038100D">
      <w:pPr>
        <w:pStyle w:val="CommentText"/>
      </w:pPr>
      <w:r>
        <w:rPr>
          <w:rStyle w:val="CommentReference"/>
        </w:rPr>
        <w:annotationRef/>
      </w:r>
      <w:r>
        <w:t>I don’t think it is different on the verde</w:t>
      </w:r>
    </w:p>
  </w:comment>
  <w:comment w:id="53" w:author="Abraham E Springer" w:date="2025-03-31T16:13:00Z" w:initials="AS">
    <w:p w14:paraId="2AD9612C" w14:textId="77777777" w:rsidR="0038100D" w:rsidRDefault="0038100D" w:rsidP="0038100D">
      <w:pPr>
        <w:pStyle w:val="CommentText"/>
      </w:pPr>
      <w:r>
        <w:rPr>
          <w:rStyle w:val="CommentReference"/>
        </w:rPr>
        <w:annotationRef/>
      </w:r>
      <w:r>
        <w:t>Can you say anything about when seedlings responded relative to the falling hydrograph?</w:t>
      </w:r>
    </w:p>
  </w:comment>
  <w:comment w:id="57" w:author="D.Merritt" w:date="2025-03-16T11:45:00Z" w:initials="DM">
    <w:p w14:paraId="70718CF4" w14:textId="77777777"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446D74E" w15:done="0"/>
  <w15:commentEx w15:paraId="4CBE8328" w15:done="0"/>
  <w15:commentEx w15:paraId="37634424" w15:done="0"/>
  <w15:commentEx w15:paraId="383415A9" w15:done="0"/>
  <w15:commentEx w15:paraId="412FD38E" w15:paraIdParent="383415A9" w15:done="0"/>
  <w15:commentEx w15:paraId="62D3BC49" w15:done="0"/>
  <w15:commentEx w15:paraId="6FEB2438" w15:paraIdParent="62D3BC49" w15:done="0"/>
  <w15:commentEx w15:paraId="2AD9612C" w15:paraIdParent="62D3BC49"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4E864FA" w16cex:dateUtc="2025-03-28T00:38:00Z"/>
  <w16cex:commentExtensible w16cex:durableId="083447B2" w16cex:dateUtc="2025-03-16T16:08:00Z"/>
  <w16cex:commentExtensible w16cex:durableId="517B09BC" w16cex:dateUtc="2025-03-08T18:17:00Z"/>
  <w16cex:commentExtensible w16cex:durableId="42D770BD" w16cex:dateUtc="2025-03-16T17:38:00Z"/>
  <w16cex:commentExtensible w16cex:durableId="76758837" w16cex:dateUtc="2025-03-31T23:11:00Z"/>
  <w16cex:commentExtensible w16cex:durableId="31975CA6" w16cex:dateUtc="2025-03-16T17:40:00Z"/>
  <w16cex:commentExtensible w16cex:durableId="3F1D2FF5" w16cex:dateUtc="2025-03-26T19:50:00Z"/>
  <w16cex:commentExtensible w16cex:durableId="6D0E343D" w16cex:dateUtc="2025-03-31T23:13: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446D74E" w16cid:durableId="24E864FA"/>
  <w16cid:commentId w16cid:paraId="4CBE8328" w16cid:durableId="083447B2"/>
  <w16cid:commentId w16cid:paraId="37634424" w16cid:durableId="517B09BC"/>
  <w16cid:commentId w16cid:paraId="383415A9" w16cid:durableId="42D770BD"/>
  <w16cid:commentId w16cid:paraId="412FD38E" w16cid:durableId="76758837"/>
  <w16cid:commentId w16cid:paraId="62D3BC49" w16cid:durableId="31975CA6"/>
  <w16cid:commentId w16cid:paraId="6FEB2438" w16cid:durableId="3F1D2FF5"/>
  <w16cid:commentId w16cid:paraId="2AD9612C" w16cid:durableId="6D0E343D"/>
  <w16cid:commentId w16cid:paraId="70718CF4" w16cid:durableId="0FAD78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7"/>
  </w:num>
  <w:num w:numId="4" w16cid:durableId="1209563607">
    <w:abstractNumId w:val="20"/>
  </w:num>
  <w:num w:numId="5" w16cid:durableId="1773554445">
    <w:abstractNumId w:val="3"/>
  </w:num>
  <w:num w:numId="6" w16cid:durableId="188035069">
    <w:abstractNumId w:val="16"/>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1"/>
  </w:num>
  <w:num w:numId="13" w16cid:durableId="270624645">
    <w:abstractNumId w:val="22"/>
  </w:num>
  <w:num w:numId="14" w16cid:durableId="80181043">
    <w:abstractNumId w:val="5"/>
  </w:num>
  <w:num w:numId="15" w16cid:durableId="747919660">
    <w:abstractNumId w:val="10"/>
  </w:num>
  <w:num w:numId="16" w16cid:durableId="590435354">
    <w:abstractNumId w:val="19"/>
  </w:num>
  <w:num w:numId="17" w16cid:durableId="936059515">
    <w:abstractNumId w:val="2"/>
  </w:num>
  <w:num w:numId="18" w16cid:durableId="1668822612">
    <w:abstractNumId w:val="18"/>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ter Z Fule">
    <w15:presenceInfo w15:providerId="AD" w15:userId="S::Pete.Fule@nau.edu::61e357e4-cd39-4e5b-9578-d13c579a158e"/>
  </w15:person>
  <w15:person w15:author="D.Merritt">
    <w15:presenceInfo w15:providerId="None" w15:userId="D.Merritt"/>
  </w15:person>
  <w15:person w15:author="Abraham E Springer">
    <w15:presenceInfo w15:providerId="AD" w15:userId="S::Abe.Springer@nau.edu::1d0a048d-6d92-4ff3-91fc-943c08ec52ed"/>
  </w15:person>
  <w15:person w15:author="Quentin R McCalla">
    <w15:presenceInfo w15:providerId="AD" w15:userId="S::qm43@nau.edu::286ae024-a980-4c77-9399-2a95e1ecfb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140FC2"/>
    <w:rsid w:val="001504C0"/>
    <w:rsid w:val="002245EF"/>
    <w:rsid w:val="00244F4F"/>
    <w:rsid w:val="00271AE2"/>
    <w:rsid w:val="00276F26"/>
    <w:rsid w:val="00343140"/>
    <w:rsid w:val="0038100D"/>
    <w:rsid w:val="00462DF1"/>
    <w:rsid w:val="004F6371"/>
    <w:rsid w:val="0064393E"/>
    <w:rsid w:val="00692843"/>
    <w:rsid w:val="00697D5A"/>
    <w:rsid w:val="00777E8D"/>
    <w:rsid w:val="007F680C"/>
    <w:rsid w:val="00856710"/>
    <w:rsid w:val="00885393"/>
    <w:rsid w:val="008856CC"/>
    <w:rsid w:val="009954F4"/>
    <w:rsid w:val="00AD6CE3"/>
    <w:rsid w:val="00B30EE6"/>
    <w:rsid w:val="00C2061C"/>
    <w:rsid w:val="00C309D8"/>
    <w:rsid w:val="00C4242B"/>
    <w:rsid w:val="00D23292"/>
    <w:rsid w:val="00EB6C45"/>
    <w:rsid w:val="00F40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repository.arizona.edu/bitstream/handle/10150/146921/az1432-2007.pdf?sequence=1&amp;isAllowed=y"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hyperlink" Target="https://www.ncei.noaa.gov/access/monitoring/climate-at-a-glance/county/time-series/AZ-025/tmin/1/0/1993-2023?base_prd=true&amp;begbaseyear=1901&amp;endbaseyear=2000"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hyperlink" Target="https://streamstats.usgs.gov/ss/?gage=09506000&amp;tab=info"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cybis.se/forfun/dendro/index.htm" TargetMode="External"/><Relationship Id="rId23" Type="http://schemas.openxmlformats.org/officeDocument/2006/relationships/image" Target="media/image8.png"/><Relationship Id="rId28" Type="http://schemas.openxmlformats.org/officeDocument/2006/relationships/hyperlink" Target="https://streamstats.usgs.gov/ss/?gage=09506000&amp;tab=info" TargetMode="External"/><Relationship Id="rId10" Type="http://schemas.microsoft.com/office/2018/08/relationships/commentsExtensible" Target="commentsExtensible.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cybis.se/forfun/dendro/index.htm" TargetMode="External"/><Relationship Id="rId22" Type="http://schemas.openxmlformats.org/officeDocument/2006/relationships/image" Target="media/image7.pn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40</Pages>
  <Words>14448</Words>
  <Characters>82359</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19</cp:revision>
  <dcterms:created xsi:type="dcterms:W3CDTF">2025-01-29T21:40:00Z</dcterms:created>
  <dcterms:modified xsi:type="dcterms:W3CDTF">2025-04-04T16:09:00Z</dcterms:modified>
</cp:coreProperties>
</file>