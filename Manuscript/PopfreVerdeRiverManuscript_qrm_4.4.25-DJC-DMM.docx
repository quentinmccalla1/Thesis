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59FCF94C"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ins w:id="3" w:author="Merritt, David - FS, CO" w:date="2025-04-07T07:21:00Z" w16du:dateUtc="2025-04-07T13:21:00Z">
        <w:r w:rsidR="00B44760">
          <w:rPr>
            <w:rFonts w:ascii="Times New Roman" w:hAnsi="Times New Roman" w:cs="Times New Roman"/>
            <w:sz w:val="24"/>
            <w:szCs w:val="24"/>
          </w:rPr>
          <w:t>-</w:t>
        </w:r>
      </w:ins>
      <w:del w:id="4" w:author="Merritt, David - FS, CO" w:date="2025-04-07T07:21:00Z" w16du:dateUtc="2025-04-07T13:21:00Z">
        <w:r w:rsidRPr="002245EF" w:rsidDel="00B44760">
          <w:rPr>
            <w:rFonts w:ascii="Times New Roman" w:hAnsi="Times New Roman" w:cs="Times New Roman"/>
            <w:sz w:val="24"/>
            <w:szCs w:val="24"/>
          </w:rPr>
          <w:delText xml:space="preserve"> </w:delText>
        </w:r>
      </w:del>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w:t>
      </w:r>
      <w:commentRangeStart w:id="5"/>
      <w:r w:rsidRPr="002245EF">
        <w:rPr>
          <w:rFonts w:ascii="Times New Roman" w:hAnsi="Times New Roman" w:cs="Times New Roman"/>
          <w:sz w:val="24"/>
          <w:szCs w:val="24"/>
        </w:rPr>
        <w:t xml:space="preserve">that drive them </w:t>
      </w:r>
      <w:commentRangeEnd w:id="5"/>
      <w:r w:rsidR="007956F7">
        <w:rPr>
          <w:rStyle w:val="CommentReference"/>
        </w:rPr>
        <w:commentReference w:id="5"/>
      </w:r>
      <w:r w:rsidRPr="002245EF">
        <w:rPr>
          <w:rFonts w:ascii="Times New Roman" w:hAnsi="Times New Roman" w:cs="Times New Roman"/>
          <w:sz w:val="24"/>
          <w:szCs w:val="24"/>
        </w:rPr>
        <w:t xml:space="preserve">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w:t>
      </w:r>
      <w:commentRangeStart w:id="6"/>
      <w:r w:rsidRPr="002245EF">
        <w:rPr>
          <w:rFonts w:ascii="Times New Roman" w:hAnsi="Times New Roman" w:cs="Times New Roman"/>
          <w:sz w:val="24"/>
          <w:szCs w:val="24"/>
        </w:rPr>
        <w:t>occurred during 2023 winter floods</w:t>
      </w:r>
      <w:commentRangeEnd w:id="6"/>
      <w:r w:rsidR="007956F7">
        <w:rPr>
          <w:rStyle w:val="CommentReference"/>
        </w:rPr>
        <w:commentReference w:id="6"/>
      </w:r>
      <w:r w:rsidRPr="002245EF">
        <w:rPr>
          <w:rFonts w:ascii="Times New Roman" w:hAnsi="Times New Roman" w:cs="Times New Roman"/>
          <w:sz w:val="24"/>
          <w:szCs w:val="24"/>
        </w:rPr>
        <w:t xml:space="preserve"> and dendrochronology to monitor regeneration and to quantify tree age and growth. Verde River Fremont cottonwoods within the riparian zone are young, with the mean age being 25 years old. They continue to add biomass at a constant rate and their growth is significantly </w:t>
      </w:r>
      <w:commentRangeStart w:id="7"/>
      <w:r w:rsidRPr="002245EF">
        <w:rPr>
          <w:rFonts w:ascii="Times New Roman" w:hAnsi="Times New Roman" w:cs="Times New Roman"/>
          <w:sz w:val="24"/>
          <w:szCs w:val="24"/>
        </w:rPr>
        <w:t xml:space="preserve">impacted </w:t>
      </w:r>
      <w:commentRangeEnd w:id="7"/>
      <w:r w:rsidR="007956F7">
        <w:rPr>
          <w:rStyle w:val="CommentReference"/>
        </w:rPr>
        <w:commentReference w:id="7"/>
      </w:r>
      <w:r w:rsidRPr="002245EF">
        <w:rPr>
          <w:rFonts w:ascii="Times New Roman" w:hAnsi="Times New Roman" w:cs="Times New Roman"/>
          <w:sz w:val="24"/>
          <w:szCs w:val="24"/>
        </w:rPr>
        <w:t xml:space="preserve">by summer temperatures and river flows. Seedlings from the 2023 cohort continue to grow rapidly and their survival is governed by a </w:t>
      </w:r>
      <w:commentRangeStart w:id="8"/>
      <w:commentRangeStart w:id="9"/>
      <w:r w:rsidRPr="002245EF">
        <w:rPr>
          <w:rFonts w:ascii="Times New Roman" w:hAnsi="Times New Roman" w:cs="Times New Roman"/>
          <w:sz w:val="24"/>
          <w:szCs w:val="24"/>
        </w:rPr>
        <w:t>diverse</w:t>
      </w:r>
      <w:commentRangeEnd w:id="8"/>
      <w:r w:rsidR="00367065">
        <w:rPr>
          <w:rStyle w:val="CommentReference"/>
        </w:rPr>
        <w:commentReference w:id="8"/>
      </w:r>
      <w:r w:rsidRPr="002245EF">
        <w:rPr>
          <w:rFonts w:ascii="Times New Roman" w:hAnsi="Times New Roman" w:cs="Times New Roman"/>
          <w:sz w:val="24"/>
          <w:szCs w:val="24"/>
        </w:rPr>
        <w:t xml:space="preserve"> set of environmental conditions</w:t>
      </w:r>
      <w:commentRangeEnd w:id="9"/>
      <w:r w:rsidR="007956F7">
        <w:rPr>
          <w:rStyle w:val="CommentReference"/>
        </w:rPr>
        <w:commentReference w:id="9"/>
      </w:r>
      <w:r w:rsidRPr="002245EF">
        <w:rPr>
          <w:rFonts w:ascii="Times New Roman" w:hAnsi="Times New Roman" w:cs="Times New Roman"/>
          <w:sz w:val="24"/>
          <w:szCs w:val="24"/>
        </w:rPr>
        <w:t xml:space="preserve">. Fremont cottonwoods along the Verde </w:t>
      </w:r>
      <w:commentRangeStart w:id="10"/>
      <w:r w:rsidRPr="002245EF">
        <w:rPr>
          <w:rFonts w:ascii="Times New Roman" w:hAnsi="Times New Roman" w:cs="Times New Roman"/>
          <w:sz w:val="24"/>
          <w:szCs w:val="24"/>
        </w:rPr>
        <w:t>require a ten-year flood event to cause regeneration</w:t>
      </w:r>
      <w:commentRangeEnd w:id="10"/>
      <w:r w:rsidR="007956F7">
        <w:rPr>
          <w:rStyle w:val="CommentReference"/>
        </w:rPr>
        <w:commentReference w:id="10"/>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11" w:name="_Toc193890714"/>
      <w:r w:rsidRPr="002245EF">
        <w:rPr>
          <w:rFonts w:ascii="Times New Roman" w:hAnsi="Times New Roman" w:cs="Times New Roman"/>
          <w:sz w:val="24"/>
          <w:szCs w:val="24"/>
        </w:rPr>
        <w:t>Introduction</w:t>
      </w:r>
      <w:bookmarkEnd w:id="11"/>
      <w:r w:rsidR="00A214EA" w:rsidRPr="00A214EA">
        <w:rPr>
          <w:rFonts w:ascii="Times New Roman" w:hAnsi="Times New Roman" w:cs="Times New Roman"/>
          <w:b/>
          <w:bCs/>
          <w:sz w:val="24"/>
          <w:szCs w:val="24"/>
        </w:rPr>
        <w:t xml:space="preserve"> </w:t>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lastRenderedPageBreak/>
        <w:t>Riparian areas</w:t>
      </w:r>
      <w:r w:rsidRPr="00A214EA">
        <w:rPr>
          <w:rFonts w:ascii="Times New Roman" w:hAnsi="Times New Roman" w:cs="Times New Roman"/>
          <w:sz w:val="24"/>
          <w:szCs w:val="24"/>
        </w:rPr>
        <w:t xml:space="preserve"> </w:t>
      </w:r>
    </w:p>
    <w:p w14:paraId="5BCB8C9E" w14:textId="06D6E3B1" w:rsidR="00A214EA" w:rsidRPr="002245EF" w:rsidRDefault="00A214EA" w:rsidP="00A214EA">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(Schultz et al., 2009)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701B0AB3" w14:textId="2ADE5FDE" w:rsidR="00A214EA" w:rsidRDefault="00A214EA" w:rsidP="00A214EA">
      <w:pPr>
        <w:pStyle w:val="ListParagraph"/>
        <w:numPr>
          <w:ilvl w:val="0"/>
          <w:numId w:val="24"/>
        </w:numPr>
        <w:spacing w:line="480" w:lineRule="auto"/>
        <w:rPr>
          <w:rFonts w:ascii="Times New Roman" w:hAnsi="Times New Roman" w:cs="Times New Roman"/>
          <w:b/>
          <w:bCs/>
          <w:sz w:val="24"/>
          <w:szCs w:val="24"/>
        </w:rPr>
      </w:pPr>
    </w:p>
    <w:p w14:paraId="43BA3593" w14:textId="1074E8FE" w:rsidR="00A214EA" w:rsidRDefault="00A214EA" w:rsidP="00A214EA">
      <w:pPr>
        <w:pStyle w:val="ListParagraph"/>
        <w:numPr>
          <w:ilvl w:val="0"/>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Broad </w:t>
      </w:r>
      <w:proofErr w:type="spellStart"/>
      <w:r>
        <w:rPr>
          <w:rFonts w:ascii="Times New Roman" w:hAnsi="Times New Roman" w:cs="Times New Roman"/>
          <w:b/>
          <w:bCs/>
          <w:sz w:val="24"/>
          <w:szCs w:val="24"/>
        </w:rPr>
        <w:t>imporance</w:t>
      </w:r>
      <w:proofErr w:type="spellEnd"/>
      <w:r>
        <w:rPr>
          <w:rFonts w:ascii="Times New Roman" w:hAnsi="Times New Roman" w:cs="Times New Roman"/>
          <w:b/>
          <w:bCs/>
          <w:sz w:val="24"/>
          <w:szCs w:val="24"/>
        </w:rPr>
        <w:t xml:space="preserve"> about </w:t>
      </w:r>
      <w:proofErr w:type="spellStart"/>
      <w:r>
        <w:rPr>
          <w:rFonts w:ascii="Times New Roman" w:hAnsi="Times New Roman" w:cs="Times New Roman"/>
          <w:b/>
          <w:bCs/>
          <w:sz w:val="24"/>
          <w:szCs w:val="24"/>
        </w:rPr>
        <w:t>PopFre</w:t>
      </w:r>
      <w:proofErr w:type="spellEnd"/>
      <w:r>
        <w:rPr>
          <w:rFonts w:ascii="Times New Roman" w:hAnsi="Times New Roman" w:cs="Times New Roman"/>
          <w:b/>
          <w:bCs/>
          <w:sz w:val="24"/>
          <w:szCs w:val="24"/>
        </w:rPr>
        <w:t xml:space="preserve"> </w:t>
      </w:r>
    </w:p>
    <w:p w14:paraId="5FE77F1A" w14:textId="5A3F6DE7" w:rsidR="005901E8" w:rsidRDefault="005901E8" w:rsidP="005901E8">
      <w:pPr>
        <w:pStyle w:val="ListParagraph"/>
        <w:numPr>
          <w:ilvl w:val="1"/>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Rarity</w:t>
      </w:r>
    </w:p>
    <w:p w14:paraId="0A042C64" w14:textId="4A2A6BCB" w:rsidR="005901E8" w:rsidRPr="00A214EA" w:rsidRDefault="005901E8" w:rsidP="005901E8">
      <w:pPr>
        <w:pStyle w:val="ListParagraph"/>
        <w:numPr>
          <w:ilvl w:val="1"/>
          <w:numId w:val="24"/>
        </w:numPr>
        <w:spacing w:line="480" w:lineRule="auto"/>
        <w:rPr>
          <w:rFonts w:ascii="Times New Roman" w:hAnsi="Times New Roman" w:cs="Times New Roman"/>
          <w:b/>
          <w:bCs/>
          <w:sz w:val="24"/>
          <w:szCs w:val="24"/>
        </w:rPr>
      </w:pPr>
      <w:commentRangeStart w:id="12"/>
      <w:r>
        <w:rPr>
          <w:rFonts w:ascii="Times New Roman" w:hAnsi="Times New Roman" w:cs="Times New Roman"/>
          <w:b/>
          <w:bCs/>
          <w:sz w:val="24"/>
          <w:szCs w:val="24"/>
        </w:rPr>
        <w:t>Importance</w:t>
      </w:r>
      <w:commentRangeEnd w:id="12"/>
      <w:r>
        <w:rPr>
          <w:rStyle w:val="CommentReference"/>
        </w:rPr>
        <w:commentReference w:id="12"/>
      </w:r>
    </w:p>
    <w:p w14:paraId="6506A916" w14:textId="3D78FC69" w:rsidR="00A214EA" w:rsidRPr="002245EF" w:rsidRDefault="00A214EA" w:rsidP="00A214EA">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2B176D13" w14:textId="5CF771BC"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Salix gooddingii</w:t>
      </w:r>
      <w:r w:rsidRPr="002245EF">
        <w:rPr>
          <w:rFonts w:ascii="Times New Roman" w:hAnsi="Times New Roman" w:cs="Times New Roman"/>
          <w:sz w:val="24"/>
          <w:szCs w:val="24"/>
        </w:rPr>
        <w:t xml:space="preserve">) are major components of riparian forests along the Verde River. </w:t>
      </w:r>
      <w:r>
        <w:rPr>
          <w:rFonts w:ascii="Times New Roman" w:hAnsi="Times New Roman" w:cs="Times New Roman"/>
          <w:sz w:val="24"/>
          <w:szCs w:val="24"/>
        </w:rPr>
        <w:t xml:space="preserve">Cottonwood-willow forests are rare in the Southwest but the Verde River offers one of the largest, contiguous </w:t>
      </w:r>
      <w:proofErr w:type="spellStart"/>
      <w:r>
        <w:rPr>
          <w:rFonts w:ascii="Times New Roman" w:hAnsi="Times New Roman" w:cs="Times New Roman"/>
          <w:sz w:val="24"/>
          <w:szCs w:val="24"/>
        </w:rPr>
        <w:t>stands.</w:t>
      </w:r>
      <w:r w:rsidRPr="002245EF">
        <w:rPr>
          <w:rFonts w:ascii="Times New Roman" w:hAnsi="Times New Roman" w:cs="Times New Roman"/>
          <w:sz w:val="24"/>
          <w:szCs w:val="24"/>
          <w:highlight w:val="yellow"/>
        </w:rPr>
        <w:t>FREMONT</w:t>
      </w:r>
      <w:proofErr w:type="spellEnd"/>
      <w:r w:rsidRPr="002245EF">
        <w:rPr>
          <w:rFonts w:ascii="Times New Roman" w:hAnsi="Times New Roman" w:cs="Times New Roman"/>
          <w:sz w:val="24"/>
          <w:szCs w:val="24"/>
          <w:highlight w:val="yellow"/>
        </w:rPr>
        <w:t xml:space="preserve"> COTTONWOOD </w:t>
      </w:r>
      <w:commentRangeStart w:id="13"/>
      <w:r w:rsidRPr="002245EF">
        <w:rPr>
          <w:rFonts w:ascii="Times New Roman" w:hAnsi="Times New Roman" w:cs="Times New Roman"/>
          <w:sz w:val="24"/>
          <w:szCs w:val="24"/>
          <w:highlight w:val="yellow"/>
        </w:rPr>
        <w:t>IMPORTANCE</w:t>
      </w:r>
      <w:commentRangeEnd w:id="13"/>
      <w:r>
        <w:rPr>
          <w:rStyle w:val="CommentReference"/>
        </w:rPr>
        <w:commentReference w:id="13"/>
      </w:r>
    </w:p>
    <w:p w14:paraId="3CC04DEA" w14:textId="77777777" w:rsidR="00A214EA" w:rsidRPr="002245EF" w:rsidRDefault="00A214EA" w:rsidP="00A214EA">
      <w:pPr>
        <w:pStyle w:val="ListParagraph"/>
        <w:numPr>
          <w:ilvl w:val="0"/>
          <w:numId w:val="23"/>
        </w:num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One of Fremont cottonwoods most studied impacts is on bird habitat. </w:t>
      </w:r>
    </w:p>
    <w:p w14:paraId="6B77B534" w14:textId="68243C04" w:rsidR="00C502E4" w:rsidRPr="005901E8" w:rsidRDefault="00C502E4" w:rsidP="005901E8">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Older and mature forests are important habitat to </w:t>
      </w:r>
      <w:commentRangeStart w:id="14"/>
      <w:r>
        <w:rPr>
          <w:rFonts w:ascii="Times New Roman" w:hAnsi="Times New Roman" w:cs="Times New Roman"/>
          <w:sz w:val="24"/>
          <w:szCs w:val="24"/>
        </w:rPr>
        <w:t xml:space="preserve">bats </w:t>
      </w:r>
      <w:commentRangeEnd w:id="14"/>
      <w:r>
        <w:rPr>
          <w:rStyle w:val="CommentReference"/>
        </w:rPr>
        <w:commentReference w:id="14"/>
      </w:r>
      <w:r w:rsidR="005901E8">
        <w:rPr>
          <w:rFonts w:ascii="Times New Roman" w:hAnsi="Times New Roman" w:cs="Times New Roman"/>
          <w:sz w:val="24"/>
          <w:szCs w:val="24"/>
        </w:rPr>
        <w:t xml:space="preserve"> as well as support more </w:t>
      </w:r>
      <w:proofErr w:type="spellStart"/>
      <w:r w:rsidR="005901E8">
        <w:rPr>
          <w:rFonts w:ascii="Times New Roman" w:hAnsi="Times New Roman" w:cs="Times New Roman"/>
          <w:sz w:val="24"/>
          <w:szCs w:val="24"/>
        </w:rPr>
        <w:t>Neartic-Neotropic</w:t>
      </w:r>
      <w:proofErr w:type="spellEnd"/>
      <w:r w:rsidR="005901E8">
        <w:rPr>
          <w:rFonts w:ascii="Times New Roman" w:hAnsi="Times New Roman" w:cs="Times New Roman"/>
          <w:sz w:val="24"/>
          <w:szCs w:val="24"/>
        </w:rPr>
        <w:t xml:space="preserve"> migrants avian than </w:t>
      </w:r>
      <w:commentRangeStart w:id="15"/>
      <w:r w:rsidRPr="005901E8">
        <w:rPr>
          <w:rFonts w:ascii="Times New Roman" w:hAnsi="Times New Roman" w:cs="Times New Roman"/>
          <w:sz w:val="24"/>
          <w:szCs w:val="24"/>
        </w:rPr>
        <w:t>tamarisk</w:t>
      </w:r>
      <w:commentRangeEnd w:id="15"/>
      <w:r>
        <w:rPr>
          <w:rStyle w:val="CommentReference"/>
        </w:rPr>
        <w:commentReference w:id="15"/>
      </w:r>
    </w:p>
    <w:p w14:paraId="77B35126" w14:textId="52E646F7" w:rsidR="005E2653" w:rsidRPr="002245EF" w:rsidRDefault="005E2653" w:rsidP="005E2653">
      <w:pPr>
        <w:pStyle w:val="ListParagraph"/>
        <w:numPr>
          <w:ilvl w:val="0"/>
          <w:numId w:val="23"/>
        </w:numPr>
        <w:spacing w:line="480" w:lineRule="auto"/>
        <w:rPr>
          <w:rFonts w:ascii="Times New Roman" w:hAnsi="Times New Roman" w:cs="Times New Roman"/>
          <w:sz w:val="24"/>
          <w:szCs w:val="24"/>
        </w:rPr>
      </w:pPr>
      <w:commentRangeStart w:id="16"/>
      <w:r>
        <w:rPr>
          <w:rFonts w:ascii="Times New Roman" w:hAnsi="Times New Roman" w:cs="Times New Roman"/>
          <w:sz w:val="24"/>
          <w:szCs w:val="24"/>
        </w:rPr>
        <w:t>Phreatophytes</w:t>
      </w:r>
      <w:commentRangeEnd w:id="16"/>
      <w:r>
        <w:rPr>
          <w:rStyle w:val="CommentReference"/>
        </w:rPr>
        <w:commentReference w:id="16"/>
      </w:r>
    </w:p>
    <w:p w14:paraId="187B5BBC" w14:textId="77777777"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701977E8" w14:textId="62BEDBA5" w:rsidR="00E871C0" w:rsidRDefault="00A214EA" w:rsidP="00E871C0">
      <w:pPr>
        <w:tabs>
          <w:tab w:val="left" w:pos="5445"/>
        </w:tabs>
        <w:spacing w:line="480" w:lineRule="auto"/>
        <w:rPr>
          <w:rFonts w:ascii="Times New Roman" w:hAnsi="Times New Roman" w:cs="Times New Roman"/>
          <w:sz w:val="24"/>
          <w:szCs w:val="24"/>
        </w:rPr>
      </w:pPr>
      <w:r w:rsidRPr="00D75EBC">
        <w:rPr>
          <w:rFonts w:ascii="Times New Roman" w:hAnsi="Times New Roman" w:cs="Times New Roman"/>
          <w:sz w:val="24"/>
          <w:szCs w:val="24"/>
          <w:highlight w:val="yellow"/>
        </w:rPr>
        <w:t>-Factors that impact cottonwood establishment</w:t>
      </w:r>
    </w:p>
    <w:p w14:paraId="64569459" w14:textId="1D30BBDA" w:rsidR="00E871C0" w:rsidRDefault="00E871C0" w:rsidP="00E871C0">
      <w:pPr>
        <w:pStyle w:val="ListParagraph"/>
        <w:numPr>
          <w:ilvl w:val="0"/>
          <w:numId w:val="23"/>
        </w:numPr>
        <w:tabs>
          <w:tab w:val="left" w:pos="5445"/>
        </w:tabs>
        <w:spacing w:line="480" w:lineRule="auto"/>
        <w:rPr>
          <w:rFonts w:ascii="Times New Roman" w:hAnsi="Times New Roman" w:cs="Times New Roman"/>
          <w:sz w:val="24"/>
          <w:szCs w:val="24"/>
        </w:rPr>
      </w:pPr>
      <w:r w:rsidRPr="00E871C0">
        <w:rPr>
          <w:rFonts w:ascii="Times New Roman" w:hAnsi="Times New Roman" w:cs="Times New Roman"/>
          <w:sz w:val="24"/>
          <w:szCs w:val="24"/>
        </w:rPr>
        <w:t>Cottonwood</w:t>
      </w:r>
      <w:r w:rsidR="00A36451">
        <w:rPr>
          <w:rFonts w:ascii="Times New Roman" w:hAnsi="Times New Roman" w:cs="Times New Roman"/>
          <w:sz w:val="24"/>
          <w:szCs w:val="24"/>
        </w:rPr>
        <w:t xml:space="preserve"> seedlings</w:t>
      </w:r>
      <w:r w:rsidRPr="00E871C0">
        <w:rPr>
          <w:rFonts w:ascii="Times New Roman" w:hAnsi="Times New Roman" w:cs="Times New Roman"/>
          <w:sz w:val="24"/>
          <w:szCs w:val="24"/>
        </w:rPr>
        <w:t xml:space="preserve"> are sensitive to groundwater level </w:t>
      </w:r>
      <w:commentRangeStart w:id="17"/>
      <w:commentRangeStart w:id="18"/>
      <w:r w:rsidRPr="00E871C0">
        <w:rPr>
          <w:rFonts w:ascii="Times New Roman" w:hAnsi="Times New Roman" w:cs="Times New Roman"/>
          <w:sz w:val="24"/>
          <w:szCs w:val="24"/>
        </w:rPr>
        <w:t>decline</w:t>
      </w:r>
      <w:commentRangeEnd w:id="17"/>
      <w:r>
        <w:rPr>
          <w:rStyle w:val="CommentReference"/>
        </w:rPr>
        <w:commentReference w:id="17"/>
      </w:r>
      <w:commentRangeEnd w:id="18"/>
      <w:r>
        <w:rPr>
          <w:rStyle w:val="CommentReference"/>
        </w:rPr>
        <w:commentReference w:id="18"/>
      </w:r>
    </w:p>
    <w:p w14:paraId="747CD846" w14:textId="0ADAFBCA" w:rsidR="00E871C0" w:rsidRDefault="00003BED"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Inter and intraspecies competition can also impact. </w:t>
      </w:r>
      <w:r w:rsidR="00E871C0">
        <w:rPr>
          <w:rFonts w:ascii="Times New Roman" w:hAnsi="Times New Roman" w:cs="Times New Roman"/>
          <w:sz w:val="24"/>
          <w:szCs w:val="24"/>
        </w:rPr>
        <w:t xml:space="preserve">Seedlings </w:t>
      </w:r>
      <w:r w:rsidR="00A003B7">
        <w:rPr>
          <w:rFonts w:ascii="Times New Roman" w:hAnsi="Times New Roman" w:cs="Times New Roman"/>
          <w:sz w:val="24"/>
          <w:szCs w:val="24"/>
        </w:rPr>
        <w:t>also</w:t>
      </w:r>
      <w:r w:rsidR="00E871C0">
        <w:rPr>
          <w:rFonts w:ascii="Times New Roman" w:hAnsi="Times New Roman" w:cs="Times New Roman"/>
          <w:sz w:val="24"/>
          <w:szCs w:val="24"/>
        </w:rPr>
        <w:t xml:space="preserve"> grow best when they are at least 15 cm </w:t>
      </w:r>
      <w:commentRangeStart w:id="19"/>
      <w:r w:rsidR="00E871C0">
        <w:rPr>
          <w:rFonts w:ascii="Times New Roman" w:hAnsi="Times New Roman" w:cs="Times New Roman"/>
          <w:sz w:val="24"/>
          <w:szCs w:val="24"/>
        </w:rPr>
        <w:t>apart</w:t>
      </w:r>
      <w:commentRangeEnd w:id="19"/>
      <w:r w:rsidR="00E871C0">
        <w:rPr>
          <w:rStyle w:val="CommentReference"/>
        </w:rPr>
        <w:commentReference w:id="19"/>
      </w:r>
      <w:r w:rsidR="00E871C0">
        <w:rPr>
          <w:rFonts w:ascii="Times New Roman" w:hAnsi="Times New Roman" w:cs="Times New Roman"/>
          <w:sz w:val="24"/>
          <w:szCs w:val="24"/>
        </w:rPr>
        <w:t>.</w:t>
      </w:r>
    </w:p>
    <w:p w14:paraId="5848FE28" w14:textId="66647832" w:rsidR="00E871C0" w:rsidRDefault="00E871C0"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Inundation and temperature also impact seedling </w:t>
      </w:r>
      <w:commentRangeStart w:id="20"/>
      <w:r>
        <w:rPr>
          <w:rFonts w:ascii="Times New Roman" w:hAnsi="Times New Roman" w:cs="Times New Roman"/>
          <w:sz w:val="24"/>
          <w:szCs w:val="24"/>
        </w:rPr>
        <w:t>survivorship</w:t>
      </w:r>
      <w:commentRangeEnd w:id="20"/>
      <w:r>
        <w:rPr>
          <w:rStyle w:val="CommentReference"/>
        </w:rPr>
        <w:commentReference w:id="20"/>
      </w:r>
    </w:p>
    <w:p w14:paraId="432A412A" w14:textId="4C8C5FA2" w:rsidR="00E871C0" w:rsidRDefault="005E2653"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Cottonwood seedlings are also able to outcompete tamarisk </w:t>
      </w:r>
      <w:commentRangeStart w:id="21"/>
      <w:r>
        <w:rPr>
          <w:rFonts w:ascii="Times New Roman" w:hAnsi="Times New Roman" w:cs="Times New Roman"/>
          <w:sz w:val="24"/>
          <w:szCs w:val="24"/>
        </w:rPr>
        <w:t>species</w:t>
      </w:r>
      <w:commentRangeEnd w:id="21"/>
      <w:r>
        <w:rPr>
          <w:rStyle w:val="CommentReference"/>
        </w:rPr>
        <w:commentReference w:id="21"/>
      </w:r>
    </w:p>
    <w:p w14:paraId="3B2B92F8" w14:textId="77777777" w:rsidR="005E2653" w:rsidRPr="00E871C0" w:rsidRDefault="005E2653" w:rsidP="00E871C0">
      <w:pPr>
        <w:pStyle w:val="ListParagraph"/>
        <w:numPr>
          <w:ilvl w:val="0"/>
          <w:numId w:val="23"/>
        </w:numPr>
        <w:tabs>
          <w:tab w:val="left" w:pos="5445"/>
        </w:tabs>
        <w:spacing w:line="480" w:lineRule="auto"/>
        <w:rPr>
          <w:rFonts w:ascii="Times New Roman" w:hAnsi="Times New Roman" w:cs="Times New Roman"/>
          <w:sz w:val="24"/>
          <w:szCs w:val="24"/>
        </w:rPr>
      </w:pPr>
    </w:p>
    <w:p w14:paraId="7FDD3800" w14:textId="622E6806"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ins w:id="22" w:author="D.Merritt" w:date="2025-03-16T12:57:00Z">
        <w:r w:rsidRPr="002245EF">
          <w:rPr>
            <w:rFonts w:ascii="Times New Roman" w:hAnsi="Times New Roman" w:cs="Times New Roman"/>
            <w:sz w:val="24"/>
            <w:szCs w:val="24"/>
          </w:rPr>
          <w:t>.</w:t>
        </w:r>
      </w:ins>
      <w:del w:id="23" w:author="D.Merritt" w:date="2025-03-16T12: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Because most of the Verde River is unregulated and largely free-flowing, native species still dominate riparian areas.  </w:t>
      </w:r>
      <w:commentRangeStart w:id="24"/>
      <w:r w:rsidRPr="002245EF">
        <w:rPr>
          <w:rFonts w:ascii="Times New Roman" w:hAnsi="Times New Roman" w:cs="Times New Roman"/>
          <w:sz w:val="24"/>
          <w:szCs w:val="24"/>
        </w:rPr>
        <w:t xml:space="preserve">Age class </w:t>
      </w:r>
      <w:commentRangeEnd w:id="24"/>
      <w:r>
        <w:rPr>
          <w:rStyle w:val="CommentReference"/>
        </w:rPr>
        <w:commentReference w:id="24"/>
      </w:r>
      <w:r w:rsidRPr="002245EF">
        <w:rPr>
          <w:rFonts w:ascii="Times New Roman" w:hAnsi="Times New Roman" w:cs="Times New Roman"/>
          <w:sz w:val="24"/>
          <w:szCs w:val="24"/>
        </w:rPr>
        <w:t xml:space="preserve">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0310B4F1" w14:textId="0F744804" w:rsidR="005E2653" w:rsidRDefault="005E2653"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Threats</w:t>
      </w:r>
    </w:p>
    <w:p w14:paraId="27B86B64" w14:textId="77777777" w:rsidR="008625F9" w:rsidRDefault="008625F9" w:rsidP="008625F9">
      <w:pPr>
        <w:spacing w:line="480" w:lineRule="auto"/>
        <w:ind w:firstLine="720"/>
        <w:rPr>
          <w:rFonts w:ascii="Times New Roman" w:hAnsi="Times New Roman" w:cs="Times New Roman"/>
          <w:sz w:val="24"/>
          <w:szCs w:val="24"/>
        </w:rPr>
      </w:pPr>
      <w:r>
        <w:rPr>
          <w:rFonts w:ascii="Times New Roman" w:hAnsi="Times New Roman" w:cs="Times New Roman"/>
          <w:sz w:val="24"/>
          <w:szCs w:val="24"/>
        </w:rPr>
        <w:t>Invasives</w:t>
      </w:r>
      <w:r w:rsidRPr="008625F9">
        <w:rPr>
          <w:rFonts w:ascii="Times New Roman" w:hAnsi="Times New Roman" w:cs="Times New Roman"/>
          <w:sz w:val="24"/>
          <w:szCs w:val="24"/>
        </w:rPr>
        <w:t xml:space="preserve"> </w:t>
      </w:r>
    </w:p>
    <w:p w14:paraId="5D4A619E" w14:textId="19C2AB50" w:rsidR="008625F9" w:rsidRPr="008625F9" w:rsidRDefault="008625F9" w:rsidP="008625F9">
      <w:pPr>
        <w:pStyle w:val="ListParagraph"/>
        <w:numPr>
          <w:ilvl w:val="0"/>
          <w:numId w:val="23"/>
        </w:numPr>
        <w:spacing w:line="480" w:lineRule="auto"/>
        <w:rPr>
          <w:rFonts w:ascii="Times New Roman" w:hAnsi="Times New Roman" w:cs="Times New Roman"/>
          <w:sz w:val="24"/>
          <w:szCs w:val="24"/>
        </w:rPr>
      </w:pPr>
      <w:r w:rsidRPr="008625F9">
        <w:rPr>
          <w:rFonts w:ascii="Times New Roman" w:hAnsi="Times New Roman" w:cs="Times New Roman"/>
          <w:sz w:val="24"/>
          <w:szCs w:val="24"/>
        </w:rPr>
        <w:t>Invasive species such as tamarisk (</w:t>
      </w:r>
      <w:r w:rsidRPr="008625F9">
        <w:rPr>
          <w:rFonts w:ascii="Times New Roman" w:hAnsi="Times New Roman" w:cs="Times New Roman"/>
          <w:i/>
          <w:iCs/>
          <w:sz w:val="24"/>
          <w:szCs w:val="24"/>
        </w:rPr>
        <w:t>Tamaris spp.</w:t>
      </w:r>
      <w:r w:rsidRPr="008625F9">
        <w:rPr>
          <w:rFonts w:ascii="Times New Roman" w:hAnsi="Times New Roman" w:cs="Times New Roman"/>
          <w:sz w:val="24"/>
          <w:szCs w:val="24"/>
        </w:rPr>
        <w:t xml:space="preserve">) and </w:t>
      </w:r>
      <w:commentRangeStart w:id="25"/>
      <w:r w:rsidRPr="008625F9">
        <w:rPr>
          <w:rFonts w:ascii="Times New Roman" w:hAnsi="Times New Roman" w:cs="Times New Roman"/>
          <w:sz w:val="24"/>
          <w:szCs w:val="24"/>
        </w:rPr>
        <w:t xml:space="preserve">Arundo </w:t>
      </w:r>
      <w:commentRangeEnd w:id="25"/>
      <w:r>
        <w:rPr>
          <w:rStyle w:val="CommentReference"/>
        </w:rPr>
        <w:commentReference w:id="25"/>
      </w:r>
      <w:r w:rsidRPr="008625F9">
        <w:rPr>
          <w:rFonts w:ascii="Times New Roman" w:hAnsi="Times New Roman" w:cs="Times New Roman"/>
          <w:sz w:val="24"/>
          <w:szCs w:val="24"/>
        </w:rPr>
        <w:t>(</w:t>
      </w:r>
      <w:r w:rsidRPr="008625F9">
        <w:rPr>
          <w:rFonts w:ascii="Times New Roman" w:hAnsi="Times New Roman" w:cs="Times New Roman"/>
          <w:i/>
          <w:iCs/>
          <w:sz w:val="24"/>
          <w:szCs w:val="24"/>
        </w:rPr>
        <w:t xml:space="preserve">Arundo </w:t>
      </w:r>
      <w:proofErr w:type="spellStart"/>
      <w:r w:rsidRPr="008625F9">
        <w:rPr>
          <w:rFonts w:ascii="Times New Roman" w:hAnsi="Times New Roman" w:cs="Times New Roman"/>
          <w:i/>
          <w:iCs/>
          <w:sz w:val="24"/>
          <w:szCs w:val="24"/>
        </w:rPr>
        <w:t>donax</w:t>
      </w:r>
      <w:proofErr w:type="spellEnd"/>
      <w:r w:rsidRPr="008625F9">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(Johnson et al. 2010)</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(Horton et al., 2001; Merritt &amp; Cooper, 2000; Shafroth et al., 2002)</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 xml:space="preserve">. River regulation along the Salt River, in Arizona was found to negatively impact Fremont Cottonwoods and their regeneration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(Fenner &amp; D. R. Patton, 1985)</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w:t>
      </w:r>
    </w:p>
    <w:p w14:paraId="4FFFB243" w14:textId="098FCA03" w:rsidR="008625F9" w:rsidRPr="008625F9" w:rsidRDefault="008625F9" w:rsidP="008625F9">
      <w:pPr>
        <w:pStyle w:val="ListParagraph"/>
        <w:numPr>
          <w:ilvl w:val="0"/>
          <w:numId w:val="23"/>
        </w:numPr>
        <w:spacing w:line="480" w:lineRule="auto"/>
        <w:rPr>
          <w:rFonts w:ascii="Times New Roman" w:hAnsi="Times New Roman" w:cs="Times New Roman"/>
          <w:sz w:val="24"/>
          <w:szCs w:val="24"/>
        </w:rPr>
      </w:pPr>
    </w:p>
    <w:p w14:paraId="1DC708DB" w14:textId="5585DD50" w:rsidR="005E2653" w:rsidRDefault="005E2653" w:rsidP="005E2653">
      <w:pPr>
        <w:pStyle w:val="ListParagraph"/>
        <w:numPr>
          <w:ilvl w:val="0"/>
          <w:numId w:val="23"/>
        </w:numPr>
        <w:spacing w:line="480" w:lineRule="auto"/>
        <w:rPr>
          <w:rFonts w:ascii="Times New Roman" w:hAnsi="Times New Roman" w:cs="Times New Roman"/>
          <w:sz w:val="24"/>
          <w:szCs w:val="24"/>
        </w:rPr>
      </w:pPr>
      <w:commentRangeStart w:id="26"/>
      <w:r>
        <w:rPr>
          <w:rFonts w:ascii="Times New Roman" w:hAnsi="Times New Roman" w:cs="Times New Roman"/>
          <w:sz w:val="24"/>
          <w:szCs w:val="24"/>
        </w:rPr>
        <w:t xml:space="preserve">Water </w:t>
      </w:r>
      <w:commentRangeEnd w:id="26"/>
      <w:r w:rsidR="008625F9">
        <w:rPr>
          <w:rStyle w:val="CommentReference"/>
        </w:rPr>
        <w:commentReference w:id="26"/>
      </w:r>
      <w:commentRangeStart w:id="27"/>
      <w:r>
        <w:rPr>
          <w:rFonts w:ascii="Times New Roman" w:hAnsi="Times New Roman" w:cs="Times New Roman"/>
          <w:sz w:val="24"/>
          <w:szCs w:val="24"/>
        </w:rPr>
        <w:t xml:space="preserve">level </w:t>
      </w:r>
      <w:commentRangeEnd w:id="27"/>
      <w:r>
        <w:rPr>
          <w:rStyle w:val="CommentReference"/>
        </w:rPr>
        <w:commentReference w:id="27"/>
      </w:r>
      <w:commentRangeStart w:id="28"/>
      <w:r>
        <w:rPr>
          <w:rFonts w:ascii="Times New Roman" w:hAnsi="Times New Roman" w:cs="Times New Roman"/>
          <w:sz w:val="24"/>
          <w:szCs w:val="24"/>
        </w:rPr>
        <w:t>decline</w:t>
      </w:r>
      <w:commentRangeEnd w:id="28"/>
      <w:r>
        <w:rPr>
          <w:rStyle w:val="CommentReference"/>
        </w:rPr>
        <w:commentReference w:id="28"/>
      </w:r>
    </w:p>
    <w:p w14:paraId="335AA3F8" w14:textId="4472C389" w:rsidR="005E2653" w:rsidRDefault="008625F9"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Grazing</w:t>
      </w:r>
    </w:p>
    <w:p w14:paraId="62490CFC" w14:textId="76BB6D3B" w:rsidR="008625F9"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Negative impact on seedling </w:t>
      </w:r>
      <w:commentRangeStart w:id="29"/>
      <w:commentRangeStart w:id="30"/>
      <w:r>
        <w:rPr>
          <w:rFonts w:ascii="Times New Roman" w:hAnsi="Times New Roman" w:cs="Times New Roman"/>
          <w:sz w:val="24"/>
          <w:szCs w:val="24"/>
        </w:rPr>
        <w:t>abundance</w:t>
      </w:r>
      <w:commentRangeEnd w:id="29"/>
      <w:r>
        <w:rPr>
          <w:rStyle w:val="CommentReference"/>
        </w:rPr>
        <w:commentReference w:id="29"/>
      </w:r>
      <w:commentRangeEnd w:id="30"/>
      <w:r>
        <w:rPr>
          <w:rStyle w:val="CommentReference"/>
        </w:rPr>
        <w:commentReference w:id="30"/>
      </w:r>
    </w:p>
    <w:p w14:paraId="329D8669" w14:textId="6275F96F" w:rsidR="008625F9" w:rsidRDefault="008625F9" w:rsidP="008625F9">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Fire</w:t>
      </w:r>
    </w:p>
    <w:p w14:paraId="0760FEFF" w14:textId="2656BA3B" w:rsidR="008625F9"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Resprouting in some </w:t>
      </w:r>
      <w:commentRangeStart w:id="31"/>
      <w:r>
        <w:rPr>
          <w:rFonts w:ascii="Times New Roman" w:hAnsi="Times New Roman" w:cs="Times New Roman"/>
          <w:sz w:val="24"/>
          <w:szCs w:val="24"/>
        </w:rPr>
        <w:t>species</w:t>
      </w:r>
      <w:commentRangeEnd w:id="31"/>
      <w:r>
        <w:rPr>
          <w:rStyle w:val="CommentReference"/>
        </w:rPr>
        <w:commentReference w:id="31"/>
      </w:r>
    </w:p>
    <w:p w14:paraId="4B96C249" w14:textId="044412CD" w:rsidR="008625F9" w:rsidRPr="005E2653"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Generally </w:t>
      </w:r>
      <w:commentRangeStart w:id="32"/>
      <w:r>
        <w:rPr>
          <w:rFonts w:ascii="Times New Roman" w:hAnsi="Times New Roman" w:cs="Times New Roman"/>
          <w:sz w:val="24"/>
          <w:szCs w:val="24"/>
        </w:rPr>
        <w:t>negative</w:t>
      </w:r>
      <w:commentRangeEnd w:id="32"/>
      <w:r>
        <w:rPr>
          <w:rStyle w:val="CommentReference"/>
        </w:rPr>
        <w:commentReference w:id="32"/>
      </w:r>
    </w:p>
    <w:p w14:paraId="59E26B24" w14:textId="77777777" w:rsidR="00A214EA" w:rsidRDefault="00A214EA" w:rsidP="00A214EA">
      <w:pPr>
        <w:spacing w:line="480" w:lineRule="auto"/>
        <w:ind w:firstLine="720"/>
        <w:rPr>
          <w:rFonts w:ascii="Times New Roman" w:hAnsi="Times New Roman" w:cs="Times New Roman"/>
          <w:sz w:val="24"/>
          <w:szCs w:val="24"/>
        </w:rPr>
      </w:pPr>
    </w:p>
    <w:p w14:paraId="765A3C30" w14:textId="13655BC2" w:rsidR="00A214EA" w:rsidRPr="002245EF" w:rsidRDefault="00A214EA" w:rsidP="00A214EA">
      <w:pPr>
        <w:spacing w:line="480" w:lineRule="auto"/>
        <w:ind w:firstLine="720"/>
        <w:rPr>
          <w:rFonts w:ascii="Times New Roman" w:hAnsi="Times New Roman" w:cs="Times New Roman"/>
          <w:sz w:val="24"/>
          <w:szCs w:val="24"/>
        </w:rPr>
      </w:pPr>
    </w:p>
    <w:p w14:paraId="7EC3FC83" w14:textId="77777777"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33" w:author="Peter Z Fule" w:date="2025-03-08T10: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Pr>
          <w:rFonts w:ascii="Times New Roman" w:hAnsi="Times New Roman" w:cs="Times New Roman"/>
          <w:sz w:val="24"/>
          <w:szCs w:val="24"/>
        </w:rPr>
        <w:t>to</w:t>
      </w:r>
      <w:r w:rsidRPr="002245EF">
        <w:rPr>
          <w:rFonts w:ascii="Times New Roman" w:hAnsi="Times New Roman" w:cs="Times New Roman"/>
          <w:sz w:val="24"/>
          <w:szCs w:val="24"/>
        </w:rPr>
        <w:t xml:space="preserve"> 10 </w:t>
      </w:r>
      <w:r w:rsidRPr="002245EF">
        <w:rPr>
          <w:rFonts w:ascii="Times New Roman" w:hAnsi="Times New Roman" w:cs="Times New Roman"/>
          <w:sz w:val="24"/>
          <w:szCs w:val="24"/>
        </w:rPr>
        <w:lastRenderedPageBreak/>
        <w:t>percent chance a flood of this magnitude would be equaled or exceeded in any given year. (</w:t>
      </w:r>
      <w:hyperlink r:id="rId13"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xml:space="preserve">).  Peak snowmelt occurred in mid-March and </w:t>
      </w:r>
      <w:commentRangeStart w:id="34"/>
      <w:r w:rsidRPr="002245EF">
        <w:rPr>
          <w:rFonts w:ascii="Times New Roman" w:hAnsi="Times New Roman" w:cs="Times New Roman"/>
          <w:sz w:val="24"/>
          <w:szCs w:val="24"/>
        </w:rPr>
        <w:t xml:space="preserve">almost reached </w:t>
      </w:r>
      <w:commentRangeEnd w:id="34"/>
      <w:r>
        <w:rPr>
          <w:rStyle w:val="CommentReference"/>
        </w:rPr>
        <w:commentReference w:id="34"/>
      </w:r>
      <w:r w:rsidRPr="002245EF">
        <w:rPr>
          <w:rFonts w:ascii="Times New Roman" w:hAnsi="Times New Roman" w:cs="Times New Roman"/>
          <w:sz w:val="24"/>
          <w:szCs w:val="24"/>
        </w:rPr>
        <w:t>1000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35" w:author="Abraham E Springer" w:date="2025-02-21T15: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67E41A26" w14:textId="3FBB3031" w:rsidR="0038100D" w:rsidRPr="002245EF" w:rsidRDefault="0038100D" w:rsidP="0038100D">
      <w:pPr>
        <w:pStyle w:val="Heading2"/>
        <w:spacing w:line="480" w:lineRule="auto"/>
        <w:rPr>
          <w:rFonts w:ascii="Times New Roman" w:hAnsi="Times New Roman" w:cs="Times New Roman"/>
          <w:color w:val="auto"/>
          <w:sz w:val="24"/>
          <w:szCs w:val="24"/>
        </w:rPr>
      </w:pPr>
    </w:p>
    <w:p w14:paraId="34CC1A31" w14:textId="77777777" w:rsidR="0038100D" w:rsidRPr="002245EF" w:rsidRDefault="0038100D" w:rsidP="0038100D">
      <w:pPr>
        <w:rPr>
          <w:rFonts w:ascii="Times New Roman" w:hAnsi="Times New Roman" w:cs="Times New Roman"/>
          <w:b/>
          <w:bCs/>
        </w:rPr>
      </w:pPr>
      <w:r w:rsidRPr="002245EF">
        <w:rPr>
          <w:rFonts w:ascii="Times New Roman" w:hAnsi="Times New Roman" w:cs="Times New Roman"/>
          <w:b/>
          <w:bCs/>
        </w:rPr>
        <w:t>Verde River introduction</w:t>
      </w:r>
    </w:p>
    <w:p w14:paraId="1515A358" w14:textId="77777777" w:rsidR="0038100D" w:rsidRPr="002245EF" w:rsidRDefault="0038100D" w:rsidP="0038100D">
      <w:pPr>
        <w:spacing w:line="480" w:lineRule="auto"/>
        <w:ind w:firstLine="720"/>
        <w:rPr>
          <w:rFonts w:ascii="Times New Roman" w:hAnsi="Times New Roman" w:cs="Times New Roman"/>
          <w:sz w:val="24"/>
          <w:szCs w:val="24"/>
        </w:rPr>
      </w:pPr>
      <w:commentRangeStart w:id="36"/>
      <w:r w:rsidRPr="002245EF">
        <w:rPr>
          <w:rFonts w:ascii="Times New Roman" w:hAnsi="Times New Roman" w:cs="Times New Roman"/>
          <w:sz w:val="24"/>
          <w:szCs w:val="24"/>
        </w:rPr>
        <w:t xml:space="preserve">The </w:t>
      </w:r>
      <w:commentRangeEnd w:id="36"/>
      <w:r w:rsidR="00A52FD5">
        <w:rPr>
          <w:rStyle w:val="CommentReference"/>
        </w:rPr>
        <w:commentReference w:id="36"/>
      </w:r>
      <w:commentRangeStart w:id="37"/>
      <w:r w:rsidRPr="002245EF">
        <w:rPr>
          <w:rFonts w:ascii="Times New Roman" w:hAnsi="Times New Roman" w:cs="Times New Roman"/>
          <w:sz w:val="24"/>
          <w:szCs w:val="24"/>
        </w:rPr>
        <w:t>Verde</w:t>
      </w:r>
      <w:commentRangeEnd w:id="37"/>
      <w:r w:rsidR="00DF4E13">
        <w:rPr>
          <w:rStyle w:val="CommentReference"/>
        </w:rPr>
        <w:commentReference w:id="37"/>
      </w:r>
      <w:r w:rsidRPr="002245EF">
        <w:rPr>
          <w:rFonts w:ascii="Times New Roman" w:hAnsi="Times New Roman" w:cs="Times New Roman"/>
          <w:sz w:val="24"/>
          <w:szCs w:val="24"/>
        </w:rPr>
        <w:t xml:space="preserv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38"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39"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40"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41"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7A281CC4"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w:t>
      </w:r>
      <w:r w:rsidRPr="002245EF">
        <w:rPr>
          <w:rFonts w:ascii="Times New Roman" w:hAnsi="Times New Roman" w:cs="Times New Roman"/>
          <w:sz w:val="24"/>
          <w:szCs w:val="24"/>
        </w:rPr>
        <w:lastRenderedPageBreak/>
        <w:t xml:space="preserve">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42"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43"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FE47513" w14:textId="2B66DE4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sidR="002245EF">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2A6C4D1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 xml:space="preserve">outstandingly remarkable scenic, recreational, geologic, fish and wildlife, historic, cultural or other similar values” (ORVs; Wild and Scenic Rivers Act, 1968). Maintaining these values along the Verde River are required </w:t>
      </w:r>
      <w:r w:rsidRPr="002245EF">
        <w:rPr>
          <w:rFonts w:ascii="Times New Roman" w:hAnsi="Times New Roman" w:cs="Times New Roman"/>
          <w:sz w:val="24"/>
          <w:szCs w:val="24"/>
          <w:highlight w:val="white"/>
        </w:rPr>
        <w:lastRenderedPageBreak/>
        <w:t>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63ADEE78" w14:textId="77777777" w:rsidR="0038100D" w:rsidRPr="002245EF" w:rsidRDefault="0038100D" w:rsidP="0038100D">
      <w:pPr>
        <w:spacing w:line="480" w:lineRule="auto"/>
        <w:rPr>
          <w:rFonts w:ascii="Times New Roman" w:hAnsi="Times New Roman" w:cs="Times New Roman"/>
          <w:sz w:val="24"/>
          <w:szCs w:val="24"/>
        </w:rPr>
      </w:pPr>
    </w:p>
    <w:p w14:paraId="22A26AFB" w14:textId="77777777" w:rsidR="0038100D" w:rsidRPr="002245EF" w:rsidRDefault="0038100D" w:rsidP="0038100D">
      <w:pPr>
        <w:spacing w:line="480" w:lineRule="auto"/>
        <w:jc w:val="center"/>
        <w:rPr>
          <w:rFonts w:ascii="Times New Roman" w:hAnsi="Times New Roman" w:cs="Times New Roman"/>
          <w:sz w:val="24"/>
          <w:szCs w:val="24"/>
        </w:rPr>
      </w:pPr>
    </w:p>
    <w:p w14:paraId="4BEEDC8D" w14:textId="708DF99B" w:rsidR="0038100D" w:rsidRDefault="0038100D" w:rsidP="0038100D">
      <w:pPr>
        <w:spacing w:line="480" w:lineRule="auto"/>
        <w:jc w:val="center"/>
        <w:rPr>
          <w:rFonts w:ascii="Times New Roman" w:hAnsi="Times New Roman" w:cs="Times New Roman"/>
          <w:sz w:val="24"/>
          <w:szCs w:val="24"/>
        </w:rPr>
      </w:pPr>
    </w:p>
    <w:p w14:paraId="17FB930D" w14:textId="5A6B5FF0" w:rsidR="002245EF" w:rsidRPr="002245EF" w:rsidRDefault="002245EF"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44C6003" wp14:editId="6A8B6905">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258FDDFF"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4"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44"/>
      <w:r w:rsidRPr="002245EF">
        <w:rPr>
          <w:rFonts w:ascii="Times New Roman" w:hAnsi="Times New Roman" w:cs="Times New Roman"/>
          <w:color w:val="auto"/>
          <w:sz w:val="24"/>
          <w:szCs w:val="24"/>
        </w:rPr>
        <w:t>2023.</w:t>
      </w:r>
    </w:p>
    <w:p w14:paraId="1B445223" w14:textId="2A8D9BB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sidR="005901E8">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w:t>
      </w:r>
      <w:r w:rsidRPr="002245EF">
        <w:rPr>
          <w:rFonts w:ascii="Times New Roman" w:hAnsi="Times New Roman" w:cs="Times New Roman"/>
          <w:sz w:val="24"/>
          <w:szCs w:val="24"/>
        </w:rPr>
        <w:lastRenderedPageBreak/>
        <w:t>cottonwood on this river.</w:t>
      </w:r>
      <w:r w:rsidR="005901E8">
        <w:rPr>
          <w:rFonts w:ascii="Times New Roman" w:hAnsi="Times New Roman" w:cs="Times New Roman"/>
          <w:sz w:val="24"/>
          <w:szCs w:val="24"/>
        </w:rPr>
        <w:t xml:space="preserve"> We also investigated the impact of certain climate variables on the growth (fitness) of Fremont cottonwoods.</w:t>
      </w:r>
    </w:p>
    <w:p w14:paraId="270FBBA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219F5661" w14:textId="7204B54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2) What are the demographics of Fremont </w:t>
      </w:r>
      <w:r w:rsidR="00107F5F" w:rsidRPr="002245EF">
        <w:rPr>
          <w:rFonts w:ascii="Times New Roman" w:hAnsi="Times New Roman" w:cs="Times New Roman"/>
          <w:sz w:val="24"/>
          <w:szCs w:val="24"/>
        </w:rPr>
        <w:t>cottonwood along</w:t>
      </w:r>
      <w:r w:rsidRPr="002245EF">
        <w:rPr>
          <w:rFonts w:ascii="Times New Roman" w:hAnsi="Times New Roman" w:cs="Times New Roman"/>
          <w:sz w:val="24"/>
          <w:szCs w:val="24"/>
        </w:rPr>
        <w:t xml:space="preserve"> the Verde River?</w:t>
      </w:r>
    </w:p>
    <w:p w14:paraId="78C1971C" w14:textId="0BDDD2DC"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sidR="002245EF">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35CEFF24"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45" w:name="_Toc193890715"/>
      <w:r w:rsidRPr="002245EF">
        <w:rPr>
          <w:rFonts w:ascii="Times New Roman" w:hAnsi="Times New Roman" w:cs="Times New Roman"/>
          <w:color w:val="auto"/>
          <w:sz w:val="24"/>
          <w:szCs w:val="24"/>
        </w:rPr>
        <w:t>Methods</w:t>
      </w:r>
      <w:bookmarkEnd w:id="45"/>
    </w:p>
    <w:p w14:paraId="611EC631"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Study Site</w:t>
      </w:r>
    </w:p>
    <w:p w14:paraId="50AC523E" w14:textId="070C676D" w:rsidR="0038100D" w:rsidRDefault="0038100D" w:rsidP="002245EF">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4E6EE66D" w14:textId="77777777" w:rsidR="002245EF" w:rsidRDefault="002245EF" w:rsidP="002245EF">
      <w:pPr>
        <w:spacing w:line="480" w:lineRule="auto"/>
        <w:rPr>
          <w:rFonts w:ascii="Times New Roman" w:hAnsi="Times New Roman" w:cs="Times New Roman"/>
          <w:sz w:val="24"/>
          <w:szCs w:val="24"/>
        </w:rPr>
      </w:pPr>
    </w:p>
    <w:p w14:paraId="59D72BBF" w14:textId="77777777" w:rsidR="002245EF" w:rsidRPr="002245EF" w:rsidRDefault="002245EF" w:rsidP="002245EF">
      <w:pPr>
        <w:spacing w:line="480" w:lineRule="auto"/>
        <w:rPr>
          <w:rFonts w:ascii="Times New Roman" w:hAnsi="Times New Roman" w:cs="Times New Roman"/>
          <w:sz w:val="24"/>
          <w:szCs w:val="24"/>
        </w:rPr>
      </w:pPr>
    </w:p>
    <w:p w14:paraId="7DDBE5E4"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08B36911" wp14:editId="65D26566">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0F6611"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6"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46"/>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738C8E18"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w:t>
      </w:r>
      <w:commentRangeStart w:id="47"/>
      <w:r w:rsidRPr="002245EF">
        <w:rPr>
          <w:rFonts w:ascii="Times New Roman" w:hAnsi="Times New Roman" w:cs="Times New Roman"/>
          <w:sz w:val="24"/>
          <w:szCs w:val="24"/>
        </w:rPr>
        <w:t>survivorship</w:t>
      </w:r>
      <w:commentRangeEnd w:id="47"/>
      <w:r w:rsidR="00516EBF">
        <w:rPr>
          <w:rStyle w:val="CommentReference"/>
        </w:rPr>
        <w:commentReference w:id="47"/>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w:t>
      </w:r>
      <w:r w:rsidRPr="002245EF">
        <w:rPr>
          <w:rFonts w:ascii="Times New Roman" w:hAnsi="Times New Roman" w:cs="Times New Roman"/>
          <w:sz w:val="24"/>
          <w:szCs w:val="24"/>
        </w:rPr>
        <w:lastRenderedPageBreak/>
        <w:t xml:space="preserve">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77777777" w:rsidR="0038100D" w:rsidRPr="002245EF" w:rsidRDefault="0038100D" w:rsidP="0038100D">
      <w:pPr>
        <w:spacing w:line="480" w:lineRule="auto"/>
        <w:ind w:firstLine="720"/>
        <w:rPr>
          <w:rFonts w:ascii="Times New Roman" w:hAnsi="Times New Roman" w:cs="Times New Roman"/>
          <w:sz w:val="24"/>
          <w:szCs w:val="24"/>
        </w:rPr>
      </w:pPr>
      <w:commentRangeStart w:id="48"/>
      <w:r w:rsidRPr="002245EF">
        <w:rPr>
          <w:rFonts w:ascii="Times New Roman" w:hAnsi="Times New Roman" w:cs="Times New Roman"/>
          <w:sz w:val="24"/>
          <w:szCs w:val="24"/>
        </w:rPr>
        <w:t xml:space="preserve">Light </w:t>
      </w:r>
      <w:commentRangeEnd w:id="48"/>
      <w:r w:rsidR="00516EBF">
        <w:rPr>
          <w:rStyle w:val="CommentReference"/>
        </w:rPr>
        <w:commentReference w:id="48"/>
      </w:r>
      <w:r w:rsidRPr="002245EF">
        <w:rPr>
          <w:rFonts w:ascii="Times New Roman" w:hAnsi="Times New Roman" w:cs="Times New Roman"/>
          <w:sz w:val="24"/>
          <w:szCs w:val="24"/>
        </w:rPr>
        <w:t>intensity was measured with a Li-COR LI-1500 Light Sensor Logger (Lincoln, NE). The pyranometer sensor was placed in the or near the plot and allowed to acclimate. A 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77777777"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 xml:space="preserve">Soil samples were collected inside the seedling plots using a trowel. Soil samples are from the first few inches of the soil horizon where the cottonwoods originally germinated. </w:t>
      </w:r>
      <w:r w:rsidRPr="002245EF">
        <w:rPr>
          <w:rFonts w:ascii="Times New Roman" w:hAnsi="Times New Roman" w:cs="Times New Roman"/>
          <w:sz w:val="24"/>
          <w:szCs w:val="24"/>
          <w:lang w:val="en-US"/>
        </w:rPr>
        <w:lastRenderedPageBreak/>
        <w:t>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w:t>
      </w:r>
      <w:commentRangeStart w:id="49"/>
      <w:r w:rsidRPr="002245EF">
        <w:rPr>
          <w:rFonts w:ascii="Times New Roman" w:hAnsi="Times New Roman" w:cs="Times New Roman"/>
          <w:sz w:val="24"/>
          <w:szCs w:val="24"/>
          <w:lang w:val="en-US"/>
        </w:rPr>
        <w:t xml:space="preserve">calculated </w:t>
      </w:r>
      <w:commentRangeEnd w:id="49"/>
      <w:r w:rsidR="00516EBF">
        <w:rPr>
          <w:rStyle w:val="CommentReference"/>
        </w:rPr>
        <w:commentReference w:id="49"/>
      </w:r>
      <w:r w:rsidRPr="002245EF">
        <w:rPr>
          <w:rFonts w:ascii="Times New Roman" w:hAnsi="Times New Roman" w:cs="Times New Roman"/>
          <w:sz w:val="24"/>
          <w:szCs w:val="24"/>
          <w:lang w:val="en-US"/>
        </w:rPr>
        <w:t>for each site.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terrace, down through the seedling plot and to the edge of the 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50"/>
      <w:r w:rsidR="00A22010">
        <w:rPr>
          <w:rFonts w:ascii="Times New Roman" w:hAnsi="Times New Roman" w:cs="Times New Roman"/>
          <w:sz w:val="24"/>
          <w:szCs w:val="24"/>
        </w:rPr>
        <w:t>was</w:t>
      </w:r>
      <w:commentRangeEnd w:id="50"/>
      <w:r w:rsidR="00A22010">
        <w:rPr>
          <w:rStyle w:val="CommentReference"/>
        </w:rPr>
        <w:commentReference w:id="50"/>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w:t>
      </w:r>
      <w:r w:rsidRPr="002245EF">
        <w:rPr>
          <w:rFonts w:ascii="Times New Roman" w:hAnsi="Times New Roman" w:cs="Times New Roman"/>
          <w:sz w:val="24"/>
          <w:szCs w:val="24"/>
        </w:rPr>
        <w:lastRenderedPageBreak/>
        <w:t>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w:t>
      </w:r>
      <w:r w:rsidRPr="002245EF">
        <w:rPr>
          <w:rFonts w:ascii="Times New Roman" w:hAnsi="Times New Roman" w:cs="Times New Roman"/>
          <w:sz w:val="24"/>
          <w:szCs w:val="24"/>
        </w:rPr>
        <w:t xml:space="preserve"> (</w:t>
      </w:r>
      <w:r w:rsidR="002245EF">
        <w:rPr>
          <w:rFonts w:ascii="Times New Roman" w:hAnsi="Times New Roman" w:cs="Times New Roman"/>
          <w:sz w:val="24"/>
          <w:szCs w:val="24"/>
        </w:rPr>
        <w:t>APPENDIX X)</w:t>
      </w:r>
      <w:ins w:id="51"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ins w:id="52"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230897D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commentRangeStart w:id="53"/>
      <w:r w:rsidR="007F680C">
        <w:rPr>
          <w:rFonts w:ascii="Times New Roman" w:hAnsi="Times New Roman" w:cs="Times New Roman"/>
          <w:sz w:val="24"/>
          <w:szCs w:val="24"/>
        </w:rPr>
        <w:t>t</w:t>
      </w:r>
      <w:r w:rsidRPr="002245EF">
        <w:rPr>
          <w:rFonts w:ascii="Times New Roman" w:hAnsi="Times New Roman" w:cs="Times New Roman"/>
          <w:sz w:val="24"/>
          <w:szCs w:val="24"/>
        </w:rPr>
        <w:t xml:space="preserve">o </w:t>
      </w:r>
      <w:r w:rsidR="007F680C">
        <w:rPr>
          <w:rFonts w:ascii="Times New Roman" w:hAnsi="Times New Roman" w:cs="Times New Roman"/>
          <w:sz w:val="24"/>
          <w:szCs w:val="24"/>
        </w:rPr>
        <w:t xml:space="preserve">determine </w:t>
      </w:r>
      <w:r w:rsidRPr="002245EF">
        <w:rPr>
          <w:rFonts w:ascii="Times New Roman" w:hAnsi="Times New Roman" w:cs="Times New Roman"/>
          <w:sz w:val="24"/>
          <w:szCs w:val="24"/>
        </w:rPr>
        <w:t>their minimum ages</w:t>
      </w:r>
      <w:commentRangeEnd w:id="53"/>
      <w:r w:rsidR="00516EBF">
        <w:rPr>
          <w:rStyle w:val="CommentReference"/>
        </w:rPr>
        <w:commentReference w:id="53"/>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54"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w:t>
      </w:r>
      <w:r w:rsidRPr="002245EF">
        <w:rPr>
          <w:rFonts w:ascii="Times New Roman" w:hAnsi="Times New Roman" w:cs="Times New Roman"/>
          <w:sz w:val="24"/>
          <w:szCs w:val="24"/>
        </w:rPr>
        <w:lastRenderedPageBreak/>
        <w:t>tree far enough to ensure that the pith had been passed. No cores were taken from trees smaller than 5cm at the elevation where cores were taken.</w:t>
      </w:r>
    </w:p>
    <w:p w14:paraId="1B974C2F" w14:textId="50542E3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55"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commentRangeStart w:id="56"/>
      <w:r w:rsidRPr="002245EF">
        <w:rPr>
          <w:rFonts w:ascii="Times New Roman" w:hAnsi="Times New Roman" w:cs="Times New Roman"/>
          <w:b/>
          <w:sz w:val="24"/>
          <w:szCs w:val="24"/>
          <w:highlight w:val="yellow"/>
        </w:rPr>
        <w:t>Crossdating</w:t>
      </w:r>
      <w:commentRangeEnd w:id="56"/>
      <w:r w:rsidRPr="002245EF">
        <w:rPr>
          <w:rStyle w:val="CommentReference"/>
          <w:rFonts w:ascii="Times New Roman" w:hAnsi="Times New Roman" w:cs="Times New Roman"/>
          <w:highlight w:val="yellow"/>
        </w:rPr>
        <w:commentReference w:id="56"/>
      </w:r>
      <w:r w:rsidRPr="002245EF">
        <w:rPr>
          <w:rFonts w:ascii="Times New Roman" w:hAnsi="Times New Roman" w:cs="Times New Roman"/>
          <w:b/>
          <w:sz w:val="24"/>
          <w:szCs w:val="24"/>
        </w:rPr>
        <w:t>/dating</w:t>
      </w:r>
    </w:p>
    <w:p w14:paraId="71A1F6CC" w14:textId="21BACAB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sidR="008279F5">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sidR="008279F5">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w:t>
      </w:r>
      <w:r w:rsidRPr="002245EF">
        <w:rPr>
          <w:rFonts w:ascii="Times New Roman" w:hAnsi="Times New Roman" w:cs="Times New Roman"/>
          <w:sz w:val="24"/>
          <w:szCs w:val="24"/>
        </w:rPr>
        <w:lastRenderedPageBreak/>
        <w:t xml:space="preserve">driven by larger factors instead of cores impacted by individual growth, competition, 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w:t>
      </w:r>
      <w:commentRangeStart w:id="57"/>
      <w:r w:rsidRPr="002245EF">
        <w:rPr>
          <w:rFonts w:ascii="Times New Roman" w:hAnsi="Times New Roman" w:cs="Times New Roman"/>
          <w:sz w:val="24"/>
          <w:szCs w:val="24"/>
        </w:rPr>
        <w:t>check for any dating issues. We analyzed the COFECHA output for each core and checked it for potential dating issues</w:t>
      </w:r>
      <w:commentRangeEnd w:id="57"/>
      <w:r w:rsidR="008279F5">
        <w:rPr>
          <w:rStyle w:val="CommentReference"/>
        </w:rPr>
        <w:commentReference w:id="57"/>
      </w:r>
      <w:r w:rsidRPr="002245EF">
        <w:rPr>
          <w:rFonts w:ascii="Times New Roman" w:hAnsi="Times New Roman" w:cs="Times New Roman"/>
          <w:sz w:val="24"/>
          <w:szCs w:val="24"/>
        </w:rPr>
        <w:t xml:space="preserve">.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(Zang &amp; </w:t>
      </w:r>
      <w:r w:rsidRPr="002245EF">
        <w:rPr>
          <w:rFonts w:ascii="Times New Roman" w:hAnsi="Times New Roman" w:cs="Times New Roman"/>
          <w:sz w:val="24"/>
        </w:rPr>
        <w:lastRenderedPageBreak/>
        <w:t>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58" w:name="_Toc193890716"/>
      <w:r w:rsidRPr="002245EF">
        <w:rPr>
          <w:rFonts w:ascii="Times New Roman" w:hAnsi="Times New Roman" w:cs="Times New Roman"/>
          <w:color w:val="auto"/>
          <w:sz w:val="24"/>
          <w:szCs w:val="24"/>
        </w:rPr>
        <w:t>Results</w:t>
      </w:r>
      <w:bookmarkEnd w:id="58"/>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9"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59"/>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w:t>
      </w:r>
      <w:r w:rsidRPr="002245EF">
        <w:rPr>
          <w:rFonts w:ascii="Times New Roman" w:hAnsi="Times New Roman" w:cs="Times New Roman"/>
          <w:sz w:val="24"/>
          <w:szCs w:val="24"/>
        </w:rPr>
        <w:lastRenderedPageBreak/>
        <w:t xml:space="preserve">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0"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6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1"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61"/>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2"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62"/>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w:t>
            </w:r>
            <w:commentRangeStart w:id="63"/>
            <w:r w:rsidRPr="002245EF">
              <w:rPr>
                <w:rFonts w:ascii="Times New Roman" w:eastAsia="Times New Roman" w:hAnsi="Times New Roman" w:cs="Times New Roman"/>
                <w:sz w:val="24"/>
                <w:szCs w:val="24"/>
                <w:lang w:val="en-US"/>
              </w:rPr>
              <w:t xml:space="preserve">001 </w:t>
            </w:r>
            <w:commentRangeEnd w:id="63"/>
            <w:r w:rsidR="002B6513">
              <w:rPr>
                <w:rStyle w:val="CommentReference"/>
              </w:rPr>
              <w:commentReference w:id="63"/>
            </w:r>
            <w:r w:rsidRPr="002245EF">
              <w:rPr>
                <w:rFonts w:ascii="Times New Roman" w:eastAsia="Times New Roman" w:hAnsi="Times New Roman" w:cs="Times New Roman"/>
                <w:sz w:val="24"/>
                <w:szCs w:val="24"/>
                <w:lang w:val="en-US"/>
              </w:rPr>
              <w:t>***</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4"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6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65"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indicated that light, herbaceous competition, and fine sediment were highly significant for seedling survival at BRAP (Table 2.4). Because all three </w:t>
      </w:r>
      <w:r w:rsidRPr="002245EF">
        <w:rPr>
          <w:rFonts w:ascii="Times New Roman" w:hAnsi="Times New Roman" w:cs="Times New Roman"/>
          <w:sz w:val="24"/>
          <w:szCs w:val="24"/>
        </w:rPr>
        <w:lastRenderedPageBreak/>
        <w:t>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6"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66"/>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67"/>
      <w:r w:rsidRPr="002245EF">
        <w:rPr>
          <w:rFonts w:ascii="Times New Roman" w:hAnsi="Times New Roman" w:cs="Times New Roman"/>
          <w:sz w:val="24"/>
          <w:szCs w:val="24"/>
        </w:rPr>
        <w:t xml:space="preserve">significant </w:t>
      </w:r>
      <w:commentRangeEnd w:id="67"/>
      <w:r w:rsidR="00BE7FD1">
        <w:rPr>
          <w:rStyle w:val="CommentReference"/>
        </w:rPr>
        <w:commentReference w:id="67"/>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478E64AD" wp14:editId="3CB90E19">
            <wp:extent cx="5943600" cy="2642870"/>
            <wp:effectExtent l="0" t="0" r="0" b="5080"/>
            <wp:docPr id="686176155" name="Picture 4"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6155" name="Picture 4" descr="A graph with lines and dot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3A5159DC" w14:textId="05E4C9F9" w:rsidR="00697D5A" w:rsidRPr="00697D5A" w:rsidRDefault="0038100D" w:rsidP="00697D5A">
      <w:pPr>
        <w:jc w:val="center"/>
      </w:pPr>
      <w:bookmarkStart w:id="68"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68"/>
      <w:r w:rsidR="00697D5A" w:rsidRPr="00697D5A">
        <w:rPr>
          <w:rFonts w:ascii="Times New Roman" w:hAnsi="Times New Roman" w:cs="Times New Roman"/>
          <w:sz w:val="24"/>
          <w:szCs w:val="24"/>
          <w:highlight w:val="yellow"/>
        </w:rPr>
        <w:t xml:space="preserve"> Curious which of these </w:t>
      </w:r>
      <w:commentRangeStart w:id="69"/>
      <w:commentRangeStart w:id="70"/>
      <w:r w:rsidR="00697D5A" w:rsidRPr="00697D5A">
        <w:rPr>
          <w:rFonts w:ascii="Times New Roman" w:hAnsi="Times New Roman" w:cs="Times New Roman"/>
          <w:sz w:val="24"/>
          <w:szCs w:val="24"/>
          <w:highlight w:val="yellow"/>
        </w:rPr>
        <w:t xml:space="preserve">to </w:t>
      </w:r>
      <w:commentRangeEnd w:id="69"/>
      <w:r w:rsidR="00BE7FD1">
        <w:rPr>
          <w:rStyle w:val="CommentReference"/>
        </w:rPr>
        <w:commentReference w:id="69"/>
      </w:r>
      <w:commentRangeEnd w:id="70"/>
      <w:r w:rsidR="002B6513">
        <w:rPr>
          <w:rStyle w:val="CommentReference"/>
        </w:rPr>
        <w:commentReference w:id="70"/>
      </w:r>
      <w:r w:rsidR="00697D5A" w:rsidRPr="00697D5A">
        <w:rPr>
          <w:rFonts w:ascii="Times New Roman" w:hAnsi="Times New Roman" w:cs="Times New Roman"/>
          <w:sz w:val="24"/>
          <w:szCs w:val="24"/>
          <w:highlight w:val="yellow"/>
        </w:rPr>
        <w:t>include</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71"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72"/>
      <w:r w:rsidRPr="002245EF">
        <w:rPr>
          <w:rFonts w:ascii="Times New Roman" w:hAnsi="Times New Roman" w:cs="Times New Roman"/>
          <w:color w:val="auto"/>
          <w:sz w:val="24"/>
          <w:szCs w:val="24"/>
        </w:rPr>
        <w:t>relationship</w:t>
      </w:r>
      <w:commentRangeEnd w:id="72"/>
      <w:r w:rsidR="005E0FF8">
        <w:rPr>
          <w:rStyle w:val="CommentReference"/>
          <w:i w:val="0"/>
          <w:iCs w:val="0"/>
          <w:color w:val="auto"/>
        </w:rPr>
        <w:commentReference w:id="72"/>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71"/>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lastRenderedPageBreak/>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73"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73"/>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lastRenderedPageBreak/>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74" w:author="Quentin R McCalla" w:date="2025-03-16T12:57:00Z"/>
          <w:rFonts w:ascii="Times New Roman" w:hAnsi="Times New Roman" w:cs="Times New Roman"/>
          <w:color w:val="auto"/>
          <w:sz w:val="24"/>
          <w:szCs w:val="24"/>
        </w:rPr>
      </w:pPr>
      <w:bookmarkStart w:id="75"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75"/>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76"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77"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77"/>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78" w:name="_Toc193890717"/>
      <w:commentRangeStart w:id="79"/>
      <w:r w:rsidRPr="00271AE2">
        <w:rPr>
          <w:rFonts w:ascii="Times New Roman" w:hAnsi="Times New Roman" w:cs="Times New Roman"/>
          <w:b/>
          <w:bCs/>
          <w:color w:val="auto"/>
        </w:rPr>
        <w:t>Discussion</w:t>
      </w:r>
      <w:bookmarkStart w:id="80" w:name="_Toc187849262"/>
      <w:bookmarkEnd w:id="78"/>
      <w:commentRangeEnd w:id="79"/>
      <w:r w:rsidR="00197849">
        <w:rPr>
          <w:rStyle w:val="CommentReference"/>
          <w:rFonts w:ascii="Arial" w:eastAsia="Arial" w:hAnsi="Arial" w:cs="Arial"/>
          <w:color w:val="auto"/>
        </w:rPr>
        <w:commentReference w:id="79"/>
      </w:r>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81"/>
      <w:r w:rsidRPr="002245EF">
        <w:rPr>
          <w:rFonts w:ascii="Times New Roman" w:hAnsi="Times New Roman" w:cs="Times New Roman"/>
          <w:b/>
          <w:bCs/>
          <w:sz w:val="24"/>
          <w:szCs w:val="24"/>
        </w:rPr>
        <w:t>Seedling</w:t>
      </w:r>
      <w:commentRangeEnd w:id="81"/>
      <w:r w:rsidR="002B6513">
        <w:rPr>
          <w:rStyle w:val="CommentReference"/>
        </w:rPr>
        <w:commentReference w:id="81"/>
      </w:r>
      <w:r w:rsidRPr="002245EF">
        <w:rPr>
          <w:rFonts w:ascii="Times New Roman" w:hAnsi="Times New Roman" w:cs="Times New Roman"/>
          <w:b/>
          <w:bCs/>
          <w:sz w:val="24"/>
          <w:szCs w:val="24"/>
        </w:rPr>
        <w:t xml:space="preserve"> survivorship and demographics</w:t>
      </w:r>
      <w:bookmarkEnd w:id="80"/>
    </w:p>
    <w:p w14:paraId="3813687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Seedling plots were established in places where cottonwood seedlings survived their first growing season (spring-fall 2023) meaning that the results are specific to the characteristics of the plots selected, not the entire river. Seedlings at Childs were originally over twice as dense as seedlings at BRAP.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Causes 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In two growing seasons, seedling heights reached an average height of 36 cm and 64 cm at BRAP and Childs respectively. These heights are about half of what Fremont cottonwood seedlings were found to have grown in a similar study in Central Arizona. Stromberg (1997) studied Fremont cottonwood, Goodding willow and tamarisk regeneration on the Hassayampa and Santa Maria</w:t>
      </w:r>
      <w:ins w:id="82"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similar to densities on the Santa Maria River after two growing seasons. The smaller sizes found on the Verde River could be because all cottonwoods regardless of size or cohort were incorporated. For example, </w:t>
      </w:r>
      <w:commentRangeStart w:id="83"/>
      <w:r w:rsidRPr="002245EF">
        <w:rPr>
          <w:rFonts w:ascii="Times New Roman" w:hAnsi="Times New Roman" w:cs="Times New Roman"/>
          <w:sz w:val="24"/>
          <w:szCs w:val="24"/>
        </w:rPr>
        <w:t xml:space="preserve">large numbers of seedlings from 2024 floods </w:t>
      </w:r>
      <w:commentRangeEnd w:id="83"/>
      <w:r w:rsidR="004C1A79">
        <w:rPr>
          <w:rStyle w:val="CommentReference"/>
        </w:rPr>
        <w:commentReference w:id="83"/>
      </w:r>
      <w:r w:rsidRPr="002245EF">
        <w:rPr>
          <w:rFonts w:ascii="Times New Roman" w:hAnsi="Times New Roman" w:cs="Times New Roman"/>
          <w:sz w:val="24"/>
          <w:szCs w:val="24"/>
        </w:rPr>
        <w:t>were measured in both the Spring 2024 and Fall 2024 visits. In addition, the Hassayampa and Santa Maria rivers selected in Central Arizona were at lower elevations and at a more southern latitude. Seedlings here likely had a longer growing 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cottonwoods are generally considered to be shade intolerant species.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w:t>
      </w:r>
      <w:commentRangeStart w:id="84"/>
      <w:r w:rsidRPr="002245EF">
        <w:rPr>
          <w:rFonts w:ascii="Times New Roman" w:hAnsi="Times New Roman" w:cs="Times New Roman"/>
          <w:sz w:val="24"/>
          <w:szCs w:val="24"/>
        </w:rPr>
        <w:t xml:space="preserve">significant </w:t>
      </w:r>
      <w:commentRangeEnd w:id="84"/>
      <w:r w:rsidR="004C1A79">
        <w:rPr>
          <w:rStyle w:val="CommentReference"/>
        </w:rPr>
        <w:commentReference w:id="84"/>
      </w:r>
      <w:r w:rsidRPr="002245EF">
        <w:rPr>
          <w:rFonts w:ascii="Times New Roman" w:hAnsi="Times New Roman" w:cs="Times New Roman"/>
          <w:sz w:val="24"/>
          <w:szCs w:val="24"/>
        </w:rPr>
        <w:t xml:space="preserve">(p-value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361EECE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C1A79">
        <w:rPr>
          <w:rFonts w:ascii="Times New Roman" w:hAnsi="Times New Roman" w:cs="Times New Roman"/>
          <w:sz w:val="24"/>
          <w:szCs w:val="24"/>
        </w:rPr>
        <w:t>limi</w:t>
      </w:r>
      <w:r w:rsidR="004C1A79" w:rsidRPr="002245EF">
        <w:rPr>
          <w:rFonts w:ascii="Times New Roman" w:hAnsi="Times New Roman" w:cs="Times New Roman"/>
          <w:sz w:val="24"/>
          <w:szCs w:val="24"/>
        </w:rPr>
        <w:t xml:space="preserve">ting </w:t>
      </w:r>
      <w:r w:rsidRPr="002245EF">
        <w:rPr>
          <w:rFonts w:ascii="Times New Roman" w:hAnsi="Times New Roman" w:cs="Times New Roman"/>
          <w:sz w:val="24"/>
          <w:szCs w:val="24"/>
        </w:rPr>
        <w:t xml:space="preserve">survivorship at BRAP. However, it was found to be not significant in predicting seedling survival at Childs. At BRAP herbaceous competition was positively related to seedling survival. This </w:t>
      </w:r>
      <w:commentRangeStart w:id="85"/>
      <w:r w:rsidRPr="002245EF">
        <w:rPr>
          <w:rFonts w:ascii="Times New Roman" w:hAnsi="Times New Roman" w:cs="Times New Roman"/>
          <w:sz w:val="24"/>
          <w:szCs w:val="24"/>
        </w:rPr>
        <w:t xml:space="preserve">contradicts the idea </w:t>
      </w:r>
      <w:commentRangeEnd w:id="85"/>
      <w:r w:rsidR="004C1A79">
        <w:rPr>
          <w:rStyle w:val="CommentReference"/>
        </w:rPr>
        <w:commentReference w:id="85"/>
      </w:r>
      <w:r w:rsidRPr="002245EF">
        <w:rPr>
          <w:rFonts w:ascii="Times New Roman" w:hAnsi="Times New Roman" w:cs="Times New Roman"/>
          <w:sz w:val="24"/>
          <w:szCs w:val="24"/>
        </w:rPr>
        <w:t>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86"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4F73B26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w:t>
      </w:r>
      <w:commentRangeStart w:id="87"/>
      <w:r w:rsidRPr="002245EF">
        <w:rPr>
          <w:rFonts w:ascii="Times New Roman" w:hAnsi="Times New Roman" w:cs="Times New Roman"/>
          <w:sz w:val="24"/>
          <w:szCs w:val="24"/>
        </w:rPr>
        <w:t>increase</w:t>
      </w:r>
      <w:ins w:id="88" w:author="Cooper,David" w:date="2025-04-05T14:24:00Z">
        <w:r w:rsidR="004C1A79">
          <w:rPr>
            <w:rFonts w:ascii="Times New Roman" w:hAnsi="Times New Roman" w:cs="Times New Roman"/>
            <w:sz w:val="24"/>
            <w:szCs w:val="24"/>
          </w:rPr>
          <w:t>d</w:t>
        </w:r>
      </w:ins>
      <w:commentRangeEnd w:id="87"/>
      <w:ins w:id="89" w:author="Cooper,David" w:date="2025-04-05T14:25:00Z">
        <w:r w:rsidR="004C1A79">
          <w:rPr>
            <w:rStyle w:val="CommentReference"/>
          </w:rPr>
          <w:commentReference w:id="87"/>
        </w:r>
      </w:ins>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90"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90"/>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39495DD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w:t>
      </w:r>
      <w:commentRangeStart w:id="91"/>
      <w:r w:rsidRPr="002245EF">
        <w:rPr>
          <w:rFonts w:ascii="Times New Roman" w:hAnsi="Times New Roman" w:cs="Times New Roman"/>
          <w:sz w:val="24"/>
          <w:szCs w:val="24"/>
        </w:rPr>
        <w:t xml:space="preserve">is about </w:t>
      </w:r>
      <w:commentRangeEnd w:id="91"/>
      <w:r w:rsidR="00E24A13">
        <w:rPr>
          <w:rStyle w:val="CommentReference"/>
        </w:rPr>
        <w:commentReference w:id="91"/>
      </w:r>
      <w:r w:rsidRPr="002245EF">
        <w:rPr>
          <w:rFonts w:ascii="Times New Roman" w:hAnsi="Times New Roman" w:cs="Times New Roman"/>
          <w:sz w:val="24"/>
          <w:szCs w:val="24"/>
        </w:rPr>
        <w:t xml:space="preserve">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92" w:name="_Hlk191304377"/>
      <w:r w:rsidRPr="002245EF">
        <w:rPr>
          <w:rFonts w:ascii="Times New Roman" w:hAnsi="Times New Roman" w:cs="Times New Roman"/>
          <w:sz w:val="24"/>
          <w:szCs w:val="24"/>
        </w:rPr>
        <w:t>Euro-American settlement disturbances</w:t>
      </w:r>
      <w:bookmarkEnd w:id="92"/>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w:t>
      </w:r>
      <w:commentRangeStart w:id="93"/>
      <w:r w:rsidRPr="002245EF">
        <w:rPr>
          <w:rFonts w:ascii="Times New Roman" w:hAnsi="Times New Roman" w:cs="Times New Roman"/>
          <w:sz w:val="24"/>
          <w:szCs w:val="24"/>
        </w:rPr>
        <w:t xml:space="preserve">a copper smelter before being allowed to </w:t>
      </w:r>
      <w:r w:rsidRPr="002245EF">
        <w:rPr>
          <w:rFonts w:ascii="Times New Roman" w:hAnsi="Times New Roman" w:cs="Times New Roman"/>
          <w:sz w:val="24"/>
          <w:szCs w:val="24"/>
        </w:rPr>
        <w:lastRenderedPageBreak/>
        <w:t xml:space="preserve">recover </w:t>
      </w:r>
      <w:commentRangeEnd w:id="93"/>
      <w:r w:rsidR="00E24A13">
        <w:rPr>
          <w:rStyle w:val="CommentReference"/>
        </w:rPr>
        <w:commentReference w:id="93"/>
      </w:r>
      <w:r w:rsidRPr="002245EF">
        <w:rPr>
          <w:rFonts w:ascii="Times New Roman" w:hAnsi="Times New Roman" w:cs="Times New Roman"/>
          <w:sz w:val="24"/>
          <w:szCs w:val="24"/>
        </w:rPr>
        <w:t>by the 1970s. Then, large floods in 1983, 1993, 2005 and 2023 have kept riparian forests young and replenished. There are cottonwood trees more than 25 years old, but they are mostly outside of the riparian area.</w:t>
      </w:r>
    </w:p>
    <w:p w14:paraId="0FA08DC8" w14:textId="6ACA5D2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age. </w:t>
      </w:r>
    </w:p>
    <w:p w14:paraId="1D6BDADF" w14:textId="1B5C03E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Even though Fremont cottonwoods cored within the riparian zone are young, that does not mean that older trees do not exist. Large, legacy cottonwoods exist along the Verde River (Figure 2.9). Older trees tend to be further </w:t>
      </w:r>
      <w:del w:id="94" w:author="Merritt, David - FS, CO" w:date="2025-04-07T12:50:00Z" w16du:dateUtc="2025-04-07T18:50:00Z">
        <w:r w:rsidRPr="002245EF" w:rsidDel="00512C0B">
          <w:rPr>
            <w:rFonts w:ascii="Times New Roman" w:hAnsi="Times New Roman" w:cs="Times New Roman"/>
            <w:sz w:val="24"/>
            <w:szCs w:val="24"/>
          </w:rPr>
          <w:delText xml:space="preserve">than </w:delText>
        </w:r>
      </w:del>
      <w:ins w:id="95" w:author="Merritt, David - FS, CO" w:date="2025-04-07T12:50:00Z" w16du:dateUtc="2025-04-07T18:50:00Z">
        <w:r w:rsidR="00512C0B">
          <w:rPr>
            <w:rFonts w:ascii="Times New Roman" w:hAnsi="Times New Roman" w:cs="Times New Roman"/>
            <w:sz w:val="24"/>
            <w:szCs w:val="24"/>
          </w:rPr>
          <w:t>from</w:t>
        </w:r>
        <w:del w:id="96" w:author="Quentin R McCalla" w:date="2025-04-07T13:08:00Z" w16du:dateUtc="2025-04-07T20:08:00Z">
          <w:r w:rsidR="00512C0B" w:rsidDel="00E32D30">
            <w:rPr>
              <w:rFonts w:ascii="Times New Roman" w:hAnsi="Times New Roman" w:cs="Times New Roman"/>
              <w:sz w:val="24"/>
              <w:szCs w:val="24"/>
            </w:rPr>
            <w:delText xml:space="preserve"> ?</w:delText>
          </w:r>
        </w:del>
        <w:r w:rsidR="00512C0B"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xml:space="preserve">) and could be interspersed with young trees along other reaches of the Verde W&amp;S River not sampled. Fremont cottonwoods are shorter lived species compared to other North American cottonwoods. Rood and Polzin (2003) states that the oldest Fremont cottonwoods live to be </w:t>
      </w:r>
      <w:commentRangeStart w:id="97"/>
      <w:r w:rsidRPr="002245EF">
        <w:rPr>
          <w:rFonts w:ascii="Times New Roman" w:hAnsi="Times New Roman" w:cs="Times New Roman"/>
          <w:sz w:val="24"/>
          <w:szCs w:val="24"/>
        </w:rPr>
        <w:t>around 110 years</w:t>
      </w:r>
      <w:ins w:id="98" w:author="D.Merritt" w:date="2025-03-16T11:27:00Z">
        <w:r w:rsidRPr="002245EF">
          <w:rPr>
            <w:rFonts w:ascii="Times New Roman" w:hAnsi="Times New Roman" w:cs="Times New Roman"/>
            <w:sz w:val="24"/>
            <w:szCs w:val="24"/>
          </w:rPr>
          <w:t xml:space="preserve"> </w:t>
        </w:r>
      </w:ins>
      <w:commentRangeEnd w:id="97"/>
      <w:r w:rsidR="00E24A13">
        <w:rPr>
          <w:rStyle w:val="CommentReference"/>
        </w:rPr>
        <w:commentReference w:id="97"/>
      </w:r>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xml:space="preserve">) can reach ages of between 300-400 years </w:t>
      </w:r>
      <w:commentRangeStart w:id="99"/>
      <w:r w:rsidRPr="002245EF">
        <w:rPr>
          <w:rFonts w:ascii="Times New Roman" w:hAnsi="Times New Roman" w:cs="Times New Roman"/>
          <w:sz w:val="24"/>
          <w:szCs w:val="24"/>
        </w:rPr>
        <w:t xml:space="preserve">in </w:t>
      </w:r>
      <w:commentRangeEnd w:id="99"/>
      <w:r w:rsidR="00E24A13">
        <w:rPr>
          <w:rStyle w:val="CommentReference"/>
        </w:rPr>
        <w:commentReference w:id="99"/>
      </w:r>
      <w:r w:rsidRPr="002245EF">
        <w:rPr>
          <w:rFonts w:ascii="Times New Roman" w:hAnsi="Times New Roman" w:cs="Times New Roman"/>
          <w:sz w:val="24"/>
          <w:szCs w:val="24"/>
        </w:rPr>
        <w:t>Alberta, Canada.</w:t>
      </w:r>
    </w:p>
    <w:p w14:paraId="4DB84CBE" w14:textId="62C8DDB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 curvature was found on the other side of the core and diameters were over 1.5m at coring height.</w:t>
      </w:r>
      <w:r w:rsidR="00EB6C45">
        <w:rPr>
          <w:rFonts w:ascii="Times New Roman" w:hAnsi="Times New Roman" w:cs="Times New Roman"/>
          <w:sz w:val="24"/>
          <w:szCs w:val="24"/>
        </w:rPr>
        <w:t xml:space="preserve"> In addition, cores we</w:t>
      </w:r>
      <w:r w:rsidR="00E32D30">
        <w:rPr>
          <w:rFonts w:ascii="Times New Roman" w:hAnsi="Times New Roman" w:cs="Times New Roman"/>
          <w:sz w:val="24"/>
          <w:szCs w:val="24"/>
        </w:rPr>
        <w:t xml:space="preserve"> </w:t>
      </w:r>
      <w:proofErr w:type="spellStart"/>
      <w:r w:rsidR="00E32D30">
        <w:rPr>
          <w:rFonts w:ascii="Times New Roman" w:hAnsi="Times New Roman" w:cs="Times New Roman"/>
          <w:sz w:val="24"/>
          <w:szCs w:val="24"/>
        </w:rPr>
        <w:t>cored</w:t>
      </w:r>
      <w:proofErr w:type="spellEnd"/>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w:t>
      </w:r>
      <w:r w:rsidR="00EB6C45">
        <w:rPr>
          <w:rFonts w:ascii="Times New Roman" w:hAnsi="Times New Roman" w:cs="Times New Roman"/>
          <w:sz w:val="24"/>
          <w:szCs w:val="24"/>
        </w:rPr>
        <w:lastRenderedPageBreak/>
        <w:t>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core.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10F6A4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connected to the groundwater 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3733101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w:t>
      </w:r>
      <w:commentRangeStart w:id="100"/>
      <w:r w:rsidR="00512C0B">
        <w:rPr>
          <w:rFonts w:ascii="Times New Roman" w:hAnsi="Times New Roman" w:cs="Times New Roman"/>
          <w:sz w:val="24"/>
          <w:szCs w:val="24"/>
        </w:rPr>
        <w:t>2006</w:t>
      </w:r>
      <w:commentRangeEnd w:id="100"/>
      <w:r w:rsidR="00512C0B">
        <w:rPr>
          <w:rStyle w:val="CommentReference"/>
        </w:rPr>
        <w:commentReference w:id="100"/>
      </w:r>
      <w:r w:rsidR="00512C0B">
        <w:rPr>
          <w:rFonts w:ascii="Times New Roman" w:hAnsi="Times New Roman" w:cs="Times New Roman"/>
          <w:sz w:val="24"/>
          <w:szCs w:val="24"/>
        </w:rPr>
        <w:t>)</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101"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101"/>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This rapid growth is likely do to the more favorable climate found along the Verde River. Fremont cottonwoods along the Verde River have a much longer growing season with higher temperatures.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flows, and therefore higher groundwater levels, could also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w:t>
      </w:r>
      <w:r w:rsidRPr="002245EF">
        <w:rPr>
          <w:rFonts w:ascii="Times New Roman" w:hAnsi="Times New Roman" w:cs="Times New Roman"/>
          <w:sz w:val="24"/>
          <w:szCs w:val="24"/>
        </w:rPr>
        <w:t>.</w:t>
      </w:r>
      <w:r w:rsidRPr="002245EF">
        <w:rPr>
          <w:rFonts w:ascii="Times New Roman" w:hAnsi="Times New Roman" w:cs="Times New Roman"/>
          <w:sz w:val="24"/>
          <w:szCs w:val="24"/>
        </w:rPr>
        <w:t xml:space="preserve"> September streamflow was negatively correlated to annual tree growth, but this seems inconsistent with cottonwood ecology.</w:t>
      </w:r>
    </w:p>
    <w:p w14:paraId="18273608" w14:textId="4B291FFF" w:rsidR="0038100D" w:rsidRPr="002245EF"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Pr="002245EF">
        <w:rPr>
          <w:rFonts w:ascii="Times New Roman" w:hAnsi="Times New Roman" w:cs="Times New Roman"/>
          <w:sz w:val="24"/>
          <w:szCs w:val="24"/>
        </w:rPr>
        <w:t>Different cottonwood species in different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w:t>
      </w:r>
      <w:commentRangeStart w:id="102"/>
      <w:r w:rsidRPr="002245EF">
        <w:rPr>
          <w:rFonts w:ascii="Times New Roman" w:hAnsi="Times New Roman" w:cs="Times New Roman"/>
          <w:sz w:val="24"/>
          <w:szCs w:val="24"/>
        </w:rPr>
        <w:t>often submerged by sediment</w:t>
      </w:r>
      <w:commentRangeEnd w:id="102"/>
      <w:r w:rsidR="00B078D0">
        <w:rPr>
          <w:rStyle w:val="CommentReference"/>
        </w:rPr>
        <w:commentReference w:id="102"/>
      </w:r>
      <w:r w:rsidRPr="002245EF">
        <w:rPr>
          <w:rFonts w:ascii="Times New Roman" w:hAnsi="Times New Roman" w:cs="Times New Roman"/>
          <w:sz w:val="24"/>
          <w:szCs w:val="24"/>
        </w:rPr>
        <w:t xml:space="preserve">, and the amount of deposition is impossible to know without direct excavation. Therefore, ages collected from this study </w:t>
      </w:r>
      <w:commentRangeStart w:id="103"/>
      <w:r w:rsidRPr="002245EF">
        <w:rPr>
          <w:rFonts w:ascii="Times New Roman" w:hAnsi="Times New Roman" w:cs="Times New Roman"/>
          <w:sz w:val="24"/>
          <w:szCs w:val="24"/>
        </w:rPr>
        <w:t>are the minimum ages a tree could be at the height the core was taken</w:t>
      </w:r>
      <w:commentRangeEnd w:id="103"/>
      <w:r w:rsidR="00B078D0">
        <w:rPr>
          <w:rStyle w:val="CommentReference"/>
        </w:rPr>
        <w:commentReference w:id="103"/>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2000 which means trees most likely date back to a series of floods between 1993 and 2005. </w:t>
      </w:r>
    </w:p>
    <w:p w14:paraId="16432A8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1994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regeneration following the 1995-2005 period, despite 1993 being a larger flood. Because only </w:t>
      </w:r>
      <w:r w:rsidRPr="002245EF">
        <w:rPr>
          <w:rFonts w:ascii="Times New Roman" w:hAnsi="Times New Roman" w:cs="Times New Roman"/>
          <w:sz w:val="24"/>
          <w:szCs w:val="24"/>
        </w:rPr>
        <w:lastRenderedPageBreak/>
        <w:t xml:space="preserve">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commentRangeStart w:id="104"/>
      <w:r w:rsidRPr="002245EF">
        <w:rPr>
          <w:rFonts w:ascii="Times New Roman" w:hAnsi="Times New Roman" w:cs="Times New Roman"/>
          <w:sz w:val="24"/>
          <w:szCs w:val="24"/>
        </w:rPr>
        <w:t xml:space="preserve">is likely just </w:t>
      </w:r>
      <w:commentRangeEnd w:id="104"/>
      <w:r w:rsidR="00B078D0">
        <w:rPr>
          <w:rStyle w:val="CommentReference"/>
        </w:rPr>
        <w:commentReference w:id="104"/>
      </w:r>
      <w:r w:rsidRPr="002245EF">
        <w:rPr>
          <w:rFonts w:ascii="Times New Roman" w:hAnsi="Times New Roman" w:cs="Times New Roman"/>
          <w:sz w:val="24"/>
          <w:szCs w:val="24"/>
        </w:rPr>
        <w:t>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C6DC1E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cfs)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05" w:name="_Toc193890718"/>
      <w:r w:rsidRPr="00D23292">
        <w:rPr>
          <w:rFonts w:ascii="Times New Roman" w:hAnsi="Times New Roman" w:cs="Times New Roman"/>
          <w:b/>
          <w:bCs/>
          <w:color w:val="auto"/>
          <w:sz w:val="24"/>
          <w:szCs w:val="24"/>
        </w:rPr>
        <w:t>Limitations/Assumptions</w:t>
      </w:r>
      <w:bookmarkEnd w:id="105"/>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106"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07" w:name="_Toc193890719"/>
      <w:r w:rsidRPr="00D23292">
        <w:rPr>
          <w:rFonts w:ascii="Times New Roman" w:hAnsi="Times New Roman" w:cs="Times New Roman"/>
          <w:b/>
          <w:bCs/>
          <w:color w:val="auto"/>
          <w:sz w:val="24"/>
          <w:szCs w:val="24"/>
        </w:rPr>
        <w:t>Conclusions and Implications</w:t>
      </w:r>
      <w:bookmarkEnd w:id="106"/>
      <w:bookmarkEnd w:id="107"/>
    </w:p>
    <w:p w14:paraId="0B6375BC" w14:textId="2DB90DE1"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w:t>
      </w:r>
      <w:r w:rsidRPr="002245EF">
        <w:rPr>
          <w:rFonts w:ascii="Times New Roman" w:hAnsi="Times New Roman" w:cs="Times New Roman"/>
          <w:sz w:val="24"/>
          <w:szCs w:val="24"/>
        </w:rPr>
        <w:lastRenderedPageBreak/>
        <w:t xml:space="preserve">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ins w:id="108" w:author="Merritt, David - FS, CO" w:date="2025-04-07T12:55:00Z" w16du:dateUtc="2025-04-07T18:55:00Z">
        <w:r w:rsidR="00512C0B">
          <w:rPr>
            <w:rFonts w:ascii="Times New Roman" w:hAnsi="Times New Roman" w:cs="Times New Roman"/>
            <w:sz w:val="24"/>
            <w:szCs w:val="24"/>
          </w:rPr>
          <w:t xml:space="preserve"> (what is that per year?)</w:t>
        </w:r>
      </w:ins>
      <w:r w:rsidRPr="002245EF">
        <w:rPr>
          <w:rFonts w:ascii="Times New Roman" w:hAnsi="Times New Roman" w:cs="Times New Roman"/>
          <w:sz w:val="24"/>
          <w:szCs w:val="24"/>
        </w:rPr>
        <w:t>.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109"/>
      <w:r w:rsidRPr="002245EF">
        <w:rPr>
          <w:rFonts w:ascii="Times New Roman" w:hAnsi="Times New Roman" w:cs="Times New Roman"/>
          <w:sz w:val="24"/>
          <w:szCs w:val="24"/>
        </w:rPr>
        <w:t>Keeping the natural systems and environmental flows along the Verde River will maintain and protect its riparian forests.</w:t>
      </w:r>
      <w:commentRangeEnd w:id="109"/>
      <w:r w:rsidRPr="002245EF">
        <w:rPr>
          <w:rStyle w:val="CommentReference"/>
          <w:rFonts w:ascii="Times New Roman" w:hAnsi="Times New Roman" w:cs="Times New Roman"/>
        </w:rPr>
        <w:commentReference w:id="109"/>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34E2CE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ZOTERO_BIBL {"uncited":[],"omitted":[],"custom":[]} CSL_BIBLIOGRAPHY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Alam, J. (1997). Irrigation in the Verde Valley. </w:t>
      </w:r>
      <w:r w:rsidRPr="002245EF">
        <w:rPr>
          <w:rFonts w:ascii="Times New Roman" w:hAnsi="Times New Roman" w:cs="Times New Roman"/>
          <w:i/>
          <w:iCs/>
          <w:sz w:val="24"/>
        </w:rPr>
        <w:t>A Report of the Irrigation Diversion Improvement Project. Verde Natural Resource Conservation District</w:t>
      </w:r>
      <w:r w:rsidRPr="002245EF">
        <w:rPr>
          <w:rFonts w:ascii="Times New Roman" w:hAnsi="Times New Roman" w:cs="Times New Roman"/>
          <w:sz w:val="24"/>
        </w:rPr>
        <w:t>.</w:t>
      </w:r>
    </w:p>
    <w:p w14:paraId="7C1CB1A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Andersen, D. C. (2015). Tree Mortality in Mature Riparian Forest: Implications for Fremont Cottonwood Conservation in the American Southwest. </w:t>
      </w:r>
      <w:r w:rsidRPr="002245EF">
        <w:rPr>
          <w:rFonts w:ascii="Times New Roman" w:hAnsi="Times New Roman" w:cs="Times New Roman"/>
          <w:i/>
          <w:iCs/>
          <w:sz w:val="24"/>
        </w:rPr>
        <w:t>Western North American Naturalist</w:t>
      </w:r>
      <w:r w:rsidRPr="002245EF">
        <w:rPr>
          <w:rFonts w:ascii="Times New Roman" w:hAnsi="Times New Roman" w:cs="Times New Roman"/>
          <w:sz w:val="24"/>
        </w:rPr>
        <w:t xml:space="preserve">, </w:t>
      </w:r>
      <w:r w:rsidRPr="002245EF">
        <w:rPr>
          <w:rFonts w:ascii="Times New Roman" w:hAnsi="Times New Roman" w:cs="Times New Roman"/>
          <w:i/>
          <w:iCs/>
          <w:sz w:val="24"/>
        </w:rPr>
        <w:t>75</w:t>
      </w:r>
      <w:r w:rsidRPr="002245EF">
        <w:rPr>
          <w:rFonts w:ascii="Times New Roman" w:hAnsi="Times New Roman" w:cs="Times New Roman"/>
          <w:sz w:val="24"/>
        </w:rPr>
        <w:t>(2), 157–169. https://doi.org/10.3398/064.075.0204</w:t>
      </w:r>
    </w:p>
    <w:p w14:paraId="73D8327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Bhattacharjee, J., Taylor, J. P., Smith, L. M., &amp; Spence, L. E. (2008). The Importance of Soil Characteristics in Determining Survival of First‐Year Cottonwood Seedlings in Altered Riparian Habitats. </w:t>
      </w:r>
      <w:r w:rsidRPr="002245EF">
        <w:rPr>
          <w:rFonts w:ascii="Times New Roman" w:hAnsi="Times New Roman" w:cs="Times New Roman"/>
          <w:i/>
          <w:iCs/>
          <w:sz w:val="24"/>
        </w:rPr>
        <w:t>Restoration Ecology</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(4), 563–571. https://doi.org/10.1111/j.1526-100X.2007.00328.x</w:t>
      </w:r>
    </w:p>
    <w:p w14:paraId="4815CD5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Blasch, K. W., Hoffmann, J. P., Graser, L. F., Bryson, J. R., &amp; Flint, A. L. (2006). </w:t>
      </w:r>
      <w:r w:rsidRPr="002245EF">
        <w:rPr>
          <w:rFonts w:ascii="Times New Roman" w:hAnsi="Times New Roman" w:cs="Times New Roman"/>
          <w:i/>
          <w:iCs/>
          <w:sz w:val="24"/>
        </w:rPr>
        <w:t>Hydrogeology of the upper and middle Verde River watersheds, central Arizona</w:t>
      </w:r>
      <w:r w:rsidRPr="002245EF">
        <w:rPr>
          <w:rFonts w:ascii="Times New Roman" w:hAnsi="Times New Roman" w:cs="Times New Roman"/>
          <w:sz w:val="24"/>
        </w:rPr>
        <w:t>. U. S. Geological Survey.</w:t>
      </w:r>
    </w:p>
    <w:p w14:paraId="077333B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Bradley D. Garner &amp; Donald J. Bills. (2012). </w:t>
      </w:r>
      <w:r w:rsidRPr="002245EF">
        <w:rPr>
          <w:rFonts w:ascii="Times New Roman" w:hAnsi="Times New Roman" w:cs="Times New Roman"/>
          <w:i/>
          <w:iCs/>
          <w:sz w:val="24"/>
        </w:rPr>
        <w:t>Spatial and seasonal variability of base flow in the Verde Valley, central Arizona, 2007 and 2011</w:t>
      </w:r>
      <w:r w:rsidRPr="002245EF">
        <w:rPr>
          <w:rFonts w:ascii="Times New Roman" w:hAnsi="Times New Roman" w:cs="Times New Roman"/>
          <w:sz w:val="24"/>
        </w:rPr>
        <w:t xml:space="preserve"> (Scientific Investigations Report) [Scientific Investigations Report].</w:t>
      </w:r>
    </w:p>
    <w:p w14:paraId="699299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Braun-Blanquet, J. (1964). </w:t>
      </w:r>
      <w:r w:rsidRPr="002245EF">
        <w:rPr>
          <w:rFonts w:ascii="Times New Roman" w:hAnsi="Times New Roman" w:cs="Times New Roman"/>
          <w:i/>
          <w:iCs/>
          <w:sz w:val="24"/>
        </w:rPr>
        <w:t>Pflanzensoziologie</w:t>
      </w:r>
      <w:r w:rsidRPr="002245EF">
        <w:rPr>
          <w:rFonts w:ascii="Times New Roman" w:hAnsi="Times New Roman" w:cs="Times New Roman"/>
          <w:sz w:val="24"/>
        </w:rPr>
        <w:t>. Springer Vienna. https://doi.org/10.1007/978-3-7091-8110-2</w:t>
      </w:r>
    </w:p>
    <w:p w14:paraId="381547D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Bunn, A. G. (2010). Statistical and visual crossdating in R using the dplR library. </w:t>
      </w:r>
      <w:r w:rsidRPr="002245EF">
        <w:rPr>
          <w:rFonts w:ascii="Times New Roman" w:hAnsi="Times New Roman" w:cs="Times New Roman"/>
          <w:i/>
          <w:iCs/>
          <w:sz w:val="24"/>
        </w:rPr>
        <w:t>Dendrochronologia</w:t>
      </w:r>
      <w:r w:rsidRPr="002245EF">
        <w:rPr>
          <w:rFonts w:ascii="Times New Roman" w:hAnsi="Times New Roman" w:cs="Times New Roman"/>
          <w:sz w:val="24"/>
        </w:rPr>
        <w:t xml:space="preserve">, </w:t>
      </w:r>
      <w:r w:rsidRPr="002245EF">
        <w:rPr>
          <w:rFonts w:ascii="Times New Roman" w:hAnsi="Times New Roman" w:cs="Times New Roman"/>
          <w:i/>
          <w:iCs/>
          <w:sz w:val="24"/>
        </w:rPr>
        <w:t>28</w:t>
      </w:r>
      <w:r w:rsidRPr="002245EF">
        <w:rPr>
          <w:rFonts w:ascii="Times New Roman" w:hAnsi="Times New Roman" w:cs="Times New Roman"/>
          <w:sz w:val="24"/>
        </w:rPr>
        <w:t>(4), 251–258. https://doi.org/10.1016/j.dendro.2009.12.001</w:t>
      </w:r>
    </w:p>
    <w:p w14:paraId="2372AB8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Cooper, D. J., Merritt, D. M., Andersen, D. C., &amp; Chimner, R. A. (1999). Factors controlling the establishment of Fremont cottonwood seedlings on the upper Green River, USA. </w:t>
      </w:r>
      <w:r w:rsidRPr="002245EF">
        <w:rPr>
          <w:rFonts w:ascii="Times New Roman" w:hAnsi="Times New Roman" w:cs="Times New Roman"/>
          <w:i/>
          <w:iCs/>
          <w:sz w:val="24"/>
        </w:rPr>
        <w:lastRenderedPageBreak/>
        <w:t>Regulated Rivers: Research &amp; Management: An International Journal Devoted to River Research and Management</w:t>
      </w:r>
      <w:r w:rsidRPr="002245EF">
        <w:rPr>
          <w:rFonts w:ascii="Times New Roman" w:hAnsi="Times New Roman" w:cs="Times New Roman"/>
          <w:sz w:val="24"/>
        </w:rPr>
        <w:t xml:space="preserve">, </w:t>
      </w:r>
      <w:r w:rsidRPr="002245EF">
        <w:rPr>
          <w:rFonts w:ascii="Times New Roman" w:hAnsi="Times New Roman" w:cs="Times New Roman"/>
          <w:i/>
          <w:iCs/>
          <w:sz w:val="24"/>
        </w:rPr>
        <w:t>15</w:t>
      </w:r>
      <w:r w:rsidRPr="002245EF">
        <w:rPr>
          <w:rFonts w:ascii="Times New Roman" w:hAnsi="Times New Roman" w:cs="Times New Roman"/>
          <w:sz w:val="24"/>
        </w:rPr>
        <w:t>(5), 419–440.</w:t>
      </w:r>
    </w:p>
    <w:p w14:paraId="012AFD0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Dyson, M., Bergkamp, G., &amp; Scanlon, J. (2003). Flow: The essentials of environmental flows. </w:t>
      </w:r>
      <w:r w:rsidRPr="002245EF">
        <w:rPr>
          <w:rFonts w:ascii="Times New Roman" w:hAnsi="Times New Roman" w:cs="Times New Roman"/>
          <w:i/>
          <w:iCs/>
          <w:sz w:val="24"/>
        </w:rPr>
        <w:t>IUCN, Gland, Switzerland and Cambridge, UK</w:t>
      </w:r>
      <w:r w:rsidRPr="002245EF">
        <w:rPr>
          <w:rFonts w:ascii="Times New Roman" w:hAnsi="Times New Roman" w:cs="Times New Roman"/>
          <w:sz w:val="24"/>
        </w:rPr>
        <w:t>, 20–87.</w:t>
      </w:r>
    </w:p>
    <w:p w14:paraId="693A15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i/>
          <w:iCs/>
          <w:sz w:val="24"/>
        </w:rPr>
        <w:t>Ecological Implications of Verde River Flows</w:t>
      </w:r>
      <w:r w:rsidRPr="002245EF">
        <w:rPr>
          <w:rFonts w:ascii="Times New Roman" w:hAnsi="Times New Roman" w:cs="Times New Roman"/>
          <w:sz w:val="24"/>
        </w:rPr>
        <w:t xml:space="preserve"> (Hydrology of the Upper and Middle Verde, pp. 5–14). (2008). Arizona Water Institute, The Nature Conservancy, and Verde River Basin Partnership.</w:t>
      </w:r>
    </w:p>
    <w:p w14:paraId="74555B5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Fenner, B. P., &amp; D. R. Patton. (1985). Effects of regulated water flows on regeneration of Fremont cottonwood. </w:t>
      </w:r>
      <w:r w:rsidRPr="002245EF">
        <w:rPr>
          <w:rFonts w:ascii="Times New Roman" w:hAnsi="Times New Roman" w:cs="Times New Roman"/>
          <w:i/>
          <w:iCs/>
          <w:sz w:val="24"/>
        </w:rPr>
        <w:t>Rangeland Ecology and Management</w:t>
      </w:r>
      <w:r w:rsidRPr="002245EF">
        <w:rPr>
          <w:rFonts w:ascii="Times New Roman" w:hAnsi="Times New Roman" w:cs="Times New Roman"/>
          <w:sz w:val="24"/>
        </w:rPr>
        <w:t>.</w:t>
      </w:r>
    </w:p>
    <w:p w14:paraId="099E860F"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Ffolliott, P. F., DeBano, L. F., Baker Jr, M. B., Neary, D. G., &amp; Brooks, K. N. (2004). Hydrology and impacts of disturbances on hydrologic function. </w:t>
      </w:r>
      <w:r w:rsidRPr="002245EF">
        <w:rPr>
          <w:rFonts w:ascii="Times New Roman" w:hAnsi="Times New Roman" w:cs="Times New Roman"/>
          <w:i/>
          <w:iCs/>
          <w:sz w:val="24"/>
        </w:rPr>
        <w:t>Riparian Areas of the Southwestern United States: Hydrology, Ecology, and Management; Baker, MB, Ffolliott, PF, DeBano, LF, Neary, DG, Eds</w:t>
      </w:r>
      <w:r w:rsidRPr="002245EF">
        <w:rPr>
          <w:rFonts w:ascii="Times New Roman" w:hAnsi="Times New Roman" w:cs="Times New Roman"/>
          <w:sz w:val="24"/>
        </w:rPr>
        <w:t>, 51.</w:t>
      </w:r>
    </w:p>
    <w:p w14:paraId="2189926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Horton, J. L., Kolb, T. E., &amp; Hart, S. C. (2001). PHYSIOLOGICAL RESPONSE TO GROUNDWATER DEPTH VARIES AMONG SPECIES AND WITH RIVER FLOW REGULATION.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11</w:t>
      </w:r>
      <w:r w:rsidRPr="002245EF">
        <w:rPr>
          <w:rFonts w:ascii="Times New Roman" w:hAnsi="Times New Roman" w:cs="Times New Roman"/>
          <w:sz w:val="24"/>
        </w:rPr>
        <w:t>(4), 1046–1059. https://doi.org/10.1890/1051-0761(2001)011[1046:PRTGDV]2.0.CO;2</w:t>
      </w:r>
    </w:p>
    <w:p w14:paraId="35C1CED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Johnson, T. D., Kolb, T. E., &amp; Medina, A. L. (2010). Do riparian plant community characteristics differ between Tamarix (L.) invaded and non-invaded sites on the upper Verde River, Arizona? </w:t>
      </w:r>
      <w:r w:rsidRPr="002245EF">
        <w:rPr>
          <w:rFonts w:ascii="Times New Roman" w:hAnsi="Times New Roman" w:cs="Times New Roman"/>
          <w:i/>
          <w:iCs/>
          <w:sz w:val="24"/>
        </w:rPr>
        <w:t>Biological Invasions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(8), 2487–2497. https://doi.org/10.1007/s10530-009-9658-2</w:t>
      </w:r>
    </w:p>
    <w:p w14:paraId="6729A12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Meko, D. M., Touchan, R., &amp; Anchukaitis, K. J. (2011). Seascorr: A MATLAB program for identifying the seasonal climate signal in an annual tree-ring time series. </w:t>
      </w:r>
      <w:r w:rsidRPr="002245EF">
        <w:rPr>
          <w:rFonts w:ascii="Times New Roman" w:hAnsi="Times New Roman" w:cs="Times New Roman"/>
          <w:i/>
          <w:iCs/>
          <w:sz w:val="24"/>
        </w:rPr>
        <w:t>Computers &amp; Geosciences</w:t>
      </w:r>
      <w:r w:rsidRPr="002245EF">
        <w:rPr>
          <w:rFonts w:ascii="Times New Roman" w:hAnsi="Times New Roman" w:cs="Times New Roman"/>
          <w:sz w:val="24"/>
        </w:rPr>
        <w:t xml:space="preserve">, </w:t>
      </w:r>
      <w:r w:rsidRPr="002245EF">
        <w:rPr>
          <w:rFonts w:ascii="Times New Roman" w:hAnsi="Times New Roman" w:cs="Times New Roman"/>
          <w:i/>
          <w:iCs/>
          <w:sz w:val="24"/>
        </w:rPr>
        <w:t>37</w:t>
      </w:r>
      <w:r w:rsidRPr="002245EF">
        <w:rPr>
          <w:rFonts w:ascii="Times New Roman" w:hAnsi="Times New Roman" w:cs="Times New Roman"/>
          <w:sz w:val="24"/>
        </w:rPr>
        <w:t>(9), 1234–1241. https://doi.org/10.1016/j.cageo.2011.01.013</w:t>
      </w:r>
    </w:p>
    <w:p w14:paraId="4318C0E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Merritt, D. M., &amp; Cooper, D. J. (2000). Riparian vegetation and channel change in response to river regulation: A comparative study of regulated and unregulated streams in the Green River Basin, USA. </w:t>
      </w:r>
      <w:r w:rsidRPr="002245EF">
        <w:rPr>
          <w:rFonts w:ascii="Times New Roman" w:hAnsi="Times New Roman" w:cs="Times New Roman"/>
          <w:i/>
          <w:iCs/>
          <w:sz w:val="24"/>
        </w:rPr>
        <w:t>Regulated Rivers: Research &amp; Management</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(6), 543–564. https://doi.org/10.1002/1099-1646(200011/12)16:6&lt;543::AID-RRR590&gt;3.0.CO;2-N</w:t>
      </w:r>
    </w:p>
    <w:p w14:paraId="27ACD5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Moran, M. E., Aparecido, L. M. T., Koepke, D. F., Cooper, H. F., Doughty, C. E., Gehring, C. A., Throop, H. L., Whitham, T. G., Allan, G. J., &amp; Hultine, K. R. (2023). Limits of thermal and hydrological tolerance in a foundation tree species ( </w:t>
      </w:r>
      <w:r w:rsidRPr="002245EF">
        <w:rPr>
          <w:rFonts w:ascii="Times New Roman" w:hAnsi="Times New Roman" w:cs="Times New Roman"/>
          <w:i/>
          <w:iCs/>
          <w:sz w:val="24"/>
        </w:rPr>
        <w:t>Populus fremontii</w:t>
      </w:r>
      <w:r w:rsidRPr="002245EF">
        <w:rPr>
          <w:rFonts w:ascii="Times New Roman" w:hAnsi="Times New Roman" w:cs="Times New Roman"/>
          <w:sz w:val="24"/>
        </w:rPr>
        <w:t xml:space="preserve"> ) in the desert southwestern United States. </w:t>
      </w:r>
      <w:r w:rsidRPr="002245EF">
        <w:rPr>
          <w:rFonts w:ascii="Times New Roman" w:hAnsi="Times New Roman" w:cs="Times New Roman"/>
          <w:i/>
          <w:iCs/>
          <w:sz w:val="24"/>
        </w:rPr>
        <w:t>New Phytologist</w:t>
      </w:r>
      <w:r w:rsidRPr="002245EF">
        <w:rPr>
          <w:rFonts w:ascii="Times New Roman" w:hAnsi="Times New Roman" w:cs="Times New Roman"/>
          <w:sz w:val="24"/>
        </w:rPr>
        <w:t xml:space="preserve">, </w:t>
      </w:r>
      <w:r w:rsidRPr="002245EF">
        <w:rPr>
          <w:rFonts w:ascii="Times New Roman" w:hAnsi="Times New Roman" w:cs="Times New Roman"/>
          <w:i/>
          <w:iCs/>
          <w:sz w:val="24"/>
        </w:rPr>
        <w:t>240</w:t>
      </w:r>
      <w:r w:rsidRPr="002245EF">
        <w:rPr>
          <w:rFonts w:ascii="Times New Roman" w:hAnsi="Times New Roman" w:cs="Times New Roman"/>
          <w:sz w:val="24"/>
        </w:rPr>
        <w:t>(6), 2298–2311. https://doi.org/10.1111/nph.19247</w:t>
      </w:r>
    </w:p>
    <w:p w14:paraId="2C8B489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 Willms, C., W. Pearce, D., &amp; B. Rood, S. (2006). Growth of riparian cottonwoods: A developmental pattern and the influence of geomorphic context. </w:t>
      </w:r>
      <w:r w:rsidRPr="002245EF">
        <w:rPr>
          <w:rFonts w:ascii="Times New Roman" w:hAnsi="Times New Roman" w:cs="Times New Roman"/>
          <w:i/>
          <w:iCs/>
          <w:sz w:val="24"/>
        </w:rPr>
        <w:t>Trees</w:t>
      </w:r>
      <w:r w:rsidRPr="002245EF">
        <w:rPr>
          <w:rFonts w:ascii="Times New Roman" w:hAnsi="Times New Roman" w:cs="Times New Roman"/>
          <w:sz w:val="24"/>
        </w:rPr>
        <w:t xml:space="preserve">, </w:t>
      </w:r>
      <w:r w:rsidRPr="002245EF">
        <w:rPr>
          <w:rFonts w:ascii="Times New Roman" w:hAnsi="Times New Roman" w:cs="Times New Roman"/>
          <w:i/>
          <w:iCs/>
          <w:sz w:val="24"/>
        </w:rPr>
        <w:t>20</w:t>
      </w:r>
      <w:r w:rsidRPr="002245EF">
        <w:rPr>
          <w:rFonts w:ascii="Times New Roman" w:hAnsi="Times New Roman" w:cs="Times New Roman"/>
          <w:sz w:val="24"/>
        </w:rPr>
        <w:t>(2), 210–218. https://doi.org/10.1007/s00468-005-0027-1</w:t>
      </w:r>
    </w:p>
    <w:p w14:paraId="766BB16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Rose, R., Ketchum, J. S., &amp; Hanson, D. E. (1999). Three-Year Survival and Growth of Douglas-Fir Seedlings Under Various Vegetation-Free Regimes. </w:t>
      </w:r>
      <w:r w:rsidRPr="002245EF">
        <w:rPr>
          <w:rFonts w:ascii="Times New Roman" w:hAnsi="Times New Roman" w:cs="Times New Roman"/>
          <w:i/>
          <w:iCs/>
          <w:sz w:val="24"/>
        </w:rPr>
        <w:t>Forest Science</w:t>
      </w:r>
      <w:r w:rsidRPr="002245EF">
        <w:rPr>
          <w:rFonts w:ascii="Times New Roman" w:hAnsi="Times New Roman" w:cs="Times New Roman"/>
          <w:sz w:val="24"/>
        </w:rPr>
        <w:t xml:space="preserve">, </w:t>
      </w:r>
      <w:r w:rsidRPr="002245EF">
        <w:rPr>
          <w:rFonts w:ascii="Times New Roman" w:hAnsi="Times New Roman" w:cs="Times New Roman"/>
          <w:i/>
          <w:iCs/>
          <w:sz w:val="24"/>
        </w:rPr>
        <w:t>45</w:t>
      </w:r>
      <w:r w:rsidRPr="002245EF">
        <w:rPr>
          <w:rFonts w:ascii="Times New Roman" w:hAnsi="Times New Roman" w:cs="Times New Roman"/>
          <w:sz w:val="24"/>
        </w:rPr>
        <w:t>(1), 117–126. https://doi.org/10.1093/forestscience/45.1.117</w:t>
      </w:r>
    </w:p>
    <w:p w14:paraId="1C8278C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Schook, D. M., Friedman, J. M., &amp; Rathburn, S. L. (2016). Flow reconstructions in the Upper Missouri River Basin using riparian tree rings: Upper Missouri River Basin flow reconstructions. </w:t>
      </w:r>
      <w:r w:rsidRPr="002245EF">
        <w:rPr>
          <w:rFonts w:ascii="Times New Roman" w:hAnsi="Times New Roman" w:cs="Times New Roman"/>
          <w:i/>
          <w:iCs/>
          <w:sz w:val="24"/>
        </w:rPr>
        <w:t>Water Resources Research</w:t>
      </w:r>
      <w:r w:rsidRPr="002245EF">
        <w:rPr>
          <w:rFonts w:ascii="Times New Roman" w:hAnsi="Times New Roman" w:cs="Times New Roman"/>
          <w:sz w:val="24"/>
        </w:rPr>
        <w:t xml:space="preserve">, </w:t>
      </w:r>
      <w:r w:rsidRPr="002245EF">
        <w:rPr>
          <w:rFonts w:ascii="Times New Roman" w:hAnsi="Times New Roman" w:cs="Times New Roman"/>
          <w:i/>
          <w:iCs/>
          <w:sz w:val="24"/>
        </w:rPr>
        <w:t>52</w:t>
      </w:r>
      <w:r w:rsidRPr="002245EF">
        <w:rPr>
          <w:rFonts w:ascii="Times New Roman" w:hAnsi="Times New Roman" w:cs="Times New Roman"/>
          <w:sz w:val="24"/>
        </w:rPr>
        <w:t>(10), 8159–8173. https://doi.org/10.1002/2016WR018845</w:t>
      </w:r>
    </w:p>
    <w:p w14:paraId="545FCCD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Schultz, R., Isenhart, T., Colletti, J., Simpkins, W., Udawatta, R., &amp; Schultz, P. (2009). Riparian and upland buffer practices. </w:t>
      </w:r>
      <w:r w:rsidRPr="002245EF">
        <w:rPr>
          <w:rFonts w:ascii="Times New Roman" w:hAnsi="Times New Roman" w:cs="Times New Roman"/>
          <w:i/>
          <w:iCs/>
          <w:sz w:val="24"/>
        </w:rPr>
        <w:t>North American Agroforestry: An Integrated Science and Practice</w:t>
      </w:r>
      <w:r w:rsidRPr="002245EF">
        <w:rPr>
          <w:rFonts w:ascii="Times New Roman" w:hAnsi="Times New Roman" w:cs="Times New Roman"/>
          <w:sz w:val="24"/>
        </w:rPr>
        <w:t>, 163–218.</w:t>
      </w:r>
    </w:p>
    <w:p w14:paraId="7A426BE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Shafroth, P. B., Stromberg, J. C., &amp; Patten, D. T. (2002). RIPARIAN VEGETATION RESPONSE TO ALTERED DISTURBANCE AND STRESS REGIMES.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(1), 107–123. https://doi.org/10.1890/1051-0761(2002)012[0107:RVRTAD]2.0.CO;2</w:t>
      </w:r>
    </w:p>
    <w:p w14:paraId="6132A3A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Sharon Masek Lopez &amp; Abraham E. Springer. (2002). </w:t>
      </w:r>
      <w:r w:rsidRPr="002245EF">
        <w:rPr>
          <w:rFonts w:ascii="Times New Roman" w:hAnsi="Times New Roman" w:cs="Times New Roman"/>
          <w:i/>
          <w:iCs/>
          <w:sz w:val="24"/>
        </w:rPr>
        <w:t>Assessment of Human Influence on Riparian Change in the Verde Valley, Arizona</w:t>
      </w:r>
      <w:r w:rsidRPr="002245EF">
        <w:rPr>
          <w:rFonts w:ascii="Times New Roman" w:hAnsi="Times New Roman" w:cs="Times New Roman"/>
          <w:sz w:val="24"/>
        </w:rPr>
        <w:t>.</w:t>
      </w:r>
    </w:p>
    <w:p w14:paraId="6EBC5D8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(1993). Fremont cottonwood-Goodding willow riparian forests: A review of their ecology, threats, and recovery potential. </w:t>
      </w:r>
      <w:r w:rsidRPr="002245EF">
        <w:rPr>
          <w:rFonts w:ascii="Times New Roman" w:hAnsi="Times New Roman" w:cs="Times New Roman"/>
          <w:i/>
          <w:iCs/>
          <w:sz w:val="24"/>
        </w:rPr>
        <w:t>Journal of the Arizona-Nevada Academy of Science</w:t>
      </w:r>
      <w:r w:rsidRPr="002245EF">
        <w:rPr>
          <w:rFonts w:ascii="Times New Roman" w:hAnsi="Times New Roman" w:cs="Times New Roman"/>
          <w:sz w:val="24"/>
        </w:rPr>
        <w:t>, 97–110.</w:t>
      </w:r>
    </w:p>
    <w:p w14:paraId="4B5D28E3"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(1997). Growth and survivorship of Fremont cottonwood, Goodding willow, and salt cedar seedlings after large floods in central Arizona. </w:t>
      </w:r>
      <w:r w:rsidRPr="002245EF">
        <w:rPr>
          <w:rFonts w:ascii="Times New Roman" w:hAnsi="Times New Roman" w:cs="Times New Roman"/>
          <w:i/>
          <w:iCs/>
          <w:sz w:val="24"/>
        </w:rPr>
        <w:t>The Great Basin Naturalist</w:t>
      </w:r>
      <w:r w:rsidRPr="002245EF">
        <w:rPr>
          <w:rFonts w:ascii="Times New Roman" w:hAnsi="Times New Roman" w:cs="Times New Roman"/>
          <w:sz w:val="24"/>
        </w:rPr>
        <w:t>, 198–208.</w:t>
      </w:r>
    </w:p>
    <w:p w14:paraId="4FF6575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Ritcher, B. D., Patten, D. T., &amp; Wolden, L. G. (1993). </w:t>
      </w:r>
      <w:r w:rsidRPr="002245EF">
        <w:rPr>
          <w:rFonts w:ascii="Times New Roman" w:hAnsi="Times New Roman" w:cs="Times New Roman"/>
          <w:i/>
          <w:iCs/>
          <w:sz w:val="24"/>
        </w:rPr>
        <w:t>Response of a Sonoran riparian forest to a 10-year return flood</w:t>
      </w:r>
      <w:r w:rsidRPr="002245EF">
        <w:rPr>
          <w:rFonts w:ascii="Times New Roman" w:hAnsi="Times New Roman" w:cs="Times New Roman"/>
          <w:sz w:val="24"/>
        </w:rPr>
        <w:t>.</w:t>
      </w:r>
    </w:p>
    <w:p w14:paraId="3880A9E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USDA. (2012). </w:t>
      </w:r>
      <w:r w:rsidRPr="002245EF">
        <w:rPr>
          <w:rFonts w:ascii="Times New Roman" w:hAnsi="Times New Roman" w:cs="Times New Roman"/>
          <w:i/>
          <w:iCs/>
          <w:sz w:val="24"/>
        </w:rPr>
        <w:t>Yavapai County Profile</w:t>
      </w:r>
      <w:r w:rsidRPr="002245EF">
        <w:rPr>
          <w:rFonts w:ascii="Times New Roman" w:hAnsi="Times New Roman" w:cs="Times New Roman"/>
          <w:sz w:val="24"/>
        </w:rPr>
        <w:t xml:space="preserve"> (Census of Agriculture). https://agcensus.library.cornell.edu/wp-content/uploads/2012-Arizona-cp04025.pdf</w:t>
      </w:r>
    </w:p>
    <w:p w14:paraId="3B01BBF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USFWS. (2012). </w:t>
      </w:r>
      <w:r w:rsidRPr="002245EF">
        <w:rPr>
          <w:rFonts w:ascii="Times New Roman" w:hAnsi="Times New Roman" w:cs="Times New Roman"/>
          <w:i/>
          <w:iCs/>
          <w:sz w:val="24"/>
        </w:rPr>
        <w:t>Designation of Critical Habitat for Southwestern Willow Flycatcher</w:t>
      </w:r>
      <w:r w:rsidRPr="002245EF">
        <w:rPr>
          <w:rFonts w:ascii="Times New Roman" w:hAnsi="Times New Roman" w:cs="Times New Roman"/>
          <w:sz w:val="24"/>
        </w:rPr>
        <w:t xml:space="preserve"> (Endangered and Threatened Wildlife and Plants).</w:t>
      </w:r>
    </w:p>
    <w:p w14:paraId="4C95829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Varani, H., Margolis, E. Q., Muldavin, E. H., &amp; Pockman, W. T. (2024). Patterns and drivers of cottonwood mortality in the middle Rio Grande, New Mexico, USA. </w:t>
      </w:r>
      <w:r w:rsidRPr="002245EF">
        <w:rPr>
          <w:rFonts w:ascii="Times New Roman" w:hAnsi="Times New Roman" w:cs="Times New Roman"/>
          <w:i/>
          <w:iCs/>
          <w:sz w:val="24"/>
        </w:rPr>
        <w:t>Ecohydrology</w:t>
      </w:r>
      <w:r w:rsidRPr="002245EF">
        <w:rPr>
          <w:rFonts w:ascii="Times New Roman" w:hAnsi="Times New Roman" w:cs="Times New Roman"/>
          <w:sz w:val="24"/>
        </w:rPr>
        <w:t xml:space="preserve">, </w:t>
      </w:r>
      <w:r w:rsidRPr="002245EF">
        <w:rPr>
          <w:rFonts w:ascii="Times New Roman" w:hAnsi="Times New Roman" w:cs="Times New Roman"/>
          <w:i/>
          <w:iCs/>
          <w:sz w:val="24"/>
        </w:rPr>
        <w:t>17</w:t>
      </w:r>
      <w:r w:rsidRPr="002245EF">
        <w:rPr>
          <w:rFonts w:ascii="Times New Roman" w:hAnsi="Times New Roman" w:cs="Times New Roman"/>
          <w:sz w:val="24"/>
        </w:rPr>
        <w:t>(8), e2692. https://doi.org/10.1002/eco.2692</w:t>
      </w:r>
    </w:p>
    <w:p w14:paraId="1EBEF49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Wirt, L., DeWitt, E., &amp; Langenheim, V. E. (2005). </w:t>
      </w:r>
      <w:r w:rsidRPr="002245EF">
        <w:rPr>
          <w:rFonts w:ascii="Times New Roman" w:hAnsi="Times New Roman" w:cs="Times New Roman"/>
          <w:i/>
          <w:iCs/>
          <w:sz w:val="24"/>
        </w:rPr>
        <w:t>Geologic framework of aquifer units and ground-water flowpaths, Verde River headwaters, north-central Arizona</w:t>
      </w:r>
      <w:r w:rsidRPr="002245EF">
        <w:rPr>
          <w:rFonts w:ascii="Times New Roman" w:hAnsi="Times New Roman" w:cs="Times New Roman"/>
          <w:sz w:val="24"/>
        </w:rPr>
        <w:t>. US Geological Survey.</w:t>
      </w:r>
    </w:p>
    <w:p w14:paraId="1EB9ADEE"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Zang, C., &amp; Biondi, F. (2015). treeclim: An R package for the numerical calibration of proxy‐climate relationships. </w:t>
      </w:r>
      <w:r w:rsidRPr="002245EF">
        <w:rPr>
          <w:rFonts w:ascii="Times New Roman" w:hAnsi="Times New Roman" w:cs="Times New Roman"/>
          <w:i/>
          <w:iCs/>
          <w:sz w:val="24"/>
        </w:rPr>
        <w:t>Ecography</w:t>
      </w:r>
      <w:r w:rsidRPr="002245EF">
        <w:rPr>
          <w:rFonts w:ascii="Times New Roman" w:hAnsi="Times New Roman" w:cs="Times New Roman"/>
          <w:sz w:val="24"/>
        </w:rPr>
        <w:t xml:space="preserve">, </w:t>
      </w:r>
      <w:r w:rsidRPr="002245EF">
        <w:rPr>
          <w:rFonts w:ascii="Times New Roman" w:hAnsi="Times New Roman" w:cs="Times New Roman"/>
          <w:i/>
          <w:iCs/>
          <w:sz w:val="24"/>
        </w:rPr>
        <w:t>38</w:t>
      </w:r>
      <w:r w:rsidRPr="002245EF">
        <w:rPr>
          <w:rFonts w:ascii="Times New Roman" w:hAnsi="Times New Roman" w:cs="Times New Roman"/>
          <w:sz w:val="24"/>
        </w:rPr>
        <w:t>(4), 431–436. https://doi.org/10.1111/ecog.01335</w:t>
      </w:r>
    </w:p>
    <w:p w14:paraId="545246F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Zhao, X., Du, D., Xiong, J., Springer, A., Masek Lopez, S. R., Winkler, B., &amp; Hubler, K. (2019). The impact of forest restoration on agriculture in the Verde River watershed, Arizona, USA. </w:t>
      </w:r>
      <w:r w:rsidRPr="002245EF">
        <w:rPr>
          <w:rFonts w:ascii="Times New Roman" w:hAnsi="Times New Roman" w:cs="Times New Roman"/>
          <w:i/>
          <w:iCs/>
          <w:sz w:val="24"/>
        </w:rPr>
        <w:t>Forest Policy and Economics</w:t>
      </w:r>
      <w:r w:rsidRPr="002245EF">
        <w:rPr>
          <w:rFonts w:ascii="Times New Roman" w:hAnsi="Times New Roman" w:cs="Times New Roman"/>
          <w:sz w:val="24"/>
        </w:rPr>
        <w:t xml:space="preserve">, </w:t>
      </w:r>
      <w:r w:rsidRPr="002245EF">
        <w:rPr>
          <w:rFonts w:ascii="Times New Roman" w:hAnsi="Times New Roman" w:cs="Times New Roman"/>
          <w:i/>
          <w:iCs/>
          <w:sz w:val="24"/>
        </w:rPr>
        <w:t>109</w:t>
      </w:r>
      <w:r w:rsidRPr="002245EF">
        <w:rPr>
          <w:rFonts w:ascii="Times New Roman" w:hAnsi="Times New Roman" w:cs="Times New Roman"/>
          <w:sz w:val="24"/>
        </w:rPr>
        <w:t>, 101999. https://doi.org/10.1016/j.forpol.2019.101999</w:t>
      </w:r>
    </w:p>
    <w:p w14:paraId="73798B2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ooper,David" w:date="2025-04-05T13:08:00Z" w:initials="DC">
    <w:p w14:paraId="78C76CC0" w14:textId="77777777" w:rsidR="007956F7" w:rsidRDefault="007956F7" w:rsidP="006135B5">
      <w:r>
        <w:rPr>
          <w:rStyle w:val="CommentReference"/>
        </w:rPr>
        <w:annotationRef/>
      </w:r>
      <w:r>
        <w:rPr>
          <w:color w:val="000000"/>
          <w:sz w:val="20"/>
          <w:szCs w:val="20"/>
        </w:rPr>
        <w:t>This needs a subject, drives what?  Reproduction, growth, ???</w:t>
      </w:r>
    </w:p>
  </w:comment>
  <w:comment w:id="6" w:author="Cooper,David" w:date="2025-04-05T13:09:00Z" w:initials="DC">
    <w:p w14:paraId="26B09AA2" w14:textId="77777777" w:rsidR="007956F7" w:rsidRDefault="007956F7" w:rsidP="00803919">
      <w:r>
        <w:rPr>
          <w:rStyle w:val="CommentReference"/>
        </w:rPr>
        <w:annotationRef/>
      </w:r>
      <w:r>
        <w:rPr>
          <w:color w:val="000000"/>
          <w:sz w:val="20"/>
          <w:szCs w:val="20"/>
        </w:rPr>
        <w:t>this is not clear.  You are trying to say the flood occurred in the winter, but seedling established during seed rain in the spring.</w:t>
      </w:r>
    </w:p>
  </w:comment>
  <w:comment w:id="7" w:author="Cooper,David" w:date="2025-04-05T13:10:00Z" w:initials="DC">
    <w:p w14:paraId="0B0E5F78" w14:textId="77777777" w:rsidR="007956F7" w:rsidRDefault="007956F7" w:rsidP="000A4706">
      <w:r>
        <w:rPr>
          <w:rStyle w:val="CommentReference"/>
        </w:rPr>
        <w:annotationRef/>
      </w:r>
      <w:r>
        <w:rPr>
          <w:sz w:val="20"/>
          <w:szCs w:val="20"/>
        </w:rPr>
        <w:t>you mean affected by? and how are they affected? They grow more, less, what is the point?</w:t>
      </w:r>
    </w:p>
  </w:comment>
  <w:comment w:id="8" w:author="Merritt, David - FS, CO" w:date="2025-04-07T07:25:00Z" w:initials="MDFC">
    <w:p w14:paraId="7F062486" w14:textId="77777777" w:rsidR="00367065" w:rsidRDefault="00367065" w:rsidP="00367065">
      <w:pPr>
        <w:pStyle w:val="CommentText"/>
      </w:pPr>
      <w:r>
        <w:rPr>
          <w:rStyle w:val="CommentReference"/>
        </w:rPr>
        <w:annotationRef/>
      </w:r>
      <w:r>
        <w:t>Maybe “a specific set of governing variables”</w:t>
      </w:r>
    </w:p>
  </w:comment>
  <w:comment w:id="9" w:author="Cooper,David" w:date="2025-04-05T13:11:00Z" w:initials="DC">
    <w:p w14:paraId="7032514A" w14:textId="1DC7C12D" w:rsidR="007956F7" w:rsidRDefault="007956F7" w:rsidP="004178B9">
      <w:r>
        <w:rPr>
          <w:rStyle w:val="CommentReference"/>
        </w:rPr>
        <w:annotationRef/>
      </w:r>
      <w:r>
        <w:rPr>
          <w:color w:val="000000"/>
          <w:sz w:val="20"/>
          <w:szCs w:val="20"/>
        </w:rPr>
        <w:t>Like what?</w:t>
      </w:r>
    </w:p>
  </w:comment>
  <w:comment w:id="10"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12" w:author="Quentin R McCalla" w:date="2025-04-08T11:34:00Z" w:initials="QM">
    <w:p w14:paraId="587636F1" w14:textId="77777777" w:rsidR="005901E8" w:rsidRDefault="005901E8" w:rsidP="005901E8">
      <w:pPr>
        <w:pStyle w:val="CommentText"/>
      </w:pPr>
      <w:r>
        <w:rPr>
          <w:rStyle w:val="CommentReference"/>
        </w:rPr>
        <w:annotationRef/>
      </w:r>
      <w:hyperlink r:id="rId1" w:history="1">
        <w:r w:rsidRPr="006B21E0">
          <w:rPr>
            <w:rStyle w:val="Hyperlink"/>
          </w:rPr>
          <w:t>https://link.springer.com/article/10.1007/BF03161668?utm_source=wiley&amp;getft_integrator=wiley</w:t>
        </w:r>
      </w:hyperlink>
    </w:p>
  </w:comment>
  <w:comment w:id="13" w:author="Merritt, David - FS, CO" w:date="2025-04-07T08:54:00Z" w:initials="MDFC">
    <w:p w14:paraId="0B34925C" w14:textId="3CCDC3F9" w:rsidR="00A214EA" w:rsidRDefault="00A214EA" w:rsidP="00A214EA">
      <w:pPr>
        <w:pStyle w:val="CommentText"/>
      </w:pPr>
      <w:r>
        <w:rPr>
          <w:rStyle w:val="CommentReference"/>
        </w:rPr>
        <w:annotationRef/>
      </w:r>
      <w:r>
        <w:t>Let’s start the introduction with this broad statement of the global and regional importance of this ecosystem type, then zero in on the specifics of the Verde River.</w:t>
      </w:r>
    </w:p>
  </w:comment>
  <w:comment w:id="14" w:author="Quentin R McCalla" w:date="2025-04-07T15:15:00Z" w:initials="QM">
    <w:p w14:paraId="572592C6" w14:textId="77777777" w:rsidR="00C502E4" w:rsidRDefault="00C502E4" w:rsidP="00C502E4">
      <w:pPr>
        <w:pStyle w:val="CommentText"/>
      </w:pPr>
      <w:r>
        <w:rPr>
          <w:rStyle w:val="CommentReference"/>
        </w:rPr>
        <w:annotationRef/>
      </w:r>
      <w:hyperlink r:id="rId2" w:history="1">
        <w:r w:rsidRPr="00D55E79">
          <w:rPr>
            <w:rStyle w:val="Hyperlink"/>
          </w:rPr>
          <w:t>https://www.ingentaconnect.com/content/miiz/actac/2007/00000009/00000001/art00013</w:t>
        </w:r>
      </w:hyperlink>
    </w:p>
  </w:comment>
  <w:comment w:id="15" w:author="Quentin R McCalla" w:date="2025-04-07T15:16:00Z" w:initials="QM">
    <w:p w14:paraId="50C7B699" w14:textId="77777777" w:rsidR="00C502E4" w:rsidRDefault="00C502E4" w:rsidP="00C502E4">
      <w:pPr>
        <w:pStyle w:val="CommentText"/>
      </w:pPr>
      <w:r>
        <w:rPr>
          <w:rStyle w:val="CommentReference"/>
        </w:rPr>
        <w:annotationRef/>
      </w:r>
      <w:hyperlink r:id="rId3" w:history="1">
        <w:r w:rsidRPr="00773AD8">
          <w:rPr>
            <w:rStyle w:val="Hyperlink"/>
          </w:rPr>
          <w:t>https://bioone.org/journals/the-southwestern-naturalist/volume-59/issue-2/F15-MLK-15.1/Avian-use-of-isolated-cottonwood-tamarisk-and-residential-patches-of/10.1894/F15-MLK-15.1.full</w:t>
        </w:r>
      </w:hyperlink>
    </w:p>
  </w:comment>
  <w:comment w:id="16" w:author="Quentin R McCalla" w:date="2025-04-07T15:39:00Z" w:initials="QM">
    <w:p w14:paraId="673D62DF" w14:textId="77777777" w:rsidR="005E2653" w:rsidRDefault="005E2653" w:rsidP="005E2653">
      <w:pPr>
        <w:pStyle w:val="CommentText"/>
      </w:pPr>
      <w:r>
        <w:rPr>
          <w:rStyle w:val="CommentReference"/>
        </w:rPr>
        <w:annotationRef/>
      </w:r>
      <w:hyperlink r:id="rId4" w:history="1">
        <w:r w:rsidRPr="00102F45">
          <w:rPr>
            <w:rStyle w:val="Hyperlink"/>
          </w:rPr>
          <w:t>https://www.webofscience.com/wos/woscc/full-record/WOS:A1992JV60500013</w:t>
        </w:r>
      </w:hyperlink>
    </w:p>
  </w:comment>
  <w:comment w:id="17" w:author="Quentin R McCalla" w:date="2025-04-07T15:24:00Z" w:initials="QM">
    <w:p w14:paraId="6F175F5B" w14:textId="2E8A1EC9" w:rsidR="00E871C0" w:rsidRDefault="00E871C0" w:rsidP="00E871C0">
      <w:pPr>
        <w:pStyle w:val="CommentText"/>
      </w:pPr>
      <w:r>
        <w:rPr>
          <w:rStyle w:val="CommentReference"/>
        </w:rPr>
        <w:annotationRef/>
      </w:r>
      <w:hyperlink r:id="rId5" w:history="1">
        <w:r w:rsidRPr="003A72AF">
          <w:rPr>
            <w:rStyle w:val="Hyperlink"/>
          </w:rPr>
          <w:t>https://www.webofscience.com/wos/woscc/full-record/WOS:A1993ME26400006</w:t>
        </w:r>
      </w:hyperlink>
    </w:p>
  </w:comment>
  <w:comment w:id="18" w:author="Quentin R McCalla" w:date="2025-04-07T15:28:00Z" w:initials="QM">
    <w:p w14:paraId="1E6D5FE1" w14:textId="77777777" w:rsidR="00E871C0" w:rsidRDefault="00E871C0" w:rsidP="00E871C0">
      <w:pPr>
        <w:pStyle w:val="CommentText"/>
      </w:pPr>
      <w:r>
        <w:rPr>
          <w:rStyle w:val="CommentReference"/>
        </w:rPr>
        <w:annotationRef/>
      </w:r>
      <w:hyperlink r:id="rId6" w:history="1">
        <w:r w:rsidRPr="00710344">
          <w:rPr>
            <w:rStyle w:val="Hyperlink"/>
          </w:rPr>
          <w:t>https://www.webofscience.com/wos/woscc/full-record/WOS:000176475600012</w:t>
        </w:r>
      </w:hyperlink>
    </w:p>
  </w:comment>
  <w:comment w:id="19" w:author="Quentin R McCalla" w:date="2025-04-07T15:27:00Z" w:initials="QM">
    <w:p w14:paraId="6F6CE436" w14:textId="0A30B4CC" w:rsidR="00E871C0" w:rsidRDefault="00E871C0" w:rsidP="00E871C0">
      <w:pPr>
        <w:pStyle w:val="CommentText"/>
      </w:pPr>
      <w:r>
        <w:rPr>
          <w:rStyle w:val="CommentReference"/>
        </w:rPr>
        <w:annotationRef/>
      </w:r>
      <w:hyperlink r:id="rId7" w:history="1">
        <w:r w:rsidRPr="003A5DAD">
          <w:rPr>
            <w:rStyle w:val="Hyperlink"/>
          </w:rPr>
          <w:t>https://www.webofscience.com/wos/woscc/full-record/WOS:000279089100003</w:t>
        </w:r>
      </w:hyperlink>
    </w:p>
  </w:comment>
  <w:comment w:id="20" w:author="Quentin R McCalla" w:date="2025-04-07T15:31:00Z" w:initials="QM">
    <w:p w14:paraId="3763F15A" w14:textId="77777777" w:rsidR="00E871C0" w:rsidRDefault="00E871C0" w:rsidP="00E871C0">
      <w:pPr>
        <w:pStyle w:val="CommentText"/>
      </w:pPr>
      <w:r>
        <w:rPr>
          <w:rStyle w:val="CommentReference"/>
        </w:rPr>
        <w:annotationRef/>
      </w:r>
      <w:hyperlink r:id="rId8" w:history="1">
        <w:r w:rsidRPr="0006481D">
          <w:rPr>
            <w:rStyle w:val="Hyperlink"/>
          </w:rPr>
          <w:t>https://www.webofscience.com/wos/woscc/full-record/WOS:000311762700006</w:t>
        </w:r>
      </w:hyperlink>
    </w:p>
  </w:comment>
  <w:comment w:id="21" w:author="Quentin R McCalla" w:date="2025-04-07T15:34:00Z" w:initials="QM">
    <w:p w14:paraId="403DA650" w14:textId="77777777" w:rsidR="005E2653" w:rsidRDefault="005E2653" w:rsidP="005E2653">
      <w:pPr>
        <w:pStyle w:val="CommentText"/>
      </w:pPr>
      <w:r>
        <w:rPr>
          <w:rStyle w:val="CommentReference"/>
        </w:rPr>
        <w:annotationRef/>
      </w:r>
      <w:hyperlink r:id="rId9" w:history="1">
        <w:r w:rsidRPr="00EE5FE8">
          <w:rPr>
            <w:rStyle w:val="Hyperlink"/>
          </w:rPr>
          <w:t>https://www.webofscience.com/wos/woscc/full-record/WOS:000175693800018</w:t>
        </w:r>
      </w:hyperlink>
    </w:p>
  </w:comment>
  <w:comment w:id="24" w:author="Cooper,David" w:date="2025-04-05T13:22:00Z" w:initials="C">
    <w:p w14:paraId="6ABD28F1" w14:textId="1405756B" w:rsidR="00A214EA" w:rsidRDefault="00A214EA" w:rsidP="00A214EA">
      <w:r>
        <w:rPr>
          <w:rStyle w:val="CommentReference"/>
        </w:rPr>
        <w:annotationRef/>
      </w:r>
      <w:r>
        <w:rPr>
          <w:color w:val="000000"/>
          <w:sz w:val="20"/>
          <w:szCs w:val="20"/>
        </w:rPr>
        <w:t>since you are not really talking about ages, you are talking about sizes, maybe change this.</w:t>
      </w:r>
    </w:p>
  </w:comment>
  <w:comment w:id="25"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26" w:author="Quentin R McCalla" w:date="2025-04-07T15:43:00Z" w:initials="QM">
    <w:p w14:paraId="07F9CF4E" w14:textId="77777777" w:rsidR="008625F9" w:rsidRDefault="008625F9" w:rsidP="008625F9">
      <w:pPr>
        <w:pStyle w:val="CommentText"/>
      </w:pPr>
      <w:r>
        <w:rPr>
          <w:rStyle w:val="CommentReference"/>
        </w:rPr>
        <w:annotationRef/>
      </w:r>
      <w:hyperlink r:id="rId10" w:history="1">
        <w:r w:rsidRPr="00CA65D6">
          <w:rPr>
            <w:rStyle w:val="Hyperlink"/>
          </w:rPr>
          <w:t>https://www.webofscience.com/wos/woscc/full-record/WOS:000186452200004</w:t>
        </w:r>
      </w:hyperlink>
    </w:p>
  </w:comment>
  <w:comment w:id="27" w:author="Quentin R McCalla" w:date="2025-04-07T15:42:00Z" w:initials="QM">
    <w:p w14:paraId="37511F23" w14:textId="4E006474" w:rsidR="005E2653" w:rsidRDefault="005E2653" w:rsidP="005E2653">
      <w:pPr>
        <w:pStyle w:val="CommentText"/>
      </w:pPr>
      <w:r>
        <w:rPr>
          <w:rStyle w:val="CommentReference"/>
        </w:rPr>
        <w:annotationRef/>
      </w:r>
      <w:hyperlink r:id="rId11" w:history="1">
        <w:r w:rsidRPr="001545BB">
          <w:rPr>
            <w:rStyle w:val="Hyperlink"/>
          </w:rPr>
          <w:t>https://www.webofscience.com/wos/woscc/full-record/WOS:000076717400007</w:t>
        </w:r>
      </w:hyperlink>
    </w:p>
  </w:comment>
  <w:comment w:id="28" w:author="Quentin R McCalla" w:date="2025-04-07T15:41:00Z" w:initials="QM">
    <w:p w14:paraId="0B8836FC" w14:textId="29976B5F" w:rsidR="005E2653" w:rsidRDefault="005E2653" w:rsidP="005E2653">
      <w:pPr>
        <w:pStyle w:val="CommentText"/>
      </w:pPr>
      <w:r>
        <w:rPr>
          <w:rStyle w:val="CommentReference"/>
        </w:rPr>
        <w:annotationRef/>
      </w:r>
      <w:hyperlink r:id="rId12" w:history="1">
        <w:r w:rsidRPr="00D82206">
          <w:rPr>
            <w:rStyle w:val="Hyperlink"/>
          </w:rPr>
          <w:t>https://www.webofscience.com/wos/woscc/full-record/WOS:000078858200006</w:t>
        </w:r>
      </w:hyperlink>
    </w:p>
  </w:comment>
  <w:comment w:id="29" w:author="Quentin R McCalla" w:date="2025-04-07T15:48:00Z" w:initials="QM">
    <w:p w14:paraId="0F5A7702" w14:textId="77777777" w:rsidR="008625F9" w:rsidRDefault="008625F9" w:rsidP="008625F9">
      <w:pPr>
        <w:pStyle w:val="CommentText"/>
      </w:pPr>
      <w:r>
        <w:rPr>
          <w:rStyle w:val="CommentReference"/>
        </w:rPr>
        <w:annotationRef/>
      </w:r>
      <w:hyperlink r:id="rId13" w:history="1">
        <w:r w:rsidRPr="008E5C04">
          <w:rPr>
            <w:rStyle w:val="Hyperlink"/>
          </w:rPr>
          <w:t>https://www.webofscience.com/wos/woscc/full-record/WOS:000305719800004</w:t>
        </w:r>
      </w:hyperlink>
    </w:p>
  </w:comment>
  <w:comment w:id="30" w:author="Quentin R McCalla" w:date="2025-04-07T15:49:00Z" w:initials="QM">
    <w:p w14:paraId="04BA4DB5" w14:textId="77777777" w:rsidR="008625F9" w:rsidRDefault="008625F9" w:rsidP="008625F9">
      <w:pPr>
        <w:pStyle w:val="CommentText"/>
      </w:pPr>
      <w:r>
        <w:rPr>
          <w:rStyle w:val="CommentReference"/>
        </w:rPr>
        <w:annotationRef/>
      </w:r>
      <w:hyperlink r:id="rId14" w:history="1">
        <w:r w:rsidRPr="00F1527E">
          <w:rPr>
            <w:rStyle w:val="Hyperlink"/>
          </w:rPr>
          <w:t>https://www.webofscience.com/wos/woscc/full-record/WOS:A1983RC76000026</w:t>
        </w:r>
      </w:hyperlink>
    </w:p>
  </w:comment>
  <w:comment w:id="31" w:author="Quentin R McCalla" w:date="2025-04-07T15:50:00Z" w:initials="QM">
    <w:p w14:paraId="6833297F" w14:textId="77777777" w:rsidR="008625F9" w:rsidRDefault="008625F9" w:rsidP="008625F9">
      <w:pPr>
        <w:pStyle w:val="CommentText"/>
      </w:pPr>
      <w:r>
        <w:rPr>
          <w:rStyle w:val="CommentReference"/>
        </w:rPr>
        <w:annotationRef/>
      </w:r>
      <w:hyperlink r:id="rId15" w:history="1">
        <w:r w:rsidRPr="006256F8">
          <w:rPr>
            <w:rStyle w:val="Hyperlink"/>
          </w:rPr>
          <w:t>https://www.webofscience.com/wos/woscc/full-record/WOS:000085329100007</w:t>
        </w:r>
      </w:hyperlink>
    </w:p>
  </w:comment>
  <w:comment w:id="32" w:author="Quentin R McCalla" w:date="2025-04-07T15:52:00Z" w:initials="QM">
    <w:p w14:paraId="4291ED7B" w14:textId="77777777" w:rsidR="008625F9" w:rsidRDefault="008625F9" w:rsidP="008625F9">
      <w:pPr>
        <w:pStyle w:val="CommentText"/>
      </w:pPr>
      <w:r>
        <w:rPr>
          <w:rStyle w:val="CommentReference"/>
        </w:rPr>
        <w:annotationRef/>
      </w:r>
      <w:hyperlink r:id="rId16" w:history="1">
        <w:r w:rsidRPr="00244945">
          <w:rPr>
            <w:rStyle w:val="Hyperlink"/>
          </w:rPr>
          <w:t>https://www.webofscience.com/wos/woscc/full-record/WOS:000356940500016</w:t>
        </w:r>
      </w:hyperlink>
    </w:p>
  </w:comment>
  <w:comment w:id="34" w:author="Cooper,David" w:date="2025-04-05T13:24:00Z" w:initials="C">
    <w:p w14:paraId="75D89A83" w14:textId="77777777" w:rsidR="00A214EA" w:rsidRDefault="00A214EA" w:rsidP="00A214EA">
      <w:r>
        <w:rPr>
          <w:rStyle w:val="CommentReference"/>
        </w:rPr>
        <w:annotationRef/>
      </w:r>
      <w:r>
        <w:rPr>
          <w:color w:val="000000"/>
          <w:sz w:val="20"/>
          <w:szCs w:val="20"/>
        </w:rPr>
        <w:t>why not provide the actual value?</w:t>
      </w:r>
    </w:p>
  </w:comment>
  <w:comment w:id="36" w:author="Cooper,David" w:date="2025-04-05T13:19:00Z" w:initials="C">
    <w:p w14:paraId="27FBF187" w14:textId="77777777" w:rsidR="00A52FD5" w:rsidRDefault="00A52FD5" w:rsidP="00BF5807">
      <w:r>
        <w:rPr>
          <w:rStyle w:val="CommentReference"/>
        </w:rPr>
        <w:annotationRef/>
      </w:r>
      <w:r>
        <w:rPr>
          <w:color w:val="000000"/>
          <w:sz w:val="20"/>
          <w:szCs w:val="20"/>
        </w:rPr>
        <w:t>This is a really all “study Area” information, not a typical introduction that describes the big questions and issues about cottonwood establishment and growth.  So before submittal to a journal it will need an introduction.</w:t>
      </w:r>
    </w:p>
  </w:comment>
  <w:comment w:id="37" w:author="Merritt, David - FS, CO" w:date="2025-04-07T08:52:00Z" w:initials="MDFC">
    <w:p w14:paraId="40B74509" w14:textId="77777777" w:rsidR="00DF4E13" w:rsidRDefault="00DF4E13" w:rsidP="00DF4E13">
      <w:pPr>
        <w:pStyle w:val="CommentText"/>
      </w:pPr>
      <w:r>
        <w:rPr>
          <w:rStyle w:val="CommentReference"/>
        </w:rPr>
        <w:annotationRef/>
      </w:r>
      <w:r>
        <w:t>Agree with DJC. We should start here with facts that put this ecosystem type in context. Riparian areas are rare on the landscape. Cottonwood forests are exceedingly rare. This is one of the more contiguous in the American SW...</w:t>
      </w:r>
    </w:p>
  </w:comment>
  <w:comment w:id="47" w:author="Cooper,David" w:date="2025-04-05T13:30:00Z" w:initials="C">
    <w:p w14:paraId="0798313D" w14:textId="77777777" w:rsidR="00516EBF" w:rsidRDefault="00516EBF" w:rsidP="00041F74">
      <w:r>
        <w:rPr>
          <w:rStyle w:val="CommentReference"/>
        </w:rPr>
        <w:annotationRef/>
      </w:r>
      <w:r>
        <w:rPr>
          <w:color w:val="000000"/>
          <w:sz w:val="20"/>
          <w:szCs w:val="20"/>
        </w:rPr>
        <w:t xml:space="preserve">This is not really the case.  You can only study where they had survived at the end of the first summer.  You don’t know where they established but didn’t survive.  </w:t>
      </w:r>
    </w:p>
  </w:comment>
  <w:comment w:id="48" w:author="Cooper,David" w:date="2025-04-05T13:31:00Z" w:initials="C">
    <w:p w14:paraId="098EBC43" w14:textId="77777777" w:rsidR="00516EBF" w:rsidRDefault="00516EBF" w:rsidP="00F1020B">
      <w:r>
        <w:rPr>
          <w:rStyle w:val="CommentReference"/>
        </w:rPr>
        <w:annotationRef/>
      </w:r>
      <w:r>
        <w:rPr>
          <w:color w:val="000000"/>
          <w:sz w:val="20"/>
          <w:szCs w:val="20"/>
        </w:rPr>
        <w:t>did you measure light or PAR?</w:t>
      </w:r>
    </w:p>
  </w:comment>
  <w:comment w:id="49" w:author="Cooper,David" w:date="2025-04-05T13:32:00Z" w:initials="C">
    <w:p w14:paraId="7C5BEDCC" w14:textId="77777777" w:rsidR="00516EBF" w:rsidRDefault="00516EBF" w:rsidP="000D13CE">
      <w:r>
        <w:rPr>
          <w:rStyle w:val="CommentReference"/>
        </w:rPr>
        <w:annotationRef/>
      </w:r>
      <w:r>
        <w:rPr>
          <w:color w:val="000000"/>
          <w:sz w:val="20"/>
          <w:szCs w:val="20"/>
        </w:rPr>
        <w:t xml:space="preserve">HOW?  </w:t>
      </w:r>
    </w:p>
  </w:comment>
  <w:comment w:id="50"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53" w:author="Cooper,David" w:date="2025-04-05T13:37:00Z" w:initials="C">
    <w:p w14:paraId="7359996C" w14:textId="77777777" w:rsidR="00516EBF" w:rsidRDefault="00516EBF" w:rsidP="00A23044">
      <w:r>
        <w:rPr>
          <w:rStyle w:val="CommentReference"/>
        </w:rPr>
        <w:annotationRef/>
      </w:r>
      <w:r>
        <w:rPr>
          <w:color w:val="000000"/>
          <w:sz w:val="20"/>
          <w:szCs w:val="20"/>
        </w:rPr>
        <w:t>?</w:t>
      </w:r>
    </w:p>
  </w:comment>
  <w:comment w:id="56" w:author="Peter Z Fule" w:date="2025-03-08T11:17:00Z" w:initials="PF">
    <w:p w14:paraId="37634424" w14:textId="0D257F5F" w:rsidR="0038100D" w:rsidRDefault="0038100D" w:rsidP="0038100D">
      <w:pPr>
        <w:pStyle w:val="CommentText"/>
      </w:pPr>
      <w:r>
        <w:rPr>
          <w:rStyle w:val="CommentReference"/>
        </w:rPr>
        <w:annotationRef/>
      </w:r>
      <w:r>
        <w:rPr>
          <w:lang w:val="es-ES"/>
        </w:rPr>
        <w:t>Crossdating involves matching ring-width patterns among samples or with pre-existing tree-ring chronologies. That has not been described in the Methods. Coo Recorder is a tool for measurement. Cofecha is a tool for quality control of crossdating. You need to describe how you did the crossdating.</w:t>
      </w:r>
    </w:p>
  </w:comment>
  <w:comment w:id="57" w:author="Cooper,David" w:date="2025-04-05T13:45:00Z" w:initials="C">
    <w:p w14:paraId="4BE66DFF" w14:textId="77777777" w:rsidR="008279F5" w:rsidRDefault="008279F5" w:rsidP="008A1684">
      <w:r>
        <w:rPr>
          <w:rStyle w:val="CommentReference"/>
        </w:rPr>
        <w:annotationRef/>
      </w:r>
      <w:r>
        <w:rPr>
          <w:color w:val="000000"/>
          <w:sz w:val="20"/>
          <w:szCs w:val="20"/>
        </w:rPr>
        <w:t>redundant</w:t>
      </w:r>
    </w:p>
  </w:comment>
  <w:comment w:id="63" w:author="Merritt, David - FS, CO" w:date="2025-04-07T12:37:00Z" w:initials="MDFC">
    <w:p w14:paraId="6641B1D9" w14:textId="77777777" w:rsidR="002B6513" w:rsidRDefault="002B6513" w:rsidP="002B6513">
      <w:pPr>
        <w:pStyle w:val="CommentText"/>
      </w:pPr>
      <w:r>
        <w:rPr>
          <w:rStyle w:val="CommentReference"/>
        </w:rPr>
        <w:annotationRef/>
      </w:r>
      <w:r>
        <w:t>Always include the 0 before the decimal. 0.00…</w:t>
      </w:r>
    </w:p>
  </w:comment>
  <w:comment w:id="67"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69" w:author="Cooper,David" w:date="2025-04-05T13:58:00Z" w:initials="C">
    <w:p w14:paraId="30886226" w14:textId="77777777" w:rsidR="00BE7FD1" w:rsidRDefault="00BE7FD1" w:rsidP="00395004">
      <w:r>
        <w:rPr>
          <w:rStyle w:val="CommentReference"/>
        </w:rPr>
        <w:annotationRef/>
      </w:r>
      <w:r>
        <w:rPr>
          <w:color w:val="000000"/>
          <w:sz w:val="20"/>
          <w:szCs w:val="20"/>
        </w:rPr>
        <w:t>I would linlucde this graph, with a linked graph with the same X axis that shows total annual flow, or annual peak flow so that we can see the relationship of flow to recruitment of these trees.</w:t>
      </w:r>
    </w:p>
  </w:comment>
  <w:comment w:id="70" w:author="Merritt, David - FS, CO" w:date="2025-04-07T12:38:00Z" w:initials="MDFC">
    <w:p w14:paraId="7B598833" w14:textId="77777777" w:rsidR="002B6513" w:rsidRDefault="002B6513" w:rsidP="002B6513">
      <w:pPr>
        <w:pStyle w:val="CommentText"/>
      </w:pPr>
      <w:r>
        <w:rPr>
          <w:rStyle w:val="CommentReference"/>
        </w:rPr>
        <w:annotationRef/>
      </w:r>
      <w:r>
        <w:t>Agree entirely.</w:t>
      </w:r>
    </w:p>
  </w:comment>
  <w:comment w:id="72"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79" w:author="Cooper,David" w:date="2025-04-05T14:06:00Z" w:initials="C">
    <w:p w14:paraId="06989AE6" w14:textId="77777777" w:rsidR="00197849" w:rsidRDefault="00197849" w:rsidP="0032206D">
      <w:r>
        <w:rPr>
          <w:rStyle w:val="CommentReference"/>
        </w:rPr>
        <w:annotationRef/>
      </w:r>
      <w:r>
        <w:rPr>
          <w:color w:val="000000"/>
          <w:sz w:val="20"/>
          <w:szCs w:val="20"/>
        </w:rPr>
        <w:t>In a discussion section, its useful for most paragraphs to have citations indicating you are integrating your data with existing information and not just repeating the results.</w:t>
      </w:r>
    </w:p>
  </w:comment>
  <w:comment w:id="81" w:author="Merritt, David - FS, CO" w:date="2025-04-07T12:45:00Z" w:initials="MDFC">
    <w:p w14:paraId="421DCCE5" w14:textId="7777777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83" w:author="Cooper,David" w:date="2025-04-05T14:19:00Z" w:initials="C">
    <w:p w14:paraId="44D7F498" w14:textId="21854D20" w:rsidR="004C1A79" w:rsidRDefault="004C1A79" w:rsidP="0075327E">
      <w:r>
        <w:rPr>
          <w:rStyle w:val="CommentReference"/>
        </w:rPr>
        <w:annotationRef/>
      </w:r>
      <w:r>
        <w:rPr>
          <w:color w:val="000000"/>
          <w:sz w:val="20"/>
          <w:szCs w:val="20"/>
        </w:rPr>
        <w:t>how do you know these were 2024 seedlings?</w:t>
      </w:r>
    </w:p>
  </w:comment>
  <w:comment w:id="84" w:author="Cooper,David" w:date="2025-04-05T14:20:00Z" w:initials="C">
    <w:p w14:paraId="577EEF4A" w14:textId="77777777" w:rsidR="004C1A79" w:rsidRDefault="004C1A79" w:rsidP="00C7185C">
      <w:r>
        <w:rPr>
          <w:rStyle w:val="CommentReference"/>
        </w:rPr>
        <w:annotationRef/>
      </w:r>
      <w:r>
        <w:rPr>
          <w:color w:val="000000"/>
          <w:sz w:val="20"/>
          <w:szCs w:val="20"/>
        </w:rPr>
        <w:t xml:space="preserve">why not tell us more here.  Are you saying seedlings didn’t survive because of low PAR levels?  </w:t>
      </w:r>
    </w:p>
  </w:comment>
  <w:comment w:id="85" w:author="Cooper,David" w:date="2025-04-05T14:21:00Z" w:initials="C">
    <w:p w14:paraId="7E5256A3" w14:textId="77777777" w:rsidR="004C1A79" w:rsidRDefault="004C1A79" w:rsidP="000A1BC5">
      <w:r>
        <w:rPr>
          <w:rStyle w:val="CommentReference"/>
        </w:rPr>
        <w:annotationRef/>
      </w:r>
      <w:r>
        <w:rPr>
          <w:color w:val="000000"/>
          <w:sz w:val="20"/>
          <w:szCs w:val="20"/>
        </w:rPr>
        <w:t>need citations.</w:t>
      </w:r>
    </w:p>
  </w:comment>
  <w:comment w:id="87" w:author="Cooper,David" w:date="2025-04-05T14:25:00Z" w:initials="C">
    <w:p w14:paraId="5DC8634D" w14:textId="77777777" w:rsidR="004C1A79" w:rsidRDefault="004C1A79" w:rsidP="00DE743F">
      <w:r>
        <w:rPr>
          <w:rStyle w:val="CommentReference"/>
        </w:rPr>
        <w:annotationRef/>
      </w:r>
      <w:r>
        <w:rPr>
          <w:color w:val="000000"/>
          <w:sz w:val="20"/>
          <w:szCs w:val="20"/>
        </w:rPr>
        <w:t>because you don’t know what is beneath the surface, these data may be misleading.  For example if you have fines on the surface but all coarse sand beneath, the seedlings could all desiccate.  However, fines over fines could mean survival.</w:t>
      </w:r>
    </w:p>
  </w:comment>
  <w:comment w:id="91" w:author="Cooper,David" w:date="2025-04-05T14:26:00Z" w:initials="C">
    <w:p w14:paraId="7302531E" w14:textId="77777777" w:rsidR="00E24A13" w:rsidRDefault="00E24A13" w:rsidP="00B4628A">
      <w:r>
        <w:rPr>
          <w:rStyle w:val="CommentReference"/>
        </w:rPr>
        <w:annotationRef/>
      </w:r>
      <w:r>
        <w:rPr>
          <w:color w:val="000000"/>
          <w:sz w:val="20"/>
          <w:szCs w:val="20"/>
        </w:rPr>
        <w:t>this is a very folksy way to report these data.  Maybe stiffen it up a bit.</w:t>
      </w:r>
    </w:p>
  </w:comment>
  <w:comment w:id="93" w:author="Cooper,David" w:date="2025-04-05T14:27:00Z" w:initials="C">
    <w:p w14:paraId="47A4440E" w14:textId="77777777" w:rsidR="00E24A13" w:rsidRDefault="00E24A13" w:rsidP="00FA28B7">
      <w:r>
        <w:rPr>
          <w:rStyle w:val="CommentReference"/>
        </w:rPr>
        <w:annotationRef/>
      </w:r>
      <w:r>
        <w:rPr>
          <w:color w:val="000000"/>
          <w:sz w:val="20"/>
          <w:szCs w:val="20"/>
        </w:rPr>
        <w:t>?</w:t>
      </w:r>
    </w:p>
  </w:comment>
  <w:comment w:id="97" w:author="Cooper,David" w:date="2025-04-05T14:30:00Z" w:initials="C">
    <w:p w14:paraId="251026E6" w14:textId="77777777" w:rsidR="00E24A13" w:rsidRDefault="00E24A13" w:rsidP="00982143">
      <w:r>
        <w:rPr>
          <w:rStyle w:val="CommentReference"/>
        </w:rPr>
        <w:annotationRef/>
      </w:r>
      <w:r>
        <w:rPr>
          <w:color w:val="000000"/>
          <w:sz w:val="20"/>
          <w:szCs w:val="20"/>
        </w:rPr>
        <w:t>IN the upper Colorado River drainage this species lives &gt;200 years.</w:t>
      </w:r>
    </w:p>
  </w:comment>
  <w:comment w:id="99" w:author="Cooper,David" w:date="2025-04-05T14:30:00Z" w:initials="C">
    <w:p w14:paraId="58B55392" w14:textId="77777777" w:rsidR="00E24A13" w:rsidRDefault="00E24A13" w:rsidP="003F6EB3">
      <w:r>
        <w:rPr>
          <w:rStyle w:val="CommentReference"/>
        </w:rPr>
        <w:annotationRef/>
      </w:r>
      <w:r>
        <w:rPr>
          <w:color w:val="000000"/>
          <w:sz w:val="20"/>
          <w:szCs w:val="20"/>
        </w:rPr>
        <w:t>citation?</w:t>
      </w:r>
    </w:p>
  </w:comment>
  <w:comment w:id="100" w:author="Merritt, David - FS, CO" w:date="2025-04-07T12:53:00Z" w:initials="MDFC">
    <w:p w14:paraId="7895A264" w14:textId="77777777" w:rsidR="00512C0B" w:rsidRDefault="00512C0B" w:rsidP="00512C0B">
      <w:pPr>
        <w:pStyle w:val="CommentText"/>
      </w:pPr>
      <w:r>
        <w:rPr>
          <w:rStyle w:val="CommentReference"/>
        </w:rPr>
        <w:annotationRef/>
      </w:r>
      <w:r>
        <w:t>Need to cite every time.</w:t>
      </w:r>
    </w:p>
  </w:comment>
  <w:comment w:id="102" w:author="Cooper,David" w:date="2025-04-05T14:39:00Z" w:initials="C">
    <w:p w14:paraId="448D2532" w14:textId="77777777" w:rsidR="00B078D0" w:rsidRDefault="00B078D0" w:rsidP="004B070B">
      <w:r>
        <w:rPr>
          <w:rStyle w:val="CommentReference"/>
        </w:rPr>
        <w:annotationRef/>
      </w:r>
      <w:r>
        <w:rPr>
          <w:color w:val="000000"/>
          <w:sz w:val="20"/>
          <w:szCs w:val="20"/>
        </w:rPr>
        <w:t>this is speculation?</w:t>
      </w:r>
    </w:p>
  </w:comment>
  <w:comment w:id="103" w:author="Cooper,David" w:date="2025-04-05T14:41:00Z" w:initials="C">
    <w:p w14:paraId="0422CE64" w14:textId="77777777" w:rsidR="00B078D0" w:rsidRDefault="00B078D0" w:rsidP="00B40FBD">
      <w:r>
        <w:rPr>
          <w:rStyle w:val="CommentReference"/>
        </w:rPr>
        <w:annotationRef/>
      </w:r>
      <w:r>
        <w:rPr>
          <w:color w:val="000000"/>
          <w:sz w:val="20"/>
          <w:szCs w:val="20"/>
        </w:rPr>
        <w:t>Is this really what you are trying to say?</w:t>
      </w:r>
    </w:p>
  </w:comment>
  <w:comment w:id="104" w:author="Cooper,David" w:date="2025-04-05T14:44:00Z" w:initials="C">
    <w:p w14:paraId="2C4078AC" w14:textId="77777777" w:rsidR="00B078D0" w:rsidRDefault="00B078D0" w:rsidP="009B0924">
      <w:r>
        <w:rPr>
          <w:rStyle w:val="CommentReference"/>
        </w:rPr>
        <w:annotationRef/>
      </w:r>
      <w:r>
        <w:rPr>
          <w:color w:val="000000"/>
          <w:sz w:val="20"/>
          <w:szCs w:val="20"/>
        </w:rPr>
        <w:t>I suggest staying clear of speculative statements.</w:t>
      </w:r>
    </w:p>
  </w:comment>
  <w:comment w:id="109" w:author="D.Merritt" w:date="2025-03-16T11:45:00Z" w:initials="DM">
    <w:p w14:paraId="70718CF4" w14:textId="618EEC86"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C76CC0" w15:done="0"/>
  <w15:commentEx w15:paraId="26B09AA2" w15:done="0"/>
  <w15:commentEx w15:paraId="0B0E5F78" w15:done="0"/>
  <w15:commentEx w15:paraId="7F062486" w15:done="0"/>
  <w15:commentEx w15:paraId="7032514A" w15:done="0"/>
  <w15:commentEx w15:paraId="100B34EB" w15:done="0"/>
  <w15:commentEx w15:paraId="587636F1" w15:done="0"/>
  <w15:commentEx w15:paraId="0B34925C" w15:done="0"/>
  <w15:commentEx w15:paraId="572592C6" w15:done="0"/>
  <w15:commentEx w15:paraId="50C7B699" w15:done="0"/>
  <w15:commentEx w15:paraId="673D62DF" w15:done="0"/>
  <w15:commentEx w15:paraId="6F175F5B" w15:done="0"/>
  <w15:commentEx w15:paraId="1E6D5FE1" w15:paraIdParent="6F175F5B" w15:done="0"/>
  <w15:commentEx w15:paraId="6F6CE436" w15:done="0"/>
  <w15:commentEx w15:paraId="3763F15A" w15:done="0"/>
  <w15:commentEx w15:paraId="403DA650" w15:done="0"/>
  <w15:commentEx w15:paraId="6ABD28F1" w15:done="0"/>
  <w15:commentEx w15:paraId="6C457FDF" w15:done="0"/>
  <w15:commentEx w15:paraId="07F9CF4E" w15:done="0"/>
  <w15:commentEx w15:paraId="37511F23" w15:done="0"/>
  <w15:commentEx w15:paraId="0B8836FC" w15:done="0"/>
  <w15:commentEx w15:paraId="0F5A7702" w15:done="0"/>
  <w15:commentEx w15:paraId="04BA4DB5" w15:paraIdParent="0F5A7702" w15:done="0"/>
  <w15:commentEx w15:paraId="6833297F" w15:done="0"/>
  <w15:commentEx w15:paraId="4291ED7B" w15:done="0"/>
  <w15:commentEx w15:paraId="75D89A83" w15:done="0"/>
  <w15:commentEx w15:paraId="27FBF187" w15:done="0"/>
  <w15:commentEx w15:paraId="40B74509" w15:done="0"/>
  <w15:commentEx w15:paraId="0798313D" w15:done="0"/>
  <w15:commentEx w15:paraId="098EBC43" w15:done="0"/>
  <w15:commentEx w15:paraId="7C5BEDCC" w15:done="0"/>
  <w15:commentEx w15:paraId="277646E5" w15:done="0"/>
  <w15:commentEx w15:paraId="7359996C" w15:done="0"/>
  <w15:commentEx w15:paraId="37634424" w15:done="0"/>
  <w15:commentEx w15:paraId="4BE66DFF" w15:done="0"/>
  <w15:commentEx w15:paraId="6641B1D9" w15:done="0"/>
  <w15:commentEx w15:paraId="1D5FEA44" w15:done="0"/>
  <w15:commentEx w15:paraId="30886226" w15:done="0"/>
  <w15:commentEx w15:paraId="7B598833" w15:paraIdParent="30886226" w15:done="0"/>
  <w15:commentEx w15:paraId="4B644DD6" w15:done="0"/>
  <w15:commentEx w15:paraId="06989AE6" w15:done="0"/>
  <w15:commentEx w15:paraId="421DCCE5" w15:done="0"/>
  <w15:commentEx w15:paraId="44D7F498" w15:done="0"/>
  <w15:commentEx w15:paraId="577EEF4A" w15:done="0"/>
  <w15:commentEx w15:paraId="7E5256A3" w15:done="0"/>
  <w15:commentEx w15:paraId="5DC8634D" w15:done="0"/>
  <w15:commentEx w15:paraId="7302531E" w15:done="0"/>
  <w15:commentEx w15:paraId="47A4440E" w15:done="0"/>
  <w15:commentEx w15:paraId="251026E6" w15:done="0"/>
  <w15:commentEx w15:paraId="58B55392" w15:done="0"/>
  <w15:commentEx w15:paraId="7895A264" w15:done="0"/>
  <w15:commentEx w15:paraId="448D2532" w15:done="0"/>
  <w15:commentEx w15:paraId="0422CE64" w15:done="0"/>
  <w15:commentEx w15:paraId="2C4078AC"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96839B" w16cex:dateUtc="2025-04-05T19:08:00Z"/>
  <w16cex:commentExtensible w16cex:durableId="41722108" w16cex:dateUtc="2025-04-05T19:09:00Z"/>
  <w16cex:commentExtensible w16cex:durableId="374E5913" w16cex:dateUtc="2025-04-05T19:10:00Z"/>
  <w16cex:commentExtensible w16cex:durableId="6B93857B" w16cex:dateUtc="2025-04-07T13:25:00Z"/>
  <w16cex:commentExtensible w16cex:durableId="5E1D1864" w16cex:dateUtc="2025-04-05T19:11:00Z"/>
  <w16cex:commentExtensible w16cex:durableId="47DBDCBD" w16cex:dateUtc="2025-04-05T19:12:00Z"/>
  <w16cex:commentExtensible w16cex:durableId="7C5BC1EB" w16cex:dateUtc="2025-04-08T18:34:00Z"/>
  <w16cex:commentExtensible w16cex:durableId="6CF71706" w16cex:dateUtc="2025-04-07T14:54:00Z"/>
  <w16cex:commentExtensible w16cex:durableId="7A0F1FC4" w16cex:dateUtc="2025-04-07T22:15:00Z"/>
  <w16cex:commentExtensible w16cex:durableId="4007AF54" w16cex:dateUtc="2025-04-07T22:16:00Z"/>
  <w16cex:commentExtensible w16cex:durableId="40B1D132" w16cex:dateUtc="2025-04-07T22:39:00Z"/>
  <w16cex:commentExtensible w16cex:durableId="695EEFC0" w16cex:dateUtc="2025-04-07T22:24:00Z"/>
  <w16cex:commentExtensible w16cex:durableId="584C0021" w16cex:dateUtc="2025-04-07T22:28:00Z"/>
  <w16cex:commentExtensible w16cex:durableId="1DE337CA" w16cex:dateUtc="2025-04-07T22:27:00Z"/>
  <w16cex:commentExtensible w16cex:durableId="5FD4F71F" w16cex:dateUtc="2025-04-07T22:31:00Z"/>
  <w16cex:commentExtensible w16cex:durableId="273B494E" w16cex:dateUtc="2025-04-07T22:34:00Z"/>
  <w16cex:commentExtensible w16cex:durableId="26295F07" w16cex:dateUtc="2025-04-05T19:22:00Z"/>
  <w16cex:commentExtensible w16cex:durableId="460D7C3F" w16cex:dateUtc="2025-04-05T19:20:00Z"/>
  <w16cex:commentExtensible w16cex:durableId="1BBD7E2A" w16cex:dateUtc="2025-04-07T22:43:00Z"/>
  <w16cex:commentExtensible w16cex:durableId="40A5CBEE" w16cex:dateUtc="2025-04-07T22:42:00Z"/>
  <w16cex:commentExtensible w16cex:durableId="723D1F44" w16cex:dateUtc="2025-04-07T22:41:00Z"/>
  <w16cex:commentExtensible w16cex:durableId="63B4AA6A" w16cex:dateUtc="2025-04-07T22:48:00Z"/>
  <w16cex:commentExtensible w16cex:durableId="5317C3A1" w16cex:dateUtc="2025-04-07T22:49:00Z"/>
  <w16cex:commentExtensible w16cex:durableId="013E29E2" w16cex:dateUtc="2025-04-07T22:50:00Z"/>
  <w16cex:commentExtensible w16cex:durableId="2C56810F" w16cex:dateUtc="2025-04-07T22:52:00Z"/>
  <w16cex:commentExtensible w16cex:durableId="662832EE" w16cex:dateUtc="2025-04-05T19:24:00Z"/>
  <w16cex:commentExtensible w16cex:durableId="76D15688" w16cex:dateUtc="2025-04-05T19:19:00Z"/>
  <w16cex:commentExtensible w16cex:durableId="424136DF" w16cex:dateUtc="2025-04-07T14:52:00Z"/>
  <w16cex:commentExtensible w16cex:durableId="2C747615" w16cex:dateUtc="2025-04-05T19:30:00Z"/>
  <w16cex:commentExtensible w16cex:durableId="1D81D4B3" w16cex:dateUtc="2025-04-05T19:31:00Z"/>
  <w16cex:commentExtensible w16cex:durableId="60B54862" w16cex:dateUtc="2025-04-05T19:32:00Z"/>
  <w16cex:commentExtensible w16cex:durableId="297A34D3" w16cex:dateUtc="2025-04-07T18:16:00Z"/>
  <w16cex:commentExtensible w16cex:durableId="1572F768" w16cex:dateUtc="2025-04-05T19:37:00Z"/>
  <w16cex:commentExtensible w16cex:durableId="517B09BC" w16cex:dateUtc="2025-03-08T18:17:00Z"/>
  <w16cex:commentExtensible w16cex:durableId="36722520" w16cex:dateUtc="2025-04-05T19:45:00Z"/>
  <w16cex:commentExtensible w16cex:durableId="1BE3B1F8" w16cex:dateUtc="2025-04-07T18:37:00Z"/>
  <w16cex:commentExtensible w16cex:durableId="58688C7B" w16cex:dateUtc="2025-04-05T19:54:00Z"/>
  <w16cex:commentExtensible w16cex:durableId="6E28C60A" w16cex:dateUtc="2025-04-05T19:58:00Z"/>
  <w16cex:commentExtensible w16cex:durableId="2A61AC41" w16cex:dateUtc="2025-04-07T18:38:00Z"/>
  <w16cex:commentExtensible w16cex:durableId="6BCE49B2" w16cex:dateUtc="2025-04-05T19:59:00Z"/>
  <w16cex:commentExtensible w16cex:durableId="34B1198A" w16cex:dateUtc="2025-04-05T20:06:00Z"/>
  <w16cex:commentExtensible w16cex:durableId="064A3C9A" w16cex:dateUtc="2025-04-07T18:45:00Z"/>
  <w16cex:commentExtensible w16cex:durableId="5BAA3081" w16cex:dateUtc="2025-04-05T20:19:00Z"/>
  <w16cex:commentExtensible w16cex:durableId="12EC72E9" w16cex:dateUtc="2025-04-05T20:20:00Z"/>
  <w16cex:commentExtensible w16cex:durableId="73E7B13A" w16cex:dateUtc="2025-04-05T20:21:00Z"/>
  <w16cex:commentExtensible w16cex:durableId="7E02B733" w16cex:dateUtc="2025-04-05T20:25:00Z"/>
  <w16cex:commentExtensible w16cex:durableId="4D8516C6" w16cex:dateUtc="2025-04-05T20:26:00Z"/>
  <w16cex:commentExtensible w16cex:durableId="1CE7B24A" w16cex:dateUtc="2025-04-05T20:27:00Z"/>
  <w16cex:commentExtensible w16cex:durableId="4F17DFBF" w16cex:dateUtc="2025-04-05T20:30:00Z"/>
  <w16cex:commentExtensible w16cex:durableId="6DF7C9C3" w16cex:dateUtc="2025-04-05T20:30:00Z"/>
  <w16cex:commentExtensible w16cex:durableId="0D532162" w16cex:dateUtc="2025-04-07T18:53:00Z"/>
  <w16cex:commentExtensible w16cex:durableId="1413C1A8" w16cex:dateUtc="2025-04-05T20:39:00Z"/>
  <w16cex:commentExtensible w16cex:durableId="0FD9F1E9" w16cex:dateUtc="2025-04-05T20:41:00Z"/>
  <w16cex:commentExtensible w16cex:durableId="22A8DE88" w16cex:dateUtc="2025-04-05T20:44: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C76CC0" w16cid:durableId="6B96839B"/>
  <w16cid:commentId w16cid:paraId="26B09AA2" w16cid:durableId="41722108"/>
  <w16cid:commentId w16cid:paraId="0B0E5F78" w16cid:durableId="374E5913"/>
  <w16cid:commentId w16cid:paraId="7F062486" w16cid:durableId="6B93857B"/>
  <w16cid:commentId w16cid:paraId="7032514A" w16cid:durableId="5E1D1864"/>
  <w16cid:commentId w16cid:paraId="100B34EB" w16cid:durableId="47DBDCBD"/>
  <w16cid:commentId w16cid:paraId="587636F1" w16cid:durableId="7C5BC1EB"/>
  <w16cid:commentId w16cid:paraId="0B34925C" w16cid:durableId="6CF71706"/>
  <w16cid:commentId w16cid:paraId="572592C6" w16cid:durableId="7A0F1FC4"/>
  <w16cid:commentId w16cid:paraId="50C7B699" w16cid:durableId="4007AF54"/>
  <w16cid:commentId w16cid:paraId="673D62DF" w16cid:durableId="40B1D132"/>
  <w16cid:commentId w16cid:paraId="6F175F5B" w16cid:durableId="695EEFC0"/>
  <w16cid:commentId w16cid:paraId="1E6D5FE1" w16cid:durableId="584C0021"/>
  <w16cid:commentId w16cid:paraId="6F6CE436" w16cid:durableId="1DE337CA"/>
  <w16cid:commentId w16cid:paraId="3763F15A" w16cid:durableId="5FD4F71F"/>
  <w16cid:commentId w16cid:paraId="403DA650" w16cid:durableId="273B494E"/>
  <w16cid:commentId w16cid:paraId="6ABD28F1" w16cid:durableId="26295F07"/>
  <w16cid:commentId w16cid:paraId="6C457FDF" w16cid:durableId="460D7C3F"/>
  <w16cid:commentId w16cid:paraId="07F9CF4E" w16cid:durableId="1BBD7E2A"/>
  <w16cid:commentId w16cid:paraId="37511F23" w16cid:durableId="40A5CBEE"/>
  <w16cid:commentId w16cid:paraId="0B8836FC" w16cid:durableId="723D1F44"/>
  <w16cid:commentId w16cid:paraId="0F5A7702" w16cid:durableId="63B4AA6A"/>
  <w16cid:commentId w16cid:paraId="04BA4DB5" w16cid:durableId="5317C3A1"/>
  <w16cid:commentId w16cid:paraId="6833297F" w16cid:durableId="013E29E2"/>
  <w16cid:commentId w16cid:paraId="4291ED7B" w16cid:durableId="2C56810F"/>
  <w16cid:commentId w16cid:paraId="75D89A83" w16cid:durableId="662832EE"/>
  <w16cid:commentId w16cid:paraId="27FBF187" w16cid:durableId="76D15688"/>
  <w16cid:commentId w16cid:paraId="40B74509" w16cid:durableId="424136DF"/>
  <w16cid:commentId w16cid:paraId="0798313D" w16cid:durableId="2C747615"/>
  <w16cid:commentId w16cid:paraId="098EBC43" w16cid:durableId="1D81D4B3"/>
  <w16cid:commentId w16cid:paraId="7C5BEDCC" w16cid:durableId="60B54862"/>
  <w16cid:commentId w16cid:paraId="277646E5" w16cid:durableId="297A34D3"/>
  <w16cid:commentId w16cid:paraId="7359996C" w16cid:durableId="1572F768"/>
  <w16cid:commentId w16cid:paraId="37634424" w16cid:durableId="517B09BC"/>
  <w16cid:commentId w16cid:paraId="4BE66DFF" w16cid:durableId="36722520"/>
  <w16cid:commentId w16cid:paraId="6641B1D9" w16cid:durableId="1BE3B1F8"/>
  <w16cid:commentId w16cid:paraId="1D5FEA44" w16cid:durableId="58688C7B"/>
  <w16cid:commentId w16cid:paraId="30886226" w16cid:durableId="6E28C60A"/>
  <w16cid:commentId w16cid:paraId="7B598833" w16cid:durableId="2A61AC41"/>
  <w16cid:commentId w16cid:paraId="4B644DD6" w16cid:durableId="6BCE49B2"/>
  <w16cid:commentId w16cid:paraId="06989AE6" w16cid:durableId="34B1198A"/>
  <w16cid:commentId w16cid:paraId="421DCCE5" w16cid:durableId="064A3C9A"/>
  <w16cid:commentId w16cid:paraId="44D7F498" w16cid:durableId="5BAA3081"/>
  <w16cid:commentId w16cid:paraId="577EEF4A" w16cid:durableId="12EC72E9"/>
  <w16cid:commentId w16cid:paraId="7E5256A3" w16cid:durableId="73E7B13A"/>
  <w16cid:commentId w16cid:paraId="5DC8634D" w16cid:durableId="7E02B733"/>
  <w16cid:commentId w16cid:paraId="7302531E" w16cid:durableId="4D8516C6"/>
  <w16cid:commentId w16cid:paraId="47A4440E" w16cid:durableId="1CE7B24A"/>
  <w16cid:commentId w16cid:paraId="251026E6" w16cid:durableId="4F17DFBF"/>
  <w16cid:commentId w16cid:paraId="58B55392" w16cid:durableId="6DF7C9C3"/>
  <w16cid:commentId w16cid:paraId="7895A264" w16cid:durableId="0D532162"/>
  <w16cid:commentId w16cid:paraId="448D2532" w16cid:durableId="1413C1A8"/>
  <w16cid:commentId w16cid:paraId="0422CE64" w16cid:durableId="0FD9F1E9"/>
  <w16cid:commentId w16cid:paraId="2C4078AC" w16cid:durableId="22A8DE88"/>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70239" w14:textId="77777777" w:rsidR="00110FC9" w:rsidRDefault="00110FC9">
      <w:pPr>
        <w:spacing w:line="240" w:lineRule="auto"/>
      </w:pPr>
      <w:r>
        <w:separator/>
      </w:r>
    </w:p>
  </w:endnote>
  <w:endnote w:type="continuationSeparator" w:id="0">
    <w:p w14:paraId="161D257D" w14:textId="77777777" w:rsidR="00110FC9" w:rsidRDefault="00110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F9E801" w14:textId="77777777" w:rsidR="00110FC9" w:rsidRDefault="00110FC9">
      <w:pPr>
        <w:spacing w:line="240" w:lineRule="auto"/>
      </w:pPr>
      <w:r>
        <w:separator/>
      </w:r>
    </w:p>
  </w:footnote>
  <w:footnote w:type="continuationSeparator" w:id="0">
    <w:p w14:paraId="1DF071AF" w14:textId="77777777" w:rsidR="00110FC9" w:rsidRDefault="00110F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ritt, David - FS, CO">
    <w15:presenceInfo w15:providerId="AD" w15:userId="S-1-5-21-2443529608-3098792306-3041422421-299900"/>
  </w15:person>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D.Merritt">
    <w15:presenceInfo w15:providerId="None" w15:userId="D.Merritt"/>
  </w15:person>
  <w15:person w15:author="Peter Z Fule">
    <w15:presenceInfo w15:providerId="AD" w15:userId="S::Pete.Fule@nau.edu::61e357e4-cd39-4e5b-9578-d13c579a158e"/>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D1C18"/>
    <w:rsid w:val="00107F5F"/>
    <w:rsid w:val="00110FC9"/>
    <w:rsid w:val="00140FC2"/>
    <w:rsid w:val="001504C0"/>
    <w:rsid w:val="00197849"/>
    <w:rsid w:val="001A5A20"/>
    <w:rsid w:val="002245EF"/>
    <w:rsid w:val="00244F4F"/>
    <w:rsid w:val="00271AE2"/>
    <w:rsid w:val="00276F26"/>
    <w:rsid w:val="002B6513"/>
    <w:rsid w:val="00343140"/>
    <w:rsid w:val="00367065"/>
    <w:rsid w:val="00370FB4"/>
    <w:rsid w:val="0038100D"/>
    <w:rsid w:val="00387901"/>
    <w:rsid w:val="00462DF1"/>
    <w:rsid w:val="004C1A79"/>
    <w:rsid w:val="004F6371"/>
    <w:rsid w:val="00512C0B"/>
    <w:rsid w:val="00516EBF"/>
    <w:rsid w:val="00563AD9"/>
    <w:rsid w:val="005901E8"/>
    <w:rsid w:val="005E0FF8"/>
    <w:rsid w:val="005E2653"/>
    <w:rsid w:val="00635413"/>
    <w:rsid w:val="0064393E"/>
    <w:rsid w:val="00692843"/>
    <w:rsid w:val="00697AE0"/>
    <w:rsid w:val="00697D5A"/>
    <w:rsid w:val="00777E8D"/>
    <w:rsid w:val="007838C1"/>
    <w:rsid w:val="007956F7"/>
    <w:rsid w:val="007D43EB"/>
    <w:rsid w:val="007F680C"/>
    <w:rsid w:val="008279F5"/>
    <w:rsid w:val="00856710"/>
    <w:rsid w:val="008625F9"/>
    <w:rsid w:val="00885393"/>
    <w:rsid w:val="008856CC"/>
    <w:rsid w:val="009954F4"/>
    <w:rsid w:val="009E44FD"/>
    <w:rsid w:val="00A003B7"/>
    <w:rsid w:val="00A024BD"/>
    <w:rsid w:val="00A214EA"/>
    <w:rsid w:val="00A22010"/>
    <w:rsid w:val="00A36451"/>
    <w:rsid w:val="00A52FD5"/>
    <w:rsid w:val="00A54640"/>
    <w:rsid w:val="00AD6CE3"/>
    <w:rsid w:val="00AD7E56"/>
    <w:rsid w:val="00B078D0"/>
    <w:rsid w:val="00B30EE6"/>
    <w:rsid w:val="00B44760"/>
    <w:rsid w:val="00BE7FD1"/>
    <w:rsid w:val="00C2061C"/>
    <w:rsid w:val="00C309D8"/>
    <w:rsid w:val="00C4242B"/>
    <w:rsid w:val="00C502E4"/>
    <w:rsid w:val="00CB20AA"/>
    <w:rsid w:val="00D23292"/>
    <w:rsid w:val="00D75EBC"/>
    <w:rsid w:val="00D811DE"/>
    <w:rsid w:val="00DF35C2"/>
    <w:rsid w:val="00DF4E13"/>
    <w:rsid w:val="00E24A13"/>
    <w:rsid w:val="00E32D30"/>
    <w:rsid w:val="00E871C0"/>
    <w:rsid w:val="00EB6C45"/>
    <w:rsid w:val="00F40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webofscience.com/wos/woscc/full-record/WOS:000311762700006" TargetMode="External"/><Relationship Id="rId13" Type="http://schemas.openxmlformats.org/officeDocument/2006/relationships/hyperlink" Target="https://www.webofscience.com/wos/woscc/full-record/WOS:000305719800004" TargetMode="External"/><Relationship Id="rId3" Type="http://schemas.openxmlformats.org/officeDocument/2006/relationships/hyperlink" Target="https://bioone.org/journals/the-southwestern-naturalist/volume-59/issue-2/F15-MLK-15.1/Avian-use-of-isolated-cottonwood-tamarisk-and-residential-patches-of/10.1894/F15-MLK-15.1.full" TargetMode="External"/><Relationship Id="rId7" Type="http://schemas.openxmlformats.org/officeDocument/2006/relationships/hyperlink" Target="https://www.webofscience.com/wos/woscc/full-record/WOS:000279089100003" TargetMode="External"/><Relationship Id="rId12" Type="http://schemas.openxmlformats.org/officeDocument/2006/relationships/hyperlink" Target="https://www.webofscience.com/wos/woscc/full-record/WOS:000078858200006" TargetMode="External"/><Relationship Id="rId2" Type="http://schemas.openxmlformats.org/officeDocument/2006/relationships/hyperlink" Target="https://www.ingentaconnect.com/content/miiz/actac/2007/00000009/00000001/art00013" TargetMode="External"/><Relationship Id="rId16" Type="http://schemas.openxmlformats.org/officeDocument/2006/relationships/hyperlink" Target="https://www.webofscience.com/wos/woscc/full-record/WOS:000356940500016" TargetMode="External"/><Relationship Id="rId1" Type="http://schemas.openxmlformats.org/officeDocument/2006/relationships/hyperlink" Target="https://link.springer.com/article/10.1007/BF03161668?utm_source=wiley&amp;getft_integrator=wiley" TargetMode="External"/><Relationship Id="rId6" Type="http://schemas.openxmlformats.org/officeDocument/2006/relationships/hyperlink" Target="https://www.webofscience.com/wos/woscc/full-record/WOS:000176475600012" TargetMode="External"/><Relationship Id="rId11" Type="http://schemas.openxmlformats.org/officeDocument/2006/relationships/hyperlink" Target="https://www.webofscience.com/wos/woscc/full-record/WOS:000076717400007" TargetMode="External"/><Relationship Id="rId5" Type="http://schemas.openxmlformats.org/officeDocument/2006/relationships/hyperlink" Target="https://www.webofscience.com/wos/woscc/full-record/WOS:A1993ME26400006" TargetMode="External"/><Relationship Id="rId15" Type="http://schemas.openxmlformats.org/officeDocument/2006/relationships/hyperlink" Target="https://www.webofscience.com/wos/woscc/full-record/WOS:000085329100007" TargetMode="External"/><Relationship Id="rId10" Type="http://schemas.openxmlformats.org/officeDocument/2006/relationships/hyperlink" Target="https://www.webofscience.com/wos/woscc/full-record/WOS:000186452200004" TargetMode="External"/><Relationship Id="rId4" Type="http://schemas.openxmlformats.org/officeDocument/2006/relationships/hyperlink" Target="https://www.webofscience.com/wos/woscc/full-record/WOS:A1992JV60500013" TargetMode="External"/><Relationship Id="rId9" Type="http://schemas.openxmlformats.org/officeDocument/2006/relationships/hyperlink" Target="https://www.webofscience.com/wos/woscc/full-record/WOS:000175693800018" TargetMode="External"/><Relationship Id="rId14" Type="http://schemas.openxmlformats.org/officeDocument/2006/relationships/hyperlink" Target="https://www.webofscience.com/wos/woscc/full-record/WOS:A1983RC76000026"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41</Pages>
  <Words>14603</Words>
  <Characters>83238</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6</cp:revision>
  <dcterms:created xsi:type="dcterms:W3CDTF">2025-04-07T22:13:00Z</dcterms:created>
  <dcterms:modified xsi:type="dcterms:W3CDTF">2025-04-08T19:06:00Z</dcterms:modified>
</cp:coreProperties>
</file>