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076282" w14:textId="6F7A419B" w:rsidR="0038100D" w:rsidRPr="002245EF" w:rsidRDefault="0038100D" w:rsidP="002245EF">
      <w:pPr>
        <w:pStyle w:val="Heading1"/>
        <w:jc w:val="center"/>
        <w:rPr>
          <w:rFonts w:ascii="Times New Roman" w:hAnsi="Times New Roman" w:cs="Times New Roman"/>
          <w:color w:val="auto"/>
          <w:sz w:val="28"/>
          <w:szCs w:val="28"/>
        </w:rPr>
      </w:pPr>
      <w:bookmarkStart w:id="0" w:name="_Toc193890712"/>
      <w:r w:rsidRPr="002245EF">
        <w:rPr>
          <w:rFonts w:ascii="Times New Roman" w:hAnsi="Times New Roman" w:cs="Times New Roman"/>
          <w:color w:val="auto"/>
          <w:sz w:val="28"/>
          <w:szCs w:val="28"/>
        </w:rPr>
        <w:t>Fremont Cottonwood demographics and regeneration along an unregulated wild and scenic river</w:t>
      </w:r>
      <w:bookmarkEnd w:id="0"/>
    </w:p>
    <w:p w14:paraId="135AD85E" w14:textId="77777777" w:rsidR="0038100D" w:rsidRPr="002245EF" w:rsidRDefault="0038100D" w:rsidP="0038100D">
      <w:pPr>
        <w:pStyle w:val="Heading2"/>
        <w:rPr>
          <w:rFonts w:ascii="Times New Roman" w:hAnsi="Times New Roman" w:cs="Times New Roman"/>
          <w:color w:val="auto"/>
        </w:rPr>
      </w:pPr>
      <w:bookmarkStart w:id="1" w:name="_Toc187849249"/>
      <w:bookmarkStart w:id="2" w:name="_Toc193890713"/>
      <w:r w:rsidRPr="002245EF">
        <w:rPr>
          <w:rFonts w:ascii="Times New Roman" w:hAnsi="Times New Roman" w:cs="Times New Roman"/>
          <w:color w:val="auto"/>
        </w:rPr>
        <w:t>Abstract</w:t>
      </w:r>
      <w:bookmarkEnd w:id="1"/>
      <w:bookmarkEnd w:id="2"/>
    </w:p>
    <w:p w14:paraId="1F2B3809" w14:textId="59FCF94C"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8"/>
          <w:pgSz w:w="12240" w:h="15840"/>
          <w:pgMar w:top="1440" w:right="1440" w:bottom="1440" w:left="1440" w:header="720" w:footer="720" w:gutter="0"/>
          <w:pgNumType w:start="1"/>
          <w:cols w:space="720"/>
          <w:docGrid w:linePitch="360"/>
        </w:sectPr>
      </w:pPr>
      <w:r w:rsidRPr="002245EF">
        <w:rPr>
          <w:rFonts w:ascii="Times New Roman" w:hAnsi="Times New Roman" w:cs="Times New Roman"/>
          <w:sz w:val="24"/>
          <w:szCs w:val="24"/>
        </w:rPr>
        <w:t>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i/>
          <w:iCs/>
          <w:sz w:val="24"/>
          <w:szCs w:val="24"/>
        </w:rPr>
        <w:t xml:space="preserve">) </w:t>
      </w:r>
      <w:r w:rsidRPr="002245EF">
        <w:rPr>
          <w:rFonts w:ascii="Times New Roman" w:hAnsi="Times New Roman" w:cs="Times New Roman"/>
          <w:sz w:val="24"/>
          <w:szCs w:val="24"/>
        </w:rPr>
        <w:t xml:space="preserve">is a dominant riparian tree species in the Southwestern U.S. </w:t>
      </w:r>
      <w:r w:rsidR="007956F7">
        <w:rPr>
          <w:rFonts w:ascii="Times New Roman" w:hAnsi="Times New Roman" w:cs="Times New Roman"/>
          <w:sz w:val="24"/>
          <w:szCs w:val="24"/>
        </w:rPr>
        <w:t>It</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provide</w:t>
      </w:r>
      <w:r w:rsidR="007956F7">
        <w:rPr>
          <w:rFonts w:ascii="Times New Roman" w:hAnsi="Times New Roman" w:cs="Times New Roman"/>
          <w:sz w:val="24"/>
          <w:szCs w:val="24"/>
        </w:rPr>
        <w:t>s</w:t>
      </w:r>
      <w:r w:rsidRPr="002245EF">
        <w:rPr>
          <w:rFonts w:ascii="Times New Roman" w:hAnsi="Times New Roman" w:cs="Times New Roman"/>
          <w:sz w:val="24"/>
          <w:szCs w:val="24"/>
        </w:rPr>
        <w:t xml:space="preserve"> important habitat for native wildlife and </w:t>
      </w:r>
      <w:r w:rsidR="007956F7">
        <w:rPr>
          <w:rFonts w:ascii="Times New Roman" w:hAnsi="Times New Roman" w:cs="Times New Roman"/>
          <w:sz w:val="24"/>
          <w:szCs w:val="24"/>
        </w:rPr>
        <w:t>is</w:t>
      </w:r>
      <w:r w:rsidR="007956F7" w:rsidRPr="002245EF">
        <w:rPr>
          <w:rFonts w:ascii="Times New Roman" w:hAnsi="Times New Roman" w:cs="Times New Roman"/>
          <w:sz w:val="24"/>
          <w:szCs w:val="24"/>
        </w:rPr>
        <w:t xml:space="preserve"> </w:t>
      </w:r>
      <w:r w:rsidRPr="002245EF">
        <w:rPr>
          <w:rFonts w:ascii="Times New Roman" w:hAnsi="Times New Roman" w:cs="Times New Roman"/>
          <w:sz w:val="24"/>
          <w:szCs w:val="24"/>
        </w:rPr>
        <w:t>highly dependent upon river hydrolog</w:t>
      </w:r>
      <w:r w:rsidR="007956F7">
        <w:rPr>
          <w:rFonts w:ascii="Times New Roman" w:hAnsi="Times New Roman" w:cs="Times New Roman"/>
          <w:sz w:val="24"/>
          <w:szCs w:val="24"/>
        </w:rPr>
        <w:t>ic regimes</w:t>
      </w:r>
      <w:r w:rsidRPr="002245EF">
        <w:rPr>
          <w:rFonts w:ascii="Times New Roman" w:hAnsi="Times New Roman" w:cs="Times New Roman"/>
          <w:sz w:val="24"/>
          <w:szCs w:val="24"/>
        </w:rPr>
        <w:t>. Fremont cottonwood</w:t>
      </w:r>
      <w:ins w:id="3" w:author="Merritt, David - FS, CO" w:date="2025-04-07T07:21:00Z" w16du:dateUtc="2025-04-07T13:21:00Z">
        <w:r w:rsidR="00B44760">
          <w:rPr>
            <w:rFonts w:ascii="Times New Roman" w:hAnsi="Times New Roman" w:cs="Times New Roman"/>
            <w:sz w:val="24"/>
            <w:szCs w:val="24"/>
          </w:rPr>
          <w:t>-</w:t>
        </w:r>
      </w:ins>
      <w:del w:id="4" w:author="Merritt, David - FS, CO" w:date="2025-04-07T07:21:00Z" w16du:dateUtc="2025-04-07T13:21:00Z">
        <w:r w:rsidRPr="002245EF" w:rsidDel="00B44760">
          <w:rPr>
            <w:rFonts w:ascii="Times New Roman" w:hAnsi="Times New Roman" w:cs="Times New Roman"/>
            <w:sz w:val="24"/>
            <w:szCs w:val="24"/>
          </w:rPr>
          <w:delText xml:space="preserve"> </w:delText>
        </w:r>
      </w:del>
      <w:r w:rsidR="007956F7">
        <w:rPr>
          <w:rFonts w:ascii="Times New Roman" w:hAnsi="Times New Roman" w:cs="Times New Roman"/>
          <w:sz w:val="24"/>
          <w:szCs w:val="24"/>
        </w:rPr>
        <w:t xml:space="preserve">dominated forests </w:t>
      </w:r>
      <w:r w:rsidRPr="002245EF">
        <w:rPr>
          <w:rFonts w:ascii="Times New Roman" w:hAnsi="Times New Roman" w:cs="Times New Roman"/>
          <w:sz w:val="24"/>
          <w:szCs w:val="24"/>
        </w:rPr>
        <w:t xml:space="preserve">is one of the Outstandingly Remarkable Values of the Wild Scenic River Act for a reach of the Verde River designated as Wild and Scenic River in 1984. Fremont cottonwood health and demographics along the Verde River are poorly understood but an understanding of the patterns and processes </w:t>
      </w:r>
      <w:commentRangeStart w:id="5"/>
      <w:r w:rsidRPr="002245EF">
        <w:rPr>
          <w:rFonts w:ascii="Times New Roman" w:hAnsi="Times New Roman" w:cs="Times New Roman"/>
          <w:sz w:val="24"/>
          <w:szCs w:val="24"/>
        </w:rPr>
        <w:t xml:space="preserve">that drive them </w:t>
      </w:r>
      <w:commentRangeEnd w:id="5"/>
      <w:r w:rsidR="007956F7">
        <w:rPr>
          <w:rStyle w:val="CommentReference"/>
        </w:rPr>
        <w:commentReference w:id="5"/>
      </w:r>
      <w:r w:rsidRPr="002245EF">
        <w:rPr>
          <w:rFonts w:ascii="Times New Roman" w:hAnsi="Times New Roman" w:cs="Times New Roman"/>
          <w:sz w:val="24"/>
          <w:szCs w:val="24"/>
        </w:rPr>
        <w:t xml:space="preserve">are important for securing water rights and managing environmental flows. This study </w:t>
      </w:r>
      <w:r w:rsidR="00B44760">
        <w:rPr>
          <w:rFonts w:ascii="Times New Roman" w:hAnsi="Times New Roman" w:cs="Times New Roman"/>
          <w:sz w:val="24"/>
          <w:szCs w:val="24"/>
        </w:rPr>
        <w:t xml:space="preserve">monitors </w:t>
      </w:r>
      <w:r w:rsidRPr="002245EF">
        <w:rPr>
          <w:rFonts w:ascii="Times New Roman" w:hAnsi="Times New Roman" w:cs="Times New Roman"/>
          <w:sz w:val="24"/>
          <w:szCs w:val="24"/>
        </w:rPr>
        <w:t xml:space="preserve">seedling plots established </w:t>
      </w:r>
      <w:r w:rsidR="00B44760">
        <w:rPr>
          <w:rFonts w:ascii="Times New Roman" w:hAnsi="Times New Roman" w:cs="Times New Roman"/>
          <w:sz w:val="24"/>
          <w:szCs w:val="24"/>
        </w:rPr>
        <w:t xml:space="preserve">in the spring </w:t>
      </w:r>
      <w:r w:rsidRPr="002245EF">
        <w:rPr>
          <w:rFonts w:ascii="Times New Roman" w:hAnsi="Times New Roman" w:cs="Times New Roman"/>
          <w:sz w:val="24"/>
          <w:szCs w:val="24"/>
        </w:rPr>
        <w:t xml:space="preserve">after a 10-to-25-year flood event that </w:t>
      </w:r>
      <w:commentRangeStart w:id="6"/>
      <w:r w:rsidRPr="002245EF">
        <w:rPr>
          <w:rFonts w:ascii="Times New Roman" w:hAnsi="Times New Roman" w:cs="Times New Roman"/>
          <w:sz w:val="24"/>
          <w:szCs w:val="24"/>
        </w:rPr>
        <w:t>occurred during 2023 winter floods</w:t>
      </w:r>
      <w:commentRangeEnd w:id="6"/>
      <w:r w:rsidR="007956F7">
        <w:rPr>
          <w:rStyle w:val="CommentReference"/>
        </w:rPr>
        <w:commentReference w:id="6"/>
      </w:r>
      <w:r w:rsidRPr="002245EF">
        <w:rPr>
          <w:rFonts w:ascii="Times New Roman" w:hAnsi="Times New Roman" w:cs="Times New Roman"/>
          <w:sz w:val="24"/>
          <w:szCs w:val="24"/>
        </w:rPr>
        <w:t xml:space="preserve"> and dendrochronology to monitor regeneration and to quantify tree age and growth. Verde River Fremont cottonwoods within the riparian zone are young, with the mean age being 25 years old. They continue to add biomass at a constant rate and their growth is significantly </w:t>
      </w:r>
      <w:commentRangeStart w:id="7"/>
      <w:r w:rsidRPr="002245EF">
        <w:rPr>
          <w:rFonts w:ascii="Times New Roman" w:hAnsi="Times New Roman" w:cs="Times New Roman"/>
          <w:sz w:val="24"/>
          <w:szCs w:val="24"/>
        </w:rPr>
        <w:t xml:space="preserve">impacted </w:t>
      </w:r>
      <w:commentRangeEnd w:id="7"/>
      <w:r w:rsidR="007956F7">
        <w:rPr>
          <w:rStyle w:val="CommentReference"/>
        </w:rPr>
        <w:commentReference w:id="7"/>
      </w:r>
      <w:r w:rsidRPr="002245EF">
        <w:rPr>
          <w:rFonts w:ascii="Times New Roman" w:hAnsi="Times New Roman" w:cs="Times New Roman"/>
          <w:sz w:val="24"/>
          <w:szCs w:val="24"/>
        </w:rPr>
        <w:t xml:space="preserve">by summer temperatures and river flows. Seedlings from the 2023 cohort continue to grow rapidly and their survival is governed by a </w:t>
      </w:r>
      <w:commentRangeStart w:id="8"/>
      <w:commentRangeStart w:id="9"/>
      <w:r w:rsidRPr="002245EF">
        <w:rPr>
          <w:rFonts w:ascii="Times New Roman" w:hAnsi="Times New Roman" w:cs="Times New Roman"/>
          <w:sz w:val="24"/>
          <w:szCs w:val="24"/>
        </w:rPr>
        <w:t>diverse</w:t>
      </w:r>
      <w:commentRangeEnd w:id="8"/>
      <w:r w:rsidR="00367065">
        <w:rPr>
          <w:rStyle w:val="CommentReference"/>
        </w:rPr>
        <w:commentReference w:id="8"/>
      </w:r>
      <w:r w:rsidRPr="002245EF">
        <w:rPr>
          <w:rFonts w:ascii="Times New Roman" w:hAnsi="Times New Roman" w:cs="Times New Roman"/>
          <w:sz w:val="24"/>
          <w:szCs w:val="24"/>
        </w:rPr>
        <w:t xml:space="preserve"> set of environmental conditions</w:t>
      </w:r>
      <w:commentRangeEnd w:id="9"/>
      <w:r w:rsidR="007956F7">
        <w:rPr>
          <w:rStyle w:val="CommentReference"/>
        </w:rPr>
        <w:commentReference w:id="9"/>
      </w:r>
      <w:r w:rsidRPr="002245EF">
        <w:rPr>
          <w:rFonts w:ascii="Times New Roman" w:hAnsi="Times New Roman" w:cs="Times New Roman"/>
          <w:sz w:val="24"/>
          <w:szCs w:val="24"/>
        </w:rPr>
        <w:t xml:space="preserve">. Fremont cottonwoods along the Verde </w:t>
      </w:r>
      <w:commentRangeStart w:id="10"/>
      <w:r w:rsidRPr="002245EF">
        <w:rPr>
          <w:rFonts w:ascii="Times New Roman" w:hAnsi="Times New Roman" w:cs="Times New Roman"/>
          <w:sz w:val="24"/>
          <w:szCs w:val="24"/>
        </w:rPr>
        <w:t>require a ten-year flood event to cause regeneration</w:t>
      </w:r>
      <w:commentRangeEnd w:id="10"/>
      <w:r w:rsidR="007956F7">
        <w:rPr>
          <w:rStyle w:val="CommentReference"/>
        </w:rPr>
        <w:commentReference w:id="10"/>
      </w:r>
      <w:r w:rsidRPr="002245EF">
        <w:rPr>
          <w:rFonts w:ascii="Times New Roman" w:hAnsi="Times New Roman" w:cs="Times New Roman"/>
          <w:sz w:val="24"/>
          <w:szCs w:val="24"/>
        </w:rPr>
        <w:t xml:space="preserve"> but stand dynamics are determined by the frequency and magnitude of flood events. </w:t>
      </w:r>
    </w:p>
    <w:p w14:paraId="581184DA" w14:textId="77777777" w:rsidR="0038100D" w:rsidRPr="002245EF" w:rsidRDefault="0038100D" w:rsidP="0038100D">
      <w:pPr>
        <w:spacing w:line="480" w:lineRule="auto"/>
        <w:rPr>
          <w:rFonts w:ascii="Times New Roman" w:hAnsi="Times New Roman" w:cs="Times New Roman"/>
          <w:sz w:val="24"/>
          <w:szCs w:val="24"/>
        </w:rPr>
      </w:pPr>
    </w:p>
    <w:p w14:paraId="33227DA5"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Keywords: Fremont Cottonwood (</w:t>
      </w:r>
      <w:r w:rsidRPr="002245EF">
        <w:rPr>
          <w:rFonts w:ascii="Times New Roman" w:hAnsi="Times New Roman" w:cs="Times New Roman"/>
          <w:i/>
          <w:iCs/>
          <w:sz w:val="24"/>
          <w:szCs w:val="24"/>
        </w:rPr>
        <w:t xml:space="preserve">Populus </w:t>
      </w:r>
      <w:proofErr w:type="spellStart"/>
      <w:r w:rsidRPr="002245EF">
        <w:rPr>
          <w:rFonts w:ascii="Times New Roman" w:hAnsi="Times New Roman" w:cs="Times New Roman"/>
          <w:i/>
          <w:iCs/>
          <w:sz w:val="24"/>
          <w:szCs w:val="24"/>
        </w:rPr>
        <w:t>fremontii</w:t>
      </w:r>
      <w:proofErr w:type="spellEnd"/>
      <w:r w:rsidRPr="002245EF">
        <w:rPr>
          <w:rFonts w:ascii="Times New Roman" w:hAnsi="Times New Roman" w:cs="Times New Roman"/>
          <w:sz w:val="24"/>
          <w:szCs w:val="24"/>
        </w:rPr>
        <w:t>), Verde River, Wild and Scenic Rivers, dendrochronology, riparian</w:t>
      </w:r>
    </w:p>
    <w:p w14:paraId="4D3AE806" w14:textId="77777777" w:rsidR="0038100D" w:rsidRPr="002245EF" w:rsidRDefault="0038100D" w:rsidP="0038100D">
      <w:pPr>
        <w:spacing w:line="480" w:lineRule="auto"/>
        <w:rPr>
          <w:rFonts w:ascii="Times New Roman" w:hAnsi="Times New Roman" w:cs="Times New Roman"/>
          <w:sz w:val="24"/>
          <w:szCs w:val="24"/>
        </w:rPr>
      </w:pPr>
    </w:p>
    <w:p w14:paraId="65781CD0" w14:textId="77777777" w:rsidR="00A214EA" w:rsidRDefault="0038100D" w:rsidP="00A214EA">
      <w:pPr>
        <w:spacing w:line="480" w:lineRule="auto"/>
        <w:rPr>
          <w:rFonts w:ascii="Times New Roman" w:hAnsi="Times New Roman" w:cs="Times New Roman"/>
          <w:b/>
          <w:bCs/>
          <w:sz w:val="24"/>
          <w:szCs w:val="24"/>
        </w:rPr>
      </w:pPr>
      <w:bookmarkStart w:id="11" w:name="_Toc193890714"/>
      <w:r w:rsidRPr="002245EF">
        <w:rPr>
          <w:rFonts w:ascii="Times New Roman" w:hAnsi="Times New Roman" w:cs="Times New Roman"/>
          <w:sz w:val="24"/>
          <w:szCs w:val="24"/>
        </w:rPr>
        <w:t>Introduction</w:t>
      </w:r>
      <w:bookmarkEnd w:id="11"/>
      <w:r w:rsidR="00A214EA" w:rsidRPr="00A214EA">
        <w:rPr>
          <w:rFonts w:ascii="Times New Roman" w:hAnsi="Times New Roman" w:cs="Times New Roman"/>
          <w:b/>
          <w:bCs/>
          <w:sz w:val="24"/>
          <w:szCs w:val="24"/>
        </w:rPr>
        <w:t xml:space="preserve"> </w:t>
      </w:r>
    </w:p>
    <w:p w14:paraId="7CE9BAAA" w14:textId="77777777" w:rsidR="00A214EA" w:rsidRDefault="00A214EA" w:rsidP="00A214EA">
      <w:pPr>
        <w:spacing w:line="480" w:lineRule="auto"/>
        <w:ind w:firstLine="576"/>
        <w:rPr>
          <w:rFonts w:ascii="Times New Roman" w:hAnsi="Times New Roman" w:cs="Times New Roman"/>
          <w:sz w:val="24"/>
          <w:szCs w:val="24"/>
        </w:rPr>
      </w:pPr>
      <w:r>
        <w:rPr>
          <w:rFonts w:ascii="Times New Roman" w:hAnsi="Times New Roman" w:cs="Times New Roman"/>
          <w:b/>
          <w:bCs/>
          <w:sz w:val="24"/>
          <w:szCs w:val="24"/>
        </w:rPr>
        <w:lastRenderedPageBreak/>
        <w:t>Riparian areas</w:t>
      </w:r>
      <w:r w:rsidRPr="00A214EA">
        <w:rPr>
          <w:rFonts w:ascii="Times New Roman" w:hAnsi="Times New Roman" w:cs="Times New Roman"/>
          <w:sz w:val="24"/>
          <w:szCs w:val="24"/>
        </w:rPr>
        <w:t xml:space="preserve"> </w:t>
      </w:r>
    </w:p>
    <w:p w14:paraId="5BCB8C9E" w14:textId="06D6E3B1" w:rsidR="00A214EA" w:rsidRPr="002245EF" w:rsidRDefault="00A214EA" w:rsidP="00A214EA">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Riparian areas are defined as the “banks and floodplains of flowing water… influenced by processes associated with open channel flow” (Merritt 2022). Riparian forests in Arizona are disproportionately important to the landscape despite their relatively small geographic area. Riparian forests in Arizona cover only about 0.4% of land surface area yet support more biodiversity and ecosystem functions than surrounding upland habitat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{"citationID":"JV46DWk6","properties":{"formattedCitation":"(Ffolliott et al., 2004)","plainCitation":"(Ffolliott et al., 2004)","noteIndex":0},"citationItems":[{"id":12,"uris":["http://zotero.org/users/local/yyBX3i8n/items/DBCNC5JK"],"itemData":{"id":12,"type":"article-journal","container-title":"Riparian Areas of the Southwestern United States: Hydrology, Ecology, and Management; Baker, MB, Ffolliott, PF, DeBano, LF, Neary, DG, Eds","journalAbbreviation":"Riparian Areas of the Southwestern United States: Hydrology, Ecology, and Management; Baker, MB, Ffolliott, PF, DeBano, LF, Neary, DG, Eds","page":"51","title":"Hydrology and impacts of disturbances on hydrologic function","author":[{"family":"Ffolliott","given":"Peter F"},{"family":"DeBano","given":"Leonard F"},{"family":"Baker Jr","given":"Malchus B"},{"family":"Neary","given":"Daniel G"},{"family":"Brooks","given":"Kenneth N"}],"issued":{"date-parts":[["2004"]]}}}],"schema":"https://github.com/citation-style-language/schema/raw/master/csl-citation.json"}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(Ffolliott et al., 2004)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In Arizona, 80 percent of all vertebrate species complete a part of their lifecycle in riparian areas (Hubbard, 1977).  Riparian forests support and enhance terrestrial and aquatic habitat, filter upland sediment and nutrients, store water and recharge aquifers and stabilize stream banks among many other functions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{"citationID":"5udJUo6E","properties":{"formattedCitation":"(Schultz et al., 2009)","plainCitation":"(Schultz et al., 2009)","noteIndex":0},"citationItems":[{"id":14,"uris":["http://zotero.org/users/local/yyBX3i8n/items/Y64D9LNM"],"itemData":{"id":14,"type":"article-journal","container-title":"North American agroforestry: An integrated science and practice","journalAbbreviation":"North American agroforestry: An integrated science and practice","note":"publisher: Wiley Online Library","page":"163-218","title":"Riparian and upland buffer practices","author":[{"family":"Schultz","given":"RC"},{"family":"Isenhart","given":"TM"},{"family":"Colletti","given":"JP"},{"family":"Simpkins","given":"WW"},{"family":"Udawatta","given":"RP"},{"family":"Schultz","given":"PL"}],"issued":{"date-parts":[["2009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(Schultz et al., 2009)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t>
      </w:r>
    </w:p>
    <w:p w14:paraId="701B0AB3" w14:textId="2ADE5FDE" w:rsidR="00A214EA" w:rsidRDefault="00A214EA" w:rsidP="00A214EA">
      <w:pPr>
        <w:pStyle w:val="ListParagraph"/>
        <w:numPr>
          <w:ilvl w:val="0"/>
          <w:numId w:val="24"/>
        </w:numPr>
        <w:spacing w:line="480" w:lineRule="auto"/>
        <w:rPr>
          <w:rFonts w:ascii="Times New Roman" w:hAnsi="Times New Roman" w:cs="Times New Roman"/>
          <w:b/>
          <w:bCs/>
          <w:sz w:val="24"/>
          <w:szCs w:val="24"/>
        </w:rPr>
      </w:pPr>
    </w:p>
    <w:p w14:paraId="43BA3593" w14:textId="1074E8FE" w:rsidR="00A214EA" w:rsidRPr="00A214EA" w:rsidRDefault="00A214EA" w:rsidP="00A214EA">
      <w:pPr>
        <w:pStyle w:val="ListParagraph"/>
        <w:numPr>
          <w:ilvl w:val="0"/>
          <w:numId w:val="24"/>
        </w:num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Broad </w:t>
      </w:r>
      <w:proofErr w:type="spellStart"/>
      <w:r>
        <w:rPr>
          <w:rFonts w:ascii="Times New Roman" w:hAnsi="Times New Roman" w:cs="Times New Roman"/>
          <w:b/>
          <w:bCs/>
          <w:sz w:val="24"/>
          <w:szCs w:val="24"/>
        </w:rPr>
        <w:t>imporance</w:t>
      </w:r>
      <w:proofErr w:type="spellEnd"/>
      <w:r>
        <w:rPr>
          <w:rFonts w:ascii="Times New Roman" w:hAnsi="Times New Roman" w:cs="Times New Roman"/>
          <w:b/>
          <w:bCs/>
          <w:sz w:val="24"/>
          <w:szCs w:val="24"/>
        </w:rPr>
        <w:t xml:space="preserve"> about </w:t>
      </w:r>
      <w:proofErr w:type="spellStart"/>
      <w:r>
        <w:rPr>
          <w:rFonts w:ascii="Times New Roman" w:hAnsi="Times New Roman" w:cs="Times New Roman"/>
          <w:b/>
          <w:bCs/>
          <w:sz w:val="24"/>
          <w:szCs w:val="24"/>
        </w:rPr>
        <w:t>PopFre</w:t>
      </w:r>
      <w:proofErr w:type="spellEnd"/>
      <w:r>
        <w:rPr>
          <w:rFonts w:ascii="Times New Roman" w:hAnsi="Times New Roman" w:cs="Times New Roman"/>
          <w:b/>
          <w:bCs/>
          <w:sz w:val="24"/>
          <w:szCs w:val="24"/>
        </w:rPr>
        <w:t xml:space="preserve"> </w:t>
      </w:r>
    </w:p>
    <w:p w14:paraId="6506A916" w14:textId="3D78FC69" w:rsidR="00A214EA" w:rsidRPr="002245EF" w:rsidRDefault="00A214EA" w:rsidP="00A214EA">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Riparian forest overview</w:t>
      </w:r>
    </w:p>
    <w:p w14:paraId="2B176D13" w14:textId="5CF771BC"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Fremont cottonwood </w:t>
      </w:r>
      <w:r w:rsidRPr="002245EF">
        <w:rPr>
          <w:rFonts w:ascii="Times New Roman" w:hAnsi="Times New Roman" w:cs="Times New Roman"/>
          <w:i/>
          <w:sz w:val="24"/>
          <w:szCs w:val="24"/>
        </w:rPr>
        <w:t xml:space="preserve">(Populus </w:t>
      </w:r>
      <w:proofErr w:type="spellStart"/>
      <w:r w:rsidRPr="002245EF">
        <w:rPr>
          <w:rFonts w:ascii="Times New Roman" w:hAnsi="Times New Roman" w:cs="Times New Roman"/>
          <w:i/>
          <w:sz w:val="24"/>
          <w:szCs w:val="24"/>
        </w:rPr>
        <w:t>fremontii</w:t>
      </w:r>
      <w:proofErr w:type="spellEnd"/>
      <w:r w:rsidRPr="002245EF">
        <w:rPr>
          <w:rFonts w:ascii="Times New Roman" w:hAnsi="Times New Roman" w:cs="Times New Roman"/>
          <w:sz w:val="24"/>
          <w:szCs w:val="24"/>
        </w:rPr>
        <w:t>) and Goodding’s willow (</w:t>
      </w:r>
      <w:r w:rsidRPr="002245EF">
        <w:rPr>
          <w:rFonts w:ascii="Times New Roman" w:hAnsi="Times New Roman" w:cs="Times New Roman"/>
          <w:i/>
          <w:sz w:val="24"/>
          <w:szCs w:val="24"/>
        </w:rPr>
        <w:t>Salix gooddingii</w:t>
      </w:r>
      <w:r w:rsidRPr="002245EF">
        <w:rPr>
          <w:rFonts w:ascii="Times New Roman" w:hAnsi="Times New Roman" w:cs="Times New Roman"/>
          <w:sz w:val="24"/>
          <w:szCs w:val="24"/>
        </w:rPr>
        <w:t xml:space="preserve">) are major components of riparian forests along the Verde River. </w:t>
      </w:r>
      <w:r>
        <w:rPr>
          <w:rFonts w:ascii="Times New Roman" w:hAnsi="Times New Roman" w:cs="Times New Roman"/>
          <w:sz w:val="24"/>
          <w:szCs w:val="24"/>
        </w:rPr>
        <w:t xml:space="preserve">Cottonwood-willow forests are rare in the Southwest but the Verde River offers one of the largest, contiguous </w:t>
      </w:r>
      <w:proofErr w:type="spellStart"/>
      <w:r>
        <w:rPr>
          <w:rFonts w:ascii="Times New Roman" w:hAnsi="Times New Roman" w:cs="Times New Roman"/>
          <w:sz w:val="24"/>
          <w:szCs w:val="24"/>
        </w:rPr>
        <w:t>stands.</w:t>
      </w:r>
      <w:r w:rsidRPr="002245EF">
        <w:rPr>
          <w:rFonts w:ascii="Times New Roman" w:hAnsi="Times New Roman" w:cs="Times New Roman"/>
          <w:sz w:val="24"/>
          <w:szCs w:val="24"/>
          <w:highlight w:val="yellow"/>
        </w:rPr>
        <w:t>FREMONT</w:t>
      </w:r>
      <w:proofErr w:type="spellEnd"/>
      <w:r w:rsidRPr="002245EF">
        <w:rPr>
          <w:rFonts w:ascii="Times New Roman" w:hAnsi="Times New Roman" w:cs="Times New Roman"/>
          <w:sz w:val="24"/>
          <w:szCs w:val="24"/>
          <w:highlight w:val="yellow"/>
        </w:rPr>
        <w:t xml:space="preserve"> COTTONWOOD </w:t>
      </w:r>
      <w:commentRangeStart w:id="12"/>
      <w:r w:rsidRPr="002245EF">
        <w:rPr>
          <w:rFonts w:ascii="Times New Roman" w:hAnsi="Times New Roman" w:cs="Times New Roman"/>
          <w:sz w:val="24"/>
          <w:szCs w:val="24"/>
          <w:highlight w:val="yellow"/>
        </w:rPr>
        <w:t>IMPORTANCE</w:t>
      </w:r>
      <w:commentRangeEnd w:id="12"/>
      <w:r>
        <w:rPr>
          <w:rStyle w:val="CommentReference"/>
        </w:rPr>
        <w:commentReference w:id="12"/>
      </w:r>
    </w:p>
    <w:p w14:paraId="3CC04DEA" w14:textId="77777777" w:rsidR="00A214EA" w:rsidRPr="002245EF" w:rsidRDefault="00A214EA" w:rsidP="00A214EA">
      <w:pPr>
        <w:pStyle w:val="ListParagraph"/>
        <w:numPr>
          <w:ilvl w:val="0"/>
          <w:numId w:val="23"/>
        </w:num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One of Fremont cottonwoods most studied impacts is on bird habitat. </w:t>
      </w:r>
    </w:p>
    <w:p w14:paraId="3879E5F2" w14:textId="00D3C47D" w:rsidR="00A214EA" w:rsidRDefault="00C502E4" w:rsidP="00C502E4">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Older and mature forests are important habitat to </w:t>
      </w:r>
      <w:commentRangeStart w:id="13"/>
      <w:r>
        <w:rPr>
          <w:rFonts w:ascii="Times New Roman" w:hAnsi="Times New Roman" w:cs="Times New Roman"/>
          <w:sz w:val="24"/>
          <w:szCs w:val="24"/>
        </w:rPr>
        <w:t xml:space="preserve">bats </w:t>
      </w:r>
      <w:commentRangeEnd w:id="13"/>
      <w:r>
        <w:rPr>
          <w:rStyle w:val="CommentReference"/>
        </w:rPr>
        <w:commentReference w:id="13"/>
      </w:r>
    </w:p>
    <w:p w14:paraId="6B77B534" w14:textId="38027177" w:rsidR="00C502E4" w:rsidRDefault="00C502E4" w:rsidP="00C502E4">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Cottonwood forests are support more biodiversity, especially </w:t>
      </w:r>
      <w:proofErr w:type="spellStart"/>
      <w:r>
        <w:rPr>
          <w:rFonts w:ascii="Times New Roman" w:hAnsi="Times New Roman" w:cs="Times New Roman"/>
          <w:sz w:val="24"/>
          <w:szCs w:val="24"/>
        </w:rPr>
        <w:t>insectovores</w:t>
      </w:r>
      <w:proofErr w:type="spellEnd"/>
      <w:r>
        <w:rPr>
          <w:rFonts w:ascii="Times New Roman" w:hAnsi="Times New Roman" w:cs="Times New Roman"/>
          <w:sz w:val="24"/>
          <w:szCs w:val="24"/>
        </w:rPr>
        <w:t xml:space="preserve"> and </w:t>
      </w:r>
      <w:r w:rsidRPr="00C502E4">
        <w:rPr>
          <w:rFonts w:ascii="Times New Roman" w:hAnsi="Times New Roman" w:cs="Times New Roman"/>
          <w:sz w:val="24"/>
          <w:szCs w:val="24"/>
        </w:rPr>
        <w:t>Nearctic-</w:t>
      </w:r>
      <w:proofErr w:type="spellStart"/>
      <w:r w:rsidRPr="00C502E4">
        <w:rPr>
          <w:rFonts w:ascii="Times New Roman" w:hAnsi="Times New Roman" w:cs="Times New Roman"/>
          <w:sz w:val="24"/>
          <w:szCs w:val="24"/>
        </w:rPr>
        <w:t>Neotropic</w:t>
      </w:r>
      <w:proofErr w:type="spellEnd"/>
      <w:r w:rsidRPr="00C502E4">
        <w:rPr>
          <w:rFonts w:ascii="Times New Roman" w:hAnsi="Times New Roman" w:cs="Times New Roman"/>
          <w:sz w:val="24"/>
          <w:szCs w:val="24"/>
        </w:rPr>
        <w:t xml:space="preserve"> migrants</w:t>
      </w:r>
      <w:r>
        <w:rPr>
          <w:rFonts w:ascii="Times New Roman" w:hAnsi="Times New Roman" w:cs="Times New Roman"/>
          <w:sz w:val="24"/>
          <w:szCs w:val="24"/>
        </w:rPr>
        <w:t xml:space="preserve">, than </w:t>
      </w:r>
      <w:commentRangeStart w:id="14"/>
      <w:r>
        <w:rPr>
          <w:rFonts w:ascii="Times New Roman" w:hAnsi="Times New Roman" w:cs="Times New Roman"/>
          <w:sz w:val="24"/>
          <w:szCs w:val="24"/>
        </w:rPr>
        <w:t>tamarisk</w:t>
      </w:r>
      <w:commentRangeEnd w:id="14"/>
      <w:r>
        <w:rPr>
          <w:rStyle w:val="CommentReference"/>
        </w:rPr>
        <w:commentReference w:id="14"/>
      </w:r>
    </w:p>
    <w:p w14:paraId="77B35126" w14:textId="52E646F7" w:rsidR="005E2653" w:rsidRPr="002245EF" w:rsidRDefault="005E2653" w:rsidP="005E2653">
      <w:pPr>
        <w:pStyle w:val="ListParagraph"/>
        <w:numPr>
          <w:ilvl w:val="0"/>
          <w:numId w:val="23"/>
        </w:numPr>
        <w:spacing w:line="480" w:lineRule="auto"/>
        <w:rPr>
          <w:rFonts w:ascii="Times New Roman" w:hAnsi="Times New Roman" w:cs="Times New Roman"/>
          <w:sz w:val="24"/>
          <w:szCs w:val="24"/>
        </w:rPr>
      </w:pPr>
      <w:commentRangeStart w:id="15"/>
      <w:r>
        <w:rPr>
          <w:rFonts w:ascii="Times New Roman" w:hAnsi="Times New Roman" w:cs="Times New Roman"/>
          <w:sz w:val="24"/>
          <w:szCs w:val="24"/>
        </w:rPr>
        <w:t>Phreatophytes</w:t>
      </w:r>
      <w:commentRangeEnd w:id="15"/>
      <w:r>
        <w:rPr>
          <w:rStyle w:val="CommentReference"/>
        </w:rPr>
        <w:commentReference w:id="15"/>
      </w:r>
    </w:p>
    <w:p w14:paraId="187B5BBC" w14:textId="77777777"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Stromberg (1993) describes Fremont cottonwood and Goodding willow ecology in Arizona. Fremont cottonwoods are pioneer species, rely</w:t>
      </w:r>
      <w:r>
        <w:rPr>
          <w:rFonts w:ascii="Times New Roman" w:hAnsi="Times New Roman" w:cs="Times New Roman"/>
          <w:sz w:val="24"/>
          <w:szCs w:val="24"/>
        </w:rPr>
        <w:t>ing</w:t>
      </w:r>
      <w:r w:rsidRPr="002245EF">
        <w:rPr>
          <w:rFonts w:ascii="Times New Roman" w:hAnsi="Times New Roman" w:cs="Times New Roman"/>
          <w:sz w:val="24"/>
          <w:szCs w:val="24"/>
        </w:rPr>
        <w:t xml:space="preserve"> on disturbance and large amounts of seeds for sexual establishment. Both species produce large numbers (up to 25 million on mature</w:t>
      </w:r>
      <w:r>
        <w:rPr>
          <w:rFonts w:ascii="Times New Roman" w:hAnsi="Times New Roman" w:cs="Times New Roman"/>
          <w:sz w:val="24"/>
          <w:szCs w:val="24"/>
        </w:rPr>
        <w:t>, female</w:t>
      </w:r>
      <w:r w:rsidRPr="002245EF">
        <w:rPr>
          <w:rFonts w:ascii="Times New Roman" w:hAnsi="Times New Roman" w:cs="Times New Roman"/>
          <w:sz w:val="24"/>
          <w:szCs w:val="24"/>
        </w:rPr>
        <w:t xml:space="preserve"> trees) of seeds each spring. The seeds are small and have “tufts'' that are designed for long distance wind and water dispersal. Seeds are released in early spring as winter floods recede. This allows the seeds to be deposited on bare, moist mineral soil scoured and deposited by high winter flows. </w:t>
      </w:r>
    </w:p>
    <w:p w14:paraId="701977E8" w14:textId="62BEDBA5" w:rsidR="00E871C0" w:rsidRDefault="00A214EA" w:rsidP="00E871C0">
      <w:pPr>
        <w:tabs>
          <w:tab w:val="left" w:pos="5445"/>
        </w:tabs>
        <w:spacing w:line="480" w:lineRule="auto"/>
        <w:rPr>
          <w:rFonts w:ascii="Times New Roman" w:hAnsi="Times New Roman" w:cs="Times New Roman"/>
          <w:sz w:val="24"/>
          <w:szCs w:val="24"/>
        </w:rPr>
      </w:pPr>
      <w:r w:rsidRPr="00D75EBC">
        <w:rPr>
          <w:rFonts w:ascii="Times New Roman" w:hAnsi="Times New Roman" w:cs="Times New Roman"/>
          <w:sz w:val="24"/>
          <w:szCs w:val="24"/>
          <w:highlight w:val="yellow"/>
        </w:rPr>
        <w:t>-Factors that impact cottonwood establishment</w:t>
      </w:r>
    </w:p>
    <w:p w14:paraId="64569459" w14:textId="1D30BBDA"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sidRPr="00E871C0">
        <w:rPr>
          <w:rFonts w:ascii="Times New Roman" w:hAnsi="Times New Roman" w:cs="Times New Roman"/>
          <w:sz w:val="24"/>
          <w:szCs w:val="24"/>
        </w:rPr>
        <w:t>Cottonwood</w:t>
      </w:r>
      <w:r w:rsidR="00A36451">
        <w:rPr>
          <w:rFonts w:ascii="Times New Roman" w:hAnsi="Times New Roman" w:cs="Times New Roman"/>
          <w:sz w:val="24"/>
          <w:szCs w:val="24"/>
        </w:rPr>
        <w:t xml:space="preserve"> seedlings</w:t>
      </w:r>
      <w:r w:rsidRPr="00E871C0">
        <w:rPr>
          <w:rFonts w:ascii="Times New Roman" w:hAnsi="Times New Roman" w:cs="Times New Roman"/>
          <w:sz w:val="24"/>
          <w:szCs w:val="24"/>
        </w:rPr>
        <w:t xml:space="preserve"> are sensitive to groundwater level </w:t>
      </w:r>
      <w:commentRangeStart w:id="16"/>
      <w:commentRangeStart w:id="17"/>
      <w:r w:rsidRPr="00E871C0">
        <w:rPr>
          <w:rFonts w:ascii="Times New Roman" w:hAnsi="Times New Roman" w:cs="Times New Roman"/>
          <w:sz w:val="24"/>
          <w:szCs w:val="24"/>
        </w:rPr>
        <w:t>decline</w:t>
      </w:r>
      <w:commentRangeEnd w:id="16"/>
      <w:r>
        <w:rPr>
          <w:rStyle w:val="CommentReference"/>
        </w:rPr>
        <w:commentReference w:id="16"/>
      </w:r>
      <w:commentRangeEnd w:id="17"/>
      <w:r>
        <w:rPr>
          <w:rStyle w:val="CommentReference"/>
        </w:rPr>
        <w:commentReference w:id="17"/>
      </w:r>
    </w:p>
    <w:p w14:paraId="747CD846" w14:textId="3BC02F88"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Seedlings </w:t>
      </w:r>
      <w:r w:rsidR="00A003B7">
        <w:rPr>
          <w:rFonts w:ascii="Times New Roman" w:hAnsi="Times New Roman" w:cs="Times New Roman"/>
          <w:sz w:val="24"/>
          <w:szCs w:val="24"/>
        </w:rPr>
        <w:t>also</w:t>
      </w:r>
      <w:r>
        <w:rPr>
          <w:rFonts w:ascii="Times New Roman" w:hAnsi="Times New Roman" w:cs="Times New Roman"/>
          <w:sz w:val="24"/>
          <w:szCs w:val="24"/>
        </w:rPr>
        <w:t xml:space="preserve"> grow best when they are at least 15 cm </w:t>
      </w:r>
      <w:commentRangeStart w:id="18"/>
      <w:r>
        <w:rPr>
          <w:rFonts w:ascii="Times New Roman" w:hAnsi="Times New Roman" w:cs="Times New Roman"/>
          <w:sz w:val="24"/>
          <w:szCs w:val="24"/>
        </w:rPr>
        <w:t>apart</w:t>
      </w:r>
      <w:commentRangeEnd w:id="18"/>
      <w:r>
        <w:rPr>
          <w:rStyle w:val="CommentReference"/>
        </w:rPr>
        <w:commentReference w:id="18"/>
      </w:r>
      <w:r>
        <w:rPr>
          <w:rFonts w:ascii="Times New Roman" w:hAnsi="Times New Roman" w:cs="Times New Roman"/>
          <w:sz w:val="24"/>
          <w:szCs w:val="24"/>
        </w:rPr>
        <w:t>.</w:t>
      </w:r>
    </w:p>
    <w:p w14:paraId="5848FE28" w14:textId="66647832" w:rsidR="00E871C0" w:rsidRDefault="00E871C0"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Inundation and temperature also impact seedling </w:t>
      </w:r>
      <w:commentRangeStart w:id="19"/>
      <w:r>
        <w:rPr>
          <w:rFonts w:ascii="Times New Roman" w:hAnsi="Times New Roman" w:cs="Times New Roman"/>
          <w:sz w:val="24"/>
          <w:szCs w:val="24"/>
        </w:rPr>
        <w:t>survivorship</w:t>
      </w:r>
      <w:commentRangeEnd w:id="19"/>
      <w:r>
        <w:rPr>
          <w:rStyle w:val="CommentReference"/>
        </w:rPr>
        <w:commentReference w:id="19"/>
      </w:r>
    </w:p>
    <w:p w14:paraId="432A412A" w14:textId="4C8C5FA2" w:rsid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r>
        <w:rPr>
          <w:rFonts w:ascii="Times New Roman" w:hAnsi="Times New Roman" w:cs="Times New Roman"/>
          <w:sz w:val="24"/>
          <w:szCs w:val="24"/>
        </w:rPr>
        <w:t xml:space="preserve">Cottonwood seedlings are also able to outcompete tamarisk </w:t>
      </w:r>
      <w:commentRangeStart w:id="20"/>
      <w:r>
        <w:rPr>
          <w:rFonts w:ascii="Times New Roman" w:hAnsi="Times New Roman" w:cs="Times New Roman"/>
          <w:sz w:val="24"/>
          <w:szCs w:val="24"/>
        </w:rPr>
        <w:t>species</w:t>
      </w:r>
      <w:commentRangeEnd w:id="20"/>
      <w:r>
        <w:rPr>
          <w:rStyle w:val="CommentReference"/>
        </w:rPr>
        <w:commentReference w:id="20"/>
      </w:r>
    </w:p>
    <w:p w14:paraId="3B2B92F8" w14:textId="77777777" w:rsidR="005E2653" w:rsidRPr="00E871C0" w:rsidRDefault="005E2653" w:rsidP="00E871C0">
      <w:pPr>
        <w:pStyle w:val="ListParagraph"/>
        <w:numPr>
          <w:ilvl w:val="0"/>
          <w:numId w:val="23"/>
        </w:numPr>
        <w:tabs>
          <w:tab w:val="left" w:pos="5445"/>
        </w:tabs>
        <w:spacing w:line="480" w:lineRule="auto"/>
        <w:rPr>
          <w:rFonts w:ascii="Times New Roman" w:hAnsi="Times New Roman" w:cs="Times New Roman"/>
          <w:sz w:val="24"/>
          <w:szCs w:val="24"/>
        </w:rPr>
      </w:pPr>
    </w:p>
    <w:p w14:paraId="7FDD3800" w14:textId="622E6806" w:rsidR="00A214EA"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Regeneration of Fremont cottonwood and Goodding willow occurs sporadically in Arizona. A study in Southern Arizona showed that regeneration occurred only about every decade and was dependent on strong winter floods to scour vegetation and deposit fine alluvial soils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{"citationID":"qEd9Meav","properties":{"formattedCitation":"(Cooper et al. 1999; Juliet C Stromberg 1997)","plainCitation":"(Cooper et al. 1999; Juliet C Stromberg 1997)","dontUpdate":true,"noteIndex":0},"citationItems":[{"id":3,"uris":["http://zotero.org/users/local/yyBX3i8n/items/SFPA89JJ"],"itemData":{"id":3,"type":"article-journal","container-title":"Regulated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A"}],"issued":{"date-parts":[["1999"]]}}},{"id":5,"uris":["http://zotero.org/users/local/yyBX3i8n/items/5SB9FHKK"],"itemData":{"id":5,"type":"article-journal","container-title":"The Great Basin Naturalist","ISSN":"0017-3614","journalAbbreviation":"The Great Basin Naturalist","note":"publisher: JSTOR","page":"198-208","title":"Growth and survivorship of Fremont cottonwood, Goodding willow, and salt cedar seedlings after large floods in central Arizona","author":[{"family":"Stromberg","given":"Juliet C"}],"issued":{"date-parts":[["1997"]]}}}],"schema":"https://github.com/citation-style-language/schema/raw/master/csl-citation.json"}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(Cooper et al. 1999; Stromberg, 1997)</w:t>
      </w:r>
      <w:r w:rsidRPr="002245EF">
        <w:rPr>
          <w:rFonts w:ascii="Times New Roman" w:hAnsi="Times New Roman" w:cs="Times New Roman"/>
          <w:sz w:val="24"/>
          <w:szCs w:val="24"/>
        </w:rPr>
        <w:fldChar w:fldCharType="end"/>
      </w:r>
      <w:ins w:id="21" w:author="D.Merritt" w:date="2025-03-16T12:57:00Z">
        <w:r w:rsidRPr="002245EF">
          <w:rPr>
            <w:rFonts w:ascii="Times New Roman" w:hAnsi="Times New Roman" w:cs="Times New Roman"/>
            <w:sz w:val="24"/>
            <w:szCs w:val="24"/>
          </w:rPr>
          <w:t>.</w:t>
        </w:r>
      </w:ins>
      <w:del w:id="22" w:author="D.Merritt" w:date="2025-03-16T12:57:00Z">
        <w:r w:rsidRPr="002245EF">
          <w:rPr>
            <w:rFonts w:ascii="Times New Roman" w:hAnsi="Times New Roman" w:cs="Times New Roman"/>
            <w:sz w:val="24"/>
            <w:szCs w:val="24"/>
          </w:rPr>
          <w:delText>.</w:delText>
        </w:r>
      </w:del>
      <w:r w:rsidRPr="002245EF">
        <w:rPr>
          <w:rFonts w:ascii="Times New Roman" w:hAnsi="Times New Roman" w:cs="Times New Roman"/>
          <w:sz w:val="24"/>
          <w:szCs w:val="24"/>
        </w:rPr>
        <w:t xml:space="preserve"> Because most of the Verde River is unregulated and largely free-flowing, native species still dominate riparian areas.  </w:t>
      </w:r>
      <w:commentRangeStart w:id="23"/>
      <w:r w:rsidRPr="002245EF">
        <w:rPr>
          <w:rFonts w:ascii="Times New Roman" w:hAnsi="Times New Roman" w:cs="Times New Roman"/>
          <w:sz w:val="24"/>
          <w:szCs w:val="24"/>
        </w:rPr>
        <w:t xml:space="preserve">Age class </w:t>
      </w:r>
      <w:commentRangeEnd w:id="23"/>
      <w:r>
        <w:rPr>
          <w:rStyle w:val="CommentReference"/>
        </w:rPr>
        <w:commentReference w:id="23"/>
      </w:r>
      <w:r w:rsidRPr="002245EF">
        <w:rPr>
          <w:rFonts w:ascii="Times New Roman" w:hAnsi="Times New Roman" w:cs="Times New Roman"/>
          <w:sz w:val="24"/>
          <w:szCs w:val="24"/>
        </w:rPr>
        <w:t xml:space="preserve">structure is very diverse among riparian trees along the Verde River. Stands of Fremont cottonwood and Goodding’s willow often occur in spatially separate, but same age cohorts with younger stands closer to the active channel and older stands extending up to 200 meters away (Stromberg, 1993). </w:t>
      </w:r>
    </w:p>
    <w:p w14:paraId="0310B4F1" w14:textId="0F744804" w:rsidR="005E2653" w:rsidRDefault="005E2653" w:rsidP="00A214E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Threats</w:t>
      </w:r>
    </w:p>
    <w:p w14:paraId="27B86B64" w14:textId="77777777" w:rsidR="008625F9" w:rsidRDefault="008625F9" w:rsidP="008625F9">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Invasives</w:t>
      </w:r>
      <w:r w:rsidRPr="008625F9">
        <w:rPr>
          <w:rFonts w:ascii="Times New Roman" w:hAnsi="Times New Roman" w:cs="Times New Roman"/>
          <w:sz w:val="24"/>
          <w:szCs w:val="24"/>
        </w:rPr>
        <w:t xml:space="preserve"> </w:t>
      </w:r>
    </w:p>
    <w:p w14:paraId="5D4A619E" w14:textId="19C2AB50"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r w:rsidRPr="008625F9">
        <w:rPr>
          <w:rFonts w:ascii="Times New Roman" w:hAnsi="Times New Roman" w:cs="Times New Roman"/>
          <w:sz w:val="24"/>
          <w:szCs w:val="24"/>
        </w:rPr>
        <w:t>Invasive species such as tamarisk (</w:t>
      </w:r>
      <w:r w:rsidRPr="008625F9">
        <w:rPr>
          <w:rFonts w:ascii="Times New Roman" w:hAnsi="Times New Roman" w:cs="Times New Roman"/>
          <w:i/>
          <w:iCs/>
          <w:sz w:val="24"/>
          <w:szCs w:val="24"/>
        </w:rPr>
        <w:t>Tamaris spp.</w:t>
      </w:r>
      <w:r w:rsidRPr="008625F9">
        <w:rPr>
          <w:rFonts w:ascii="Times New Roman" w:hAnsi="Times New Roman" w:cs="Times New Roman"/>
          <w:sz w:val="24"/>
          <w:szCs w:val="24"/>
        </w:rPr>
        <w:t xml:space="preserve">) and </w:t>
      </w:r>
      <w:commentRangeStart w:id="24"/>
      <w:r w:rsidRPr="008625F9">
        <w:rPr>
          <w:rFonts w:ascii="Times New Roman" w:hAnsi="Times New Roman" w:cs="Times New Roman"/>
          <w:sz w:val="24"/>
          <w:szCs w:val="24"/>
        </w:rPr>
        <w:t xml:space="preserve">Arundo </w:t>
      </w:r>
      <w:commentRangeEnd w:id="24"/>
      <w:r>
        <w:rPr>
          <w:rStyle w:val="CommentReference"/>
        </w:rPr>
        <w:commentReference w:id="24"/>
      </w:r>
      <w:r w:rsidRPr="008625F9">
        <w:rPr>
          <w:rFonts w:ascii="Times New Roman" w:hAnsi="Times New Roman" w:cs="Times New Roman"/>
          <w:sz w:val="24"/>
          <w:szCs w:val="24"/>
        </w:rPr>
        <w:t>(</w:t>
      </w:r>
      <w:r w:rsidRPr="008625F9">
        <w:rPr>
          <w:rFonts w:ascii="Times New Roman" w:hAnsi="Times New Roman" w:cs="Times New Roman"/>
          <w:i/>
          <w:iCs/>
          <w:sz w:val="24"/>
          <w:szCs w:val="24"/>
        </w:rPr>
        <w:t xml:space="preserve">Arundo </w:t>
      </w:r>
      <w:proofErr w:type="spellStart"/>
      <w:r w:rsidRPr="008625F9">
        <w:rPr>
          <w:rFonts w:ascii="Times New Roman" w:hAnsi="Times New Roman" w:cs="Times New Roman"/>
          <w:i/>
          <w:iCs/>
          <w:sz w:val="24"/>
          <w:szCs w:val="24"/>
        </w:rPr>
        <w:t>donax</w:t>
      </w:r>
      <w:proofErr w:type="spellEnd"/>
      <w:r w:rsidRPr="008625F9">
        <w:rPr>
          <w:rFonts w:ascii="Times New Roman" w:hAnsi="Times New Roman" w:cs="Times New Roman"/>
          <w:sz w:val="24"/>
          <w:szCs w:val="24"/>
        </w:rPr>
        <w:t xml:space="preserve">) exist along the Verde River. However, invasive species are generally not dominant. For example, along the Upper Verde River, tamarisk accounts for only 8% of stems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{"citationID":"Cu1dC1YG","properties":{"formattedCitation":"(Johnson, Kolb, and Medina 2010)","plainCitation":"(Johnson, Kolb, and Medina 2010)","dontUpdate":true,"noteIndex":0},"citationItems":[{"id":66,"uris":["http://zotero.org/users/local/yyBX3i8n/items/2IPWPH9J"],"itemData":{"id":66,"type":"article-journal","container-title":"Biological Invasions","DOI":"10.1007/s10530-009-9658-2","ISSN":"1387-3547, 1573-1464","issue":"8","journalAbbreviation":"Biol Invasions","language":"en","license":"http://www.springer.com/tdm","page":"2487-2497","source":"DOI.org (Crossref)","title":"Do riparian plant community characteristics differ between Tamarix (L.) invaded and non-invaded sites on the upper Verde River, Arizona?","volume":"12","author":[{"family":"Johnson","given":"Tyler D."},{"family":"Kolb","given":"Thomas E."},{"family":"Medina","given":"Alvin L."}],"issued":{"date-parts":[["2010",8]]}}}],"schema":"https://github.com/citation-style-language/schema/raw/master/csl-citation.json"}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(Johnson et al. 2010)</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Invasive species abundance is impacted by many variables with river regulation and altered hydrologic conditions being an important factor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{"citationID":"9b14F96Y","properties":{"formattedCitation":"(Horton et al., 2001; Merritt &amp; Cooper, 2000; Shafroth et al., 2002)","plainCitation":"(Horton et al., 2001; Merritt &amp; Cooper, 2000; Shafroth et al., 2002)","noteIndex":0},"citationItems":[{"id":69,"uris":["http://zotero.org/users/local/yyBX3i8n/items/QWMWSXYJ"],"itemData":{"id":69,"type":"article-journal","container-title":"Ecological Applications","DOI":"10.1890/1051-0761(2001)011[1046:PRTGDV]2.0.CO;2","ISSN":"1051-0761","issue":"4","journalAbbreviation":"Ecological Applications","language":"en","license":"http://doi.wiley.com/10.1002/tdm_license_1.1","page":"1046-1059","source":"DOI.org (Crossref)","title":"PHYSIOLOGICAL RESPONSE TO GROUNDWATER DEPTH VARIES AMONG SPECIES AND WITH RIVER FLOW REGULATION","volume":"11","author":[{"family":"Horton","given":"Jonathan L."},{"family":"Kolb","given":"Thomas E."},{"family":"Hart","given":"Stephen C."}],"issued":{"date-parts":[["2001",8]]}}},{"id":70,"uris":["http://zotero.org/users/local/yyBX3i8n/items/3CCT4NCD"],"itemData":{"id":70,"type":"article-journal","container-title":"Regulated Rivers: Research &amp; Management","DOI":"10.1002/1099-1646(200011/12)16:6&lt;543::AID-RRR590&gt;3.0.CO;2-N","ISSN":"0886-9375, 1099-1646","issue":"6","journalAbbreviation":"Regul. Rivers: Res. Mgmt.","language":"en","license":"http://doi.wiley.com/10.1002/tdm_license_1.1","page":"543-564","source":"DOI.org (Crossref)","title":"Riparian vegetation and channel change in response to river regulation: a comparative study of regulated and unregulated streams in the Green River Basin, USA","title-short":"Riparian vegetation and channel change in response to river regulation","volume":"16","author":[{"family":"Merritt","given":"David M."},{"family":"Cooper","given":"David J."}],"issued":{"date-parts":[["2000",11]]}}},{"id":68,"uris":["http://zotero.org/users/local/yyBX3i8n/items/D5HFVGTA"],"itemData":{"id":68,"type":"article-journal","container-title":"Ecological Applications","DOI":"10.1890/1051-0761(2002)012[0107:RVRTAD]2.0.CO;2","ISSN":"1051-0761","issue":"1","journalAbbreviation":"Ecological Applications","language":"en","license":"http://doi.wiley.com/10.1002/tdm_license_1.1","page":"107-123","source":"DOI.org (Crossref)","title":"RIPARIAN VEGETATION RESPONSE TO ALTERED DISTURBANCE AND STRESS REGIMES","volume":"12","author":[{"family":"Shafroth","given":"Patrick B."},{"family":"Stromberg","given":"Juliet C."},{"family":"Patten","given":"Duncan T."}],"issued":{"date-parts":[["2002",2]]}}}],"schema":"https://github.com/citation-style-language/schema/raw/master/csl-citation.json"}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(Horton et al., 2001; Merritt &amp; Cooper, 2000; Shafroth et al., 2002)</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 xml:space="preserve">. River regulation along the Salt River, in Arizona was found to negatively impact Fremont Cottonwoods and their regeneration </w:t>
      </w:r>
      <w:r w:rsidRPr="008625F9">
        <w:rPr>
          <w:rFonts w:ascii="Times New Roman" w:hAnsi="Times New Roman" w:cs="Times New Roman"/>
          <w:sz w:val="24"/>
          <w:szCs w:val="24"/>
        </w:rPr>
        <w:fldChar w:fldCharType="begin"/>
      </w:r>
      <w:r w:rsidRPr="008625F9">
        <w:rPr>
          <w:rFonts w:ascii="Times New Roman" w:hAnsi="Times New Roman" w:cs="Times New Roman"/>
          <w:sz w:val="24"/>
          <w:szCs w:val="24"/>
        </w:rPr>
        <w:instrText xml:space="preserve"> ADDIN ZOTERO_ITEM CSL_CITATION {"citationID":"BxfM9QIv","properties":{"formattedCitation":"(Fenner &amp; D. R. Patton, 1985)","plainCitation":"(Fenner &amp; D. R. Patton, 1985)","noteIndex":0},"citationItems":[{"id":72,"uris":["http://zotero.org/users/local/yyBX3i8n/items/2VDP9LUE"],"itemData":{"id":72,"type":"article-journal","container-title":"Rangeland Ecology and Management","title":"Effects of regulated water flows on regeneration of Fremont cottonwood.","author":[{"family":"Fenner","given":"Brady P."},{"family":"D. R. Patton","given":""}],"issued":{"date-parts":[["1985"]]}}}],"schema":"https://github.com/citation-style-language/schema/raw/master/csl-citation.json"} </w:instrText>
      </w:r>
      <w:r w:rsidRPr="008625F9">
        <w:rPr>
          <w:rFonts w:ascii="Times New Roman" w:hAnsi="Times New Roman" w:cs="Times New Roman"/>
          <w:sz w:val="24"/>
          <w:szCs w:val="24"/>
        </w:rPr>
        <w:fldChar w:fldCharType="separate"/>
      </w:r>
      <w:r w:rsidRPr="008625F9">
        <w:rPr>
          <w:rFonts w:ascii="Times New Roman" w:hAnsi="Times New Roman" w:cs="Times New Roman"/>
          <w:sz w:val="24"/>
        </w:rPr>
        <w:t>(Fenner &amp; D. R. Patton, 1985)</w:t>
      </w:r>
      <w:r w:rsidRPr="008625F9">
        <w:rPr>
          <w:rFonts w:ascii="Times New Roman" w:hAnsi="Times New Roman" w:cs="Times New Roman"/>
          <w:sz w:val="24"/>
          <w:szCs w:val="24"/>
        </w:rPr>
        <w:fldChar w:fldCharType="end"/>
      </w:r>
      <w:r w:rsidRPr="008625F9">
        <w:rPr>
          <w:rFonts w:ascii="Times New Roman" w:hAnsi="Times New Roman" w:cs="Times New Roman"/>
          <w:sz w:val="24"/>
          <w:szCs w:val="24"/>
        </w:rPr>
        <w:t>.</w:t>
      </w:r>
    </w:p>
    <w:p w14:paraId="4FFFB243" w14:textId="098FCA03" w:rsidR="008625F9" w:rsidRPr="008625F9" w:rsidRDefault="008625F9" w:rsidP="008625F9">
      <w:pPr>
        <w:pStyle w:val="ListParagraph"/>
        <w:numPr>
          <w:ilvl w:val="0"/>
          <w:numId w:val="23"/>
        </w:numPr>
        <w:spacing w:line="480" w:lineRule="auto"/>
        <w:rPr>
          <w:rFonts w:ascii="Times New Roman" w:hAnsi="Times New Roman" w:cs="Times New Roman"/>
          <w:sz w:val="24"/>
          <w:szCs w:val="24"/>
        </w:rPr>
      </w:pPr>
    </w:p>
    <w:p w14:paraId="1DC708DB" w14:textId="5585DD50" w:rsidR="005E2653" w:rsidRDefault="005E2653" w:rsidP="005E2653">
      <w:pPr>
        <w:pStyle w:val="ListParagraph"/>
        <w:numPr>
          <w:ilvl w:val="0"/>
          <w:numId w:val="23"/>
        </w:numPr>
        <w:spacing w:line="480" w:lineRule="auto"/>
        <w:rPr>
          <w:rFonts w:ascii="Times New Roman" w:hAnsi="Times New Roman" w:cs="Times New Roman"/>
          <w:sz w:val="24"/>
          <w:szCs w:val="24"/>
        </w:rPr>
      </w:pPr>
      <w:commentRangeStart w:id="25"/>
      <w:r>
        <w:rPr>
          <w:rFonts w:ascii="Times New Roman" w:hAnsi="Times New Roman" w:cs="Times New Roman"/>
          <w:sz w:val="24"/>
          <w:szCs w:val="24"/>
        </w:rPr>
        <w:t xml:space="preserve">Water </w:t>
      </w:r>
      <w:commentRangeEnd w:id="25"/>
      <w:r w:rsidR="008625F9">
        <w:rPr>
          <w:rStyle w:val="CommentReference"/>
        </w:rPr>
        <w:commentReference w:id="25"/>
      </w:r>
      <w:commentRangeStart w:id="26"/>
      <w:r>
        <w:rPr>
          <w:rFonts w:ascii="Times New Roman" w:hAnsi="Times New Roman" w:cs="Times New Roman"/>
          <w:sz w:val="24"/>
          <w:szCs w:val="24"/>
        </w:rPr>
        <w:t xml:space="preserve">level </w:t>
      </w:r>
      <w:commentRangeEnd w:id="26"/>
      <w:r>
        <w:rPr>
          <w:rStyle w:val="CommentReference"/>
        </w:rPr>
        <w:commentReference w:id="26"/>
      </w:r>
      <w:commentRangeStart w:id="27"/>
      <w:r>
        <w:rPr>
          <w:rFonts w:ascii="Times New Roman" w:hAnsi="Times New Roman" w:cs="Times New Roman"/>
          <w:sz w:val="24"/>
          <w:szCs w:val="24"/>
        </w:rPr>
        <w:t>decline</w:t>
      </w:r>
      <w:commentRangeEnd w:id="27"/>
      <w:r>
        <w:rPr>
          <w:rStyle w:val="CommentReference"/>
        </w:rPr>
        <w:commentReference w:id="27"/>
      </w:r>
    </w:p>
    <w:p w14:paraId="335AA3F8" w14:textId="4472C389" w:rsidR="005E2653" w:rsidRDefault="008625F9" w:rsidP="005E2653">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Grazing</w:t>
      </w:r>
    </w:p>
    <w:p w14:paraId="62490CFC" w14:textId="76BB6D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Negative impact on seedling </w:t>
      </w:r>
      <w:commentRangeStart w:id="28"/>
      <w:commentRangeStart w:id="29"/>
      <w:r>
        <w:rPr>
          <w:rFonts w:ascii="Times New Roman" w:hAnsi="Times New Roman" w:cs="Times New Roman"/>
          <w:sz w:val="24"/>
          <w:szCs w:val="24"/>
        </w:rPr>
        <w:t>abundance</w:t>
      </w:r>
      <w:commentRangeEnd w:id="28"/>
      <w:r>
        <w:rPr>
          <w:rStyle w:val="CommentReference"/>
        </w:rPr>
        <w:commentReference w:id="28"/>
      </w:r>
      <w:commentRangeEnd w:id="29"/>
      <w:r>
        <w:rPr>
          <w:rStyle w:val="CommentReference"/>
        </w:rPr>
        <w:commentReference w:id="29"/>
      </w:r>
    </w:p>
    <w:p w14:paraId="329D8669" w14:textId="6275F96F" w:rsidR="008625F9" w:rsidRDefault="008625F9" w:rsidP="008625F9">
      <w:pPr>
        <w:pStyle w:val="ListParagraph"/>
        <w:numPr>
          <w:ilvl w:val="0"/>
          <w:numId w:val="23"/>
        </w:numPr>
        <w:spacing w:line="480" w:lineRule="auto"/>
        <w:rPr>
          <w:rFonts w:ascii="Times New Roman" w:hAnsi="Times New Roman" w:cs="Times New Roman"/>
          <w:sz w:val="24"/>
          <w:szCs w:val="24"/>
        </w:rPr>
      </w:pPr>
      <w:r>
        <w:rPr>
          <w:rFonts w:ascii="Times New Roman" w:hAnsi="Times New Roman" w:cs="Times New Roman"/>
          <w:sz w:val="24"/>
          <w:szCs w:val="24"/>
        </w:rPr>
        <w:t>Fire</w:t>
      </w:r>
    </w:p>
    <w:p w14:paraId="0760FEFF" w14:textId="2656BA3B" w:rsidR="008625F9"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Resprouting in some </w:t>
      </w:r>
      <w:commentRangeStart w:id="30"/>
      <w:r>
        <w:rPr>
          <w:rFonts w:ascii="Times New Roman" w:hAnsi="Times New Roman" w:cs="Times New Roman"/>
          <w:sz w:val="24"/>
          <w:szCs w:val="24"/>
        </w:rPr>
        <w:t>species</w:t>
      </w:r>
      <w:commentRangeEnd w:id="30"/>
      <w:r>
        <w:rPr>
          <w:rStyle w:val="CommentReference"/>
        </w:rPr>
        <w:commentReference w:id="30"/>
      </w:r>
    </w:p>
    <w:p w14:paraId="4B96C249" w14:textId="044412CD" w:rsidR="008625F9" w:rsidRPr="005E2653" w:rsidRDefault="008625F9" w:rsidP="008625F9">
      <w:pPr>
        <w:pStyle w:val="ListParagraph"/>
        <w:numPr>
          <w:ilvl w:val="1"/>
          <w:numId w:val="23"/>
        </w:numPr>
        <w:spacing w:line="480" w:lineRule="auto"/>
        <w:rPr>
          <w:rFonts w:ascii="Times New Roman" w:hAnsi="Times New Roman" w:cs="Times New Roman"/>
          <w:sz w:val="24"/>
          <w:szCs w:val="24"/>
        </w:rPr>
      </w:pPr>
      <w:r>
        <w:rPr>
          <w:rFonts w:ascii="Times New Roman" w:hAnsi="Times New Roman" w:cs="Times New Roman"/>
          <w:sz w:val="24"/>
          <w:szCs w:val="24"/>
        </w:rPr>
        <w:t xml:space="preserve">Generally </w:t>
      </w:r>
      <w:commentRangeStart w:id="31"/>
      <w:r>
        <w:rPr>
          <w:rFonts w:ascii="Times New Roman" w:hAnsi="Times New Roman" w:cs="Times New Roman"/>
          <w:sz w:val="24"/>
          <w:szCs w:val="24"/>
        </w:rPr>
        <w:t>negative</w:t>
      </w:r>
      <w:commentRangeEnd w:id="31"/>
      <w:r>
        <w:rPr>
          <w:rStyle w:val="CommentReference"/>
        </w:rPr>
        <w:commentReference w:id="31"/>
      </w:r>
    </w:p>
    <w:p w14:paraId="59E26B24" w14:textId="77777777" w:rsidR="00A214EA" w:rsidRDefault="00A214EA" w:rsidP="00A214EA">
      <w:pPr>
        <w:spacing w:line="480" w:lineRule="auto"/>
        <w:ind w:firstLine="720"/>
        <w:rPr>
          <w:rFonts w:ascii="Times New Roman" w:hAnsi="Times New Roman" w:cs="Times New Roman"/>
          <w:sz w:val="24"/>
          <w:szCs w:val="24"/>
        </w:rPr>
      </w:pPr>
    </w:p>
    <w:p w14:paraId="765A3C30" w14:textId="13655BC2" w:rsidR="00A214EA" w:rsidRPr="002245EF" w:rsidRDefault="00A214EA" w:rsidP="00A214EA">
      <w:pPr>
        <w:spacing w:line="480" w:lineRule="auto"/>
        <w:ind w:firstLine="720"/>
        <w:rPr>
          <w:rFonts w:ascii="Times New Roman" w:hAnsi="Times New Roman" w:cs="Times New Roman"/>
          <w:sz w:val="24"/>
          <w:szCs w:val="24"/>
        </w:rPr>
      </w:pPr>
    </w:p>
    <w:p w14:paraId="7EC3FC83" w14:textId="77777777" w:rsidR="00A214EA" w:rsidRPr="002245EF" w:rsidRDefault="00A214EA" w:rsidP="00A214EA">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winter of 2023 was the one of the wettest</w:t>
      </w:r>
      <w:ins w:id="32" w:author="Peter Z Fule" w:date="2025-03-08T10:52: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in Arizona in the past 30 years (Figure 2.1). On March 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2023, the Verde River basin was at 318% of its normal snowpack (NRCS). As a result, during spring snowmelt the Verde River flows reached between a ten percent and a four percent annual exceedance probability (AEP) flood. This means that there is a four </w:t>
      </w:r>
      <w:r>
        <w:rPr>
          <w:rFonts w:ascii="Times New Roman" w:hAnsi="Times New Roman" w:cs="Times New Roman"/>
          <w:sz w:val="24"/>
          <w:szCs w:val="24"/>
        </w:rPr>
        <w:t>to</w:t>
      </w:r>
      <w:r w:rsidRPr="002245EF">
        <w:rPr>
          <w:rFonts w:ascii="Times New Roman" w:hAnsi="Times New Roman" w:cs="Times New Roman"/>
          <w:sz w:val="24"/>
          <w:szCs w:val="24"/>
        </w:rPr>
        <w:t xml:space="preserve"> 10 percent chance a flood of this magnitude would be equaled or exceeded in any given year. </w:t>
      </w:r>
      <w:r w:rsidRPr="002245EF">
        <w:rPr>
          <w:rFonts w:ascii="Times New Roman" w:hAnsi="Times New Roman" w:cs="Times New Roman"/>
          <w:sz w:val="24"/>
          <w:szCs w:val="24"/>
        </w:rPr>
        <w:lastRenderedPageBreak/>
        <w:t>(</w:t>
      </w:r>
      <w:hyperlink r:id="rId13" w:history="1">
        <w:r w:rsidRPr="002245EF">
          <w:rPr>
            <w:rStyle w:val="Hyperlink"/>
            <w:rFonts w:ascii="Times New Roman" w:eastAsia="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xml:space="preserve">).  Peak snowmelt occurred in mid-March and </w:t>
      </w:r>
      <w:commentRangeStart w:id="33"/>
      <w:r w:rsidRPr="002245EF">
        <w:rPr>
          <w:rFonts w:ascii="Times New Roman" w:hAnsi="Times New Roman" w:cs="Times New Roman"/>
          <w:sz w:val="24"/>
          <w:szCs w:val="24"/>
        </w:rPr>
        <w:t xml:space="preserve">almost reached </w:t>
      </w:r>
      <w:commentRangeEnd w:id="33"/>
      <w:r>
        <w:rPr>
          <w:rStyle w:val="CommentReference"/>
        </w:rPr>
        <w:commentReference w:id="33"/>
      </w:r>
      <w:r w:rsidRPr="002245EF">
        <w:rPr>
          <w:rFonts w:ascii="Times New Roman" w:hAnsi="Times New Roman" w:cs="Times New Roman"/>
          <w:sz w:val="24"/>
          <w:szCs w:val="24"/>
        </w:rPr>
        <w:t>1000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w:t>
      </w:r>
      <w:r>
        <w:rPr>
          <w:rFonts w:ascii="Times New Roman" w:hAnsi="Times New Roman" w:cs="Times New Roman"/>
          <w:sz w:val="24"/>
          <w:szCs w:val="24"/>
        </w:rPr>
        <w:t xml:space="preserve"> (Figure 2.1)</w:t>
      </w:r>
      <w:r w:rsidRPr="002245EF">
        <w:rPr>
          <w:rFonts w:ascii="Times New Roman" w:hAnsi="Times New Roman" w:cs="Times New Roman"/>
          <w:sz w:val="24"/>
          <w:szCs w:val="24"/>
        </w:rPr>
        <w:t>. Flows then declined to the summer and fall low-flow period where base</w:t>
      </w:r>
      <w:ins w:id="34" w:author="Abraham E Springer" w:date="2025-02-21T15:14: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flows can drop below 1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/sec. This large flood caused significant floodplain inundation, toppled riparian trees and in some cases, reshaped and re-routed the active channel. This flood disturbance created conditions for Fremont cottonwoods to regenerate via seed and a unique opportunity to study their establishment and survivorship.</w:t>
      </w:r>
    </w:p>
    <w:p w14:paraId="67E41A26" w14:textId="3FBB3031" w:rsidR="0038100D" w:rsidRPr="002245EF" w:rsidRDefault="0038100D" w:rsidP="0038100D">
      <w:pPr>
        <w:pStyle w:val="Heading2"/>
        <w:spacing w:line="480" w:lineRule="auto"/>
        <w:rPr>
          <w:rFonts w:ascii="Times New Roman" w:hAnsi="Times New Roman" w:cs="Times New Roman"/>
          <w:color w:val="auto"/>
          <w:sz w:val="24"/>
          <w:szCs w:val="24"/>
        </w:rPr>
      </w:pPr>
    </w:p>
    <w:p w14:paraId="34CC1A31" w14:textId="77777777" w:rsidR="0038100D" w:rsidRPr="002245EF" w:rsidRDefault="0038100D" w:rsidP="0038100D">
      <w:pPr>
        <w:rPr>
          <w:rFonts w:ascii="Times New Roman" w:hAnsi="Times New Roman" w:cs="Times New Roman"/>
          <w:b/>
          <w:bCs/>
        </w:rPr>
      </w:pPr>
      <w:r w:rsidRPr="002245EF">
        <w:rPr>
          <w:rFonts w:ascii="Times New Roman" w:hAnsi="Times New Roman" w:cs="Times New Roman"/>
          <w:b/>
          <w:bCs/>
        </w:rPr>
        <w:t>Verde River introduction</w:t>
      </w:r>
    </w:p>
    <w:p w14:paraId="1515A358" w14:textId="77777777" w:rsidR="0038100D" w:rsidRPr="002245EF" w:rsidRDefault="0038100D" w:rsidP="0038100D">
      <w:pPr>
        <w:spacing w:line="480" w:lineRule="auto"/>
        <w:ind w:firstLine="720"/>
        <w:rPr>
          <w:rFonts w:ascii="Times New Roman" w:hAnsi="Times New Roman" w:cs="Times New Roman"/>
          <w:sz w:val="24"/>
          <w:szCs w:val="24"/>
        </w:rPr>
      </w:pPr>
      <w:commentRangeStart w:id="35"/>
      <w:r w:rsidRPr="002245EF">
        <w:rPr>
          <w:rFonts w:ascii="Times New Roman" w:hAnsi="Times New Roman" w:cs="Times New Roman"/>
          <w:sz w:val="24"/>
          <w:szCs w:val="24"/>
        </w:rPr>
        <w:t xml:space="preserve">The </w:t>
      </w:r>
      <w:commentRangeEnd w:id="35"/>
      <w:r w:rsidR="00A52FD5">
        <w:rPr>
          <w:rStyle w:val="CommentReference"/>
        </w:rPr>
        <w:commentReference w:id="35"/>
      </w:r>
      <w:commentRangeStart w:id="36"/>
      <w:r w:rsidRPr="002245EF">
        <w:rPr>
          <w:rFonts w:ascii="Times New Roman" w:hAnsi="Times New Roman" w:cs="Times New Roman"/>
          <w:sz w:val="24"/>
          <w:szCs w:val="24"/>
        </w:rPr>
        <w:t>Verde</w:t>
      </w:r>
      <w:commentRangeEnd w:id="36"/>
      <w:r w:rsidR="00DF4E13">
        <w:rPr>
          <w:rStyle w:val="CommentReference"/>
        </w:rPr>
        <w:commentReference w:id="36"/>
      </w:r>
      <w:r w:rsidRPr="002245EF">
        <w:rPr>
          <w:rFonts w:ascii="Times New Roman" w:hAnsi="Times New Roman" w:cs="Times New Roman"/>
          <w:sz w:val="24"/>
          <w:szCs w:val="24"/>
        </w:rPr>
        <w:t xml:space="preserve"> River in central Arizona drains over 16,000 km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and is the longest</w:t>
      </w:r>
      <w:del w:id="37" w:author="Peter Z Fule" w:date="2025-03-08T10:34:00Z">
        <w:r w:rsidRPr="002245EF" w:rsidDel="007E00AD">
          <w:rPr>
            <w:rFonts w:ascii="Times New Roman" w:hAnsi="Times New Roman" w:cs="Times New Roman"/>
            <w:sz w:val="24"/>
            <w:szCs w:val="24"/>
          </w:rPr>
          <w:delText>,</w:delText>
        </w:r>
      </w:del>
      <w:r w:rsidRPr="002245EF">
        <w:rPr>
          <w:rFonts w:ascii="Times New Roman" w:hAnsi="Times New Roman" w:cs="Times New Roman"/>
          <w:sz w:val="24"/>
          <w:szCs w:val="24"/>
        </w:rPr>
        <w:t xml:space="preserve"> perennial river remaining in Arizona. Its watershed has elevations that range from over 3650 m ASL in the San Francisco Peaks to about 400 m ASL at its confluence with the Salt River. The headwaters in the upper Verde Valley originate from a series of springs draining the Big Chino and Little Chino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{"citationID":"m1NV8BHe","properties":{"formattedCitation":"(Wirt et al., 2005)","plainCitation":"(Wirt et al., 2005)","noteIndex":0},"citationItems":[{"id":8,"uris":["http://zotero.org/users/local/yyBX3i8n/items/R9RYFKQR"],"itemData":{"id":8,"type":"book","publisher":"US Geological Survey","title":"Geologic framework of aquifer units and ground-water flowpaths, Verde River headwaters, north-central Arizona","author":[{"family":"Wirt","given":"Laurie"},{"family":"DeWitt","given":"Ed"},{"family":"Langenheim","given":"Victoria E"}],"issued":{"date-parts":[["2005"]]}}}],"schema":"https://github.com/citation-style-language/schema/raw/master/csl-citation.json"}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(Wirt et al., 2005)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river then flows through the middle Verde Valley before it reaches</w:t>
      </w:r>
      <w:ins w:id="38" w:author="D.Merritt" w:date="2025-03-16T12:57: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reach designated as Wild and Scenic (W&amp;S) just south of Camp Verde, AZ. Along this reach the Verde River gains volume from a string of canyons with perennial tributaries which get large portions of their base</w:t>
      </w:r>
      <w:ins w:id="39" w:author="Abraham E Springer" w:date="2024-03-02T07:3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flow from springs discharging from the regional aquifers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{"citationID":"Y5BjDlqe","properties":{"formattedCitation":"(Ecological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After the W&amp;S reach of the river, the Verde enters its lower reach and flows through two large storage reservoirs before joining the Salt River. There are no reservoirs on the upper reach</w:t>
      </w:r>
      <w:ins w:id="40" w:author="Abraham E Springer" w:date="2025-03-31T13:33:00Z">
        <w:r w:rsidRPr="002245EF">
          <w:rPr>
            <w:rFonts w:ascii="Times New Roman" w:hAnsi="Times New Roman" w:cs="Times New Roman"/>
            <w:sz w:val="24"/>
            <w:szCs w:val="24"/>
          </w:rPr>
          <w:t>,</w:t>
        </w:r>
      </w:ins>
      <w:r w:rsidRPr="002245EF">
        <w:rPr>
          <w:rFonts w:ascii="Times New Roman" w:hAnsi="Times New Roman" w:cs="Times New Roman"/>
          <w:sz w:val="24"/>
          <w:szCs w:val="24"/>
        </w:rPr>
        <w:t xml:space="preserve"> allowing large winter and monsoon floods to flow through the wild and scenic reach of the river and continuously influence the ecology and geomorphology.</w:t>
      </w:r>
    </w:p>
    <w:p w14:paraId="7A281CC4" w14:textId="77777777"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ab/>
        <w:t xml:space="preserve">Although there are no large storage reservoirs above the Verde River Wild and Scenic corridor, the Verde River is still impacted by human use. Aquifers are pumped by municipal, irrigation, and domestic wells in the Big and Little Chino Basins. Perennial flow of the Verde </w:t>
      </w:r>
      <w:r w:rsidRPr="002245EF">
        <w:rPr>
          <w:rFonts w:ascii="Times New Roman" w:hAnsi="Times New Roman" w:cs="Times New Roman"/>
          <w:sz w:val="24"/>
          <w:szCs w:val="24"/>
        </w:rPr>
        <w:lastRenderedPageBreak/>
        <w:t xml:space="preserve">River begins about eight km further downstream than it did historically because of groundwater pumping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{"citationID":"eXVFBvUS","properties":{"formattedCitation":"(Ecological Implications of Verde River Flows 2008)","plainCitation":"(Ecological Implications of Verde River Flows 2008)","dontUpdate":true,"noteIndex":0},"citationItems":[{"id":6,"uris":["http://zotero.org/users/local/yyBX3i8n/items/K8ZFFDWD"],"itemData":{"id":6,"type":"report","collection-title":"Hydrology of the Upper and Middle Verde","page":"5-14","publisher":"Arizona Water Institute, The Nature Conservancy, and Verde River Basin Partnership.","title":"Ecological Implications of Verde River Flows","contributor":[{"literal":"Jeanmarie A. Haney Abe E. Springer"},{"family":"Turner","given":"D.S."}],"issued":{"date-parts":[["2008"]]}}}],"schema":"https://github.com/citation-style-language/schema/raw/master/csl-citation.json"}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(Ecological Implications of Verde River Flows , 2008)</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Surface water diversions between Clarkdale and Beasley River Access Point reduce base</w:t>
      </w:r>
      <w:ins w:id="41" w:author="Abraham E Springer" w:date="2025-03-31T13:35: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flow during the summer when water levels are historically at their lowest. Irrigation diversion ditches withdraw about 42,000,000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 (34,000 acre feet) with about half of that being consumed and the other half returning to the river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{"citationID":"utTOnxiF","properties":{"formattedCitation":"(Alam, 1997; Blasch et al., 2006)","plainCitation":"(Alam, 1997; Blasch et al., 2006)","noteIndex":0},"citationItems":[{"id":9,"uris":["http://zotero.org/users/local/yyBX3i8n/items/4K6X5ZWE"],"itemData":{"id":9,"type":"article-journal","container-title":"A report of the irrigation diversion improvement project. Verde Natural Resource Conservation District","journalAbbreviation":"A report of the irrigation diversion improvement project. Verde Natural Resource Conservation District","title":"Irrigation in the Verde Valley","author":[{"family":"Alam","given":"J"}],"issued":{"date-parts":[["1997"]]}}},{"id":10,"uris":["http://zotero.org/users/local/yyBX3i8n/items/N8XZPFJK"],"itemData":{"id":10,"type":"report","publisher":"U. S. Geological Survey","title":"Hydrogeology of the upper and middle Verde River watersheds, central Arizona","author":[{"family":"Blasch","given":"Kyle W"},{"family":"Hoffmann","given":"John P"},{"family":"Graser","given":"Leslie F"},{"family":"Bryson","given":"Jeannie R"},{"family":"Flint","given":"Alan L"}],"issued":{"date-parts":[["2006"]]}}}],"schema":"https://github.com/citation-style-language/schema/raw/master/csl-citation.json"}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(Alam, 1997; Blasch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The Verde Valley also is an agricultural area with land being used for</w:t>
      </w:r>
      <w:del w:id="42" w:author="Peter Z Fule" w:date="2025-03-08T10:38:00Z">
        <w:r w:rsidRPr="002245EF" w:rsidDel="0098728E">
          <w:rPr>
            <w:rFonts w:ascii="Times New Roman" w:hAnsi="Times New Roman" w:cs="Times New Roman"/>
            <w:sz w:val="24"/>
            <w:szCs w:val="24"/>
          </w:rPr>
          <w:delText>:</w:delText>
        </w:r>
      </w:del>
      <w:r w:rsidRPr="002245EF">
        <w:rPr>
          <w:rFonts w:ascii="Times New Roman" w:hAnsi="Times New Roman" w:cs="Times New Roman"/>
          <w:sz w:val="24"/>
          <w:szCs w:val="24"/>
        </w:rPr>
        <w:t xml:space="preserve"> pasture, pecans, grapes, alfalfa, barley, corn, and other vegetables. However, most farms are often small in size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{"citationID":"qGFBqPy8","properties":{"formattedCitation":"(USDA, 2012; Zhao et al., 2019)","plainCitation":"(USDA, 2012; Zhao et al., 2019)","noteIndex":0},"citationItems":[{"id":11,"uris":["http://zotero.org/users/local/yyBX3i8n/items/ES4WDK62"],"itemData":{"id":11,"type":"report","collection-title":"Census of Agriculture","title":"Yavapai County Profile","URL":"https://agcensus.library.cornell.edu/wp-content/uploads/2012-Arizona-cp04025.pdf","author":[{"literal":"USDA"}],"issued":{"date-parts":[["2012"]]}}},{"id":61,"uris":["http://zotero.org/users/local/yyBX3i8n/items/9D36W82N"],"itemData":{"id":61,"type":"article-journal","container-title":"Forest Policy and Economics","DOI":"10.1016/j.forpol.2019.101999","ISSN":"13899341","journalAbbreviation":"Forest Policy and Economics","language":"en","page":"101999","source":"DOI.org (Crossref)","title":"The impact of forest restoration on agriculture in the Verde River watershed, Arizona, USA","volume":"109","author":[{"family":"Zhao","given":"Xiaobing"},{"family":"Du","given":"Ding"},{"family":"Xiong","given":"Jun"},{"family":"Springer","given":"Abraham"},{"family":"Masek Lopez","given":"Sharon R."},{"family":"Winkler","given":"Blake"},{"family":"Hubler","given":"Kenedy"}],"issued":{"date-parts":[["2019",12]]}}}],"schema":"https://github.com/citation-style-language/schema/raw/master/csl-citation.json"}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(USDA, 2012; Zhao et al., 2019)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p>
    <w:p w14:paraId="6FE47513" w14:textId="2B66DE4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Verde River is also important economically for the State of Arizona. The Nature Conservancy (2011) estimated in 2010 that the economic value of the Middle Verde River was $150-161 million and created 737 jobs. About $88 million was related to tourism. About $35 million was estimated for agriculture (including the wine industry) and they estimated the ecological value of the Middle Verde River at $15-22 million. In addition, about 60% of water delivered to the Phoenix metropolitan area is supplied by the Salt and Verde Rivers (</w:t>
      </w:r>
      <w:r w:rsidRPr="002245EF">
        <w:rPr>
          <w:rFonts w:ascii="Times New Roman" w:hAnsi="Times New Roman" w:cs="Times New Roman"/>
          <w:sz w:val="16"/>
          <w:szCs w:val="16"/>
        </w:rPr>
        <w:t>https://www.phoenix.gov/administration/departments/waterservices/supply-conservation/drought/drought-shortage-operations.html#:~:text=The%20City%20uses%20nearly%2060,Central%20Arizona%20Project%20(CAP</w:t>
      </w:r>
      <w:r w:rsidR="002245EF">
        <w:rPr>
          <w:rFonts w:ascii="Times New Roman" w:hAnsi="Times New Roman" w:cs="Times New Roman"/>
          <w:sz w:val="16"/>
          <w:szCs w:val="16"/>
        </w:rPr>
        <w:t>)</w:t>
      </w:r>
      <w:r w:rsidRPr="002245EF">
        <w:rPr>
          <w:rFonts w:ascii="Times New Roman" w:hAnsi="Times New Roman" w:cs="Times New Roman"/>
          <w:sz w:val="16"/>
          <w:szCs w:val="16"/>
        </w:rPr>
        <w:t xml:space="preserve">). </w:t>
      </w:r>
      <w:r w:rsidRPr="002245EF">
        <w:rPr>
          <w:rFonts w:ascii="Times New Roman" w:hAnsi="Times New Roman" w:cs="Times New Roman"/>
          <w:sz w:val="24"/>
          <w:szCs w:val="24"/>
        </w:rPr>
        <w:t>Most Arizonans live within the Phoenix metro area, making the Verde River a critical water supply in the region.</w:t>
      </w:r>
    </w:p>
    <w:p w14:paraId="2A6C4D1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Verde River is one of two federally designated Wild and Scenic Rivers in Arizona. The Wild and Scenic Rivers Act designated the Verde River for study in 1978 before being officially designated in 1984. To be designated, a river must possess “</w:t>
      </w:r>
      <w:r w:rsidRPr="002245EF">
        <w:rPr>
          <w:rFonts w:ascii="Times New Roman" w:hAnsi="Times New Roman" w:cs="Times New Roman"/>
          <w:sz w:val="24"/>
          <w:szCs w:val="24"/>
          <w:highlight w:val="white"/>
        </w:rPr>
        <w:t xml:space="preserve">outstandingly remarkable scenic, recreational, geologic, fish and wildlife, historic, cultural or other similar values” (ORVs; Wild and Scenic Rivers Act, 1968). Maintaining these values along the Verde River are required because of this designation. Riparian forests along the Verde River contribute to many of the </w:t>
      </w:r>
      <w:r w:rsidRPr="002245EF">
        <w:rPr>
          <w:rFonts w:ascii="Times New Roman" w:hAnsi="Times New Roman" w:cs="Times New Roman"/>
          <w:sz w:val="24"/>
          <w:szCs w:val="24"/>
          <w:highlight w:val="white"/>
        </w:rPr>
        <w:lastRenderedPageBreak/>
        <w:t>ORVs identified in the Wild and Scenic Rivers Act. Therefore, maintaining and regenerating Fremont cottonwoods (</w:t>
      </w:r>
      <w:r w:rsidRPr="002245EF">
        <w:rPr>
          <w:rFonts w:ascii="Times New Roman" w:hAnsi="Times New Roman" w:cs="Times New Roman"/>
          <w:i/>
          <w:iCs/>
          <w:sz w:val="24"/>
          <w:szCs w:val="24"/>
          <w:highlight w:val="white"/>
        </w:rPr>
        <w:t xml:space="preserve">Populus </w:t>
      </w:r>
      <w:proofErr w:type="spellStart"/>
      <w:r w:rsidRPr="002245EF">
        <w:rPr>
          <w:rFonts w:ascii="Times New Roman" w:hAnsi="Times New Roman" w:cs="Times New Roman"/>
          <w:i/>
          <w:iCs/>
          <w:sz w:val="24"/>
          <w:szCs w:val="24"/>
          <w:highlight w:val="white"/>
        </w:rPr>
        <w:t>fremontii</w:t>
      </w:r>
      <w:proofErr w:type="spellEnd"/>
      <w:r w:rsidRPr="002245EF">
        <w:rPr>
          <w:rFonts w:ascii="Times New Roman" w:hAnsi="Times New Roman" w:cs="Times New Roman"/>
          <w:i/>
          <w:iCs/>
          <w:sz w:val="24"/>
          <w:szCs w:val="24"/>
          <w:highlight w:val="white"/>
        </w:rPr>
        <w:t>)</w:t>
      </w:r>
      <w:r w:rsidRPr="002245EF">
        <w:rPr>
          <w:rFonts w:ascii="Times New Roman" w:hAnsi="Times New Roman" w:cs="Times New Roman"/>
          <w:sz w:val="24"/>
          <w:szCs w:val="24"/>
          <w:highlight w:val="white"/>
        </w:rPr>
        <w:t xml:space="preserve"> along the Verde is crucial to sustaining its remarkable values. </w:t>
      </w:r>
    </w:p>
    <w:p w14:paraId="63ADEE78" w14:textId="77777777" w:rsidR="0038100D" w:rsidRPr="002245EF" w:rsidRDefault="0038100D" w:rsidP="0038100D">
      <w:pPr>
        <w:spacing w:line="480" w:lineRule="auto"/>
        <w:rPr>
          <w:rFonts w:ascii="Times New Roman" w:hAnsi="Times New Roman" w:cs="Times New Roman"/>
          <w:sz w:val="24"/>
          <w:szCs w:val="24"/>
        </w:rPr>
      </w:pPr>
    </w:p>
    <w:p w14:paraId="22A26AFB" w14:textId="77777777" w:rsidR="0038100D" w:rsidRPr="002245EF" w:rsidRDefault="0038100D" w:rsidP="0038100D">
      <w:pPr>
        <w:spacing w:line="480" w:lineRule="auto"/>
        <w:jc w:val="center"/>
        <w:rPr>
          <w:rFonts w:ascii="Times New Roman" w:hAnsi="Times New Roman" w:cs="Times New Roman"/>
          <w:sz w:val="24"/>
          <w:szCs w:val="24"/>
        </w:rPr>
      </w:pPr>
    </w:p>
    <w:p w14:paraId="4BEEDC8D" w14:textId="708DF99B" w:rsidR="0038100D" w:rsidRDefault="0038100D" w:rsidP="0038100D">
      <w:pPr>
        <w:spacing w:line="480" w:lineRule="auto"/>
        <w:jc w:val="center"/>
        <w:rPr>
          <w:rFonts w:ascii="Times New Roman" w:hAnsi="Times New Roman" w:cs="Times New Roman"/>
          <w:sz w:val="24"/>
          <w:szCs w:val="24"/>
        </w:rPr>
      </w:pPr>
    </w:p>
    <w:p w14:paraId="17FB930D" w14:textId="5A6B5FF0" w:rsidR="002245EF" w:rsidRPr="002245EF" w:rsidRDefault="002245EF" w:rsidP="0038100D">
      <w:pPr>
        <w:spacing w:line="480" w:lineRule="auto"/>
        <w:jc w:val="center"/>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44C6003" wp14:editId="6A8B6905">
            <wp:extent cx="3521682" cy="3670300"/>
            <wp:effectExtent l="0" t="0" r="3175" b="6350"/>
            <wp:docPr id="339356176" name="Picture 1" descr="A graph of a graph showing the amount of snow me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56176" name="Picture 1" descr="A graph of a graph showing the amount of snow melt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7003" cy="3675845"/>
                    </a:xfrm>
                    <a:prstGeom prst="rect">
                      <a:avLst/>
                    </a:prstGeom>
                  </pic:spPr>
                </pic:pic>
              </a:graphicData>
            </a:graphic>
          </wp:inline>
        </w:drawing>
      </w:r>
    </w:p>
    <w:p w14:paraId="258FDDFF"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3" w:name="_Toc193890751"/>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daily discharge for the Verde River near Camp Verde, AZ USGS gage (09506000) for </w:t>
      </w:r>
      <w:bookmarkEnd w:id="43"/>
      <w:r w:rsidRPr="002245EF">
        <w:rPr>
          <w:rFonts w:ascii="Times New Roman" w:hAnsi="Times New Roman" w:cs="Times New Roman"/>
          <w:color w:val="auto"/>
          <w:sz w:val="24"/>
          <w:szCs w:val="24"/>
        </w:rPr>
        <w:t>2023.</w:t>
      </w:r>
    </w:p>
    <w:p w14:paraId="1B445223"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Verde River’s unique and intact </w:t>
      </w:r>
      <w:commentRangeStart w:id="44"/>
      <w:r w:rsidRPr="002245EF">
        <w:rPr>
          <w:rFonts w:ascii="Times New Roman" w:hAnsi="Times New Roman" w:cs="Times New Roman"/>
          <w:sz w:val="24"/>
          <w:szCs w:val="24"/>
        </w:rPr>
        <w:t xml:space="preserve">hydrology </w:t>
      </w:r>
      <w:commentRangeEnd w:id="44"/>
      <w:r w:rsidR="00A52FD5">
        <w:rPr>
          <w:rStyle w:val="CommentReference"/>
        </w:rPr>
        <w:commentReference w:id="44"/>
      </w:r>
      <w:r w:rsidRPr="002245EF">
        <w:rPr>
          <w:rFonts w:ascii="Times New Roman" w:hAnsi="Times New Roman" w:cs="Times New Roman"/>
          <w:sz w:val="24"/>
          <w:szCs w:val="24"/>
        </w:rPr>
        <w:t xml:space="preserve">makes it rare in the Southwest. We used the following research questions to understand </w:t>
      </w:r>
      <w:commentRangeStart w:id="45"/>
      <w:r w:rsidRPr="002245EF">
        <w:rPr>
          <w:rFonts w:ascii="Times New Roman" w:hAnsi="Times New Roman" w:cs="Times New Roman"/>
          <w:sz w:val="24"/>
          <w:szCs w:val="24"/>
        </w:rPr>
        <w:t xml:space="preserve">regeneration and establishment </w:t>
      </w:r>
      <w:commentRangeEnd w:id="45"/>
      <w:r w:rsidR="00A52FD5">
        <w:rPr>
          <w:rStyle w:val="CommentReference"/>
        </w:rPr>
        <w:commentReference w:id="45"/>
      </w:r>
      <w:r w:rsidRPr="002245EF">
        <w:rPr>
          <w:rFonts w:ascii="Times New Roman" w:hAnsi="Times New Roman" w:cs="Times New Roman"/>
          <w:sz w:val="24"/>
          <w:szCs w:val="24"/>
        </w:rPr>
        <w:t>of Fremont cottonwood on this river.</w:t>
      </w:r>
    </w:p>
    <w:p w14:paraId="270FBBA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1)  How have seedlings from the 2023 spring cohort survived and grown in the past two growing seasons?</w:t>
      </w:r>
    </w:p>
    <w:p w14:paraId="219F5661" w14:textId="7204B54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2) What are the demographics of Fremont </w:t>
      </w:r>
      <w:r w:rsidR="00107F5F" w:rsidRPr="002245EF">
        <w:rPr>
          <w:rFonts w:ascii="Times New Roman" w:hAnsi="Times New Roman" w:cs="Times New Roman"/>
          <w:sz w:val="24"/>
          <w:szCs w:val="24"/>
        </w:rPr>
        <w:t>cottonwood along</w:t>
      </w:r>
      <w:r w:rsidRPr="002245EF">
        <w:rPr>
          <w:rFonts w:ascii="Times New Roman" w:hAnsi="Times New Roman" w:cs="Times New Roman"/>
          <w:sz w:val="24"/>
          <w:szCs w:val="24"/>
        </w:rPr>
        <w:t xml:space="preserve"> the Verde River?</w:t>
      </w:r>
    </w:p>
    <w:p w14:paraId="78C1971C" w14:textId="0BDDD2DC"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3) What </w:t>
      </w:r>
      <w:r w:rsidR="002245EF">
        <w:rPr>
          <w:rFonts w:ascii="Times New Roman" w:hAnsi="Times New Roman" w:cs="Times New Roman"/>
          <w:sz w:val="24"/>
          <w:szCs w:val="24"/>
        </w:rPr>
        <w:t xml:space="preserve">climate </w:t>
      </w:r>
      <w:r w:rsidRPr="002245EF">
        <w:rPr>
          <w:rFonts w:ascii="Times New Roman" w:hAnsi="Times New Roman" w:cs="Times New Roman"/>
          <w:sz w:val="24"/>
          <w:szCs w:val="24"/>
        </w:rPr>
        <w:t>variables impact annual growth (fitness) of Fremont cottonwood along the Verde River?</w:t>
      </w:r>
    </w:p>
    <w:p w14:paraId="35CEFF24"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46" w:name="_Toc193890715"/>
      <w:r w:rsidRPr="002245EF">
        <w:rPr>
          <w:rFonts w:ascii="Times New Roman" w:hAnsi="Times New Roman" w:cs="Times New Roman"/>
          <w:color w:val="auto"/>
          <w:sz w:val="24"/>
          <w:szCs w:val="24"/>
        </w:rPr>
        <w:t>Methods</w:t>
      </w:r>
      <w:bookmarkEnd w:id="46"/>
    </w:p>
    <w:p w14:paraId="611EC631"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Study Site</w:t>
      </w:r>
    </w:p>
    <w:p w14:paraId="50AC523E" w14:textId="070C676D" w:rsidR="0038100D" w:rsidRDefault="0038100D" w:rsidP="002245EF">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Access to the Verde River Wild and Scenic Corridor is restricted to a few road access points or from rafting along the river. Because of the limited access, sites were chosen that are logistically feasible and realistic to access on a frequent and continuous basis. Beasley Flat River Access Point (BRAP), downstream of Camp Verde and Childs dispersed camping area, upstream from the confluence of the Verde River with Fossil Creek (Figure 2.2) were chosen to visit repeatedly. A third site at Sheep Bridge River Access Point was used to collect tree cores but was not used to study seedling mortality monitoring because of its remote location. All three sites have healthy Fremont cottonwood-Goodding’s willow riparian, gallery forests and have a largely unaltered flood hydrology. </w:t>
      </w:r>
    </w:p>
    <w:p w14:paraId="4E6EE66D" w14:textId="77777777" w:rsidR="002245EF" w:rsidRDefault="002245EF" w:rsidP="002245EF">
      <w:pPr>
        <w:spacing w:line="480" w:lineRule="auto"/>
        <w:rPr>
          <w:rFonts w:ascii="Times New Roman" w:hAnsi="Times New Roman" w:cs="Times New Roman"/>
          <w:sz w:val="24"/>
          <w:szCs w:val="24"/>
        </w:rPr>
      </w:pPr>
    </w:p>
    <w:p w14:paraId="59D72BBF" w14:textId="77777777" w:rsidR="002245EF" w:rsidRPr="002245EF" w:rsidRDefault="002245EF" w:rsidP="002245EF">
      <w:pPr>
        <w:spacing w:line="480" w:lineRule="auto"/>
        <w:rPr>
          <w:rFonts w:ascii="Times New Roman" w:hAnsi="Times New Roman" w:cs="Times New Roman"/>
          <w:sz w:val="24"/>
          <w:szCs w:val="24"/>
        </w:rPr>
      </w:pPr>
    </w:p>
    <w:p w14:paraId="7DDBE5E4"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08B36911" wp14:editId="65D26566">
            <wp:extent cx="5486400" cy="3657600"/>
            <wp:effectExtent l="0" t="0" r="0" b="0"/>
            <wp:docPr id="544139331" name="Picture 3" descr="A map of a ri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39331" name="Picture 3" descr="A map of a riv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780F6611"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47" w:name="_Toc193890752"/>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Map of the Verde River basin showing the Wild and Scenic reach of the Verde River and study sites.</w:t>
      </w:r>
      <w:bookmarkEnd w:id="47"/>
    </w:p>
    <w:p w14:paraId="01CB9F54"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Seedling Plots</w:t>
      </w:r>
    </w:p>
    <w:p w14:paraId="7BAC0472" w14:textId="738C8E18"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River reaches were walked in </w:t>
      </w:r>
      <w:r w:rsidR="00A52FD5">
        <w:rPr>
          <w:rFonts w:ascii="Times New Roman" w:hAnsi="Times New Roman" w:cs="Times New Roman"/>
          <w:sz w:val="24"/>
          <w:szCs w:val="24"/>
        </w:rPr>
        <w:t>f</w:t>
      </w:r>
      <w:r w:rsidR="00A52FD5" w:rsidRPr="002245EF">
        <w:rPr>
          <w:rFonts w:ascii="Times New Roman" w:hAnsi="Times New Roman" w:cs="Times New Roman"/>
          <w:sz w:val="24"/>
          <w:szCs w:val="24"/>
        </w:rPr>
        <w:t xml:space="preserve">all </w:t>
      </w:r>
      <w:r w:rsidRPr="002245EF">
        <w:rPr>
          <w:rFonts w:ascii="Times New Roman" w:hAnsi="Times New Roman" w:cs="Times New Roman"/>
          <w:sz w:val="24"/>
          <w:szCs w:val="24"/>
        </w:rPr>
        <w:t xml:space="preserve">2023 to identify seedlings that had survived their first growing season. We established ten monitoring plots at BRAP and Childs using purposive (subjective) sampling. Plots were selected in areas where </w:t>
      </w:r>
      <w:r w:rsidR="00A52FD5">
        <w:rPr>
          <w:rFonts w:ascii="Times New Roman" w:hAnsi="Times New Roman" w:cs="Times New Roman"/>
          <w:sz w:val="24"/>
          <w:szCs w:val="24"/>
        </w:rPr>
        <w:t xml:space="preserve">live </w:t>
      </w:r>
      <w:r w:rsidRPr="002245EF">
        <w:rPr>
          <w:rFonts w:ascii="Times New Roman" w:hAnsi="Times New Roman" w:cs="Times New Roman"/>
          <w:sz w:val="24"/>
          <w:szCs w:val="24"/>
        </w:rPr>
        <w:t>seedlings</w:t>
      </w:r>
      <w:r w:rsidR="00A52FD5">
        <w:rPr>
          <w:rFonts w:ascii="Times New Roman" w:hAnsi="Times New Roman" w:cs="Times New Roman"/>
          <w:sz w:val="24"/>
          <w:szCs w:val="24"/>
        </w:rPr>
        <w:t xml:space="preserve"> occurred</w:t>
      </w:r>
      <w:r w:rsidRPr="002245EF">
        <w:rPr>
          <w:rFonts w:ascii="Times New Roman" w:hAnsi="Times New Roman" w:cs="Times New Roman"/>
          <w:sz w:val="24"/>
          <w:szCs w:val="24"/>
        </w:rPr>
        <w:t>, not randomly across the floodplain. Seedling</w:t>
      </w:r>
      <w:r w:rsidR="00516EBF">
        <w:rPr>
          <w:rFonts w:ascii="Times New Roman" w:hAnsi="Times New Roman" w:cs="Times New Roman"/>
          <w:sz w:val="24"/>
          <w:szCs w:val="24"/>
        </w:rPr>
        <w:t>s were</w:t>
      </w:r>
      <w:r w:rsidRPr="002245EF">
        <w:rPr>
          <w:rFonts w:ascii="Times New Roman" w:hAnsi="Times New Roman" w:cs="Times New Roman"/>
          <w:sz w:val="24"/>
          <w:szCs w:val="24"/>
        </w:rPr>
        <w:t xml:space="preserve"> concentrated </w:t>
      </w:r>
      <w:r w:rsidR="00516EBF">
        <w:rPr>
          <w:rFonts w:ascii="Times New Roman" w:hAnsi="Times New Roman" w:cs="Times New Roman"/>
          <w:sz w:val="24"/>
          <w:szCs w:val="24"/>
        </w:rPr>
        <w:t>forming</w:t>
      </w:r>
      <w:r w:rsidR="00516EBF"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dense </w:t>
      </w:r>
      <w:r w:rsidR="00516EBF">
        <w:rPr>
          <w:rFonts w:ascii="Times New Roman" w:hAnsi="Times New Roman" w:cs="Times New Roman"/>
          <w:sz w:val="24"/>
          <w:szCs w:val="24"/>
        </w:rPr>
        <w:t>patches and a r</w:t>
      </w:r>
      <w:r w:rsidRPr="002245EF">
        <w:rPr>
          <w:rFonts w:ascii="Times New Roman" w:hAnsi="Times New Roman" w:cs="Times New Roman"/>
          <w:sz w:val="24"/>
          <w:szCs w:val="24"/>
        </w:rPr>
        <w:t xml:space="preserve">andom or systematic approach likely would not have </w:t>
      </w:r>
      <w:r w:rsidR="002245EF">
        <w:rPr>
          <w:rFonts w:ascii="Times New Roman" w:hAnsi="Times New Roman" w:cs="Times New Roman"/>
          <w:sz w:val="24"/>
          <w:szCs w:val="24"/>
        </w:rPr>
        <w:t>located</w:t>
      </w:r>
      <w:r w:rsidRPr="002245EF">
        <w:rPr>
          <w:rFonts w:ascii="Times New Roman" w:hAnsi="Times New Roman" w:cs="Times New Roman"/>
          <w:sz w:val="24"/>
          <w:szCs w:val="24"/>
        </w:rPr>
        <w:t xml:space="preserve"> the regeneration. By choosing sites where regeneration had survived their first growing season, it allowed us to better study and understand which variables impact their </w:t>
      </w:r>
      <w:commentRangeStart w:id="48"/>
      <w:r w:rsidRPr="002245EF">
        <w:rPr>
          <w:rFonts w:ascii="Times New Roman" w:hAnsi="Times New Roman" w:cs="Times New Roman"/>
          <w:sz w:val="24"/>
          <w:szCs w:val="24"/>
        </w:rPr>
        <w:t>survivorship</w:t>
      </w:r>
      <w:commentRangeEnd w:id="48"/>
      <w:r w:rsidR="00516EBF">
        <w:rPr>
          <w:rStyle w:val="CommentReference"/>
        </w:rPr>
        <w:commentReference w:id="48"/>
      </w:r>
      <w:r w:rsidRPr="002245EF">
        <w:rPr>
          <w:rFonts w:ascii="Times New Roman" w:hAnsi="Times New Roman" w:cs="Times New Roman"/>
          <w:sz w:val="24"/>
          <w:szCs w:val="24"/>
        </w:rPr>
        <w:t>.</w:t>
      </w:r>
    </w:p>
    <w:p w14:paraId="11338CB2"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We pounded metal pin into the ground and a radius was determined to encompass the seedlings. We then measured seedling heights with a ruler or measuring tape to the nearest </w:t>
      </w:r>
      <w:r w:rsidRPr="002245EF">
        <w:rPr>
          <w:rFonts w:ascii="Times New Roman" w:hAnsi="Times New Roman" w:cs="Times New Roman"/>
          <w:sz w:val="24"/>
          <w:szCs w:val="24"/>
        </w:rPr>
        <w:lastRenderedPageBreak/>
        <w:t xml:space="preserve">centimeter and the diameters near the ground with calipers to the nearest millimeter within the determined radius. </w:t>
      </w:r>
    </w:p>
    <w:p w14:paraId="01A935DA"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If a regeneration area was too dense to feasibly measure every seedling, we subsampled the area. First, we mapped the area containing the cottonwood seedling using an Arrow100 GNSS (Quebec, Canada). After the polygon was created and the area determined to the nearest square meter, a one square meter hoop was used to create subsample areas and seedlings within the hoop were then measured and recorded. We sampled 15-30% of the total area containing seedlings.</w:t>
      </w:r>
    </w:p>
    <w:p w14:paraId="53838D9D"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Light</w:t>
      </w:r>
    </w:p>
    <w:p w14:paraId="78DC9A52" w14:textId="77777777" w:rsidR="0038100D" w:rsidRPr="002245EF" w:rsidRDefault="0038100D" w:rsidP="0038100D">
      <w:pPr>
        <w:spacing w:line="480" w:lineRule="auto"/>
        <w:ind w:firstLine="720"/>
        <w:rPr>
          <w:rFonts w:ascii="Times New Roman" w:hAnsi="Times New Roman" w:cs="Times New Roman"/>
          <w:sz w:val="24"/>
          <w:szCs w:val="24"/>
        </w:rPr>
      </w:pPr>
      <w:commentRangeStart w:id="49"/>
      <w:r w:rsidRPr="002245EF">
        <w:rPr>
          <w:rFonts w:ascii="Times New Roman" w:hAnsi="Times New Roman" w:cs="Times New Roman"/>
          <w:sz w:val="24"/>
          <w:szCs w:val="24"/>
        </w:rPr>
        <w:t xml:space="preserve">Light </w:t>
      </w:r>
      <w:commentRangeEnd w:id="49"/>
      <w:r w:rsidR="00516EBF">
        <w:rPr>
          <w:rStyle w:val="CommentReference"/>
        </w:rPr>
        <w:commentReference w:id="49"/>
      </w:r>
      <w:r w:rsidRPr="002245EF">
        <w:rPr>
          <w:rFonts w:ascii="Times New Roman" w:hAnsi="Times New Roman" w:cs="Times New Roman"/>
          <w:sz w:val="24"/>
          <w:szCs w:val="24"/>
        </w:rPr>
        <w:t>intensity was measured with a Li-COR LI-1500 Light Sensor Logger (Lincoln, NE). The pyranometer sensor was placed in the or near the plot and allowed to acclimate. A reading was taken every minute for 5 minutes. These readings were then averaged to get an average W/m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value at each plot at an accuracy of ± 0.3%.</w:t>
      </w:r>
    </w:p>
    <w:p w14:paraId="421942BC" w14:textId="77777777" w:rsidR="0038100D" w:rsidRPr="002245EF" w:rsidRDefault="0038100D" w:rsidP="0038100D">
      <w:pPr>
        <w:spacing w:line="480" w:lineRule="auto"/>
        <w:rPr>
          <w:rFonts w:ascii="Times New Roman" w:hAnsi="Times New Roman" w:cs="Times New Roman"/>
          <w:b/>
          <w:sz w:val="24"/>
          <w:szCs w:val="24"/>
          <w:lang w:val="en-US"/>
        </w:rPr>
      </w:pPr>
      <w:r w:rsidRPr="002245EF">
        <w:rPr>
          <w:rFonts w:ascii="Times New Roman" w:hAnsi="Times New Roman" w:cs="Times New Roman"/>
          <w:b/>
          <w:sz w:val="24"/>
          <w:szCs w:val="24"/>
          <w:lang w:val="en-US"/>
        </w:rPr>
        <w:t>Herbaceous Coverage</w:t>
      </w:r>
    </w:p>
    <w:p w14:paraId="5E220561"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measured herbaceous coverage to observe competition of other herbaceous plants with cottonwood seedlings.  Herbaceous coverage was estimated using the Braun-Blanquet 6 step scale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{"citationID":"uj4yrV78","properties":{"formattedCitation":"(Braun-Blanquet, 1964)","plainCitation":"(Braun-Blanquet, 1964)","noteIndex":0},"citationItems":[{"id":48,"uris":["http://zotero.org/users/local/yyBX3i8n/items/UPCR4PYG"],"itemData":{"id":48,"type":"book","event-place":"Vienna","ISBN":"978-3-7091-8111-9","language":"de","license":"http://www.springer.com/tdm","note":"DOI: 10.1007/978-3-7091-8110-2","publisher":"Springer Vienna","publisher-place":"Vienna","source":"DOI.org (Crossref)","title":"Pflanzensoziologie","URL":"http://link.springer.com/10.1007/978-3-7091-8110-2","author":[{"family":"Braun-Blanquet","given":"J."}],"accessed":{"date-parts":[["2024",12,19]]},"issued":{"date-parts":[["1964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(Braun-Blanquet, 1964)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Only herbaceous plants within the plots and rooted at the same elevation as the cottonwood seedlings were considered as herbaceous competition. Plants rooted at the same elevation as cottonwood seedlings would be competing for light, water, space and nutrients.</w:t>
      </w:r>
    </w:p>
    <w:p w14:paraId="5A35475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lang w:val="en-US"/>
        </w:rPr>
        <w:t xml:space="preserve">Soil </w:t>
      </w:r>
    </w:p>
    <w:p w14:paraId="48FE73B3" w14:textId="77777777" w:rsidR="0038100D" w:rsidRPr="002245EF" w:rsidRDefault="0038100D" w:rsidP="0038100D">
      <w:pPr>
        <w:spacing w:line="480" w:lineRule="auto"/>
        <w:ind w:firstLine="720"/>
        <w:rPr>
          <w:rFonts w:ascii="Times New Roman" w:hAnsi="Times New Roman" w:cs="Times New Roman"/>
          <w:sz w:val="24"/>
          <w:szCs w:val="24"/>
          <w:lang w:val="en-US"/>
        </w:rPr>
      </w:pPr>
      <w:r w:rsidRPr="002245EF">
        <w:rPr>
          <w:rFonts w:ascii="Times New Roman" w:hAnsi="Times New Roman" w:cs="Times New Roman"/>
          <w:sz w:val="24"/>
          <w:szCs w:val="24"/>
          <w:lang w:val="en-US"/>
        </w:rPr>
        <w:t xml:space="preserve">Soil samples were collected inside the seedling plots using a trowel. Soil samples are from the first few inches of the soil horizon where the cottonwoods originally germinated. </w:t>
      </w:r>
      <w:r w:rsidRPr="002245EF">
        <w:rPr>
          <w:rFonts w:ascii="Times New Roman" w:hAnsi="Times New Roman" w:cs="Times New Roman"/>
          <w:sz w:val="24"/>
          <w:szCs w:val="24"/>
          <w:lang w:val="en-US"/>
        </w:rPr>
        <w:lastRenderedPageBreak/>
        <w:t>Samples were dried in an oven for 6 hours at 70</w:t>
      </w:r>
      <w:r w:rsidRPr="002245EF">
        <w:rPr>
          <w:rFonts w:ascii="Times New Roman" w:hAnsi="Times New Roman" w:cs="Times New Roman"/>
          <w:sz w:val="24"/>
          <w:szCs w:val="24"/>
          <w:vertAlign w:val="superscript"/>
          <w:lang w:val="en-US"/>
        </w:rPr>
        <w:t>o</w:t>
      </w:r>
      <w:r w:rsidRPr="002245EF">
        <w:rPr>
          <w:rFonts w:ascii="Times New Roman" w:hAnsi="Times New Roman" w:cs="Times New Roman"/>
          <w:sz w:val="24"/>
          <w:szCs w:val="24"/>
          <w:lang w:val="en-US"/>
        </w:rPr>
        <w:t xml:space="preserve"> C. The samples were placed in a shaker and sieved for 15 minutes and the percent fines (0.075mm or smaller) was </w:t>
      </w:r>
      <w:commentRangeStart w:id="50"/>
      <w:r w:rsidRPr="002245EF">
        <w:rPr>
          <w:rFonts w:ascii="Times New Roman" w:hAnsi="Times New Roman" w:cs="Times New Roman"/>
          <w:sz w:val="24"/>
          <w:szCs w:val="24"/>
          <w:lang w:val="en-US"/>
        </w:rPr>
        <w:t xml:space="preserve">calculated </w:t>
      </w:r>
      <w:commentRangeEnd w:id="50"/>
      <w:r w:rsidR="00516EBF">
        <w:rPr>
          <w:rStyle w:val="CommentReference"/>
        </w:rPr>
        <w:commentReference w:id="50"/>
      </w:r>
      <w:r w:rsidRPr="002245EF">
        <w:rPr>
          <w:rFonts w:ascii="Times New Roman" w:hAnsi="Times New Roman" w:cs="Times New Roman"/>
          <w:sz w:val="24"/>
          <w:szCs w:val="24"/>
          <w:lang w:val="en-US"/>
        </w:rPr>
        <w:t>for each site. Grain size distributions were based on dry weight percentage.</w:t>
      </w:r>
    </w:p>
    <w:p w14:paraId="64A9827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Survey data/distance to water level</w:t>
      </w:r>
    </w:p>
    <w:p w14:paraId="55FF641A" w14:textId="2A9FE91B" w:rsidR="0038100D"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We surveyed seedling plots to incorporate them into larger hydraulic models. The goal of the surveying </w:t>
      </w:r>
      <w:r w:rsidR="002245EF">
        <w:rPr>
          <w:rFonts w:ascii="Times New Roman" w:hAnsi="Times New Roman" w:cs="Times New Roman"/>
          <w:sz w:val="24"/>
          <w:szCs w:val="24"/>
        </w:rPr>
        <w:t>is</w:t>
      </w:r>
      <w:r w:rsidRPr="002245EF">
        <w:rPr>
          <w:rFonts w:ascii="Times New Roman" w:hAnsi="Times New Roman" w:cs="Times New Roman"/>
          <w:sz w:val="24"/>
          <w:szCs w:val="24"/>
        </w:rPr>
        <w:t xml:space="preserve"> to determine what </w:t>
      </w:r>
      <w:r w:rsidR="002245EF">
        <w:rPr>
          <w:rFonts w:ascii="Times New Roman" w:hAnsi="Times New Roman" w:cs="Times New Roman"/>
          <w:sz w:val="24"/>
          <w:szCs w:val="24"/>
        </w:rPr>
        <w:t xml:space="preserve">river </w:t>
      </w:r>
      <w:r w:rsidRPr="002245EF">
        <w:rPr>
          <w:rFonts w:ascii="Times New Roman" w:hAnsi="Times New Roman" w:cs="Times New Roman"/>
          <w:sz w:val="24"/>
          <w:szCs w:val="24"/>
        </w:rPr>
        <w:t>discharge is required to inundate seedling sites. Sites at BRAP and Childs were surveyed with a Trimble R10 GNSS base and rover (Westminster, CO) with an accuracy of 8mm horizontally and 15 mm vertically. Transects were surveyed starting at the upper mesquite (</w:t>
      </w:r>
      <w:proofErr w:type="spellStart"/>
      <w:r w:rsidRPr="002245EF">
        <w:rPr>
          <w:rFonts w:ascii="Times New Roman" w:hAnsi="Times New Roman" w:cs="Times New Roman"/>
          <w:i/>
          <w:iCs/>
          <w:sz w:val="24"/>
          <w:szCs w:val="24"/>
        </w:rPr>
        <w:t>Propsis</w:t>
      </w:r>
      <w:proofErr w:type="spellEnd"/>
      <w:r w:rsidRPr="002245EF">
        <w:rPr>
          <w:rFonts w:ascii="Times New Roman" w:hAnsi="Times New Roman" w:cs="Times New Roman"/>
          <w:i/>
          <w:iCs/>
          <w:sz w:val="24"/>
          <w:szCs w:val="24"/>
        </w:rPr>
        <w:t xml:space="preserve"> spp.</w:t>
      </w:r>
      <w:r w:rsidRPr="002245EF">
        <w:rPr>
          <w:rFonts w:ascii="Times New Roman" w:hAnsi="Times New Roman" w:cs="Times New Roman"/>
          <w:sz w:val="24"/>
          <w:szCs w:val="24"/>
        </w:rPr>
        <w:t>) terrace, down through the seedling plot and to the edge of the water. Points were taken at different geomorphic features (top and bottom of swales etc.) to create a detailed cross-section of the floodplain where the seedlings regenerated.</w:t>
      </w:r>
    </w:p>
    <w:p w14:paraId="284A4856" w14:textId="38399344" w:rsidR="002245EF" w:rsidRPr="002245EF" w:rsidRDefault="002245EF" w:rsidP="002245EF">
      <w:pPr>
        <w:spacing w:line="480" w:lineRule="auto"/>
        <w:ind w:firstLine="720"/>
        <w:jc w:val="center"/>
        <w:rPr>
          <w:rFonts w:ascii="Times New Roman" w:hAnsi="Times New Roman" w:cs="Times New Roman"/>
          <w:sz w:val="24"/>
          <w:szCs w:val="24"/>
        </w:rPr>
      </w:pPr>
      <w:r w:rsidRPr="002245EF">
        <w:rPr>
          <w:rFonts w:ascii="Times New Roman" w:hAnsi="Times New Roman" w:cs="Times New Roman"/>
          <w:sz w:val="24"/>
          <w:szCs w:val="24"/>
          <w:highlight w:val="yellow"/>
        </w:rPr>
        <w:t>TO BE INCORPORATED FULLY LATER</w:t>
      </w:r>
    </w:p>
    <w:p w14:paraId="41B014D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Analysis Methods</w:t>
      </w:r>
      <w:r w:rsidRPr="002245EF">
        <w:rPr>
          <w:rFonts w:ascii="Times New Roman" w:hAnsi="Times New Roman" w:cs="Times New Roman"/>
          <w:sz w:val="24"/>
          <w:szCs w:val="24"/>
        </w:rPr>
        <w:t xml:space="preserve"> </w:t>
      </w:r>
    </w:p>
    <w:p w14:paraId="1B1D067A" w14:textId="5B54431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 </w:t>
      </w:r>
      <w:commentRangeStart w:id="51"/>
      <w:r w:rsidR="00A22010">
        <w:rPr>
          <w:rFonts w:ascii="Times New Roman" w:hAnsi="Times New Roman" w:cs="Times New Roman"/>
          <w:sz w:val="24"/>
          <w:szCs w:val="24"/>
        </w:rPr>
        <w:t>was</w:t>
      </w:r>
      <w:commentRangeEnd w:id="51"/>
      <w:r w:rsidR="00A22010">
        <w:rPr>
          <w:rStyle w:val="CommentReference"/>
        </w:rPr>
        <w:commentReference w:id="51"/>
      </w:r>
      <w:r w:rsidRPr="002245EF">
        <w:rPr>
          <w:rFonts w:ascii="Times New Roman" w:hAnsi="Times New Roman" w:cs="Times New Roman"/>
          <w:sz w:val="24"/>
          <w:szCs w:val="24"/>
        </w:rPr>
        <w:t xml:space="preserve"> used to calculate summary statistics (R version 4.4.2). Height and diameter values were converted into a single Height-Diameter ratio (HDR</w:t>
      </w:r>
      <w:r w:rsidR="00516EBF">
        <w:rPr>
          <w:rFonts w:ascii="Times New Roman" w:hAnsi="Times New Roman" w:cs="Times New Roman"/>
          <w:sz w:val="24"/>
          <w:szCs w:val="24"/>
        </w:rPr>
        <w:t>)</w:t>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{"citationID":"e98MP7FS","properties":{"formattedCitation":"(Rose et al., 1999)","plainCitation":"(Rose et al., 1999)","noteIndex":0},"citationItems":[{"id":74,"uris":["http://zotero.org/users/local/yyBX3i8n/items/9SPASW6V"],"itemData":{"id":74,"type":"article-journal","abstract":"Abstract\n            Responses of Douglas-fir seedlings were studied for 3 yr following eight vegetation-control treatments in three western Oregon clearcuts. The objectives were to determine seedling growth response to different areas of spot vegetation control and to determine the relative influence of early woody and herbaceous competition on seedling growth. Herbicide treatment areas varied in size from those receiving no control to full control (9.3 m2). Controlled areas were maintained free of herbaceous vegetation for 2 yr and all woody vegetation was controlled for 3 yr. Two additional treatments, complete control of woody vegetation only and complete control of herbaceous vegetation only, were also examined. On two sites (Summit and Marcola), seedling growth parameters were maximized at or near full vegetation control with a tree spacing of 3 m x 3 m. On the third site (Pedee), maximum growth response occurred between 5 and 6 m2; of control. Herbaceous vegetation control resulted in increased seedling growth at all sites while woody vegetation control yielded increased seedling growth only at the Pedee site. Cumulative 3 yr herbaceous cover accounted for 68% and 41% of the variability in stem volume at Summit and Marcola, respectively. Adding cumulative 3 yr woody cover to the model accounted for an additional 18% and 49% of the variability in stem volume at Summit and Marcola, respectively. At Pedee, neither herbaceous nor woody cover significantly influenced 3 yr stem volume, suggesting that factors other than vegetation cover were responsible for differences measured. For. Sci. 45(1):117-126.","container-title":"Forest Science","DOI":"10.1093/forestscience/45.1.117","ISSN":"0015-749X, 1938-3738","issue":"1","language":"en","page":"117-126","source":"DOI.org (Crossref)","title":"Three-Year Survival and Growth of Douglas-Fir Seedlings Under Various Vegetation-Free Regimes","volume":"45","author":[{"family":"Rose","given":"R."},{"family":"Ketchum","given":"J.S."},{"family":"Hanson","given":"D. E."}],"issued":{"date-parts":[["1999",2,1]]}}}],"schema":"https://github.com/citation-style-language/schema/raw/master/csl-citation.json"}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(Rose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 each seedling had a single value describing its size. A higher HDR means that a seedling is thinner and taller.</w:t>
      </w:r>
    </w:p>
    <w:p w14:paraId="438E45E5" w14:textId="77777777" w:rsidR="0038100D" w:rsidRPr="002245EF" w:rsidRDefault="0038100D" w:rsidP="0038100D">
      <w:pPr>
        <w:spacing w:line="480" w:lineRule="auto"/>
        <w:rPr>
          <w:rFonts w:ascii="Times New Roman" w:hAnsi="Times New Roman" w:cs="Times New Roman"/>
          <w:sz w:val="24"/>
          <w:szCs w:val="24"/>
        </w:rPr>
      </w:pPr>
    </w:p>
    <w:p w14:paraId="441C3849" w14:textId="77777777" w:rsidR="0038100D" w:rsidRPr="002245EF" w:rsidRDefault="0038100D" w:rsidP="0038100D">
      <w:pPr>
        <w:spacing w:line="480" w:lineRule="auto"/>
        <w:rPr>
          <w:rFonts w:ascii="Times New Roman" w:hAnsi="Times New Roman" w:cs="Times New Roman"/>
          <w:i/>
          <w:sz w:val="24"/>
          <w:szCs w:val="24"/>
        </w:rPr>
      </w:pPr>
      <m:oMathPara>
        <m:oMath>
          <m:r>
            <w:rPr>
              <w:rFonts w:ascii="Cambria Math" w:hAnsi="Cambria Math" w:cs="Times New Roman"/>
              <w:sz w:val="24"/>
              <w:szCs w:val="24"/>
            </w:rPr>
            <m:t>HDR=</m:t>
          </m:r>
          <m:f>
            <m:fPr>
              <m:ctrlPr>
                <w:rPr>
                  <w:rFonts w:ascii="Cambria Math" w:hAnsi="Cambria Math" w:cs="Times New Roman"/>
                  <w:i/>
                  <w:sz w:val="24"/>
                  <w:szCs w:val="24"/>
                </w:rPr>
              </m:ctrlPr>
            </m:fPr>
            <m:num>
              <m:r>
                <w:rPr>
                  <w:rFonts w:ascii="Cambria Math" w:hAnsi="Cambria Math" w:cs="Times New Roman"/>
                  <w:sz w:val="24"/>
                  <w:szCs w:val="24"/>
                </w:rPr>
                <m:t>Height (cm)</m:t>
              </m:r>
            </m:num>
            <m:den>
              <m:r>
                <w:rPr>
                  <w:rFonts w:ascii="Cambria Math" w:hAnsi="Cambria Math" w:cs="Times New Roman"/>
                  <w:sz w:val="24"/>
                  <w:szCs w:val="24"/>
                </w:rPr>
                <m:t>Diameter (cm)</m:t>
              </m:r>
            </m:den>
          </m:f>
        </m:oMath>
      </m:oMathPara>
    </w:p>
    <w:p w14:paraId="09A8170C" w14:textId="77777777" w:rsidR="0038100D" w:rsidRPr="002245EF" w:rsidRDefault="0038100D" w:rsidP="0038100D">
      <w:pPr>
        <w:pStyle w:val="Caption"/>
        <w:spacing w:line="480" w:lineRule="auto"/>
        <w:jc w:val="center"/>
        <w:rPr>
          <w:rFonts w:ascii="Times New Roman" w:hAnsi="Times New Roman" w:cs="Times New Roman"/>
          <w:color w:val="auto"/>
          <w:sz w:val="24"/>
        </w:rPr>
      </w:pPr>
      <w:r w:rsidRPr="002245EF">
        <w:rPr>
          <w:rFonts w:ascii="Times New Roman" w:hAnsi="Times New Roman" w:cs="Times New Roman"/>
          <w:color w:val="auto"/>
          <w:sz w:val="24"/>
          <w:szCs w:val="24"/>
        </w:rPr>
        <w:t xml:space="preserve">Equation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Equation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p>
    <w:p w14:paraId="1088E8A0" w14:textId="77777777" w:rsidR="0038100D" w:rsidRPr="002245EF" w:rsidRDefault="0038100D" w:rsidP="0038100D">
      <w:pPr>
        <w:spacing w:line="480" w:lineRule="auto"/>
        <w:rPr>
          <w:rFonts w:ascii="Times New Roman" w:hAnsi="Times New Roman" w:cs="Times New Roman"/>
          <w:sz w:val="24"/>
          <w:szCs w:val="24"/>
        </w:rPr>
      </w:pPr>
    </w:p>
    <w:p w14:paraId="6F50FD9E" w14:textId="7FD32D7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Changes in density and seedling size were determined by subtracting the Fall 2024 values from the Fall 2023 values. To measure changes between visit</w:t>
      </w:r>
      <w:r w:rsidR="00A22010">
        <w:rPr>
          <w:rFonts w:ascii="Times New Roman" w:hAnsi="Times New Roman" w:cs="Times New Roman"/>
          <w:sz w:val="24"/>
          <w:szCs w:val="24"/>
        </w:rPr>
        <w:t>s</w:t>
      </w:r>
      <w:r w:rsidRPr="002245EF">
        <w:rPr>
          <w:rFonts w:ascii="Times New Roman" w:hAnsi="Times New Roman" w:cs="Times New Roman"/>
          <w:sz w:val="24"/>
          <w:szCs w:val="24"/>
        </w:rPr>
        <w:t xml:space="preserve"> (Fall 2023, Spring 2024 and Fall 2024) and growth (mean height, diameter and HDR) an Analysis of Variance (ANOVA) was </w:t>
      </w:r>
      <w:r w:rsidRPr="002245EF">
        <w:rPr>
          <w:rFonts w:ascii="Times New Roman" w:hAnsi="Times New Roman" w:cs="Times New Roman"/>
          <w:sz w:val="24"/>
          <w:szCs w:val="24"/>
        </w:rPr>
        <w:lastRenderedPageBreak/>
        <w:t>used to test for significance. Tukey’s HSD test was used to test for significant changes between variables at a critical P-value of less than or equal to 0.05.</w:t>
      </w:r>
    </w:p>
    <w:p w14:paraId="111E78C8" w14:textId="5431AF7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was used </w:t>
      </w:r>
      <w:r w:rsidR="00387901">
        <w:rPr>
          <w:rFonts w:ascii="Times New Roman" w:hAnsi="Times New Roman" w:cs="Times New Roman"/>
          <w:sz w:val="24"/>
          <w:szCs w:val="24"/>
        </w:rPr>
        <w:t xml:space="preserve">to </w:t>
      </w:r>
      <w:r w:rsidR="00A22010">
        <w:rPr>
          <w:rFonts w:ascii="Times New Roman" w:hAnsi="Times New Roman" w:cs="Times New Roman"/>
          <w:sz w:val="24"/>
          <w:szCs w:val="24"/>
        </w:rPr>
        <w:t xml:space="preserve">model </w:t>
      </w:r>
      <w:r w:rsidRPr="002245EF">
        <w:rPr>
          <w:rFonts w:ascii="Times New Roman" w:hAnsi="Times New Roman" w:cs="Times New Roman"/>
          <w:sz w:val="24"/>
          <w:szCs w:val="24"/>
        </w:rPr>
        <w:t>the three measured variables impacted seedling survivorship</w:t>
      </w:r>
      <w:r w:rsidRPr="002245EF">
        <w:rPr>
          <w:rFonts w:ascii="Times New Roman" w:hAnsi="Times New Roman" w:cs="Times New Roman"/>
          <w:sz w:val="24"/>
          <w:szCs w:val="24"/>
        </w:rPr>
        <w:t xml:space="preserve"> (</w:t>
      </w:r>
      <w:r w:rsidR="002245EF">
        <w:rPr>
          <w:rFonts w:ascii="Times New Roman" w:hAnsi="Times New Roman" w:cs="Times New Roman"/>
          <w:sz w:val="24"/>
          <w:szCs w:val="24"/>
        </w:rPr>
        <w:t>APPENDIX X)</w:t>
      </w:r>
      <w:ins w:id="52" w:author="Cooper,David" w:date="2025-04-05T13:34:00Z">
        <w:r w:rsidR="00516EBF">
          <w:rPr>
            <w:rFonts w:ascii="Times New Roman" w:hAnsi="Times New Roman" w:cs="Times New Roman"/>
            <w:sz w:val="24"/>
            <w:szCs w:val="24"/>
          </w:rPr>
          <w:t>.</w:t>
        </w:r>
      </w:ins>
      <w:r w:rsidRPr="002245EF">
        <w:rPr>
          <w:rFonts w:ascii="Times New Roman" w:hAnsi="Times New Roman" w:cs="Times New Roman"/>
          <w:sz w:val="24"/>
          <w:szCs w:val="24"/>
        </w:rPr>
        <w:t xml:space="preserve"> The three site variables were compared to Fall 2024 survivorship. A stepwise selection model was run to determine which variables, and which combinations were significant predictors of survival.</w:t>
      </w:r>
    </w:p>
    <w:p w14:paraId="590C572A"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p>
    <w:p w14:paraId="4978BD2D" w14:textId="3548A24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To determine the age and </w:t>
      </w:r>
      <w:r w:rsidR="00516EBF">
        <w:rPr>
          <w:rFonts w:ascii="Times New Roman" w:hAnsi="Times New Roman" w:cs="Times New Roman"/>
          <w:sz w:val="24"/>
          <w:szCs w:val="24"/>
        </w:rPr>
        <w:t xml:space="preserve">diameter </w:t>
      </w:r>
      <w:r w:rsidRPr="002245EF">
        <w:rPr>
          <w:rFonts w:ascii="Times New Roman" w:hAnsi="Times New Roman" w:cs="Times New Roman"/>
          <w:sz w:val="24"/>
          <w:szCs w:val="24"/>
        </w:rPr>
        <w:t xml:space="preserve">growth of Fremont cottonwood trees, cores were </w:t>
      </w:r>
      <w:r w:rsidR="00A22010">
        <w:rPr>
          <w:rFonts w:ascii="Times New Roman" w:hAnsi="Times New Roman" w:cs="Times New Roman"/>
          <w:sz w:val="24"/>
          <w:szCs w:val="24"/>
        </w:rPr>
        <w:t xml:space="preserve">measured and </w:t>
      </w:r>
      <w:r w:rsidRPr="002245EF">
        <w:rPr>
          <w:rFonts w:ascii="Times New Roman" w:hAnsi="Times New Roman" w:cs="Times New Roman"/>
          <w:sz w:val="24"/>
          <w:szCs w:val="24"/>
        </w:rPr>
        <w:t>collected in October 2023 at all three study sites. Fremont cottonwoods</w:t>
      </w:r>
      <w:r w:rsidR="002245EF">
        <w:rPr>
          <w:rFonts w:ascii="Times New Roman" w:hAnsi="Times New Roman" w:cs="Times New Roman"/>
          <w:sz w:val="24"/>
          <w:szCs w:val="24"/>
        </w:rPr>
        <w:t xml:space="preserve"> (n=175)</w:t>
      </w:r>
      <w:r w:rsidRPr="002245EF">
        <w:rPr>
          <w:rFonts w:ascii="Times New Roman" w:hAnsi="Times New Roman" w:cs="Times New Roman"/>
          <w:sz w:val="24"/>
          <w:szCs w:val="24"/>
        </w:rPr>
        <w:t xml:space="preserve"> and a few Goodding willows </w:t>
      </w:r>
      <w:r w:rsidR="002245EF">
        <w:rPr>
          <w:rFonts w:ascii="Times New Roman" w:hAnsi="Times New Roman" w:cs="Times New Roman"/>
          <w:sz w:val="24"/>
          <w:szCs w:val="24"/>
        </w:rPr>
        <w:t>(n=15)</w:t>
      </w:r>
      <w:ins w:id="53" w:author="Merritt, David - FS, CO" w:date="2025-04-07T12:18:00Z" w16du:dateUtc="2025-04-07T18:18: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from the riparian area where cored. The riparian area is defined as the part of the floodplain dominated </w:t>
      </w:r>
      <w:r w:rsidR="00A22010">
        <w:rPr>
          <w:rFonts w:ascii="Times New Roman" w:hAnsi="Times New Roman" w:cs="Times New Roman"/>
          <w:sz w:val="24"/>
          <w:szCs w:val="24"/>
        </w:rPr>
        <w:t xml:space="preserve">that is subjected to inundation and fluvial disturbance </w:t>
      </w:r>
      <w:r w:rsidRPr="002245EF">
        <w:rPr>
          <w:rFonts w:ascii="Times New Roman" w:hAnsi="Times New Roman" w:cs="Times New Roman"/>
          <w:sz w:val="24"/>
          <w:szCs w:val="24"/>
        </w:rPr>
        <w:t xml:space="preserve">(Merritt, 2022). On the Verde River, </w:t>
      </w:r>
      <w:r w:rsidR="00A22010">
        <w:rPr>
          <w:rFonts w:ascii="Times New Roman" w:hAnsi="Times New Roman" w:cs="Times New Roman"/>
          <w:sz w:val="24"/>
          <w:szCs w:val="24"/>
        </w:rPr>
        <w:t xml:space="preserve">we sampled the riparian area </w:t>
      </w:r>
      <w:r w:rsidRPr="002245EF">
        <w:rPr>
          <w:rFonts w:ascii="Times New Roman" w:hAnsi="Times New Roman" w:cs="Times New Roman"/>
          <w:sz w:val="24"/>
          <w:szCs w:val="24"/>
        </w:rPr>
        <w:t xml:space="preserve">immediately </w:t>
      </w:r>
      <w:r w:rsidR="00A22010">
        <w:rPr>
          <w:rFonts w:ascii="Times New Roman" w:hAnsi="Times New Roman" w:cs="Times New Roman"/>
          <w:sz w:val="24"/>
          <w:szCs w:val="24"/>
        </w:rPr>
        <w:t xml:space="preserve">adjacent to </w:t>
      </w:r>
      <w:r w:rsidRPr="002245EF">
        <w:rPr>
          <w:rFonts w:ascii="Times New Roman" w:hAnsi="Times New Roman" w:cs="Times New Roman"/>
          <w:sz w:val="24"/>
          <w:szCs w:val="24"/>
        </w:rPr>
        <w:t>the active channel of the river. Other terraces or locations that are infrequently influenced by fluvial processes were not considered riparian. Within this area,</w:t>
      </w:r>
      <w:r w:rsidR="00885393">
        <w:rPr>
          <w:rFonts w:ascii="Times New Roman" w:hAnsi="Times New Roman" w:cs="Times New Roman"/>
          <w:sz w:val="24"/>
          <w:szCs w:val="24"/>
        </w:rPr>
        <w:t xml:space="preserve"> we cored</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most</w:t>
      </w:r>
      <w:r w:rsidRPr="002245EF">
        <w:rPr>
          <w:rFonts w:ascii="Times New Roman" w:hAnsi="Times New Roman" w:cs="Times New Roman"/>
          <w:sz w:val="24"/>
          <w:szCs w:val="24"/>
        </w:rPr>
        <w:t xml:space="preserve"> Fremont cottonwoods within a few hundred meters of the access point. </w:t>
      </w:r>
      <w:r w:rsidR="00885393">
        <w:rPr>
          <w:rFonts w:ascii="Times New Roman" w:hAnsi="Times New Roman" w:cs="Times New Roman"/>
          <w:sz w:val="24"/>
          <w:szCs w:val="24"/>
        </w:rPr>
        <w:t>We did not core t</w:t>
      </w:r>
      <w:r w:rsidRPr="002245EF">
        <w:rPr>
          <w:rFonts w:ascii="Times New Roman" w:hAnsi="Times New Roman" w:cs="Times New Roman"/>
          <w:sz w:val="24"/>
          <w:szCs w:val="24"/>
        </w:rPr>
        <w:t>rees small</w:t>
      </w:r>
      <w:r w:rsidR="00885393">
        <w:rPr>
          <w:rFonts w:ascii="Times New Roman" w:hAnsi="Times New Roman" w:cs="Times New Roman"/>
          <w:sz w:val="24"/>
          <w:szCs w:val="24"/>
        </w:rPr>
        <w:t>er</w:t>
      </w:r>
      <w:r w:rsidRPr="002245EF">
        <w:rPr>
          <w:rFonts w:ascii="Times New Roman" w:hAnsi="Times New Roman" w:cs="Times New Roman"/>
          <w:sz w:val="24"/>
          <w:szCs w:val="24"/>
        </w:rPr>
        <w:t xml:space="preserve"> </w:t>
      </w:r>
      <w:r w:rsidR="00885393">
        <w:rPr>
          <w:rFonts w:ascii="Times New Roman" w:hAnsi="Times New Roman" w:cs="Times New Roman"/>
          <w:sz w:val="24"/>
          <w:szCs w:val="24"/>
        </w:rPr>
        <w:t>than</w:t>
      </w:r>
      <w:r w:rsidRPr="002245EF">
        <w:rPr>
          <w:rFonts w:ascii="Times New Roman" w:hAnsi="Times New Roman" w:cs="Times New Roman"/>
          <w:sz w:val="24"/>
          <w:szCs w:val="24"/>
        </w:rPr>
        <w:t xml:space="preserve"> 5 cm at their base. </w:t>
      </w:r>
    </w:p>
    <w:p w14:paraId="37FE35CC" w14:textId="230897D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Fremont cottonwoods exist outside of the riparian zone along the Verde River. To include older trees that may not be in the riparian zone, </w:t>
      </w:r>
      <w:r w:rsidR="007F680C">
        <w:rPr>
          <w:rFonts w:ascii="Times New Roman" w:hAnsi="Times New Roman" w:cs="Times New Roman"/>
          <w:sz w:val="24"/>
          <w:szCs w:val="24"/>
        </w:rPr>
        <w:t xml:space="preserve">we cored </w:t>
      </w:r>
      <w:r w:rsidRPr="002245EF">
        <w:rPr>
          <w:rFonts w:ascii="Times New Roman" w:hAnsi="Times New Roman" w:cs="Times New Roman"/>
          <w:sz w:val="24"/>
          <w:szCs w:val="24"/>
        </w:rPr>
        <w:t xml:space="preserve">a </w:t>
      </w:r>
      <w:r w:rsidR="007F680C">
        <w:rPr>
          <w:rFonts w:ascii="Times New Roman" w:hAnsi="Times New Roman" w:cs="Times New Roman"/>
          <w:sz w:val="24"/>
          <w:szCs w:val="24"/>
        </w:rPr>
        <w:t>stand of</w:t>
      </w:r>
      <w:r w:rsidRPr="002245EF">
        <w:rPr>
          <w:rFonts w:ascii="Times New Roman" w:hAnsi="Times New Roman" w:cs="Times New Roman"/>
          <w:sz w:val="24"/>
          <w:szCs w:val="24"/>
        </w:rPr>
        <w:t xml:space="preserve"> larger trees </w:t>
      </w:r>
      <w:commentRangeStart w:id="54"/>
      <w:r w:rsidR="007F680C">
        <w:rPr>
          <w:rFonts w:ascii="Times New Roman" w:hAnsi="Times New Roman" w:cs="Times New Roman"/>
          <w:sz w:val="24"/>
          <w:szCs w:val="24"/>
        </w:rPr>
        <w:t>t</w:t>
      </w:r>
      <w:r w:rsidRPr="002245EF">
        <w:rPr>
          <w:rFonts w:ascii="Times New Roman" w:hAnsi="Times New Roman" w:cs="Times New Roman"/>
          <w:sz w:val="24"/>
          <w:szCs w:val="24"/>
        </w:rPr>
        <w:t xml:space="preserve">o </w:t>
      </w:r>
      <w:r w:rsidR="007F680C">
        <w:rPr>
          <w:rFonts w:ascii="Times New Roman" w:hAnsi="Times New Roman" w:cs="Times New Roman"/>
          <w:sz w:val="24"/>
          <w:szCs w:val="24"/>
        </w:rPr>
        <w:t xml:space="preserve">determine </w:t>
      </w:r>
      <w:r w:rsidRPr="002245EF">
        <w:rPr>
          <w:rFonts w:ascii="Times New Roman" w:hAnsi="Times New Roman" w:cs="Times New Roman"/>
          <w:sz w:val="24"/>
          <w:szCs w:val="24"/>
        </w:rPr>
        <w:t>their minimum ages</w:t>
      </w:r>
      <w:commentRangeEnd w:id="54"/>
      <w:r w:rsidR="00516EBF">
        <w:rPr>
          <w:rStyle w:val="CommentReference"/>
        </w:rPr>
        <w:commentReference w:id="54"/>
      </w:r>
      <w:r w:rsidRPr="002245EF">
        <w:rPr>
          <w:rFonts w:ascii="Times New Roman" w:hAnsi="Times New Roman" w:cs="Times New Roman"/>
          <w:sz w:val="24"/>
          <w:szCs w:val="24"/>
        </w:rPr>
        <w:t xml:space="preserve">. This stand was located </w:t>
      </w:r>
      <w:r w:rsidR="007F680C">
        <w:rPr>
          <w:rFonts w:ascii="Times New Roman" w:hAnsi="Times New Roman" w:cs="Times New Roman"/>
          <w:sz w:val="24"/>
          <w:szCs w:val="24"/>
        </w:rPr>
        <w:t xml:space="preserve">just upstream </w:t>
      </w:r>
      <w:r w:rsidR="00A22010">
        <w:rPr>
          <w:rFonts w:ascii="Times New Roman" w:hAnsi="Times New Roman" w:cs="Times New Roman"/>
          <w:sz w:val="24"/>
          <w:szCs w:val="24"/>
        </w:rPr>
        <w:t xml:space="preserve">from </w:t>
      </w:r>
      <w:r w:rsidRPr="002245EF">
        <w:rPr>
          <w:rFonts w:ascii="Times New Roman" w:hAnsi="Times New Roman" w:cs="Times New Roman"/>
          <w:sz w:val="24"/>
          <w:szCs w:val="24"/>
        </w:rPr>
        <w:t>the confluence of the Verde River and one of its tributaries</w:t>
      </w:r>
      <w:r w:rsidR="007F680C">
        <w:rPr>
          <w:rFonts w:ascii="Times New Roman" w:hAnsi="Times New Roman" w:cs="Times New Roman"/>
          <w:sz w:val="24"/>
          <w:szCs w:val="24"/>
        </w:rPr>
        <w:t xml:space="preserve">, </w:t>
      </w:r>
      <w:r w:rsidRPr="002245EF">
        <w:rPr>
          <w:rFonts w:ascii="Times New Roman" w:hAnsi="Times New Roman" w:cs="Times New Roman"/>
          <w:sz w:val="24"/>
          <w:szCs w:val="24"/>
        </w:rPr>
        <w:t xml:space="preserve">West Clear Creek. These large trees (more than one meter diameter at breast height) were </w:t>
      </w:r>
      <w:r w:rsidR="007F680C">
        <w:rPr>
          <w:rFonts w:ascii="Times New Roman" w:hAnsi="Times New Roman" w:cs="Times New Roman"/>
          <w:sz w:val="24"/>
          <w:szCs w:val="24"/>
        </w:rPr>
        <w:t>around</w:t>
      </w:r>
      <w:r w:rsidRPr="002245EF">
        <w:rPr>
          <w:rFonts w:ascii="Times New Roman" w:hAnsi="Times New Roman" w:cs="Times New Roman"/>
          <w:sz w:val="24"/>
          <w:szCs w:val="24"/>
        </w:rPr>
        <w:t xml:space="preserve"> 100</w:t>
      </w:r>
      <w:ins w:id="55" w:author="Merritt, David - FS, CO" w:date="2025-04-07T12:21:00Z" w16du:dateUtc="2025-04-07T18:21:00Z">
        <w:r w:rsidR="00A22010">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m from the active channel at the Verde River. </w:t>
      </w:r>
    </w:p>
    <w:p w14:paraId="2E62B3C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core was taken as low on the tree trunk as possible, at an angle perpendicular to the tree’s lean and aimed to be as close to the pith as possible. The borer was then drilled into the </w:t>
      </w:r>
      <w:r w:rsidRPr="002245EF">
        <w:rPr>
          <w:rFonts w:ascii="Times New Roman" w:hAnsi="Times New Roman" w:cs="Times New Roman"/>
          <w:sz w:val="24"/>
          <w:szCs w:val="24"/>
        </w:rPr>
        <w:lastRenderedPageBreak/>
        <w:t>tree far enough to ensure that the pith had been passed. No cores were taken from trees smaller than 5cm at the elevation where cores were taken.</w:t>
      </w:r>
    </w:p>
    <w:p w14:paraId="1B974C2F" w14:textId="50542E3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Cores were air dried, glued to wooden mounts and then progressively sanded until cells were visible under magnification (Stokes and Smiley, 1968). </w:t>
      </w:r>
      <w:r w:rsidR="007F680C">
        <w:rPr>
          <w:rFonts w:ascii="Times New Roman" w:hAnsi="Times New Roman" w:cs="Times New Roman"/>
          <w:sz w:val="24"/>
          <w:szCs w:val="24"/>
        </w:rPr>
        <w:t>We placed the cores</w:t>
      </w:r>
      <w:r w:rsidRPr="002245EF">
        <w:rPr>
          <w:rFonts w:ascii="Times New Roman" w:hAnsi="Times New Roman" w:cs="Times New Roman"/>
          <w:sz w:val="24"/>
          <w:szCs w:val="24"/>
        </w:rPr>
        <w:t xml:space="preserve"> under a dissecting microscope and rings were counted. For cores without a pith,</w:t>
      </w:r>
      <w:r w:rsidRPr="002245EF">
        <w:rPr>
          <w:rFonts w:ascii="Times New Roman" w:hAnsi="Times New Roman" w:cs="Times New Roman"/>
          <w:sz w:val="24"/>
          <w:szCs w:val="24"/>
          <w:shd w:val="clear" w:color="auto" w:fill="FFFFFF"/>
        </w:rPr>
        <w:t xml:space="preserve"> a concentric circle ruler was used to estimate position and determine the number of the few missing rings. </w:t>
      </w:r>
      <w:r w:rsidRPr="002245EF">
        <w:rPr>
          <w:rFonts w:ascii="Times New Roman" w:hAnsi="Times New Roman" w:cs="Times New Roman"/>
          <w:sz w:val="24"/>
          <w:szCs w:val="24"/>
        </w:rPr>
        <w:t xml:space="preserve">Ages of the innermost ring as well as the estimated pith date were recorded. For cores where a pith date could not be estimated, a minimum age was recorded. To measure the ring widths of each core, the cores were scanned, placed on an electronic scanner and uploaded into </w:t>
      </w:r>
      <w:proofErr w:type="spellStart"/>
      <w:r w:rsidRPr="002245EF">
        <w:rPr>
          <w:rFonts w:ascii="Times New Roman" w:hAnsi="Times New Roman" w:cs="Times New Roman"/>
          <w:sz w:val="24"/>
          <w:szCs w:val="24"/>
        </w:rPr>
        <w:t>Cybis</w:t>
      </w:r>
      <w:proofErr w:type="spellEnd"/>
      <w:r w:rsidRPr="002245EF">
        <w:rPr>
          <w:rFonts w:ascii="Times New Roman" w:hAnsi="Times New Roman" w:cs="Times New Roman"/>
          <w:sz w:val="24"/>
          <w:szCs w:val="24"/>
        </w:rPr>
        <w:t xml:space="preserve"> </w:t>
      </w:r>
      <w:proofErr w:type="spellStart"/>
      <w:r w:rsidRPr="002245EF">
        <w:rPr>
          <w:rFonts w:ascii="Times New Roman" w:hAnsi="Times New Roman" w:cs="Times New Roman"/>
          <w:sz w:val="24"/>
          <w:szCs w:val="24"/>
        </w:rPr>
        <w:t>CooRecorder</w:t>
      </w:r>
      <w:proofErr w:type="spellEnd"/>
      <w:r w:rsidRPr="002245EF">
        <w:rPr>
          <w:rFonts w:ascii="Times New Roman" w:hAnsi="Times New Roman" w:cs="Times New Roman"/>
          <w:sz w:val="24"/>
          <w:szCs w:val="24"/>
        </w:rPr>
        <w:t xml:space="preserve"> software (</w:t>
      </w:r>
      <w:hyperlink r:id="rId16"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xml:space="preserve">). Each ring was marked </w:t>
      </w:r>
      <w:r w:rsidR="008279F5">
        <w:rPr>
          <w:rFonts w:ascii="Times New Roman" w:hAnsi="Times New Roman" w:cs="Times New Roman"/>
          <w:sz w:val="24"/>
          <w:szCs w:val="24"/>
        </w:rPr>
        <w:t>using</w:t>
      </w:r>
      <w:r w:rsidR="008279F5"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the software so that the date could be verified and ring widths measured. We saved dated and scanned cores </w:t>
      </w:r>
      <w:del w:id="56" w:author="Cooper,David" w:date="2025-04-05T13:41:00Z">
        <w:r w:rsidRPr="002245EF" w:rsidDel="008279F5">
          <w:rPr>
            <w:rFonts w:ascii="Times New Roman" w:hAnsi="Times New Roman" w:cs="Times New Roman"/>
            <w:sz w:val="24"/>
            <w:szCs w:val="24"/>
          </w:rPr>
          <w:delText xml:space="preserve"> </w:delText>
        </w:r>
      </w:del>
      <w:r w:rsidRPr="002245EF">
        <w:rPr>
          <w:rFonts w:ascii="Times New Roman" w:hAnsi="Times New Roman" w:cs="Times New Roman"/>
          <w:sz w:val="24"/>
          <w:szCs w:val="24"/>
        </w:rPr>
        <w:t xml:space="preserve">as a .RWL file and uploaded into </w:t>
      </w:r>
      <w:proofErr w:type="spellStart"/>
      <w:r w:rsidRPr="002245EF">
        <w:rPr>
          <w:rFonts w:ascii="Times New Roman" w:hAnsi="Times New Roman" w:cs="Times New Roman"/>
          <w:sz w:val="24"/>
          <w:szCs w:val="24"/>
        </w:rPr>
        <w:t>Cdendro</w:t>
      </w:r>
      <w:proofErr w:type="spellEnd"/>
      <w:r w:rsidRPr="002245EF">
        <w:rPr>
          <w:rFonts w:ascii="Times New Roman" w:hAnsi="Times New Roman" w:cs="Times New Roman"/>
          <w:sz w:val="24"/>
          <w:szCs w:val="24"/>
        </w:rPr>
        <w:t xml:space="preserve"> (</w:t>
      </w:r>
      <w:hyperlink r:id="rId17" w:history="1">
        <w:r w:rsidRPr="002245EF">
          <w:rPr>
            <w:rStyle w:val="Hyperlink"/>
            <w:rFonts w:ascii="Times New Roman" w:eastAsia="Times New Roman" w:hAnsi="Times New Roman" w:cs="Times New Roman"/>
            <w:color w:val="auto"/>
            <w:sz w:val="24"/>
            <w:szCs w:val="24"/>
          </w:rPr>
          <w:t>https://www.cybis.se/forfun/dendro/index.htm</w:t>
        </w:r>
      </w:hyperlink>
      <w:r w:rsidRPr="002245EF">
        <w:rPr>
          <w:rFonts w:ascii="Times New Roman" w:hAnsi="Times New Roman" w:cs="Times New Roman"/>
          <w:sz w:val="24"/>
          <w:szCs w:val="24"/>
        </w:rPr>
        <w:t>). Files were separated into four different sites: Upper Beasley, Lower Beasley, Childs and Sheep</w:t>
      </w:r>
      <w:r w:rsidR="008279F5">
        <w:rPr>
          <w:rFonts w:ascii="Times New Roman" w:hAnsi="Times New Roman" w:cs="Times New Roman"/>
          <w:sz w:val="24"/>
          <w:szCs w:val="24"/>
        </w:rPr>
        <w:t xml:space="preserve"> Bridge</w:t>
      </w:r>
      <w:r w:rsidRPr="002245EF">
        <w:rPr>
          <w:rFonts w:ascii="Times New Roman" w:hAnsi="Times New Roman" w:cs="Times New Roman"/>
          <w:sz w:val="24"/>
          <w:szCs w:val="24"/>
        </w:rPr>
        <w:t xml:space="preserve">. </w:t>
      </w:r>
    </w:p>
    <w:p w14:paraId="165262B8" w14:textId="77777777" w:rsidR="0038100D" w:rsidRPr="002245EF" w:rsidRDefault="0038100D" w:rsidP="0038100D">
      <w:pPr>
        <w:spacing w:line="480" w:lineRule="auto"/>
        <w:rPr>
          <w:rFonts w:ascii="Times New Roman" w:hAnsi="Times New Roman" w:cs="Times New Roman"/>
          <w:b/>
          <w:sz w:val="24"/>
          <w:szCs w:val="24"/>
          <w:highlight w:val="yellow"/>
        </w:rPr>
      </w:pPr>
      <w:commentRangeStart w:id="57"/>
      <w:r w:rsidRPr="002245EF">
        <w:rPr>
          <w:rFonts w:ascii="Times New Roman" w:hAnsi="Times New Roman" w:cs="Times New Roman"/>
          <w:b/>
          <w:sz w:val="24"/>
          <w:szCs w:val="24"/>
          <w:highlight w:val="yellow"/>
        </w:rPr>
        <w:t>Crossdating</w:t>
      </w:r>
      <w:commentRangeEnd w:id="57"/>
      <w:r w:rsidRPr="002245EF">
        <w:rPr>
          <w:rStyle w:val="CommentReference"/>
          <w:rFonts w:ascii="Times New Roman" w:hAnsi="Times New Roman" w:cs="Times New Roman"/>
          <w:highlight w:val="yellow"/>
        </w:rPr>
        <w:commentReference w:id="57"/>
      </w:r>
      <w:r w:rsidRPr="002245EF">
        <w:rPr>
          <w:rFonts w:ascii="Times New Roman" w:hAnsi="Times New Roman" w:cs="Times New Roman"/>
          <w:b/>
          <w:sz w:val="24"/>
          <w:szCs w:val="24"/>
        </w:rPr>
        <w:t>/dating</w:t>
      </w:r>
    </w:p>
    <w:p w14:paraId="71A1F6CC" w14:textId="21BACAB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Crossdating involves matching ring-width patterns among individuals or to a pre-existing chronology. No pre-existing chronology exists for any cottonwood species in Arizona and New Mexico. In addition, cored trees were generally short (20-30 years old) and exhibited high variation in interannual growth. This makes traditional crossdating impossible. </w:t>
      </w:r>
      <w:r w:rsidR="008279F5">
        <w:rPr>
          <w:rFonts w:ascii="Times New Roman" w:hAnsi="Times New Roman" w:cs="Times New Roman"/>
          <w:sz w:val="24"/>
          <w:szCs w:val="24"/>
        </w:rPr>
        <w:t>C</w:t>
      </w:r>
      <w:r w:rsidRPr="002245EF">
        <w:rPr>
          <w:rFonts w:ascii="Times New Roman" w:hAnsi="Times New Roman" w:cs="Times New Roman"/>
          <w:sz w:val="24"/>
          <w:szCs w:val="24"/>
        </w:rPr>
        <w:t xml:space="preserve">ottonwoods along the Verde River have access to perennial </w:t>
      </w:r>
      <w:r w:rsidR="008279F5">
        <w:rPr>
          <w:rFonts w:ascii="Times New Roman" w:hAnsi="Times New Roman" w:cs="Times New Roman"/>
          <w:sz w:val="24"/>
          <w:szCs w:val="24"/>
        </w:rPr>
        <w:t xml:space="preserve">ground </w:t>
      </w:r>
      <w:r w:rsidRPr="002245EF">
        <w:rPr>
          <w:rFonts w:ascii="Times New Roman" w:hAnsi="Times New Roman" w:cs="Times New Roman"/>
          <w:sz w:val="24"/>
          <w:szCs w:val="24"/>
        </w:rPr>
        <w:t xml:space="preserve">water which means that missing rings are unlikely. To maximize the </w:t>
      </w:r>
      <w:r w:rsidR="00C2061C">
        <w:rPr>
          <w:rFonts w:ascii="Times New Roman" w:hAnsi="Times New Roman" w:cs="Times New Roman"/>
          <w:sz w:val="24"/>
          <w:szCs w:val="24"/>
        </w:rPr>
        <w:t>in common</w:t>
      </w:r>
      <w:r w:rsidRPr="002245EF">
        <w:rPr>
          <w:rFonts w:ascii="Times New Roman" w:hAnsi="Times New Roman" w:cs="Times New Roman"/>
          <w:sz w:val="24"/>
          <w:szCs w:val="24"/>
        </w:rPr>
        <w:t xml:space="preserve"> signal</w:t>
      </w:r>
      <w:r w:rsidR="00C2061C">
        <w:rPr>
          <w:rFonts w:ascii="Times New Roman" w:hAnsi="Times New Roman" w:cs="Times New Roman"/>
          <w:sz w:val="24"/>
          <w:szCs w:val="24"/>
        </w:rPr>
        <w:t xml:space="preserve"> across sites</w:t>
      </w:r>
      <w:r w:rsidRPr="002245EF">
        <w:rPr>
          <w:rFonts w:ascii="Times New Roman" w:hAnsi="Times New Roman" w:cs="Times New Roman"/>
          <w:sz w:val="24"/>
          <w:szCs w:val="24"/>
        </w:rPr>
        <w:t>, we identified cores with a correlation coefficient of +0.30 to the mean of all cores measured. We then separate</w:t>
      </w:r>
      <w:r w:rsidR="00C2061C">
        <w:rPr>
          <w:rFonts w:ascii="Times New Roman" w:hAnsi="Times New Roman" w:cs="Times New Roman"/>
          <w:sz w:val="24"/>
          <w:szCs w:val="24"/>
        </w:rPr>
        <w:t>d</w:t>
      </w:r>
      <w:r w:rsidRPr="002245EF">
        <w:rPr>
          <w:rFonts w:ascii="Times New Roman" w:hAnsi="Times New Roman" w:cs="Times New Roman"/>
          <w:sz w:val="24"/>
          <w:szCs w:val="24"/>
        </w:rPr>
        <w:t xml:space="preserve"> and saved these cores into a different “correlated” series. These cores showed in common signals with each other </w:t>
      </w:r>
      <w:r w:rsidRPr="002245EF">
        <w:rPr>
          <w:rFonts w:ascii="Times New Roman" w:hAnsi="Times New Roman" w:cs="Times New Roman"/>
          <w:sz w:val="24"/>
          <w:szCs w:val="24"/>
        </w:rPr>
        <w:lastRenderedPageBreak/>
        <w:t xml:space="preserve">driven by larger factors instead of cores impacted by individual growth, competition, disease, etc. </w:t>
      </w:r>
      <w:r w:rsidR="00C2061C">
        <w:rPr>
          <w:rFonts w:ascii="Times New Roman" w:hAnsi="Times New Roman" w:cs="Times New Roman"/>
          <w:sz w:val="24"/>
          <w:szCs w:val="24"/>
        </w:rPr>
        <w:t>We ran this</w:t>
      </w:r>
      <w:r w:rsidRPr="002245EF">
        <w:rPr>
          <w:rFonts w:ascii="Times New Roman" w:hAnsi="Times New Roman" w:cs="Times New Roman"/>
          <w:sz w:val="24"/>
          <w:szCs w:val="24"/>
        </w:rPr>
        <w:t xml:space="preserve"> separated series (n=39) </w:t>
      </w:r>
      <w:r w:rsidR="00C2061C">
        <w:rPr>
          <w:rFonts w:ascii="Times New Roman" w:hAnsi="Times New Roman" w:cs="Times New Roman"/>
          <w:sz w:val="24"/>
          <w:szCs w:val="24"/>
        </w:rPr>
        <w:t>through</w:t>
      </w:r>
      <w:r w:rsidRPr="002245EF">
        <w:rPr>
          <w:rFonts w:ascii="Times New Roman" w:hAnsi="Times New Roman" w:cs="Times New Roman"/>
          <w:sz w:val="24"/>
          <w:szCs w:val="24"/>
        </w:rPr>
        <w:t xml:space="preserve"> COFECHA to </w:t>
      </w:r>
      <w:commentRangeStart w:id="58"/>
      <w:r w:rsidRPr="002245EF">
        <w:rPr>
          <w:rFonts w:ascii="Times New Roman" w:hAnsi="Times New Roman" w:cs="Times New Roman"/>
          <w:sz w:val="24"/>
          <w:szCs w:val="24"/>
        </w:rPr>
        <w:t>check for any dating issues. We analyzed the COFECHA output for each core and checked it for potential dating issues</w:t>
      </w:r>
      <w:commentRangeEnd w:id="58"/>
      <w:r w:rsidR="008279F5">
        <w:rPr>
          <w:rStyle w:val="CommentReference"/>
        </w:rPr>
        <w:commentReference w:id="58"/>
      </w:r>
      <w:r w:rsidRPr="002245EF">
        <w:rPr>
          <w:rFonts w:ascii="Times New Roman" w:hAnsi="Times New Roman" w:cs="Times New Roman"/>
          <w:sz w:val="24"/>
          <w:szCs w:val="24"/>
        </w:rPr>
        <w:t xml:space="preserve">. If we found a potential dating issue the core was reexamined under the microscope. The </w:t>
      </w:r>
      <w:proofErr w:type="spellStart"/>
      <w:r w:rsidRPr="002245EF">
        <w:rPr>
          <w:rFonts w:ascii="Times New Roman" w:hAnsi="Times New Roman" w:cs="Times New Roman"/>
          <w:sz w:val="24"/>
          <w:szCs w:val="24"/>
        </w:rPr>
        <w:t>dplR</w:t>
      </w:r>
      <w:proofErr w:type="spellEnd"/>
      <w:r w:rsidRPr="002245EF">
        <w:rPr>
          <w:rFonts w:ascii="Times New Roman" w:hAnsi="Times New Roman" w:cs="Times New Roman"/>
          <w:sz w:val="24"/>
          <w:szCs w:val="24"/>
        </w:rPr>
        <w:t xml:space="preserve"> package created by Dr. Andy Bunn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{"citationID":"HAGHol0D","properties":{"formattedCitation":"(Bunn, 2010)","plainCitation":"(Bunn, 2010)","noteIndex":0},"citationItems":[{"id":49,"uris":["http://zotero.org/users/local/yyBX3i8n/items/9DEAW8GT"],"itemData":{"id":49,"type":"article-journal","container-title":"Dendrochronologia","DOI":"10.1016/j.dendro.2009.12.001","ISSN":"11257865","issue":"4","journalAbbreviation":"Dendrochronologia","language":"en","license":"https://www.elsevier.com/tdm/userlicense/1.0/","page":"251-258","source":"DOI.org (Crossref)","title":"Statistical and visual crossdating in R using the dplR library","volume":"28","author":[{"family":"Bunn","given":"Andrew G."}],"issued":{"date-parts":[["2010",1]]}}}],"schema":"https://github.com/citation-style-language/schema/raw/master/csl-citation.json"}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(Bunn, 2010)</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to calculate Ring Width Indices (RWI) and Basal Area Increment (BAI) for the crossdated series to then be compared to climate variables. To determine RWI, raw ring widths were detrended using an age dependent spline method.</w:t>
      </w:r>
    </w:p>
    <w:p w14:paraId="6D85D4A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Correlation to climate</w:t>
      </w:r>
    </w:p>
    <w:p w14:paraId="423C4E9B"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Four climate variables were used to run a response function analysis on the chronologies. Mean monthly values for: average temperature, precipitation, and Palmer Drought Severity Index (PDSI) were downloaded from the NOAA climate monitoring website (</w:t>
      </w:r>
      <w:hyperlink r:id="rId18" w:history="1">
        <w:r w:rsidRPr="002245EF">
          <w:rPr>
            <w:rStyle w:val="Hyperlink"/>
            <w:rFonts w:ascii="Times New Roman" w:eastAsia="Times New Roman" w:hAnsi="Times New Roman" w:cs="Times New Roman"/>
            <w:color w:val="auto"/>
            <w:sz w:val="24"/>
            <w:szCs w:val="24"/>
          </w:rPr>
          <w:t>https://www.ncei.noaa.gov/access/monitoring/climate-at-a-glance/county/time-series/AZ-025/tmin/1/0/1993-2023?base_prd=true&amp;begbaseyear=1901&amp;endbaseyear=2000</w:t>
        </w:r>
      </w:hyperlink>
      <w:r w:rsidRPr="002245EF">
        <w:rPr>
          <w:rFonts w:ascii="Times New Roman" w:hAnsi="Times New Roman" w:cs="Times New Roman"/>
          <w:sz w:val="24"/>
          <w:szCs w:val="24"/>
        </w:rPr>
        <w:t xml:space="preserve">) from 1993 to 2023 for Yavapai County, Arizona. Mean monthly stream flow data were acquired from the Verde River near Camp Verde (09506000) USGS gauge from 1988-2023.  This gage was selected as it is located near the Wild and Scenic portion of the river and had the longest continuous discharge record (1988 to current). </w:t>
      </w:r>
    </w:p>
    <w:p w14:paraId="1EA069DA" w14:textId="77777777" w:rsidR="0038100D" w:rsidRPr="002245EF" w:rsidRDefault="0038100D" w:rsidP="0038100D">
      <w:pPr>
        <w:spacing w:line="480" w:lineRule="auto"/>
        <w:rPr>
          <w:rFonts w:ascii="Times New Roman" w:hAnsi="Times New Roman" w:cs="Times New Roman"/>
          <w:sz w:val="24"/>
          <w:szCs w:val="24"/>
        </w:rPr>
      </w:pPr>
    </w:p>
    <w:p w14:paraId="0B0985F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Function Analysis</w:t>
      </w:r>
    </w:p>
    <w:p w14:paraId="07664B27" w14:textId="08281DED"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Response function analysis is used to help determine relationships between climate variables and tree growth. These analyses differ from simple correlations in that they address the autocorrelation that is usually prevalent in both climate and tree growth data. Response functions and their results are more robust than correlations. Using the </w:t>
      </w:r>
      <w:proofErr w:type="spellStart"/>
      <w:r w:rsidRPr="002245EF">
        <w:rPr>
          <w:rFonts w:ascii="Times New Roman" w:hAnsi="Times New Roman" w:cs="Times New Roman"/>
          <w:sz w:val="24"/>
          <w:szCs w:val="24"/>
        </w:rPr>
        <w:t>Treeclim</w:t>
      </w:r>
      <w:proofErr w:type="spellEnd"/>
      <w:r w:rsidRPr="002245EF">
        <w:rPr>
          <w:rFonts w:ascii="Times New Roman" w:hAnsi="Times New Roman" w:cs="Times New Roman"/>
          <w:sz w:val="24"/>
          <w:szCs w:val="24"/>
        </w:rPr>
        <w:t xml:space="preserve"> package in 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{"citationID":"0JhktPNB","properties":{"formattedCitation":"(Zang &amp; Biondi, 2015)","plainCitation":"(Zang &amp; Biondi, 2015)","noteIndex":0},"citationItems":[{"id":47,"uris":["http://zotero.org/users/local/yyBX3i8n/items/7RH2Z7TZ"],"itemData":{"id":47,"type":"article-journal","abstract":"The R package treeclim helps perform numerical calibration of proxy‐climate relationships, with an emphasis on tree‐ring chronologies. The package provides a unified, fast, and public‐domain compilation of established methods while adding novel functionality not implemented in other software. treeclim includes static and moving bootstrapped response and correlation functions, seasonal correlation analysis, a test for spurious temporal changes in proxy‐climate relations, and the evaluation of reconstruction skills. The stationary bootstrap method has been incorporated into the program as a ‘blocks of blocks’ resampling scheme. Applications of treeclim include the calibration of proxy timeseries used in paleoclimatology, forest ecology, and environmental monitoring.","container-title":"Ecography","DOI":"10.1111/ecog.01335","ISSN":"0906-7590, 1600-0587","issue":"4","journalAbbreviation":"Ecography","language":"en","page":"431-436","source":"DOI.org (Crossref)","title":"treeclim: an R package for the numerical calibration of proxy‐climate relationships","title-short":"treeclim","volume":"38","author":[{"family":"Zang","given":"Christian"},{"family":"Biondi","given":"Franco"}],"issued":{"date-parts":[["2015",4]]}}}],"schema":"https://github.com/citation-style-language/schema/raw/master/csl-citation.json"}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(Zang &amp; </w:t>
      </w:r>
      <w:r w:rsidRPr="002245EF">
        <w:rPr>
          <w:rFonts w:ascii="Times New Roman" w:hAnsi="Times New Roman" w:cs="Times New Roman"/>
          <w:sz w:val="24"/>
        </w:rPr>
        <w:lastRenderedPageBreak/>
        <w:t>Biondi,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chronologies were tested for the four climate variables. A critical P-value of less than or equal to 0.05 was used to determine if a trend was significant and an exact bootstrap method was used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{"citationID":"zoRUd3uf","properties":{"formattedCitation":"(Meko et al., 2011)","plainCitation":"(Meko et al., 2011)","noteIndex":0},"citationItems":[{"id":65,"uris":["http://zotero.org/users/local/yyBX3i8n/items/WLNHC4LF"],"itemData":{"id":65,"type":"article-journal","container-title":"Computers &amp; Geosciences","DOI":"10.1016/j.cageo.2011.01.013","ISSN":"00983004","issue":"9","journalAbbreviation":"Computers &amp; Geosciences","language":"en","page":"1234-1241","source":"DOI.org (Crossref)","title":"Seascorr: A MATLAB program for identifying the seasonal climate signal in an annual tree-ring time series","title-short":"Seascorr","volume":"37","author":[{"family":"Meko","given":"D.M."},{"family":"Touchan","given":"R."},{"family":"Anchukaitis","given":"K.J."}],"issued":{"date-parts":[["2011",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(Meko et al., 2011)</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An exact bootstrapping method tests for significance but does not produce specific p-values, just whether the relationship is significant. A response function analysis was used for water year (</w:t>
      </w:r>
      <w:r w:rsidR="00244F4F">
        <w:rPr>
          <w:rFonts w:ascii="Times New Roman" w:hAnsi="Times New Roman" w:cs="Times New Roman"/>
          <w:sz w:val="24"/>
          <w:szCs w:val="24"/>
        </w:rPr>
        <w:t>October</w:t>
      </w:r>
      <w:r w:rsidRPr="002245EF">
        <w:rPr>
          <w:rFonts w:ascii="Times New Roman" w:hAnsi="Times New Roman" w:cs="Times New Roman"/>
          <w:sz w:val="24"/>
          <w:szCs w:val="24"/>
        </w:rPr>
        <w:t>-</w:t>
      </w:r>
      <w:r w:rsidR="00244F4F">
        <w:rPr>
          <w:rFonts w:ascii="Times New Roman" w:hAnsi="Times New Roman" w:cs="Times New Roman"/>
          <w:sz w:val="24"/>
          <w:szCs w:val="24"/>
        </w:rPr>
        <w:t>September</w:t>
      </w:r>
      <w:r w:rsidRPr="002245EF">
        <w:rPr>
          <w:rFonts w:ascii="Times New Roman" w:hAnsi="Times New Roman" w:cs="Times New Roman"/>
          <w:sz w:val="24"/>
          <w:szCs w:val="24"/>
        </w:rPr>
        <w:t xml:space="preserve">) to test against the annual growth. </w:t>
      </w:r>
    </w:p>
    <w:p w14:paraId="7A5DBD87" w14:textId="77777777" w:rsidR="0038100D" w:rsidRPr="002245EF" w:rsidRDefault="0038100D" w:rsidP="0038100D">
      <w:pPr>
        <w:pStyle w:val="Heading2"/>
        <w:spacing w:line="480" w:lineRule="auto"/>
        <w:rPr>
          <w:rFonts w:ascii="Times New Roman" w:hAnsi="Times New Roman" w:cs="Times New Roman"/>
          <w:color w:val="auto"/>
          <w:sz w:val="24"/>
          <w:szCs w:val="24"/>
        </w:rPr>
      </w:pPr>
      <w:bookmarkStart w:id="59" w:name="_Toc193890716"/>
      <w:r w:rsidRPr="002245EF">
        <w:rPr>
          <w:rFonts w:ascii="Times New Roman" w:hAnsi="Times New Roman" w:cs="Times New Roman"/>
          <w:color w:val="auto"/>
          <w:sz w:val="24"/>
          <w:szCs w:val="24"/>
        </w:rPr>
        <w:t>Results</w:t>
      </w:r>
      <w:bookmarkEnd w:id="59"/>
    </w:p>
    <w:p w14:paraId="793CE43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Seedling Survivorship</w:t>
      </w:r>
    </w:p>
    <w:p w14:paraId="300D16A3" w14:textId="77777777" w:rsidR="0038100D" w:rsidRPr="002245EF" w:rsidRDefault="0038100D" w:rsidP="0038100D">
      <w:pPr>
        <w:spacing w:line="480" w:lineRule="auto"/>
        <w:rPr>
          <w:rFonts w:ascii="Times New Roman" w:hAnsi="Times New Roman" w:cs="Times New Roman"/>
          <w:sz w:val="24"/>
          <w:szCs w:val="24"/>
        </w:rPr>
        <w:sectPr w:rsidR="0038100D" w:rsidRPr="002245EF" w:rsidSect="0038100D">
          <w:footerReference w:type="default" r:id="rId19"/>
          <w:type w:val="continuous"/>
          <w:pgSz w:w="12240" w:h="15840"/>
          <w:pgMar w:top="1440" w:right="1440" w:bottom="1440" w:left="1440" w:header="720" w:footer="720" w:gutter="0"/>
          <w:cols w:space="720"/>
          <w:docGrid w:linePitch="360"/>
        </w:sectPr>
      </w:pPr>
    </w:p>
    <w:p w14:paraId="012A254A" w14:textId="77777777" w:rsidR="0038100D" w:rsidRPr="002245EF" w:rsidRDefault="0038100D" w:rsidP="0038100D">
      <w:pPr>
        <w:spacing w:line="480" w:lineRule="auto"/>
        <w:rPr>
          <w:rFonts w:ascii="Times New Roman" w:hAnsi="Times New Roman" w:cs="Times New Roman"/>
          <w:sz w:val="24"/>
          <w:szCs w:val="24"/>
        </w:rPr>
      </w:pPr>
    </w:p>
    <w:p w14:paraId="48E53297"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5388EB0C" wp14:editId="46AE01E7">
            <wp:extent cx="3028950" cy="2995943"/>
            <wp:effectExtent l="0" t="0" r="0" b="0"/>
            <wp:docPr id="1408951418" name="Picture 3" descr="A graph of a number of childr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418" name="Picture 3" descr="A graph of a number of children&#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6431" cy="3003342"/>
                    </a:xfrm>
                    <a:prstGeom prst="rect">
                      <a:avLst/>
                    </a:prstGeom>
                  </pic:spPr>
                </pic:pic>
              </a:graphicData>
            </a:graphic>
          </wp:inline>
        </w:drawing>
      </w:r>
    </w:p>
    <w:p w14:paraId="1BD2B93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0" w:name="_Toc193890753"/>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Mean site seedling densities across the three visits.</w:t>
      </w:r>
      <w:bookmarkEnd w:id="60"/>
    </w:p>
    <w:p w14:paraId="7E18BA5C"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Densities decreased or stayed constant in 80% of plots surveyed across the two sites. The remaining 20% of plots increased, possibly indicating that there was recruitment following the seed release in Spring of 2024 that survived into Fall 2024. At both BRAP and Childs, densities only slightly decreased between Fall 2023 and Spring 2024 visits (Figure 2.3). Both sites saw </w:t>
      </w:r>
      <w:r w:rsidRPr="002245EF">
        <w:rPr>
          <w:rFonts w:ascii="Times New Roman" w:hAnsi="Times New Roman" w:cs="Times New Roman"/>
          <w:sz w:val="24"/>
          <w:szCs w:val="24"/>
        </w:rPr>
        <w:lastRenderedPageBreak/>
        <w:t xml:space="preserve">larger decreases from the 2024 growing season with Childs densities decreasing by over half. Both sites had similar mean densities following Fall 2024 surveys.  </w:t>
      </w:r>
    </w:p>
    <w:p w14:paraId="15B268E4"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Seedling sizes</w:t>
      </w:r>
    </w:p>
    <w:p w14:paraId="786EA3E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At the plot level, mean height and diameters of seedlings increased between all three visits (Table 2.1). At BRAP, mean HDR values increased between all three visits as well. At Childs, HDR decreased between Fall 2023 and Spring 2024 visits before increasing in Fall 2024. </w:t>
      </w:r>
    </w:p>
    <w:p w14:paraId="4792D425" w14:textId="3424BE73"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At BRAP, seven out of nine variables changed significantly between the different visits (Table 2.</w:t>
      </w:r>
      <w:r w:rsidR="00244F4F">
        <w:rPr>
          <w:rFonts w:ascii="Times New Roman" w:hAnsi="Times New Roman" w:cs="Times New Roman"/>
          <w:sz w:val="24"/>
          <w:szCs w:val="24"/>
        </w:rPr>
        <w:t>2</w:t>
      </w:r>
      <w:r w:rsidRPr="002245EF">
        <w:rPr>
          <w:rFonts w:ascii="Times New Roman" w:hAnsi="Times New Roman" w:cs="Times New Roman"/>
          <w:sz w:val="24"/>
          <w:szCs w:val="24"/>
        </w:rPr>
        <w:t>). All the BRAP heights changed significantly between visits. Diameters between Spring 2024 and Fall 2024 did not change significantly and HDRs between Fall 2023 and Spring 2024 did not change significantly. At Childs, all variables changed significantly with eight out of nine being highly significant (p-value ≤ 0.001</w:t>
      </w:r>
      <w:r w:rsidR="00244F4F">
        <w:rPr>
          <w:rFonts w:ascii="Times New Roman" w:hAnsi="Times New Roman" w:cs="Times New Roman"/>
          <w:sz w:val="24"/>
          <w:szCs w:val="24"/>
        </w:rPr>
        <w:t>, Table 2.3</w:t>
      </w:r>
      <w:r w:rsidRPr="002245EF">
        <w:rPr>
          <w:rFonts w:ascii="Times New Roman" w:hAnsi="Times New Roman" w:cs="Times New Roman"/>
          <w:sz w:val="24"/>
          <w:szCs w:val="24"/>
        </w:rPr>
        <w:t>).</w:t>
      </w:r>
    </w:p>
    <w:p w14:paraId="66E179C3"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1" w:name="_Toc192072563"/>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Summary of mean height, diameter, and height-to-diameter ratio (HDR) for seedlings across three visits at both sites.</w:t>
      </w:r>
      <w:bookmarkEnd w:id="61"/>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65"/>
        <w:gridCol w:w="1620"/>
        <w:gridCol w:w="1530"/>
        <w:gridCol w:w="1710"/>
        <w:gridCol w:w="1080"/>
        <w:gridCol w:w="2002"/>
      </w:tblGrid>
      <w:tr w:rsidR="002245EF" w:rsidRPr="002245EF" w14:paraId="0E047AC4" w14:textId="77777777" w:rsidTr="00567545">
        <w:trPr>
          <w:trHeight w:val="300"/>
          <w:jc w:val="center"/>
        </w:trPr>
        <w:tc>
          <w:tcPr>
            <w:tcW w:w="1165" w:type="dxa"/>
            <w:tcBorders>
              <w:top w:val="single" w:sz="4" w:space="0" w:color="auto"/>
              <w:bottom w:val="single" w:sz="4" w:space="0" w:color="auto"/>
            </w:tcBorders>
            <w:noWrap/>
            <w:hideMark/>
          </w:tcPr>
          <w:p w14:paraId="7309246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Site</w:t>
            </w:r>
          </w:p>
        </w:tc>
        <w:tc>
          <w:tcPr>
            <w:tcW w:w="1620" w:type="dxa"/>
            <w:tcBorders>
              <w:top w:val="single" w:sz="4" w:space="0" w:color="auto"/>
              <w:bottom w:val="single" w:sz="4" w:space="0" w:color="auto"/>
            </w:tcBorders>
            <w:noWrap/>
            <w:hideMark/>
          </w:tcPr>
          <w:p w14:paraId="40C55E5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Visit</w:t>
            </w:r>
          </w:p>
        </w:tc>
        <w:tc>
          <w:tcPr>
            <w:tcW w:w="1530" w:type="dxa"/>
            <w:tcBorders>
              <w:top w:val="single" w:sz="4" w:space="0" w:color="auto"/>
              <w:bottom w:val="single" w:sz="4" w:space="0" w:color="auto"/>
            </w:tcBorders>
            <w:noWrap/>
            <w:hideMark/>
          </w:tcPr>
          <w:p w14:paraId="6EC176B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 (cm)</w:t>
            </w:r>
          </w:p>
        </w:tc>
        <w:tc>
          <w:tcPr>
            <w:tcW w:w="1710" w:type="dxa"/>
            <w:tcBorders>
              <w:top w:val="single" w:sz="4" w:space="0" w:color="auto"/>
              <w:bottom w:val="single" w:sz="4" w:space="0" w:color="auto"/>
            </w:tcBorders>
            <w:noWrap/>
            <w:hideMark/>
          </w:tcPr>
          <w:p w14:paraId="0EF32F8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 (mm)</w:t>
            </w:r>
          </w:p>
        </w:tc>
        <w:tc>
          <w:tcPr>
            <w:tcW w:w="1080" w:type="dxa"/>
            <w:tcBorders>
              <w:top w:val="single" w:sz="4" w:space="0" w:color="auto"/>
              <w:bottom w:val="single" w:sz="4" w:space="0" w:color="auto"/>
            </w:tcBorders>
            <w:noWrap/>
            <w:hideMark/>
          </w:tcPr>
          <w:p w14:paraId="227335F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002" w:type="dxa"/>
            <w:tcBorders>
              <w:top w:val="single" w:sz="4" w:space="0" w:color="auto"/>
              <w:bottom w:val="single" w:sz="4" w:space="0" w:color="auto"/>
            </w:tcBorders>
          </w:tcPr>
          <w:p w14:paraId="38EA4276" w14:textId="77777777" w:rsidR="0038100D" w:rsidRPr="002245EF" w:rsidRDefault="0038100D" w:rsidP="00567545">
            <w:pPr>
              <w:rPr>
                <w:rFonts w:ascii="Times New Roman" w:eastAsia="Times New Roman" w:hAnsi="Times New Roman" w:cs="Times New Roman"/>
                <w:sz w:val="24"/>
                <w:szCs w:val="24"/>
                <w:vertAlign w:val="superscript"/>
                <w:lang w:val="en-US"/>
              </w:rPr>
            </w:pPr>
            <w:r w:rsidRPr="002245EF">
              <w:rPr>
                <w:rFonts w:ascii="Times New Roman" w:eastAsia="Times New Roman" w:hAnsi="Times New Roman" w:cs="Times New Roman"/>
                <w:sz w:val="24"/>
                <w:szCs w:val="24"/>
                <w:lang w:val="en-US"/>
              </w:rPr>
              <w:t>Density (no/m</w:t>
            </w:r>
            <w:r w:rsidRPr="002245EF">
              <w:rPr>
                <w:rFonts w:ascii="Times New Roman" w:eastAsia="Times New Roman" w:hAnsi="Times New Roman" w:cs="Times New Roman"/>
                <w:sz w:val="24"/>
                <w:szCs w:val="24"/>
                <w:vertAlign w:val="superscript"/>
                <w:lang w:val="en-US"/>
              </w:rPr>
              <w:t>2)</w:t>
            </w:r>
          </w:p>
        </w:tc>
      </w:tr>
      <w:tr w:rsidR="002245EF" w:rsidRPr="002245EF" w14:paraId="15ED914C" w14:textId="77777777" w:rsidTr="00567545">
        <w:trPr>
          <w:trHeight w:val="300"/>
          <w:jc w:val="center"/>
        </w:trPr>
        <w:tc>
          <w:tcPr>
            <w:tcW w:w="1165" w:type="dxa"/>
            <w:tcBorders>
              <w:top w:val="single" w:sz="4" w:space="0" w:color="auto"/>
            </w:tcBorders>
            <w:noWrap/>
            <w:hideMark/>
          </w:tcPr>
          <w:p w14:paraId="5CE6792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tcBorders>
              <w:top w:val="single" w:sz="4" w:space="0" w:color="auto"/>
            </w:tcBorders>
            <w:noWrap/>
            <w:hideMark/>
          </w:tcPr>
          <w:p w14:paraId="10C1F59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tcBorders>
              <w:top w:val="single" w:sz="4" w:space="0" w:color="auto"/>
            </w:tcBorders>
            <w:noWrap/>
            <w:hideMark/>
          </w:tcPr>
          <w:p w14:paraId="7BF6FBA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22</w:t>
            </w:r>
          </w:p>
        </w:tc>
        <w:tc>
          <w:tcPr>
            <w:tcW w:w="1710" w:type="dxa"/>
            <w:tcBorders>
              <w:top w:val="single" w:sz="4" w:space="0" w:color="auto"/>
            </w:tcBorders>
            <w:noWrap/>
            <w:hideMark/>
          </w:tcPr>
          <w:p w14:paraId="4D20AA5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2.5</w:t>
            </w:r>
          </w:p>
        </w:tc>
        <w:tc>
          <w:tcPr>
            <w:tcW w:w="1080" w:type="dxa"/>
            <w:tcBorders>
              <w:top w:val="single" w:sz="4" w:space="0" w:color="auto"/>
            </w:tcBorders>
            <w:noWrap/>
            <w:hideMark/>
          </w:tcPr>
          <w:p w14:paraId="79342E8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84.3</w:t>
            </w:r>
          </w:p>
        </w:tc>
        <w:tc>
          <w:tcPr>
            <w:tcW w:w="2002" w:type="dxa"/>
            <w:tcBorders>
              <w:top w:val="single" w:sz="4" w:space="0" w:color="auto"/>
            </w:tcBorders>
          </w:tcPr>
          <w:p w14:paraId="61EB2B6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3.36</w:t>
            </w:r>
          </w:p>
        </w:tc>
      </w:tr>
      <w:tr w:rsidR="002245EF" w:rsidRPr="002245EF" w14:paraId="5D75E53B" w14:textId="77777777" w:rsidTr="00567545">
        <w:trPr>
          <w:trHeight w:val="300"/>
          <w:jc w:val="center"/>
        </w:trPr>
        <w:tc>
          <w:tcPr>
            <w:tcW w:w="1165" w:type="dxa"/>
            <w:noWrap/>
            <w:hideMark/>
          </w:tcPr>
          <w:p w14:paraId="55EBD9E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5412CC0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702A1E5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28.4</w:t>
            </w:r>
          </w:p>
        </w:tc>
        <w:tc>
          <w:tcPr>
            <w:tcW w:w="1710" w:type="dxa"/>
            <w:noWrap/>
            <w:hideMark/>
          </w:tcPr>
          <w:p w14:paraId="1ADA6B0A"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3.1</w:t>
            </w:r>
          </w:p>
        </w:tc>
        <w:tc>
          <w:tcPr>
            <w:tcW w:w="1080" w:type="dxa"/>
            <w:noWrap/>
            <w:hideMark/>
          </w:tcPr>
          <w:p w14:paraId="48490F1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88.9</w:t>
            </w:r>
          </w:p>
        </w:tc>
        <w:tc>
          <w:tcPr>
            <w:tcW w:w="2002" w:type="dxa"/>
          </w:tcPr>
          <w:p w14:paraId="35D59305"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2.99</w:t>
            </w:r>
          </w:p>
        </w:tc>
      </w:tr>
      <w:tr w:rsidR="002245EF" w:rsidRPr="002245EF" w14:paraId="610179BC" w14:textId="77777777" w:rsidTr="00567545">
        <w:trPr>
          <w:trHeight w:val="300"/>
          <w:jc w:val="center"/>
        </w:trPr>
        <w:tc>
          <w:tcPr>
            <w:tcW w:w="1165" w:type="dxa"/>
            <w:noWrap/>
            <w:hideMark/>
          </w:tcPr>
          <w:p w14:paraId="0EE7EE0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BRAP</w:t>
            </w:r>
          </w:p>
        </w:tc>
        <w:tc>
          <w:tcPr>
            <w:tcW w:w="1620" w:type="dxa"/>
            <w:noWrap/>
            <w:hideMark/>
          </w:tcPr>
          <w:p w14:paraId="72A3B4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0D5BD4A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36.4</w:t>
            </w:r>
          </w:p>
        </w:tc>
        <w:tc>
          <w:tcPr>
            <w:tcW w:w="1710" w:type="dxa"/>
            <w:noWrap/>
            <w:hideMark/>
          </w:tcPr>
          <w:p w14:paraId="16FA86F4"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3.3</w:t>
            </w:r>
          </w:p>
        </w:tc>
        <w:tc>
          <w:tcPr>
            <w:tcW w:w="1080" w:type="dxa"/>
            <w:noWrap/>
            <w:hideMark/>
          </w:tcPr>
          <w:p w14:paraId="2418088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106.2</w:t>
            </w:r>
          </w:p>
        </w:tc>
        <w:tc>
          <w:tcPr>
            <w:tcW w:w="2002" w:type="dxa"/>
          </w:tcPr>
          <w:p w14:paraId="490BB3E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2.08</w:t>
            </w:r>
          </w:p>
        </w:tc>
      </w:tr>
      <w:tr w:rsidR="002245EF" w:rsidRPr="002245EF" w14:paraId="13132F7A" w14:textId="77777777" w:rsidTr="00567545">
        <w:trPr>
          <w:trHeight w:val="300"/>
          <w:jc w:val="center"/>
        </w:trPr>
        <w:tc>
          <w:tcPr>
            <w:tcW w:w="1165" w:type="dxa"/>
            <w:noWrap/>
            <w:hideMark/>
          </w:tcPr>
          <w:p w14:paraId="10A812D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1AE6968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w:t>
            </w:r>
          </w:p>
        </w:tc>
        <w:tc>
          <w:tcPr>
            <w:tcW w:w="1530" w:type="dxa"/>
            <w:noWrap/>
            <w:hideMark/>
          </w:tcPr>
          <w:p w14:paraId="1B2947CE"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32.1</w:t>
            </w:r>
          </w:p>
        </w:tc>
        <w:tc>
          <w:tcPr>
            <w:tcW w:w="1710" w:type="dxa"/>
            <w:noWrap/>
            <w:hideMark/>
          </w:tcPr>
          <w:p w14:paraId="19B47B5C"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2.9</w:t>
            </w:r>
          </w:p>
        </w:tc>
        <w:tc>
          <w:tcPr>
            <w:tcW w:w="1080" w:type="dxa"/>
            <w:noWrap/>
            <w:hideMark/>
          </w:tcPr>
          <w:p w14:paraId="3BED43E0"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108.1</w:t>
            </w:r>
          </w:p>
        </w:tc>
        <w:tc>
          <w:tcPr>
            <w:tcW w:w="2002" w:type="dxa"/>
          </w:tcPr>
          <w:p w14:paraId="1851BED8"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7.39</w:t>
            </w:r>
          </w:p>
        </w:tc>
      </w:tr>
      <w:tr w:rsidR="002245EF" w:rsidRPr="002245EF" w14:paraId="1B1EEC1D" w14:textId="77777777" w:rsidTr="00567545">
        <w:trPr>
          <w:trHeight w:val="300"/>
          <w:jc w:val="center"/>
        </w:trPr>
        <w:tc>
          <w:tcPr>
            <w:tcW w:w="1165" w:type="dxa"/>
            <w:noWrap/>
            <w:hideMark/>
          </w:tcPr>
          <w:p w14:paraId="621107F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426BE58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w:t>
            </w:r>
          </w:p>
        </w:tc>
        <w:tc>
          <w:tcPr>
            <w:tcW w:w="1530" w:type="dxa"/>
            <w:noWrap/>
            <w:hideMark/>
          </w:tcPr>
          <w:p w14:paraId="405222FF"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41.8</w:t>
            </w:r>
          </w:p>
        </w:tc>
        <w:tc>
          <w:tcPr>
            <w:tcW w:w="1710" w:type="dxa"/>
            <w:noWrap/>
            <w:hideMark/>
          </w:tcPr>
          <w:p w14:paraId="2A15632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4.5</w:t>
            </w:r>
          </w:p>
        </w:tc>
        <w:tc>
          <w:tcPr>
            <w:tcW w:w="1080" w:type="dxa"/>
            <w:noWrap/>
            <w:hideMark/>
          </w:tcPr>
          <w:p w14:paraId="1188E8A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91</w:t>
            </w:r>
          </w:p>
        </w:tc>
        <w:tc>
          <w:tcPr>
            <w:tcW w:w="2002" w:type="dxa"/>
          </w:tcPr>
          <w:p w14:paraId="4C52AF61"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6.82</w:t>
            </w:r>
          </w:p>
        </w:tc>
      </w:tr>
      <w:tr w:rsidR="002245EF" w:rsidRPr="002245EF" w14:paraId="60489238" w14:textId="77777777" w:rsidTr="00567545">
        <w:trPr>
          <w:trHeight w:val="300"/>
          <w:jc w:val="center"/>
        </w:trPr>
        <w:tc>
          <w:tcPr>
            <w:tcW w:w="1165" w:type="dxa"/>
            <w:noWrap/>
            <w:hideMark/>
          </w:tcPr>
          <w:p w14:paraId="0C54E02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Childs</w:t>
            </w:r>
          </w:p>
        </w:tc>
        <w:tc>
          <w:tcPr>
            <w:tcW w:w="1620" w:type="dxa"/>
            <w:noWrap/>
            <w:hideMark/>
          </w:tcPr>
          <w:p w14:paraId="2F27831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2024</w:t>
            </w:r>
          </w:p>
        </w:tc>
        <w:tc>
          <w:tcPr>
            <w:tcW w:w="1530" w:type="dxa"/>
            <w:noWrap/>
            <w:hideMark/>
          </w:tcPr>
          <w:p w14:paraId="19DDFF07"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64.7</w:t>
            </w:r>
          </w:p>
        </w:tc>
        <w:tc>
          <w:tcPr>
            <w:tcW w:w="1710" w:type="dxa"/>
            <w:noWrap/>
            <w:hideMark/>
          </w:tcPr>
          <w:p w14:paraId="748D5CF2"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6.3</w:t>
            </w:r>
          </w:p>
        </w:tc>
        <w:tc>
          <w:tcPr>
            <w:tcW w:w="1080" w:type="dxa"/>
            <w:noWrap/>
            <w:hideMark/>
          </w:tcPr>
          <w:p w14:paraId="6E33B2F6"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116.2</w:t>
            </w:r>
          </w:p>
        </w:tc>
        <w:tc>
          <w:tcPr>
            <w:tcW w:w="2002" w:type="dxa"/>
          </w:tcPr>
          <w:p w14:paraId="50657BBB" w14:textId="77777777" w:rsidR="0038100D" w:rsidRPr="002245EF" w:rsidRDefault="0038100D" w:rsidP="00567545">
            <w:pPr>
              <w:jc w:val="right"/>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1.96</w:t>
            </w:r>
          </w:p>
        </w:tc>
      </w:tr>
    </w:tbl>
    <w:p w14:paraId="5B1E4DA7" w14:textId="77777777" w:rsidR="0038100D" w:rsidRPr="002245EF" w:rsidRDefault="0038100D" w:rsidP="0038100D">
      <w:pPr>
        <w:spacing w:line="480" w:lineRule="auto"/>
        <w:jc w:val="center"/>
        <w:rPr>
          <w:rFonts w:ascii="Times New Roman" w:hAnsi="Times New Roman" w:cs="Times New Roman"/>
          <w:sz w:val="24"/>
          <w:szCs w:val="24"/>
        </w:rPr>
      </w:pPr>
    </w:p>
    <w:p w14:paraId="3495DB4E"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2" w:name="_Toc192072564"/>
      <w:r w:rsidRPr="002245EF">
        <w:rPr>
          <w:rFonts w:ascii="Times New Roman" w:hAnsi="Times New Roman" w:cs="Times New Roman"/>
          <w:color w:val="auto"/>
          <w:sz w:val="24"/>
          <w:szCs w:val="24"/>
        </w:rPr>
        <w:t xml:space="preserve">Table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color w:val="auto"/>
          <w:sz w:val="24"/>
          <w:szCs w:val="24"/>
        </w:rPr>
        <w:t>. ANOVA results for BRAP size metrics across all three visits. * Indicates P ≤ 0.05, ** indicates P ≤ 0.01, ***indicates P ≤ 0.001</w:t>
      </w:r>
      <w:bookmarkEnd w:id="62"/>
    </w:p>
    <w:tbl>
      <w:tblPr>
        <w:tblStyle w:val="TableGrid"/>
        <w:tblW w:w="584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7"/>
        <w:gridCol w:w="2508"/>
        <w:gridCol w:w="1710"/>
      </w:tblGrid>
      <w:tr w:rsidR="002245EF" w:rsidRPr="002245EF" w14:paraId="1985408F" w14:textId="77777777" w:rsidTr="00567545">
        <w:trPr>
          <w:trHeight w:val="309"/>
          <w:jc w:val="center"/>
        </w:trPr>
        <w:tc>
          <w:tcPr>
            <w:tcW w:w="1627" w:type="dxa"/>
            <w:tcBorders>
              <w:top w:val="single" w:sz="4" w:space="0" w:color="auto"/>
              <w:bottom w:val="single" w:sz="4" w:space="0" w:color="auto"/>
            </w:tcBorders>
            <w:noWrap/>
            <w:hideMark/>
          </w:tcPr>
          <w:p w14:paraId="740B1EC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508" w:type="dxa"/>
            <w:tcBorders>
              <w:top w:val="single" w:sz="4" w:space="0" w:color="auto"/>
              <w:bottom w:val="single" w:sz="4" w:space="0" w:color="auto"/>
            </w:tcBorders>
            <w:noWrap/>
            <w:hideMark/>
          </w:tcPr>
          <w:p w14:paraId="69A93B5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1710" w:type="dxa"/>
            <w:tcBorders>
              <w:top w:val="single" w:sz="4" w:space="0" w:color="auto"/>
              <w:bottom w:val="single" w:sz="4" w:space="0" w:color="auto"/>
            </w:tcBorders>
            <w:noWrap/>
            <w:hideMark/>
          </w:tcPr>
          <w:p w14:paraId="1C5590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5D1C0D3C" w14:textId="77777777" w:rsidTr="00567545">
        <w:trPr>
          <w:trHeight w:val="309"/>
          <w:jc w:val="center"/>
        </w:trPr>
        <w:tc>
          <w:tcPr>
            <w:tcW w:w="1627" w:type="dxa"/>
            <w:tcBorders>
              <w:top w:val="single" w:sz="4" w:space="0" w:color="auto"/>
            </w:tcBorders>
            <w:noWrap/>
            <w:hideMark/>
          </w:tcPr>
          <w:p w14:paraId="280A7A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tcBorders>
              <w:top w:val="single" w:sz="4" w:space="0" w:color="auto"/>
            </w:tcBorders>
            <w:noWrap/>
            <w:hideMark/>
          </w:tcPr>
          <w:p w14:paraId="34F739D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tcBorders>
              <w:top w:val="single" w:sz="4" w:space="0" w:color="auto"/>
            </w:tcBorders>
            <w:noWrap/>
            <w:hideMark/>
          </w:tcPr>
          <w:p w14:paraId="0B733099" w14:textId="5F9FB5EA"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E705D20" w14:textId="77777777" w:rsidTr="00567545">
        <w:trPr>
          <w:trHeight w:val="309"/>
          <w:jc w:val="center"/>
        </w:trPr>
        <w:tc>
          <w:tcPr>
            <w:tcW w:w="1627" w:type="dxa"/>
            <w:noWrap/>
            <w:hideMark/>
          </w:tcPr>
          <w:p w14:paraId="1834A4B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369FEC3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30364E8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0.53</w:t>
            </w:r>
          </w:p>
        </w:tc>
      </w:tr>
      <w:tr w:rsidR="002245EF" w:rsidRPr="002245EF" w14:paraId="0FCB5F2C" w14:textId="77777777" w:rsidTr="00567545">
        <w:trPr>
          <w:trHeight w:val="309"/>
          <w:jc w:val="center"/>
        </w:trPr>
        <w:tc>
          <w:tcPr>
            <w:tcW w:w="1627" w:type="dxa"/>
            <w:noWrap/>
            <w:hideMark/>
          </w:tcPr>
          <w:p w14:paraId="27B16FA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508" w:type="dxa"/>
            <w:noWrap/>
            <w:hideMark/>
          </w:tcPr>
          <w:p w14:paraId="5D159AD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20E1C18F" w14:textId="39554D8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80FC4F0" w14:textId="77777777" w:rsidTr="00567545">
        <w:trPr>
          <w:trHeight w:val="309"/>
          <w:jc w:val="center"/>
        </w:trPr>
        <w:tc>
          <w:tcPr>
            <w:tcW w:w="1627" w:type="dxa"/>
            <w:noWrap/>
            <w:hideMark/>
          </w:tcPr>
          <w:p w14:paraId="080ED4C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lastRenderedPageBreak/>
              <w:t>Height</w:t>
            </w:r>
          </w:p>
        </w:tc>
        <w:tc>
          <w:tcPr>
            <w:tcW w:w="2508" w:type="dxa"/>
            <w:noWrap/>
            <w:hideMark/>
          </w:tcPr>
          <w:p w14:paraId="3C04CBA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1F06845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0.003   **</w:t>
            </w:r>
          </w:p>
        </w:tc>
      </w:tr>
      <w:tr w:rsidR="002245EF" w:rsidRPr="002245EF" w14:paraId="5708045E" w14:textId="77777777" w:rsidTr="00567545">
        <w:trPr>
          <w:trHeight w:val="309"/>
          <w:jc w:val="center"/>
        </w:trPr>
        <w:tc>
          <w:tcPr>
            <w:tcW w:w="1627" w:type="dxa"/>
            <w:noWrap/>
            <w:hideMark/>
          </w:tcPr>
          <w:p w14:paraId="70030207"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E71B46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B221EE5" w14:textId="7DAEB1A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19640DE" w14:textId="77777777" w:rsidTr="00567545">
        <w:trPr>
          <w:trHeight w:val="309"/>
          <w:jc w:val="center"/>
        </w:trPr>
        <w:tc>
          <w:tcPr>
            <w:tcW w:w="1627" w:type="dxa"/>
            <w:noWrap/>
            <w:hideMark/>
          </w:tcPr>
          <w:p w14:paraId="699C676F"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508" w:type="dxa"/>
            <w:noWrap/>
            <w:hideMark/>
          </w:tcPr>
          <w:p w14:paraId="3038ECA2"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12DADE7E" w14:textId="5016028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536F084" w14:textId="77777777" w:rsidTr="00567545">
        <w:trPr>
          <w:trHeight w:val="309"/>
          <w:jc w:val="center"/>
        </w:trPr>
        <w:tc>
          <w:tcPr>
            <w:tcW w:w="1627" w:type="dxa"/>
            <w:noWrap/>
            <w:hideMark/>
          </w:tcPr>
          <w:p w14:paraId="2C436E3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E8580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1710" w:type="dxa"/>
            <w:noWrap/>
            <w:hideMark/>
          </w:tcPr>
          <w:p w14:paraId="3984C2E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0.165</w:t>
            </w:r>
          </w:p>
        </w:tc>
      </w:tr>
      <w:tr w:rsidR="002245EF" w:rsidRPr="002245EF" w14:paraId="17101AAB" w14:textId="77777777" w:rsidTr="00567545">
        <w:trPr>
          <w:trHeight w:val="309"/>
          <w:jc w:val="center"/>
        </w:trPr>
        <w:tc>
          <w:tcPr>
            <w:tcW w:w="1627" w:type="dxa"/>
            <w:noWrap/>
            <w:hideMark/>
          </w:tcPr>
          <w:p w14:paraId="17B5B97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3197F47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1710" w:type="dxa"/>
            <w:noWrap/>
            <w:hideMark/>
          </w:tcPr>
          <w:p w14:paraId="2D89B5CC" w14:textId="702DC36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0531800E" w14:textId="77777777" w:rsidTr="00567545">
        <w:trPr>
          <w:trHeight w:val="309"/>
          <w:jc w:val="center"/>
        </w:trPr>
        <w:tc>
          <w:tcPr>
            <w:tcW w:w="1627" w:type="dxa"/>
            <w:noWrap/>
            <w:hideMark/>
          </w:tcPr>
          <w:p w14:paraId="5FDBD78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508" w:type="dxa"/>
            <w:noWrap/>
            <w:hideMark/>
          </w:tcPr>
          <w:p w14:paraId="0FE7515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1710" w:type="dxa"/>
            <w:noWrap/>
            <w:hideMark/>
          </w:tcPr>
          <w:p w14:paraId="382882DF" w14:textId="7B3D9F5D"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570A40CC" w14:textId="77777777" w:rsidR="0038100D" w:rsidRPr="002245EF" w:rsidRDefault="0038100D" w:rsidP="0038100D">
      <w:pPr>
        <w:pStyle w:val="Caption"/>
        <w:spacing w:line="480" w:lineRule="auto"/>
        <w:rPr>
          <w:rFonts w:ascii="Times New Roman" w:hAnsi="Times New Roman" w:cs="Times New Roman"/>
          <w:color w:val="auto"/>
          <w:sz w:val="24"/>
          <w:szCs w:val="24"/>
        </w:rPr>
      </w:pPr>
    </w:p>
    <w:p w14:paraId="3F64B64A" w14:textId="761E7371"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3" w:name="_Toc192072565"/>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3</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ANOVA Childs results for size metrics across all three visits. * Indicates P ≤ 0.05, ** indicates P ≤0.01, ***indicates P≤ 0.001</w:t>
      </w:r>
      <w:bookmarkEnd w:id="63"/>
    </w:p>
    <w:tbl>
      <w:tblPr>
        <w:tblStyle w:val="TableGrid"/>
        <w:tblW w:w="6835"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80"/>
        <w:gridCol w:w="2070"/>
      </w:tblGrid>
      <w:tr w:rsidR="002245EF" w:rsidRPr="002245EF" w14:paraId="35478E02" w14:textId="77777777" w:rsidTr="00567545">
        <w:trPr>
          <w:trHeight w:val="300"/>
          <w:jc w:val="center"/>
        </w:trPr>
        <w:tc>
          <w:tcPr>
            <w:tcW w:w="1885" w:type="dxa"/>
            <w:tcBorders>
              <w:top w:val="single" w:sz="4" w:space="0" w:color="auto"/>
              <w:bottom w:val="single" w:sz="4" w:space="0" w:color="auto"/>
            </w:tcBorders>
            <w:noWrap/>
            <w:hideMark/>
          </w:tcPr>
          <w:p w14:paraId="15B2091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2880" w:type="dxa"/>
            <w:tcBorders>
              <w:top w:val="single" w:sz="4" w:space="0" w:color="auto"/>
              <w:bottom w:val="single" w:sz="4" w:space="0" w:color="auto"/>
            </w:tcBorders>
            <w:noWrap/>
            <w:hideMark/>
          </w:tcPr>
          <w:p w14:paraId="6A140A9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Comparison</w:t>
            </w:r>
          </w:p>
        </w:tc>
        <w:tc>
          <w:tcPr>
            <w:tcW w:w="2070" w:type="dxa"/>
            <w:tcBorders>
              <w:top w:val="single" w:sz="4" w:space="0" w:color="auto"/>
              <w:bottom w:val="single" w:sz="4" w:space="0" w:color="auto"/>
            </w:tcBorders>
            <w:noWrap/>
            <w:hideMark/>
          </w:tcPr>
          <w:p w14:paraId="1DE6AB5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13FED080" w14:textId="77777777" w:rsidTr="00567545">
        <w:trPr>
          <w:trHeight w:val="300"/>
          <w:jc w:val="center"/>
        </w:trPr>
        <w:tc>
          <w:tcPr>
            <w:tcW w:w="1885" w:type="dxa"/>
            <w:tcBorders>
              <w:top w:val="single" w:sz="4" w:space="0" w:color="auto"/>
            </w:tcBorders>
            <w:noWrap/>
            <w:hideMark/>
          </w:tcPr>
          <w:p w14:paraId="151FAA10"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tcBorders>
              <w:top w:val="single" w:sz="4" w:space="0" w:color="auto"/>
            </w:tcBorders>
            <w:noWrap/>
            <w:hideMark/>
          </w:tcPr>
          <w:p w14:paraId="7ACBD8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tcBorders>
              <w:top w:val="single" w:sz="4" w:space="0" w:color="auto"/>
            </w:tcBorders>
            <w:noWrap/>
            <w:hideMark/>
          </w:tcPr>
          <w:p w14:paraId="79357CB9" w14:textId="4F0908B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w:t>
            </w:r>
            <w:commentRangeStart w:id="64"/>
            <w:r w:rsidRPr="002245EF">
              <w:rPr>
                <w:rFonts w:ascii="Times New Roman" w:eastAsia="Times New Roman" w:hAnsi="Times New Roman" w:cs="Times New Roman"/>
                <w:sz w:val="24"/>
                <w:szCs w:val="24"/>
                <w:lang w:val="en-US"/>
              </w:rPr>
              <w:t xml:space="preserve">001 </w:t>
            </w:r>
            <w:commentRangeEnd w:id="64"/>
            <w:r w:rsidR="002B6513">
              <w:rPr>
                <w:rStyle w:val="CommentReference"/>
              </w:rPr>
              <w:commentReference w:id="64"/>
            </w:r>
            <w:r w:rsidRPr="002245EF">
              <w:rPr>
                <w:rFonts w:ascii="Times New Roman" w:eastAsia="Times New Roman" w:hAnsi="Times New Roman" w:cs="Times New Roman"/>
                <w:sz w:val="24"/>
                <w:szCs w:val="24"/>
                <w:lang w:val="en-US"/>
              </w:rPr>
              <w:t>***</w:t>
            </w:r>
          </w:p>
        </w:tc>
      </w:tr>
      <w:tr w:rsidR="002245EF" w:rsidRPr="002245EF" w14:paraId="06A98B3D" w14:textId="77777777" w:rsidTr="00567545">
        <w:trPr>
          <w:trHeight w:val="300"/>
          <w:jc w:val="center"/>
        </w:trPr>
        <w:tc>
          <w:tcPr>
            <w:tcW w:w="1885" w:type="dxa"/>
            <w:noWrap/>
            <w:hideMark/>
          </w:tcPr>
          <w:p w14:paraId="31918BC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37AB2901"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3C50E68D" w14:textId="31D9289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11B0A76" w14:textId="77777777" w:rsidTr="00567545">
        <w:trPr>
          <w:trHeight w:val="300"/>
          <w:jc w:val="center"/>
        </w:trPr>
        <w:tc>
          <w:tcPr>
            <w:tcW w:w="1885" w:type="dxa"/>
            <w:noWrap/>
            <w:hideMark/>
          </w:tcPr>
          <w:p w14:paraId="314F58BC"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Diameter</w:t>
            </w:r>
          </w:p>
        </w:tc>
        <w:tc>
          <w:tcPr>
            <w:tcW w:w="2880" w:type="dxa"/>
            <w:noWrap/>
            <w:hideMark/>
          </w:tcPr>
          <w:p w14:paraId="4C0BF94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2667ECC" w14:textId="42120101"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1D95C01" w14:textId="77777777" w:rsidTr="00567545">
        <w:trPr>
          <w:trHeight w:val="300"/>
          <w:jc w:val="center"/>
        </w:trPr>
        <w:tc>
          <w:tcPr>
            <w:tcW w:w="1885" w:type="dxa"/>
            <w:noWrap/>
            <w:hideMark/>
          </w:tcPr>
          <w:p w14:paraId="756D2D1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868464A"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535D6ADC" w14:textId="49F2FE12"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4E71B07C" w14:textId="77777777" w:rsidTr="00567545">
        <w:trPr>
          <w:trHeight w:val="300"/>
          <w:jc w:val="center"/>
        </w:trPr>
        <w:tc>
          <w:tcPr>
            <w:tcW w:w="1885" w:type="dxa"/>
            <w:noWrap/>
            <w:hideMark/>
          </w:tcPr>
          <w:p w14:paraId="4AAB634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2C0CC7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015FACB8" w14:textId="1070C38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5230012B" w14:textId="77777777" w:rsidTr="00567545">
        <w:trPr>
          <w:trHeight w:val="300"/>
          <w:jc w:val="center"/>
        </w:trPr>
        <w:tc>
          <w:tcPr>
            <w:tcW w:w="1885" w:type="dxa"/>
            <w:noWrap/>
            <w:hideMark/>
          </w:tcPr>
          <w:p w14:paraId="7A8C743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Height</w:t>
            </w:r>
          </w:p>
        </w:tc>
        <w:tc>
          <w:tcPr>
            <w:tcW w:w="2880" w:type="dxa"/>
            <w:noWrap/>
            <w:hideMark/>
          </w:tcPr>
          <w:p w14:paraId="795442BD"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30915328" w14:textId="34AAD209"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BB7351D" w14:textId="77777777" w:rsidTr="00567545">
        <w:trPr>
          <w:trHeight w:val="300"/>
          <w:jc w:val="center"/>
        </w:trPr>
        <w:tc>
          <w:tcPr>
            <w:tcW w:w="1885" w:type="dxa"/>
            <w:noWrap/>
            <w:hideMark/>
          </w:tcPr>
          <w:p w14:paraId="16A9AE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06881ED8"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2023-Spring 2024</w:t>
            </w:r>
          </w:p>
        </w:tc>
        <w:tc>
          <w:tcPr>
            <w:tcW w:w="2070" w:type="dxa"/>
            <w:noWrap/>
            <w:hideMark/>
          </w:tcPr>
          <w:p w14:paraId="2F13F553" w14:textId="047C28C3"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2F6F1252" w14:textId="77777777" w:rsidTr="00567545">
        <w:trPr>
          <w:trHeight w:val="300"/>
          <w:jc w:val="center"/>
        </w:trPr>
        <w:tc>
          <w:tcPr>
            <w:tcW w:w="1885" w:type="dxa"/>
            <w:noWrap/>
            <w:hideMark/>
          </w:tcPr>
          <w:p w14:paraId="2E7D69B6"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1C4D2C3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Spring 2024-Fall 2024</w:t>
            </w:r>
          </w:p>
        </w:tc>
        <w:tc>
          <w:tcPr>
            <w:tcW w:w="2070" w:type="dxa"/>
            <w:noWrap/>
            <w:hideMark/>
          </w:tcPr>
          <w:p w14:paraId="57A6A75A" w14:textId="499B2D08"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1DEF2134" w14:textId="77777777" w:rsidTr="00567545">
        <w:trPr>
          <w:trHeight w:val="300"/>
          <w:jc w:val="center"/>
        </w:trPr>
        <w:tc>
          <w:tcPr>
            <w:tcW w:w="1885" w:type="dxa"/>
            <w:noWrap/>
            <w:hideMark/>
          </w:tcPr>
          <w:p w14:paraId="531E9979"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HDR</w:t>
            </w:r>
          </w:p>
        </w:tc>
        <w:tc>
          <w:tcPr>
            <w:tcW w:w="2880" w:type="dxa"/>
            <w:noWrap/>
            <w:hideMark/>
          </w:tcPr>
          <w:p w14:paraId="57F28DF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Fall 2023-Fall 2024</w:t>
            </w:r>
          </w:p>
        </w:tc>
        <w:tc>
          <w:tcPr>
            <w:tcW w:w="2070" w:type="dxa"/>
            <w:noWrap/>
            <w:hideMark/>
          </w:tcPr>
          <w:p w14:paraId="0F3C78B3"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0.008 **</w:t>
            </w:r>
          </w:p>
        </w:tc>
      </w:tr>
    </w:tbl>
    <w:p w14:paraId="79D987E0" w14:textId="77777777" w:rsidR="0038100D" w:rsidRPr="002245EF" w:rsidRDefault="0038100D" w:rsidP="0038100D">
      <w:pPr>
        <w:spacing w:line="480" w:lineRule="auto"/>
        <w:rPr>
          <w:rFonts w:ascii="Times New Roman" w:hAnsi="Times New Roman" w:cs="Times New Roman"/>
          <w:sz w:val="24"/>
          <w:szCs w:val="24"/>
        </w:rPr>
      </w:pPr>
    </w:p>
    <w:p w14:paraId="293EA139" w14:textId="77777777" w:rsidR="0038100D" w:rsidRPr="002245EF" w:rsidRDefault="0038100D" w:rsidP="0038100D">
      <w:pPr>
        <w:spacing w:line="480" w:lineRule="auto"/>
        <w:rPr>
          <w:rFonts w:ascii="Times New Roman" w:hAnsi="Times New Roman" w:cs="Times New Roman"/>
          <w:sz w:val="24"/>
          <w:szCs w:val="24"/>
        </w:rPr>
      </w:pPr>
    </w:p>
    <w:p w14:paraId="62BBE37E"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Logistic regression model</w:t>
      </w:r>
    </w:p>
    <w:p w14:paraId="5D13462B"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5" w:name="_Toc192072566"/>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4</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BRAP logistic regression model. ***indicates P ≤ 0.001</w:t>
      </w:r>
      <w:bookmarkEnd w:id="65"/>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1800"/>
      </w:tblGrid>
      <w:tr w:rsidR="002245EF" w:rsidRPr="002245EF" w14:paraId="174CA597" w14:textId="77777777" w:rsidTr="00567545">
        <w:trPr>
          <w:trHeight w:val="300"/>
          <w:jc w:val="center"/>
        </w:trPr>
        <w:tc>
          <w:tcPr>
            <w:tcW w:w="1975" w:type="dxa"/>
            <w:tcBorders>
              <w:top w:val="single" w:sz="4" w:space="0" w:color="auto"/>
              <w:bottom w:val="single" w:sz="4" w:space="0" w:color="auto"/>
            </w:tcBorders>
            <w:noWrap/>
            <w:hideMark/>
          </w:tcPr>
          <w:p w14:paraId="4777C0F4"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Variable</w:t>
            </w:r>
          </w:p>
        </w:tc>
        <w:tc>
          <w:tcPr>
            <w:tcW w:w="1800" w:type="dxa"/>
            <w:tcBorders>
              <w:top w:val="single" w:sz="4" w:space="0" w:color="auto"/>
              <w:bottom w:val="single" w:sz="4" w:space="0" w:color="auto"/>
            </w:tcBorders>
            <w:noWrap/>
            <w:hideMark/>
          </w:tcPr>
          <w:p w14:paraId="5832289B"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P-Value</w:t>
            </w:r>
          </w:p>
        </w:tc>
      </w:tr>
      <w:tr w:rsidR="002245EF" w:rsidRPr="002245EF" w14:paraId="3F8B71F7" w14:textId="77777777" w:rsidTr="00567545">
        <w:trPr>
          <w:trHeight w:val="300"/>
          <w:jc w:val="center"/>
        </w:trPr>
        <w:tc>
          <w:tcPr>
            <w:tcW w:w="1975" w:type="dxa"/>
            <w:tcBorders>
              <w:top w:val="single" w:sz="4" w:space="0" w:color="auto"/>
            </w:tcBorders>
            <w:noWrap/>
            <w:hideMark/>
          </w:tcPr>
          <w:p w14:paraId="72795F2E"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Light</w:t>
            </w:r>
          </w:p>
        </w:tc>
        <w:tc>
          <w:tcPr>
            <w:tcW w:w="1800" w:type="dxa"/>
            <w:tcBorders>
              <w:top w:val="single" w:sz="4" w:space="0" w:color="auto"/>
            </w:tcBorders>
            <w:noWrap/>
            <w:hideMark/>
          </w:tcPr>
          <w:p w14:paraId="354552EF" w14:textId="39070A4C"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306E0B9F" w14:textId="77777777" w:rsidTr="00567545">
        <w:trPr>
          <w:trHeight w:val="300"/>
          <w:jc w:val="center"/>
        </w:trPr>
        <w:tc>
          <w:tcPr>
            <w:tcW w:w="1975" w:type="dxa"/>
            <w:noWrap/>
            <w:hideMark/>
          </w:tcPr>
          <w:p w14:paraId="639FF41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Herbaceous</w:t>
            </w:r>
          </w:p>
        </w:tc>
        <w:tc>
          <w:tcPr>
            <w:tcW w:w="1800" w:type="dxa"/>
            <w:noWrap/>
            <w:hideMark/>
          </w:tcPr>
          <w:p w14:paraId="0A63C44A" w14:textId="048F3BA0"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r w:rsidR="002245EF" w:rsidRPr="002245EF" w14:paraId="74A28749" w14:textId="77777777" w:rsidTr="00567545">
        <w:trPr>
          <w:trHeight w:val="300"/>
          <w:jc w:val="center"/>
        </w:trPr>
        <w:tc>
          <w:tcPr>
            <w:tcW w:w="1975" w:type="dxa"/>
            <w:noWrap/>
            <w:hideMark/>
          </w:tcPr>
          <w:p w14:paraId="08C0AA35" w14:textId="77777777"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Fines</w:t>
            </w:r>
          </w:p>
        </w:tc>
        <w:tc>
          <w:tcPr>
            <w:tcW w:w="1800" w:type="dxa"/>
            <w:noWrap/>
            <w:hideMark/>
          </w:tcPr>
          <w:p w14:paraId="624E65C1" w14:textId="4E7B355E" w:rsidR="0038100D" w:rsidRPr="002245EF" w:rsidRDefault="0038100D" w:rsidP="00567545">
            <w:pPr>
              <w:rPr>
                <w:rFonts w:ascii="Times New Roman" w:eastAsia="Times New Roman" w:hAnsi="Times New Roman" w:cs="Times New Roman"/>
                <w:sz w:val="24"/>
                <w:szCs w:val="24"/>
                <w:lang w:val="en-US"/>
              </w:rPr>
            </w:pPr>
            <w:r w:rsidRPr="002245EF">
              <w:rPr>
                <w:rFonts w:ascii="Times New Roman" w:eastAsia="Times New Roman" w:hAnsi="Times New Roman" w:cs="Times New Roman"/>
                <w:sz w:val="24"/>
                <w:szCs w:val="24"/>
                <w:lang w:val="en-US"/>
              </w:rPr>
              <w:t>≤</w:t>
            </w:r>
            <w:r w:rsidR="00387901">
              <w:rPr>
                <w:rFonts w:ascii="Times New Roman" w:eastAsia="Times New Roman" w:hAnsi="Times New Roman" w:cs="Times New Roman"/>
                <w:sz w:val="24"/>
                <w:szCs w:val="24"/>
                <w:lang w:val="en-US"/>
              </w:rPr>
              <w:t>0</w:t>
            </w:r>
            <w:r w:rsidRPr="002245EF">
              <w:rPr>
                <w:rFonts w:ascii="Times New Roman" w:eastAsia="Times New Roman" w:hAnsi="Times New Roman" w:cs="Times New Roman"/>
                <w:sz w:val="24"/>
                <w:szCs w:val="24"/>
                <w:lang w:val="en-US"/>
              </w:rPr>
              <w:t>.001 ***</w:t>
            </w:r>
          </w:p>
        </w:tc>
      </w:tr>
    </w:tbl>
    <w:p w14:paraId="1A2CE41F" w14:textId="77777777" w:rsidR="0038100D" w:rsidRPr="002245EF" w:rsidRDefault="0038100D" w:rsidP="0038100D">
      <w:pPr>
        <w:spacing w:line="480" w:lineRule="auto"/>
        <w:rPr>
          <w:rFonts w:ascii="Times New Roman" w:hAnsi="Times New Roman" w:cs="Times New Roman"/>
          <w:sz w:val="24"/>
          <w:szCs w:val="24"/>
        </w:rPr>
      </w:pPr>
    </w:p>
    <w:p w14:paraId="4738429E"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highlight w:val="yellow"/>
        </w:rPr>
        <w:t>**Placeholder for model coefficients and other data**</w:t>
      </w:r>
    </w:p>
    <w:p w14:paraId="54607A91" w14:textId="77777777" w:rsidR="0038100D" w:rsidRPr="002245EF" w:rsidRDefault="0038100D" w:rsidP="0038100D">
      <w:pPr>
        <w:jc w:val="center"/>
        <w:rPr>
          <w:ins w:id="66" w:author="D.Merritt" w:date="2025-03-16T12:57:00Z"/>
          <w:rFonts w:ascii="Times New Roman" w:hAnsi="Times New Roman" w:cs="Times New Roman"/>
        </w:rPr>
      </w:pPr>
    </w:p>
    <w:p w14:paraId="144AFE5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A logistic regression model indicated that light, herbaceous competition, and fine sediment were highly significant for seedling survival at BRAP (Table 2.4). Because all three </w:t>
      </w:r>
      <w:r w:rsidRPr="002245EF">
        <w:rPr>
          <w:rFonts w:ascii="Times New Roman" w:hAnsi="Times New Roman" w:cs="Times New Roman"/>
          <w:sz w:val="24"/>
          <w:szCs w:val="24"/>
        </w:rPr>
        <w:lastRenderedPageBreak/>
        <w:t>variables were originally significant, the stepwise model did not have to remove any insignificant variables.</w:t>
      </w:r>
    </w:p>
    <w:p w14:paraId="1C0C3E80"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67" w:name="_Toc192072567"/>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rPr>
        <w:t xml:space="preserve"> Childs logistic regression model. * Indicates P ≤0.05, ** indicates P ≤ 0.01, ***indicates P ≤ 0.001</w:t>
      </w:r>
      <w:bookmarkEnd w:id="67"/>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1620"/>
      </w:tblGrid>
      <w:tr w:rsidR="002245EF" w:rsidRPr="002245EF" w14:paraId="028523CF" w14:textId="77777777" w:rsidTr="00567545">
        <w:trPr>
          <w:trHeight w:val="300"/>
          <w:jc w:val="center"/>
        </w:trPr>
        <w:tc>
          <w:tcPr>
            <w:tcW w:w="2065" w:type="dxa"/>
            <w:tcBorders>
              <w:top w:val="single" w:sz="4" w:space="0" w:color="auto"/>
              <w:bottom w:val="single" w:sz="4" w:space="0" w:color="auto"/>
            </w:tcBorders>
            <w:noWrap/>
            <w:hideMark/>
          </w:tcPr>
          <w:p w14:paraId="1CC687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Variable</w:t>
            </w:r>
          </w:p>
        </w:tc>
        <w:tc>
          <w:tcPr>
            <w:tcW w:w="1620" w:type="dxa"/>
            <w:tcBorders>
              <w:top w:val="single" w:sz="4" w:space="0" w:color="auto"/>
              <w:bottom w:val="single" w:sz="4" w:space="0" w:color="auto"/>
            </w:tcBorders>
            <w:noWrap/>
            <w:hideMark/>
          </w:tcPr>
          <w:p w14:paraId="07527CA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P-Value</w:t>
            </w:r>
          </w:p>
        </w:tc>
      </w:tr>
      <w:tr w:rsidR="002245EF" w:rsidRPr="002245EF" w14:paraId="44B0B6C9" w14:textId="77777777" w:rsidTr="00567545">
        <w:trPr>
          <w:trHeight w:val="300"/>
          <w:jc w:val="center"/>
        </w:trPr>
        <w:tc>
          <w:tcPr>
            <w:tcW w:w="2065" w:type="dxa"/>
            <w:tcBorders>
              <w:top w:val="single" w:sz="4" w:space="0" w:color="auto"/>
            </w:tcBorders>
            <w:noWrap/>
            <w:hideMark/>
          </w:tcPr>
          <w:p w14:paraId="48BB6975"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Herbaceous</w:t>
            </w:r>
          </w:p>
        </w:tc>
        <w:tc>
          <w:tcPr>
            <w:tcW w:w="1620" w:type="dxa"/>
            <w:tcBorders>
              <w:top w:val="single" w:sz="4" w:space="0" w:color="auto"/>
            </w:tcBorders>
            <w:noWrap/>
            <w:hideMark/>
          </w:tcPr>
          <w:p w14:paraId="58C97C41"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0.7778</w:t>
            </w:r>
          </w:p>
        </w:tc>
      </w:tr>
      <w:tr w:rsidR="002245EF" w:rsidRPr="002245EF" w14:paraId="28D7E12E" w14:textId="77777777" w:rsidTr="00567545">
        <w:trPr>
          <w:trHeight w:val="300"/>
          <w:jc w:val="center"/>
        </w:trPr>
        <w:tc>
          <w:tcPr>
            <w:tcW w:w="2065" w:type="dxa"/>
            <w:noWrap/>
            <w:hideMark/>
          </w:tcPr>
          <w:p w14:paraId="4A61097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Light</w:t>
            </w:r>
          </w:p>
        </w:tc>
        <w:tc>
          <w:tcPr>
            <w:tcW w:w="1620" w:type="dxa"/>
            <w:noWrap/>
            <w:hideMark/>
          </w:tcPr>
          <w:p w14:paraId="07B43EB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≤.001 ***</w:t>
            </w:r>
          </w:p>
        </w:tc>
      </w:tr>
      <w:tr w:rsidR="002245EF" w:rsidRPr="002245EF" w14:paraId="4C0EE66C" w14:textId="77777777" w:rsidTr="00567545">
        <w:trPr>
          <w:trHeight w:val="300"/>
          <w:jc w:val="center"/>
        </w:trPr>
        <w:tc>
          <w:tcPr>
            <w:tcW w:w="2065" w:type="dxa"/>
            <w:noWrap/>
            <w:hideMark/>
          </w:tcPr>
          <w:p w14:paraId="7CE6799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Fines</w:t>
            </w:r>
          </w:p>
        </w:tc>
        <w:tc>
          <w:tcPr>
            <w:tcW w:w="1620" w:type="dxa"/>
            <w:noWrap/>
            <w:hideMark/>
          </w:tcPr>
          <w:p w14:paraId="30D3E54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.0036 **</w:t>
            </w:r>
          </w:p>
        </w:tc>
      </w:tr>
    </w:tbl>
    <w:p w14:paraId="72AAA814"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p>
    <w:p w14:paraId="17FF083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 xml:space="preserve">The Childs logistic regression model run indicated that light and fines sediment were </w:t>
      </w:r>
      <w:commentRangeStart w:id="68"/>
      <w:r w:rsidRPr="002245EF">
        <w:rPr>
          <w:rFonts w:ascii="Times New Roman" w:hAnsi="Times New Roman" w:cs="Times New Roman"/>
          <w:sz w:val="24"/>
          <w:szCs w:val="24"/>
        </w:rPr>
        <w:t xml:space="preserve">significant </w:t>
      </w:r>
      <w:commentRangeEnd w:id="68"/>
      <w:r w:rsidR="00BE7FD1">
        <w:rPr>
          <w:rStyle w:val="CommentReference"/>
        </w:rPr>
        <w:commentReference w:id="68"/>
      </w:r>
      <w:r w:rsidRPr="002245EF">
        <w:rPr>
          <w:rFonts w:ascii="Times New Roman" w:hAnsi="Times New Roman" w:cs="Times New Roman"/>
          <w:sz w:val="24"/>
          <w:szCs w:val="24"/>
        </w:rPr>
        <w:t xml:space="preserve">variables in seedling survivorship but not herbaceous competition (Table 2.5). Once the stepwise model was run and the herbaceous variable removed, the p-value for fines decreased slightly. </w:t>
      </w:r>
    </w:p>
    <w:p w14:paraId="2DEB170C" w14:textId="77777777" w:rsidR="0038100D" w:rsidRPr="002245EF" w:rsidRDefault="0038100D" w:rsidP="0038100D">
      <w:pPr>
        <w:spacing w:line="480" w:lineRule="auto"/>
        <w:rPr>
          <w:rFonts w:ascii="Times New Roman" w:hAnsi="Times New Roman" w:cs="Times New Roman"/>
          <w:sz w:val="24"/>
          <w:szCs w:val="24"/>
        </w:rPr>
      </w:pPr>
    </w:p>
    <w:p w14:paraId="2EE004DF"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Age at Coring Height</w:t>
      </w:r>
    </w:p>
    <w:p w14:paraId="6327ACDC" w14:textId="77777777" w:rsidR="0038100D" w:rsidRPr="002245EF" w:rsidRDefault="0038100D" w:rsidP="0038100D">
      <w:pPr>
        <w:spacing w:line="480" w:lineRule="auto"/>
        <w:rPr>
          <w:rFonts w:ascii="Times New Roman" w:hAnsi="Times New Roman" w:cs="Times New Roman"/>
          <w:sz w:val="24"/>
          <w:szCs w:val="24"/>
        </w:rPr>
      </w:pPr>
    </w:p>
    <w:p w14:paraId="041F6990"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14:ligatures w14:val="standardContextual"/>
        </w:rPr>
        <w:drawing>
          <wp:inline distT="0" distB="0" distL="0" distR="0" wp14:anchorId="1C8BCCE4" wp14:editId="3A4015BA">
            <wp:extent cx="3486150" cy="3257465"/>
            <wp:effectExtent l="0" t="0" r="0" b="635"/>
            <wp:docPr id="1846521211" name="Picture 1"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21211" name="Picture 1" descr="A graph with a line going up&#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94546" cy="3265310"/>
                    </a:xfrm>
                    <a:prstGeom prst="rect">
                      <a:avLst/>
                    </a:prstGeom>
                  </pic:spPr>
                </pic:pic>
              </a:graphicData>
            </a:graphic>
          </wp:inline>
        </w:drawing>
      </w:r>
    </w:p>
    <w:p w14:paraId="442173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478E64AD" wp14:editId="3CB90E19">
            <wp:extent cx="5943600" cy="2642870"/>
            <wp:effectExtent l="0" t="0" r="0" b="5080"/>
            <wp:docPr id="686176155" name="Picture 4"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176155" name="Picture 4" descr="A graph with lines and dot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3A5159DC" w14:textId="05E4C9F9" w:rsidR="00697D5A" w:rsidRPr="00697D5A" w:rsidRDefault="0038100D" w:rsidP="00697D5A">
      <w:pPr>
        <w:jc w:val="center"/>
      </w:pPr>
      <w:bookmarkStart w:id="69" w:name="_Toc193890754"/>
      <w:r w:rsidRPr="002245EF">
        <w:rPr>
          <w:rFonts w:ascii="Times New Roman" w:hAnsi="Times New Roman" w:cs="Times New Roman"/>
          <w:sz w:val="24"/>
          <w:szCs w:val="24"/>
        </w:rPr>
        <w:t xml:space="preserve">Figure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STYLEREF 1 \s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SEQ Figure \* ARABIC \s 1 </w:instrText>
      </w:r>
      <w:r w:rsidRPr="002245EF">
        <w:rPr>
          <w:rFonts w:ascii="Times New Roman" w:hAnsi="Times New Roman" w:cs="Times New Roman"/>
          <w:sz w:val="24"/>
          <w:szCs w:val="24"/>
        </w:rPr>
        <w:fldChar w:fldCharType="separate"/>
      </w:r>
      <w:r w:rsidRPr="002245EF">
        <w:rPr>
          <w:rFonts w:ascii="Times New Roman" w:hAnsi="Times New Roman" w:cs="Times New Roman"/>
          <w:noProof/>
          <w:sz w:val="24"/>
          <w:szCs w:val="24"/>
        </w:rPr>
        <w:t>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Age at coring height. The bar graph is the number of trees dating back to each year while the line graph is the total cumulative number of cores over time</w:t>
      </w:r>
      <w:r w:rsidRPr="00697D5A">
        <w:rPr>
          <w:rFonts w:ascii="Times New Roman" w:hAnsi="Times New Roman" w:cs="Times New Roman"/>
          <w:sz w:val="24"/>
          <w:szCs w:val="24"/>
        </w:rPr>
        <w:t>.</w:t>
      </w:r>
      <w:bookmarkEnd w:id="69"/>
      <w:r w:rsidR="00697D5A" w:rsidRPr="00697D5A">
        <w:rPr>
          <w:rFonts w:ascii="Times New Roman" w:hAnsi="Times New Roman" w:cs="Times New Roman"/>
          <w:sz w:val="24"/>
          <w:szCs w:val="24"/>
          <w:highlight w:val="yellow"/>
        </w:rPr>
        <w:t xml:space="preserve"> Curious which of these </w:t>
      </w:r>
      <w:commentRangeStart w:id="70"/>
      <w:commentRangeStart w:id="71"/>
      <w:r w:rsidR="00697D5A" w:rsidRPr="00697D5A">
        <w:rPr>
          <w:rFonts w:ascii="Times New Roman" w:hAnsi="Times New Roman" w:cs="Times New Roman"/>
          <w:sz w:val="24"/>
          <w:szCs w:val="24"/>
          <w:highlight w:val="yellow"/>
        </w:rPr>
        <w:t xml:space="preserve">to </w:t>
      </w:r>
      <w:commentRangeEnd w:id="70"/>
      <w:r w:rsidR="00BE7FD1">
        <w:rPr>
          <w:rStyle w:val="CommentReference"/>
        </w:rPr>
        <w:commentReference w:id="70"/>
      </w:r>
      <w:commentRangeEnd w:id="71"/>
      <w:r w:rsidR="002B6513">
        <w:rPr>
          <w:rStyle w:val="CommentReference"/>
        </w:rPr>
        <w:commentReference w:id="71"/>
      </w:r>
      <w:r w:rsidR="00697D5A" w:rsidRPr="00697D5A">
        <w:rPr>
          <w:rFonts w:ascii="Times New Roman" w:hAnsi="Times New Roman" w:cs="Times New Roman"/>
          <w:sz w:val="24"/>
          <w:szCs w:val="24"/>
          <w:highlight w:val="yellow"/>
        </w:rPr>
        <w:t>include</w:t>
      </w:r>
    </w:p>
    <w:p w14:paraId="525A076A" w14:textId="5DF11CA5" w:rsidR="0038100D" w:rsidRDefault="0038100D" w:rsidP="0038100D">
      <w:pPr>
        <w:pStyle w:val="Caption"/>
        <w:spacing w:line="480" w:lineRule="auto"/>
        <w:jc w:val="center"/>
        <w:rPr>
          <w:rFonts w:ascii="Times New Roman" w:hAnsi="Times New Roman" w:cs="Times New Roman"/>
          <w:color w:val="auto"/>
          <w:sz w:val="24"/>
          <w:szCs w:val="24"/>
        </w:rPr>
      </w:pPr>
    </w:p>
    <w:p w14:paraId="62DB53A2" w14:textId="77777777" w:rsidR="0038100D" w:rsidRPr="002245EF" w:rsidRDefault="0038100D" w:rsidP="0038100D">
      <w:pPr>
        <w:jc w:val="center"/>
        <w:rPr>
          <w:rFonts w:ascii="Times New Roman" w:hAnsi="Times New Roman" w:cs="Times New Roman"/>
        </w:rPr>
      </w:pPr>
      <w:r w:rsidRPr="002245EF">
        <w:rPr>
          <w:rFonts w:ascii="Times New Roman" w:hAnsi="Times New Roman" w:cs="Times New Roman"/>
          <w:noProof/>
          <w:sz w:val="24"/>
          <w:szCs w:val="24"/>
        </w:rPr>
        <w:drawing>
          <wp:inline distT="0" distB="0" distL="0" distR="0" wp14:anchorId="225EB957" wp14:editId="26F8F36F">
            <wp:extent cx="2600696" cy="3457087"/>
            <wp:effectExtent l="0" t="0" r="9525" b="0"/>
            <wp:docPr id="1371047721"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47721" name="Picture 4" descr="A diagram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353" cy="3464607"/>
                    </a:xfrm>
                    <a:prstGeom prst="rect">
                      <a:avLst/>
                    </a:prstGeom>
                    <a:noFill/>
                  </pic:spPr>
                </pic:pic>
              </a:graphicData>
            </a:graphic>
          </wp:inline>
        </w:drawing>
      </w:r>
    </w:p>
    <w:p w14:paraId="13245DCC" w14:textId="564D78C2" w:rsidR="0038100D" w:rsidRPr="002245EF" w:rsidRDefault="0038100D" w:rsidP="0038100D">
      <w:pPr>
        <w:pStyle w:val="Caption"/>
        <w:jc w:val="center"/>
        <w:rPr>
          <w:rFonts w:ascii="Times New Roman" w:hAnsi="Times New Roman" w:cs="Times New Roman"/>
          <w:color w:val="auto"/>
          <w:sz w:val="24"/>
          <w:szCs w:val="24"/>
        </w:rPr>
      </w:pPr>
      <w:bookmarkStart w:id="72" w:name="_Toc193890755"/>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5</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All </w:t>
      </w:r>
      <w:r w:rsidR="00C309D8">
        <w:rPr>
          <w:rFonts w:ascii="Times New Roman" w:hAnsi="Times New Roman" w:cs="Times New Roman"/>
          <w:color w:val="auto"/>
          <w:sz w:val="24"/>
          <w:szCs w:val="24"/>
        </w:rPr>
        <w:t>riparian</w:t>
      </w:r>
      <w:r w:rsidRPr="002245EF">
        <w:rPr>
          <w:rFonts w:ascii="Times New Roman" w:hAnsi="Times New Roman" w:cs="Times New Roman"/>
          <w:color w:val="auto"/>
          <w:sz w:val="24"/>
          <w:szCs w:val="24"/>
        </w:rPr>
        <w:t xml:space="preserve"> trees diameter vs age </w:t>
      </w:r>
      <w:commentRangeStart w:id="73"/>
      <w:r w:rsidRPr="002245EF">
        <w:rPr>
          <w:rFonts w:ascii="Times New Roman" w:hAnsi="Times New Roman" w:cs="Times New Roman"/>
          <w:color w:val="auto"/>
          <w:sz w:val="24"/>
          <w:szCs w:val="24"/>
        </w:rPr>
        <w:t>relationship</w:t>
      </w:r>
      <w:commentRangeEnd w:id="73"/>
      <w:r w:rsidR="005E0FF8">
        <w:rPr>
          <w:rStyle w:val="CommentReference"/>
          <w:i w:val="0"/>
          <w:iCs w:val="0"/>
          <w:color w:val="auto"/>
        </w:rPr>
        <w:commentReference w:id="73"/>
      </w:r>
      <w:r w:rsidRPr="002245EF">
        <w:rPr>
          <w:rFonts w:ascii="Times New Roman" w:hAnsi="Times New Roman" w:cs="Times New Roman"/>
          <w:color w:val="auto"/>
          <w:sz w:val="24"/>
          <w:szCs w:val="24"/>
        </w:rPr>
        <w:t>. R</w:t>
      </w:r>
      <w:r w:rsidRPr="002245EF">
        <w:rPr>
          <w:rFonts w:ascii="Times New Roman" w:hAnsi="Times New Roman" w:cs="Times New Roman"/>
          <w:color w:val="auto"/>
          <w:sz w:val="24"/>
          <w:szCs w:val="24"/>
          <w:vertAlign w:val="superscript"/>
        </w:rPr>
        <w:t>2</w:t>
      </w:r>
      <w:r w:rsidRPr="002245EF">
        <w:rPr>
          <w:rFonts w:ascii="Times New Roman" w:hAnsi="Times New Roman" w:cs="Times New Roman"/>
          <w:color w:val="auto"/>
          <w:sz w:val="24"/>
          <w:szCs w:val="24"/>
        </w:rPr>
        <w:t xml:space="preserve"> value of 0.06 and a p-value of 0.003</w:t>
      </w:r>
      <w:bookmarkEnd w:id="72"/>
    </w:p>
    <w:p w14:paraId="752F1CD2" w14:textId="77777777" w:rsidR="0038100D" w:rsidRPr="002245EF" w:rsidRDefault="0038100D" w:rsidP="0038100D">
      <w:pPr>
        <w:jc w:val="center"/>
        <w:rPr>
          <w:rFonts w:ascii="Times New Roman" w:hAnsi="Times New Roman" w:cs="Times New Roman"/>
        </w:rPr>
      </w:pPr>
    </w:p>
    <w:p w14:paraId="2B718998" w14:textId="32ABA848" w:rsidR="0038100D" w:rsidRPr="002245EF" w:rsidRDefault="0038100D" w:rsidP="0038100D">
      <w:pPr>
        <w:pStyle w:val="Caption"/>
        <w:spacing w:line="480" w:lineRule="auto"/>
        <w:ind w:firstLine="720"/>
        <w:rPr>
          <w:rFonts w:ascii="Times New Roman" w:hAnsi="Times New Roman" w:cs="Times New Roman"/>
          <w:i w:val="0"/>
          <w:iCs w:val="0"/>
          <w:noProof/>
          <w:color w:val="auto"/>
          <w:sz w:val="24"/>
          <w:szCs w:val="24"/>
        </w:rPr>
      </w:pPr>
      <w:r w:rsidRPr="002245EF">
        <w:rPr>
          <w:rFonts w:ascii="Times New Roman" w:hAnsi="Times New Roman" w:cs="Times New Roman"/>
          <w:i w:val="0"/>
          <w:iCs w:val="0"/>
          <w:color w:val="auto"/>
          <w:sz w:val="24"/>
          <w:szCs w:val="24"/>
        </w:rPr>
        <w:lastRenderedPageBreak/>
        <w:t>Tree core analyses (n=133) were used to determine</w:t>
      </w:r>
      <w:r w:rsidR="00387901">
        <w:rPr>
          <w:rFonts w:ascii="Times New Roman" w:hAnsi="Times New Roman" w:cs="Times New Roman"/>
          <w:i w:val="0"/>
          <w:iCs w:val="0"/>
          <w:color w:val="auto"/>
          <w:sz w:val="24"/>
          <w:szCs w:val="24"/>
        </w:rPr>
        <w:t xml:space="preserve"> </w:t>
      </w:r>
      <w:r w:rsidR="007838C1">
        <w:rPr>
          <w:rFonts w:ascii="Times New Roman" w:hAnsi="Times New Roman" w:cs="Times New Roman"/>
          <w:i w:val="0"/>
          <w:iCs w:val="0"/>
          <w:color w:val="auto"/>
          <w:sz w:val="24"/>
          <w:szCs w:val="24"/>
        </w:rPr>
        <w:t>wh</w:t>
      </w:r>
      <w:r w:rsidR="00387901">
        <w:rPr>
          <w:rFonts w:ascii="Times New Roman" w:hAnsi="Times New Roman" w:cs="Times New Roman"/>
          <w:i w:val="0"/>
          <w:iCs w:val="0"/>
          <w:color w:val="auto"/>
          <w:sz w:val="24"/>
          <w:szCs w:val="24"/>
        </w:rPr>
        <w:t>en trees regenerated</w:t>
      </w:r>
      <w:r w:rsidRPr="002245EF">
        <w:rPr>
          <w:rFonts w:ascii="Times New Roman" w:hAnsi="Times New Roman" w:cs="Times New Roman"/>
          <w:i w:val="0"/>
          <w:iCs w:val="0"/>
          <w:color w:val="auto"/>
          <w:sz w:val="24"/>
          <w:szCs w:val="24"/>
        </w:rPr>
        <w:t>. The age at coring height distribution is not normal (Shapiro-Wilk test of p&lt;0.05) (Figure 2.</w:t>
      </w:r>
      <w:r w:rsidR="00697D5A">
        <w:rPr>
          <w:rFonts w:ascii="Times New Roman" w:hAnsi="Times New Roman" w:cs="Times New Roman"/>
          <w:i w:val="0"/>
          <w:iCs w:val="0"/>
          <w:color w:val="auto"/>
          <w:sz w:val="24"/>
          <w:szCs w:val="24"/>
        </w:rPr>
        <w:t>5</w:t>
      </w:r>
      <w:r w:rsidRPr="002245EF">
        <w:rPr>
          <w:rFonts w:ascii="Times New Roman" w:hAnsi="Times New Roman" w:cs="Times New Roman"/>
          <w:i w:val="0"/>
          <w:iCs w:val="0"/>
          <w:color w:val="auto"/>
          <w:sz w:val="24"/>
          <w:szCs w:val="24"/>
        </w:rPr>
        <w:t xml:space="preserve">). The mean age </w:t>
      </w:r>
      <w:r w:rsidR="00C309D8">
        <w:rPr>
          <w:rFonts w:ascii="Times New Roman" w:hAnsi="Times New Roman" w:cs="Times New Roman"/>
          <w:i w:val="0"/>
          <w:iCs w:val="0"/>
          <w:color w:val="auto"/>
          <w:sz w:val="24"/>
          <w:szCs w:val="24"/>
        </w:rPr>
        <w:t xml:space="preserve">of riparian trees </w:t>
      </w:r>
      <w:r w:rsidRPr="002245EF">
        <w:rPr>
          <w:rFonts w:ascii="Times New Roman" w:hAnsi="Times New Roman" w:cs="Times New Roman"/>
          <w:i w:val="0"/>
          <w:iCs w:val="0"/>
          <w:color w:val="auto"/>
          <w:sz w:val="24"/>
          <w:szCs w:val="24"/>
        </w:rPr>
        <w:t>at coring height was 25 years old. The most recent core was from 2016. In addition, when diameter at coring height and calculated pith year are compared there is a weak (r</w:t>
      </w:r>
      <w:r w:rsidRPr="002245EF">
        <w:rPr>
          <w:rFonts w:ascii="Times New Roman" w:hAnsi="Times New Roman" w:cs="Times New Roman"/>
          <w:i w:val="0"/>
          <w:iCs w:val="0"/>
          <w:color w:val="auto"/>
          <w:sz w:val="24"/>
          <w:szCs w:val="24"/>
          <w:vertAlign w:val="superscript"/>
        </w:rPr>
        <w:t>2</w:t>
      </w:r>
      <w:r w:rsidRPr="002245EF">
        <w:rPr>
          <w:rFonts w:ascii="Times New Roman" w:hAnsi="Times New Roman" w:cs="Times New Roman"/>
          <w:i w:val="0"/>
          <w:iCs w:val="0"/>
          <w:color w:val="auto"/>
          <w:sz w:val="24"/>
          <w:szCs w:val="24"/>
        </w:rPr>
        <w:t>=0.06) but significant (p-value= 0.003) relationship (Figure 2.5).</w:t>
      </w:r>
      <w:r w:rsidRPr="002245EF">
        <w:rPr>
          <w:rFonts w:ascii="Times New Roman" w:hAnsi="Times New Roman" w:cs="Times New Roman"/>
          <w:i w:val="0"/>
          <w:iCs w:val="0"/>
          <w:noProof/>
          <w:color w:val="auto"/>
          <w:sz w:val="24"/>
          <w:szCs w:val="24"/>
        </w:rPr>
        <w:t xml:space="preserve"> </w:t>
      </w:r>
    </w:p>
    <w:p w14:paraId="3DB855E0"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noProof/>
          <w:color w:val="auto"/>
        </w:rPr>
        <w:drawing>
          <wp:inline distT="0" distB="0" distL="0" distR="0" wp14:anchorId="379F9EF9" wp14:editId="01A29266">
            <wp:extent cx="4759023" cy="2700078"/>
            <wp:effectExtent l="0" t="0" r="3810" b="5080"/>
            <wp:docPr id="1" name="Picture 1" descr="A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ack dots&#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5541" cy="2703776"/>
                    </a:xfrm>
                    <a:prstGeom prst="rect">
                      <a:avLst/>
                    </a:prstGeom>
                    <a:noFill/>
                    <a:ln>
                      <a:noFill/>
                    </a:ln>
                  </pic:spPr>
                </pic:pic>
              </a:graphicData>
            </a:graphic>
          </wp:inline>
        </w:drawing>
      </w:r>
      <w:r w:rsidRPr="002245EF">
        <w:rPr>
          <w:rFonts w:ascii="Times New Roman" w:hAnsi="Times New Roman" w:cs="Times New Roman"/>
          <w:color w:val="auto"/>
          <w:sz w:val="24"/>
          <w:szCs w:val="24"/>
        </w:rPr>
        <w:t xml:space="preserve"> </w:t>
      </w:r>
    </w:p>
    <w:p w14:paraId="63C33B0E" w14:textId="77777777" w:rsidR="0038100D" w:rsidRPr="002245EF" w:rsidRDefault="0038100D" w:rsidP="0038100D">
      <w:pPr>
        <w:pStyle w:val="Caption"/>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Age vs. size distribution of old-growth series.</w:t>
      </w:r>
    </w:p>
    <w:p w14:paraId="53BD6944" w14:textId="77777777" w:rsidR="0038100D" w:rsidRPr="002245EF" w:rsidRDefault="0038100D" w:rsidP="0038100D">
      <w:pPr>
        <w:spacing w:line="480" w:lineRule="auto"/>
        <w:ind w:firstLine="720"/>
        <w:rPr>
          <w:rFonts w:ascii="Times New Roman" w:hAnsi="Times New Roman" w:cs="Times New Roman"/>
          <w:sz w:val="24"/>
          <w:szCs w:val="24"/>
        </w:rPr>
      </w:pPr>
    </w:p>
    <w:p w14:paraId="247C4619" w14:textId="54B72E50"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Large legacy trees found outside of the active riparian corridor were cored to get a more complete understanding of Fremont cottonwood </w:t>
      </w:r>
      <w:r w:rsidR="00C309D8">
        <w:rPr>
          <w:rFonts w:ascii="Times New Roman" w:hAnsi="Times New Roman" w:cs="Times New Roman"/>
          <w:sz w:val="24"/>
          <w:szCs w:val="24"/>
        </w:rPr>
        <w:t>ages along the Verde River</w:t>
      </w:r>
      <w:r w:rsidRPr="002245EF">
        <w:rPr>
          <w:rFonts w:ascii="Times New Roman" w:hAnsi="Times New Roman" w:cs="Times New Roman"/>
          <w:sz w:val="24"/>
          <w:szCs w:val="24"/>
        </w:rPr>
        <w:t xml:space="preserve">. The trees radii were much larger than our increment borer so the pith and curvature on the other side were not able to be reached. As a result, only the minimum </w:t>
      </w:r>
      <w:proofErr w:type="spellStart"/>
      <w:r w:rsidRPr="002245EF">
        <w:rPr>
          <w:rFonts w:ascii="Times New Roman" w:hAnsi="Times New Roman" w:cs="Times New Roman"/>
          <w:sz w:val="24"/>
          <w:szCs w:val="24"/>
        </w:rPr>
        <w:t>ages</w:t>
      </w:r>
      <w:proofErr w:type="spellEnd"/>
      <w:r w:rsidRPr="002245EF">
        <w:rPr>
          <w:rFonts w:ascii="Times New Roman" w:hAnsi="Times New Roman" w:cs="Times New Roman"/>
          <w:sz w:val="24"/>
          <w:szCs w:val="24"/>
        </w:rPr>
        <w:t xml:space="preserve"> for these trees could be calculated (Figure 2.6). The oldest of these trees dated back to 1910, making it a minimum of 115 years old. Other legacy trees are a minimum of 110 and 95 years old.</w:t>
      </w:r>
    </w:p>
    <w:p w14:paraId="4E99F23E" w14:textId="77777777" w:rsidR="0038100D" w:rsidRPr="002245EF" w:rsidRDefault="0038100D" w:rsidP="0038100D">
      <w:pPr>
        <w:spacing w:line="480" w:lineRule="auto"/>
        <w:rPr>
          <w:rFonts w:ascii="Times New Roman" w:hAnsi="Times New Roman" w:cs="Times New Roman"/>
          <w:sz w:val="24"/>
          <w:szCs w:val="24"/>
        </w:rPr>
      </w:pPr>
    </w:p>
    <w:p w14:paraId="02EF011B"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b/>
          <w:sz w:val="24"/>
          <w:szCs w:val="24"/>
        </w:rPr>
        <w:t>Annual Growth</w:t>
      </w:r>
      <w:r w:rsidRPr="002245EF">
        <w:rPr>
          <w:rFonts w:ascii="Times New Roman" w:hAnsi="Times New Roman" w:cs="Times New Roman"/>
          <w:sz w:val="24"/>
          <w:szCs w:val="24"/>
        </w:rPr>
        <w:t xml:space="preserve"> </w:t>
      </w:r>
    </w:p>
    <w:p w14:paraId="260A0E59" w14:textId="458527BA"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lastRenderedPageBreak/>
        <w:t xml:space="preserve">The final </w:t>
      </w:r>
      <w:r w:rsidR="00C309D8">
        <w:rPr>
          <w:rFonts w:ascii="Times New Roman" w:hAnsi="Times New Roman" w:cs="Times New Roman"/>
          <w:sz w:val="24"/>
          <w:szCs w:val="24"/>
        </w:rPr>
        <w:t>correlated</w:t>
      </w:r>
      <w:r w:rsidRPr="002245EF">
        <w:rPr>
          <w:rFonts w:ascii="Times New Roman" w:hAnsi="Times New Roman" w:cs="Times New Roman"/>
          <w:sz w:val="24"/>
          <w:szCs w:val="24"/>
        </w:rPr>
        <w:t xml:space="preserve"> series (n=39) containing trees from all three sites produced an </w:t>
      </w:r>
      <w:proofErr w:type="spellStart"/>
      <w:r w:rsidRPr="002245EF">
        <w:rPr>
          <w:rFonts w:ascii="Times New Roman" w:hAnsi="Times New Roman" w:cs="Times New Roman"/>
          <w:sz w:val="24"/>
          <w:szCs w:val="24"/>
        </w:rPr>
        <w:t>interseries</w:t>
      </w:r>
      <w:proofErr w:type="spellEnd"/>
      <w:r w:rsidRPr="002245EF">
        <w:rPr>
          <w:rFonts w:ascii="Times New Roman" w:hAnsi="Times New Roman" w:cs="Times New Roman"/>
          <w:sz w:val="24"/>
          <w:szCs w:val="24"/>
        </w:rPr>
        <w:t xml:space="preserve"> correlation of +0.395 and a mean sensitivity of 0.533. This was the series used to determine growth and ring widths as well as to test against climate variables. Basal Area Index (BAI) generally increas</w:t>
      </w:r>
      <w:r w:rsidR="005E0FF8">
        <w:rPr>
          <w:rFonts w:ascii="Times New Roman" w:hAnsi="Times New Roman" w:cs="Times New Roman"/>
          <w:sz w:val="24"/>
          <w:szCs w:val="24"/>
        </w:rPr>
        <w:t>ed</w:t>
      </w:r>
      <w:r w:rsidRPr="002245EF">
        <w:rPr>
          <w:rFonts w:ascii="Times New Roman" w:hAnsi="Times New Roman" w:cs="Times New Roman"/>
          <w:sz w:val="24"/>
          <w:szCs w:val="24"/>
        </w:rPr>
        <w:t xml:space="preserve"> from 1995 to 2010 before stabilizing </w:t>
      </w:r>
      <w:r w:rsidR="004F6371">
        <w:rPr>
          <w:rFonts w:ascii="Times New Roman" w:hAnsi="Times New Roman" w:cs="Times New Roman"/>
          <w:sz w:val="24"/>
          <w:szCs w:val="24"/>
        </w:rPr>
        <w:t xml:space="preserve">around 2010 </w:t>
      </w:r>
      <w:r w:rsidRPr="002245EF">
        <w:rPr>
          <w:rFonts w:ascii="Times New Roman" w:hAnsi="Times New Roman" w:cs="Times New Roman"/>
          <w:sz w:val="24"/>
          <w:szCs w:val="24"/>
        </w:rPr>
        <w:t xml:space="preserve">(Figure 2.8). Ring Width Index (RWI) had a large spike in 2023 (Figure 2.7). Both BAI and RWI saw large increases in the year 2023. </w:t>
      </w:r>
    </w:p>
    <w:p w14:paraId="6AD5463F" w14:textId="77777777" w:rsidR="0038100D" w:rsidRPr="002245EF" w:rsidRDefault="0038100D" w:rsidP="0038100D">
      <w:pPr>
        <w:spacing w:line="480" w:lineRule="auto"/>
        <w:jc w:val="center"/>
        <w:rPr>
          <w:rFonts w:ascii="Times New Roman" w:hAnsi="Times New Roman" w:cs="Times New Roman"/>
          <w:sz w:val="24"/>
          <w:szCs w:val="24"/>
        </w:rPr>
      </w:pPr>
    </w:p>
    <w:p w14:paraId="12F4CE88"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54D701A9" wp14:editId="5767897C">
            <wp:extent cx="2714625" cy="2701864"/>
            <wp:effectExtent l="0" t="0" r="0" b="3810"/>
            <wp:docPr id="2063413728" name="Picture 7" descr="A graph of a graph showing the growth of the ye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13728" name="Picture 7" descr="A graph of a graph showing the growth of the year&#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30730" cy="2717893"/>
                    </a:xfrm>
                    <a:prstGeom prst="rect">
                      <a:avLst/>
                    </a:prstGeom>
                  </pic:spPr>
                </pic:pic>
              </a:graphicData>
            </a:graphic>
          </wp:inline>
        </w:drawing>
      </w:r>
    </w:p>
    <w:p w14:paraId="54A403C2"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bookmarkStart w:id="74" w:name="_Toc193890756"/>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7</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Ring Width Index (RWI) by year for the crossdated series</w:t>
      </w:r>
      <w:bookmarkEnd w:id="74"/>
    </w:p>
    <w:p w14:paraId="333106D7" w14:textId="77777777" w:rsidR="0038100D" w:rsidRPr="002245EF" w:rsidRDefault="0038100D" w:rsidP="0038100D">
      <w:pPr>
        <w:pStyle w:val="Caption"/>
        <w:spacing w:line="480" w:lineRule="auto"/>
        <w:jc w:val="center"/>
        <w:rPr>
          <w:rFonts w:ascii="Times New Roman" w:hAnsi="Times New Roman" w:cs="Times New Roman"/>
          <w:color w:val="auto"/>
          <w:sz w:val="24"/>
          <w:szCs w:val="24"/>
        </w:rPr>
      </w:pPr>
      <w:r w:rsidRPr="002245EF">
        <w:rPr>
          <w:rFonts w:ascii="Times New Roman" w:hAnsi="Times New Roman" w:cs="Times New Roman"/>
          <w:noProof/>
          <w:color w:val="auto"/>
          <w:sz w:val="24"/>
          <w:szCs w:val="24"/>
          <w14:ligatures w14:val="standardContextual"/>
        </w:rPr>
        <w:lastRenderedPageBreak/>
        <w:drawing>
          <wp:inline distT="0" distB="0" distL="0" distR="0" wp14:anchorId="3A123E3A" wp14:editId="68EA0B4A">
            <wp:extent cx="3038475" cy="3116386"/>
            <wp:effectExtent l="0" t="0" r="0" b="8255"/>
            <wp:docPr id="153399774" name="Picture 4"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9774" name="Picture 4" descr="A graph with lines and numbers&#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43473" cy="3121512"/>
                    </a:xfrm>
                    <a:prstGeom prst="rect">
                      <a:avLst/>
                    </a:prstGeom>
                  </pic:spPr>
                </pic:pic>
              </a:graphicData>
            </a:graphic>
          </wp:inline>
        </w:drawing>
      </w:r>
    </w:p>
    <w:p w14:paraId="041F6556" w14:textId="248A095B" w:rsidR="0038100D" w:rsidRPr="00271AE2" w:rsidRDefault="0038100D" w:rsidP="00271AE2">
      <w:pPr>
        <w:pStyle w:val="Caption"/>
        <w:spacing w:line="480" w:lineRule="auto"/>
        <w:jc w:val="center"/>
        <w:rPr>
          <w:del w:id="75" w:author="Quentin R McCalla" w:date="2025-03-16T12:57:00Z"/>
          <w:rFonts w:ascii="Times New Roman" w:hAnsi="Times New Roman" w:cs="Times New Roman"/>
          <w:color w:val="auto"/>
          <w:sz w:val="24"/>
          <w:szCs w:val="24"/>
        </w:rPr>
      </w:pPr>
      <w:bookmarkStart w:id="76" w:name="_Toc193890757"/>
      <w:r w:rsidRPr="002245EF">
        <w:rPr>
          <w:rFonts w:ascii="Times New Roman" w:hAnsi="Times New Roman" w:cs="Times New Roman"/>
          <w:color w:val="auto"/>
          <w:sz w:val="24"/>
          <w:szCs w:val="24"/>
        </w:rPr>
        <w:t xml:space="preserve">Figure </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i w:val="0"/>
          <w:iCs w:val="0"/>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i w:val="0"/>
          <w:iCs w:val="0"/>
          <w:sz w:val="24"/>
          <w:szCs w:val="24"/>
        </w:rPr>
        <w:fldChar w:fldCharType="separate"/>
      </w:r>
      <w:r w:rsidRPr="002245EF">
        <w:rPr>
          <w:rFonts w:ascii="Times New Roman" w:hAnsi="Times New Roman" w:cs="Times New Roman"/>
          <w:noProof/>
          <w:color w:val="auto"/>
          <w:sz w:val="24"/>
          <w:szCs w:val="24"/>
        </w:rPr>
        <w:t>8</w:t>
      </w:r>
      <w:r w:rsidRPr="002245EF">
        <w:rPr>
          <w:rFonts w:ascii="Times New Roman" w:hAnsi="Times New Roman" w:cs="Times New Roman"/>
          <w:i w:val="0"/>
          <w:iCs w:val="0"/>
          <w:sz w:val="24"/>
          <w:szCs w:val="24"/>
        </w:rPr>
        <w:fldChar w:fldCharType="end"/>
      </w:r>
      <w:r w:rsidRPr="002245EF">
        <w:rPr>
          <w:rFonts w:ascii="Times New Roman" w:hAnsi="Times New Roman" w:cs="Times New Roman"/>
          <w:color w:val="auto"/>
          <w:sz w:val="24"/>
          <w:szCs w:val="24"/>
        </w:rPr>
        <w:t xml:space="preserve"> Basal area increment (BAI) by year for the correlated chronolog</w:t>
      </w:r>
      <w:bookmarkEnd w:id="76"/>
      <w:r w:rsidR="00271AE2">
        <w:rPr>
          <w:rFonts w:ascii="Times New Roman" w:hAnsi="Times New Roman" w:cs="Times New Roman"/>
          <w:color w:val="auto"/>
          <w:sz w:val="24"/>
          <w:szCs w:val="24"/>
        </w:rPr>
        <w:t>y.</w:t>
      </w:r>
    </w:p>
    <w:p w14:paraId="437F4DB6" w14:textId="77777777" w:rsidR="0038100D" w:rsidRPr="002245EF" w:rsidDel="00822563" w:rsidRDefault="0038100D" w:rsidP="00271AE2">
      <w:pPr>
        <w:pStyle w:val="Caption"/>
        <w:jc w:val="center"/>
        <w:rPr>
          <w:del w:id="77" w:author="Quentin R McCalla" w:date="2025-03-03T16:14:00Z"/>
          <w:rFonts w:ascii="Times New Roman" w:hAnsi="Times New Roman" w:cs="Times New Roman"/>
          <w:color w:val="auto"/>
          <w:sz w:val="24"/>
          <w:szCs w:val="24"/>
          <w:highlight w:val="yellow"/>
        </w:rPr>
      </w:pPr>
    </w:p>
    <w:p w14:paraId="05D5252C" w14:textId="77777777" w:rsidR="0038100D" w:rsidRPr="002245EF" w:rsidRDefault="0038100D" w:rsidP="00271AE2">
      <w:pPr>
        <w:pStyle w:val="Caption"/>
        <w:jc w:val="center"/>
        <w:rPr>
          <w:rFonts w:ascii="Times New Roman" w:hAnsi="Times New Roman" w:cs="Times New Roman"/>
          <w:color w:val="auto"/>
          <w:highlight w:val="yellow"/>
        </w:rPr>
        <w:sectPr w:rsidR="0038100D" w:rsidRPr="002245EF" w:rsidSect="0038100D">
          <w:type w:val="continuous"/>
          <w:pgSz w:w="12240" w:h="15840"/>
          <w:pgMar w:top="1440" w:right="1440" w:bottom="1440" w:left="1440" w:header="720" w:footer="720" w:gutter="0"/>
          <w:cols w:space="720"/>
          <w:docGrid w:linePitch="360"/>
        </w:sectPr>
      </w:pPr>
    </w:p>
    <w:p w14:paraId="5CFFCB98"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 xml:space="preserve">Response function analysis </w:t>
      </w:r>
    </w:p>
    <w:p w14:paraId="5C32726A" w14:textId="0E5C99C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Five variables were found to be significant in determining annual tree growth through a response function analysis</w:t>
      </w:r>
      <w:r w:rsidR="00271AE2">
        <w:rPr>
          <w:rFonts w:ascii="Times New Roman" w:hAnsi="Times New Roman" w:cs="Times New Roman"/>
          <w:sz w:val="24"/>
          <w:szCs w:val="24"/>
        </w:rPr>
        <w:t xml:space="preserve"> (Table 2.6)</w:t>
      </w:r>
      <w:r w:rsidRPr="002245EF">
        <w:rPr>
          <w:rFonts w:ascii="Times New Roman" w:hAnsi="Times New Roman" w:cs="Times New Roman"/>
          <w:sz w:val="24"/>
          <w:szCs w:val="24"/>
        </w:rPr>
        <w:t>. Three of these variables were streamflows of certain months while the other two were variables related to climate. Four out of the five significant variables were positive.</w:t>
      </w:r>
    </w:p>
    <w:p w14:paraId="165C3170" w14:textId="77777777" w:rsidR="0038100D" w:rsidRPr="002245EF" w:rsidRDefault="0038100D" w:rsidP="0038100D">
      <w:pPr>
        <w:pStyle w:val="Caption"/>
        <w:keepNext/>
        <w:spacing w:line="480" w:lineRule="auto"/>
        <w:jc w:val="center"/>
        <w:rPr>
          <w:rFonts w:ascii="Times New Roman" w:hAnsi="Times New Roman" w:cs="Times New Roman"/>
          <w:color w:val="auto"/>
          <w:sz w:val="24"/>
          <w:szCs w:val="24"/>
        </w:rPr>
      </w:pPr>
      <w:r w:rsidRPr="002245EF">
        <w:rPr>
          <w:rFonts w:ascii="Times New Roman" w:hAnsi="Times New Roman" w:cs="Times New Roman"/>
          <w:color w:val="auto"/>
          <w:sz w:val="24"/>
          <w:szCs w:val="24"/>
        </w:rPr>
        <w:t xml:space="preserve">Table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bookmarkStart w:id="78" w:name="_Toc192072568"/>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noBreakHyphen/>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Table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6</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Significant results from the response function analysis. Shown results are significant at P ≤ 0.05.</w:t>
      </w:r>
      <w:bookmarkEnd w:id="78"/>
    </w:p>
    <w:tbl>
      <w:tblPr>
        <w:tblStyle w:val="TableGrid"/>
        <w:tblW w:w="8545"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8"/>
        <w:gridCol w:w="2720"/>
        <w:gridCol w:w="2576"/>
        <w:gridCol w:w="2014"/>
      </w:tblGrid>
      <w:tr w:rsidR="002245EF" w:rsidRPr="002245EF" w14:paraId="41717FA1" w14:textId="77777777" w:rsidTr="00567545">
        <w:trPr>
          <w:trHeight w:val="304"/>
        </w:trPr>
        <w:tc>
          <w:tcPr>
            <w:tcW w:w="1235" w:type="dxa"/>
            <w:tcBorders>
              <w:top w:val="single" w:sz="4" w:space="0" w:color="auto"/>
              <w:bottom w:val="single" w:sz="4" w:space="0" w:color="auto"/>
            </w:tcBorders>
            <w:noWrap/>
            <w:hideMark/>
          </w:tcPr>
          <w:p w14:paraId="69E162D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Chronology</w:t>
            </w:r>
          </w:p>
        </w:tc>
        <w:tc>
          <w:tcPr>
            <w:tcW w:w="2720" w:type="dxa"/>
            <w:tcBorders>
              <w:top w:val="single" w:sz="4" w:space="0" w:color="auto"/>
              <w:bottom w:val="single" w:sz="4" w:space="0" w:color="auto"/>
            </w:tcBorders>
            <w:noWrap/>
            <w:hideMark/>
          </w:tcPr>
          <w:p w14:paraId="069A959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Climate Variable</w:t>
            </w:r>
          </w:p>
        </w:tc>
        <w:tc>
          <w:tcPr>
            <w:tcW w:w="2576" w:type="dxa"/>
            <w:tcBorders>
              <w:top w:val="single" w:sz="4" w:space="0" w:color="auto"/>
              <w:bottom w:val="single" w:sz="4" w:space="0" w:color="auto"/>
            </w:tcBorders>
            <w:noWrap/>
            <w:hideMark/>
          </w:tcPr>
          <w:p w14:paraId="7368E158"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Significant Month</w:t>
            </w:r>
          </w:p>
        </w:tc>
        <w:tc>
          <w:tcPr>
            <w:tcW w:w="2014" w:type="dxa"/>
            <w:tcBorders>
              <w:top w:val="single" w:sz="4" w:space="0" w:color="auto"/>
              <w:bottom w:val="single" w:sz="4" w:space="0" w:color="auto"/>
            </w:tcBorders>
            <w:noWrap/>
            <w:hideMark/>
          </w:tcPr>
          <w:p w14:paraId="1999EEF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Correlation Values</w:t>
            </w:r>
          </w:p>
        </w:tc>
      </w:tr>
      <w:tr w:rsidR="002245EF" w:rsidRPr="002245EF" w14:paraId="56C3383B" w14:textId="77777777" w:rsidTr="00567545">
        <w:trPr>
          <w:trHeight w:val="304"/>
        </w:trPr>
        <w:tc>
          <w:tcPr>
            <w:tcW w:w="1235" w:type="dxa"/>
            <w:tcBorders>
              <w:top w:val="single" w:sz="4" w:space="0" w:color="auto"/>
            </w:tcBorders>
            <w:noWrap/>
            <w:hideMark/>
          </w:tcPr>
          <w:p w14:paraId="3A3A0DA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tcBorders>
              <w:top w:val="single" w:sz="4" w:space="0" w:color="auto"/>
            </w:tcBorders>
            <w:noWrap/>
            <w:hideMark/>
          </w:tcPr>
          <w:p w14:paraId="602B2C37"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tcBorders>
              <w:top w:val="single" w:sz="4" w:space="0" w:color="auto"/>
            </w:tcBorders>
            <w:noWrap/>
            <w:hideMark/>
          </w:tcPr>
          <w:p w14:paraId="734C24AD"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tcBorders>
              <w:top w:val="single" w:sz="4" w:space="0" w:color="auto"/>
            </w:tcBorders>
            <w:noWrap/>
            <w:hideMark/>
          </w:tcPr>
          <w:p w14:paraId="4B27F3DD"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0.435</w:t>
            </w:r>
          </w:p>
        </w:tc>
      </w:tr>
      <w:tr w:rsidR="002245EF" w:rsidRPr="002245EF" w14:paraId="1578DA3D" w14:textId="77777777" w:rsidTr="00567545">
        <w:trPr>
          <w:trHeight w:val="304"/>
        </w:trPr>
        <w:tc>
          <w:tcPr>
            <w:tcW w:w="1235" w:type="dxa"/>
            <w:noWrap/>
            <w:hideMark/>
          </w:tcPr>
          <w:p w14:paraId="1A510C33"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324DAF0F"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6941A492"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July</w:t>
            </w:r>
          </w:p>
        </w:tc>
        <w:tc>
          <w:tcPr>
            <w:tcW w:w="2014" w:type="dxa"/>
            <w:noWrap/>
            <w:hideMark/>
          </w:tcPr>
          <w:p w14:paraId="165351E1"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0.419</w:t>
            </w:r>
          </w:p>
        </w:tc>
      </w:tr>
      <w:tr w:rsidR="002245EF" w:rsidRPr="002245EF" w14:paraId="0C327245" w14:textId="77777777" w:rsidTr="00567545">
        <w:trPr>
          <w:trHeight w:val="304"/>
        </w:trPr>
        <w:tc>
          <w:tcPr>
            <w:tcW w:w="1235" w:type="dxa"/>
            <w:noWrap/>
            <w:hideMark/>
          </w:tcPr>
          <w:p w14:paraId="58592429"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6ECD161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Flow</w:t>
            </w:r>
          </w:p>
        </w:tc>
        <w:tc>
          <w:tcPr>
            <w:tcW w:w="2576" w:type="dxa"/>
            <w:noWrap/>
            <w:hideMark/>
          </w:tcPr>
          <w:p w14:paraId="4CD5E22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September</w:t>
            </w:r>
          </w:p>
        </w:tc>
        <w:tc>
          <w:tcPr>
            <w:tcW w:w="2014" w:type="dxa"/>
            <w:noWrap/>
            <w:hideMark/>
          </w:tcPr>
          <w:p w14:paraId="4451ABA3"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-0.251</w:t>
            </w:r>
          </w:p>
        </w:tc>
      </w:tr>
      <w:tr w:rsidR="002245EF" w:rsidRPr="002245EF" w14:paraId="2F9751B7" w14:textId="77777777" w:rsidTr="00567545">
        <w:trPr>
          <w:trHeight w:val="304"/>
        </w:trPr>
        <w:tc>
          <w:tcPr>
            <w:tcW w:w="1235" w:type="dxa"/>
            <w:noWrap/>
            <w:hideMark/>
          </w:tcPr>
          <w:p w14:paraId="065683AE"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4006700B"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Temp</w:t>
            </w:r>
          </w:p>
        </w:tc>
        <w:tc>
          <w:tcPr>
            <w:tcW w:w="2576" w:type="dxa"/>
            <w:noWrap/>
            <w:hideMark/>
          </w:tcPr>
          <w:p w14:paraId="52053AEC"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October</w:t>
            </w:r>
          </w:p>
        </w:tc>
        <w:tc>
          <w:tcPr>
            <w:tcW w:w="2014" w:type="dxa"/>
            <w:noWrap/>
            <w:hideMark/>
          </w:tcPr>
          <w:p w14:paraId="2DB26346"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0.305</w:t>
            </w:r>
          </w:p>
        </w:tc>
      </w:tr>
      <w:tr w:rsidR="002245EF" w:rsidRPr="002245EF" w14:paraId="4435DC52" w14:textId="77777777" w:rsidTr="00567545">
        <w:trPr>
          <w:trHeight w:val="304"/>
        </w:trPr>
        <w:tc>
          <w:tcPr>
            <w:tcW w:w="1235" w:type="dxa"/>
            <w:noWrap/>
            <w:hideMark/>
          </w:tcPr>
          <w:p w14:paraId="5B26B8CA"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Crossdated</w:t>
            </w:r>
          </w:p>
        </w:tc>
        <w:tc>
          <w:tcPr>
            <w:tcW w:w="2720" w:type="dxa"/>
            <w:noWrap/>
            <w:hideMark/>
          </w:tcPr>
          <w:p w14:paraId="778BF904"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Mean Monthly PDSI</w:t>
            </w:r>
          </w:p>
        </w:tc>
        <w:tc>
          <w:tcPr>
            <w:tcW w:w="2576" w:type="dxa"/>
            <w:noWrap/>
            <w:hideMark/>
          </w:tcPr>
          <w:p w14:paraId="4FDD1446" w14:textId="77777777" w:rsidR="0038100D" w:rsidRPr="002245EF" w:rsidRDefault="0038100D" w:rsidP="00567545">
            <w:pPr>
              <w:rPr>
                <w:rFonts w:ascii="Times New Roman" w:eastAsia="Times New Roman" w:hAnsi="Times New Roman" w:cs="Times New Roman"/>
                <w:lang w:val="en-US"/>
              </w:rPr>
            </w:pPr>
            <w:r w:rsidRPr="002245EF">
              <w:rPr>
                <w:rFonts w:ascii="Times New Roman" w:eastAsia="Times New Roman" w:hAnsi="Times New Roman" w:cs="Times New Roman"/>
                <w:lang w:val="en-US"/>
              </w:rPr>
              <w:t>June</w:t>
            </w:r>
          </w:p>
        </w:tc>
        <w:tc>
          <w:tcPr>
            <w:tcW w:w="2014" w:type="dxa"/>
            <w:noWrap/>
            <w:hideMark/>
          </w:tcPr>
          <w:p w14:paraId="6F5FAB27" w14:textId="77777777" w:rsidR="0038100D" w:rsidRPr="002245EF" w:rsidRDefault="0038100D" w:rsidP="00567545">
            <w:pPr>
              <w:jc w:val="right"/>
              <w:rPr>
                <w:rFonts w:ascii="Times New Roman" w:eastAsia="Times New Roman" w:hAnsi="Times New Roman" w:cs="Times New Roman"/>
                <w:lang w:val="en-US"/>
              </w:rPr>
            </w:pPr>
            <w:r w:rsidRPr="002245EF">
              <w:rPr>
                <w:rFonts w:ascii="Times New Roman" w:eastAsia="Times New Roman" w:hAnsi="Times New Roman" w:cs="Times New Roman"/>
                <w:lang w:val="en-US"/>
              </w:rPr>
              <w:t>0.105</w:t>
            </w:r>
          </w:p>
        </w:tc>
      </w:tr>
    </w:tbl>
    <w:p w14:paraId="61521805" w14:textId="77777777" w:rsidR="0038100D" w:rsidRPr="002245EF" w:rsidRDefault="0038100D" w:rsidP="0038100D">
      <w:pPr>
        <w:spacing w:line="480" w:lineRule="auto"/>
        <w:rPr>
          <w:rFonts w:ascii="Times New Roman" w:hAnsi="Times New Roman" w:cs="Times New Roman"/>
          <w:sz w:val="24"/>
          <w:szCs w:val="24"/>
        </w:rPr>
      </w:pPr>
    </w:p>
    <w:p w14:paraId="257056AD" w14:textId="77777777" w:rsidR="0038100D" w:rsidRPr="00271AE2" w:rsidRDefault="0038100D" w:rsidP="0038100D">
      <w:pPr>
        <w:pStyle w:val="Heading2"/>
        <w:spacing w:line="480" w:lineRule="auto"/>
        <w:rPr>
          <w:rFonts w:ascii="Times New Roman" w:hAnsi="Times New Roman" w:cs="Times New Roman"/>
          <w:b/>
          <w:bCs/>
          <w:color w:val="auto"/>
        </w:rPr>
      </w:pPr>
      <w:bookmarkStart w:id="79" w:name="_Toc193890717"/>
      <w:commentRangeStart w:id="80"/>
      <w:r w:rsidRPr="00271AE2">
        <w:rPr>
          <w:rFonts w:ascii="Times New Roman" w:hAnsi="Times New Roman" w:cs="Times New Roman"/>
          <w:b/>
          <w:bCs/>
          <w:color w:val="auto"/>
        </w:rPr>
        <w:t>Discussion</w:t>
      </w:r>
      <w:bookmarkStart w:id="81" w:name="_Toc187849262"/>
      <w:bookmarkEnd w:id="79"/>
      <w:commentRangeEnd w:id="80"/>
      <w:r w:rsidR="00197849">
        <w:rPr>
          <w:rStyle w:val="CommentReference"/>
          <w:rFonts w:ascii="Arial" w:eastAsia="Arial" w:hAnsi="Arial" w:cs="Arial"/>
          <w:color w:val="auto"/>
        </w:rPr>
        <w:commentReference w:id="80"/>
      </w:r>
    </w:p>
    <w:p w14:paraId="61BA0309" w14:textId="77777777" w:rsidR="0038100D" w:rsidRPr="002245EF" w:rsidRDefault="0038100D" w:rsidP="0038100D">
      <w:pPr>
        <w:spacing w:line="480" w:lineRule="auto"/>
        <w:rPr>
          <w:rFonts w:ascii="Times New Roman" w:hAnsi="Times New Roman" w:cs="Times New Roman"/>
          <w:b/>
          <w:bCs/>
          <w:sz w:val="24"/>
          <w:szCs w:val="24"/>
        </w:rPr>
      </w:pPr>
      <w:commentRangeStart w:id="82"/>
      <w:r w:rsidRPr="002245EF">
        <w:rPr>
          <w:rFonts w:ascii="Times New Roman" w:hAnsi="Times New Roman" w:cs="Times New Roman"/>
          <w:b/>
          <w:bCs/>
          <w:sz w:val="24"/>
          <w:szCs w:val="24"/>
        </w:rPr>
        <w:t>Seedling</w:t>
      </w:r>
      <w:commentRangeEnd w:id="82"/>
      <w:r w:rsidR="002B6513">
        <w:rPr>
          <w:rStyle w:val="CommentReference"/>
        </w:rPr>
        <w:commentReference w:id="82"/>
      </w:r>
      <w:r w:rsidRPr="002245EF">
        <w:rPr>
          <w:rFonts w:ascii="Times New Roman" w:hAnsi="Times New Roman" w:cs="Times New Roman"/>
          <w:b/>
          <w:bCs/>
          <w:sz w:val="24"/>
          <w:szCs w:val="24"/>
        </w:rPr>
        <w:t xml:space="preserve"> survivorship and demographics</w:t>
      </w:r>
      <w:bookmarkEnd w:id="81"/>
    </w:p>
    <w:p w14:paraId="38136875"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Seedling plots were established in places where cottonwood seedlings survived their first growing season (spring-fall 2023) meaning that the results are specific to the characteristics of the plots selected, not the entire river. Seedlings at Childs were originally over twice as dense as seedlings at BRAP. By the end of the second growing season, both sites had similar mean density. At Childs, seedlings were about twice as large as their counterparts at BRAP. As seedlings at Childs grew quicker, they also thinned themselves out and decreased their densities at a higher rate than those at BRAP</w:t>
      </w:r>
    </w:p>
    <w:p w14:paraId="5B9B1177" w14:textId="1BBFFE9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Causes of mortality were difficult to determine. No significant floods scoured away seedlings during the study. At some sites, the seedlings were showing signs of desiccation during </w:t>
      </w:r>
      <w:r w:rsidRPr="002245EF">
        <w:rPr>
          <w:rFonts w:ascii="Times New Roman" w:hAnsi="Times New Roman" w:cs="Times New Roman"/>
          <w:sz w:val="24"/>
          <w:szCs w:val="24"/>
        </w:rPr>
        <w:lastRenderedPageBreak/>
        <w:t xml:space="preserve">the </w:t>
      </w:r>
      <w:r w:rsidR="00F4077F">
        <w:rPr>
          <w:rFonts w:ascii="Times New Roman" w:hAnsi="Times New Roman" w:cs="Times New Roman"/>
          <w:sz w:val="24"/>
          <w:szCs w:val="24"/>
        </w:rPr>
        <w:t>S</w:t>
      </w:r>
      <w:r w:rsidRPr="002245EF">
        <w:rPr>
          <w:rFonts w:ascii="Times New Roman" w:hAnsi="Times New Roman" w:cs="Times New Roman"/>
          <w:sz w:val="24"/>
          <w:szCs w:val="24"/>
        </w:rPr>
        <w:t xml:space="preserve">pring </w:t>
      </w:r>
      <w:r w:rsidR="00F4077F">
        <w:rPr>
          <w:rFonts w:ascii="Times New Roman" w:hAnsi="Times New Roman" w:cs="Times New Roman"/>
          <w:sz w:val="24"/>
          <w:szCs w:val="24"/>
        </w:rPr>
        <w:t>and Fall 2024</w:t>
      </w:r>
      <w:r w:rsidRPr="002245EF">
        <w:rPr>
          <w:rFonts w:ascii="Times New Roman" w:hAnsi="Times New Roman" w:cs="Times New Roman"/>
          <w:sz w:val="24"/>
          <w:szCs w:val="24"/>
        </w:rPr>
        <w:t xml:space="preserve"> visits, while sites LB 3 and LB 4 had encroachment of Common Cocklebur (</w:t>
      </w:r>
      <w:r w:rsidRPr="002245EF">
        <w:rPr>
          <w:rFonts w:ascii="Times New Roman" w:hAnsi="Times New Roman" w:cs="Times New Roman"/>
          <w:i/>
          <w:iCs/>
          <w:sz w:val="24"/>
          <w:szCs w:val="24"/>
        </w:rPr>
        <w:t xml:space="preserve">Xanthium </w:t>
      </w:r>
      <w:proofErr w:type="spellStart"/>
      <w:r w:rsidRPr="002245EF">
        <w:rPr>
          <w:rFonts w:ascii="Times New Roman" w:hAnsi="Times New Roman" w:cs="Times New Roman"/>
          <w:i/>
          <w:iCs/>
          <w:sz w:val="24"/>
          <w:szCs w:val="24"/>
        </w:rPr>
        <w:t>strumarium</w:t>
      </w:r>
      <w:proofErr w:type="spellEnd"/>
      <w:r w:rsidRPr="002245EF">
        <w:rPr>
          <w:rFonts w:ascii="Times New Roman" w:hAnsi="Times New Roman" w:cs="Times New Roman"/>
          <w:sz w:val="24"/>
          <w:szCs w:val="24"/>
        </w:rPr>
        <w:t>). The Common Cocklebur seemed to be most highly concentrated in the sandy center of the depressions while Fremont cottonwood seedlings ring the outside of the depression. Fremont cottonwoods within the center were taller as they were forced to grow quickly to compete with the cocklebur for sunlight. Browsing was infrequently observed and at no plots did browsing seem to be a significant impact.</w:t>
      </w:r>
    </w:p>
    <w:p w14:paraId="66F9EE9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In two growing seasons, seedling heights reached an average height of 36 cm and 64 cm at BRAP and Childs respectively. These heights are about half of what Fremont cottonwood seedlings were found to have grown in a similar study in Central Arizona. Stromberg (1997) studied Fremont cottonwood, Goodding willow and tamarisk regeneration on the Hassayampa and Santa Maria</w:t>
      </w:r>
      <w:ins w:id="83" w:author="D.Merritt" w:date="2025-03-16T11:08:00Z">
        <w:r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 xml:space="preserve">rivers following floods in 1993 and 1995. Final seedling densities at both BRAP and Childs were similar to densities on the Santa Maria River after two growing seasons. The smaller sizes found on the Verde River could be because all cottonwoods regardless of size or cohort were incorporated. For example, </w:t>
      </w:r>
      <w:commentRangeStart w:id="84"/>
      <w:r w:rsidRPr="002245EF">
        <w:rPr>
          <w:rFonts w:ascii="Times New Roman" w:hAnsi="Times New Roman" w:cs="Times New Roman"/>
          <w:sz w:val="24"/>
          <w:szCs w:val="24"/>
        </w:rPr>
        <w:t xml:space="preserve">large numbers of seedlings from 2024 floods </w:t>
      </w:r>
      <w:commentRangeEnd w:id="84"/>
      <w:r w:rsidR="004C1A79">
        <w:rPr>
          <w:rStyle w:val="CommentReference"/>
        </w:rPr>
        <w:commentReference w:id="84"/>
      </w:r>
      <w:r w:rsidRPr="002245EF">
        <w:rPr>
          <w:rFonts w:ascii="Times New Roman" w:hAnsi="Times New Roman" w:cs="Times New Roman"/>
          <w:sz w:val="24"/>
          <w:szCs w:val="24"/>
        </w:rPr>
        <w:t>were measured in both the Spring 2024 and Fall 2024 visits. In addition, the Hassayampa and Santa Maria rivers selected in Central Arizona were at lower elevations and at a more southern latitude. Seedlings here likely had a longer growing season to grow larger than along the Verde River. Finally, both rivers in Central Arizona are in large open reaches, where sunlight is largely unlimited. In contrast, sites along the Verde River are in canyons, limiting their sunlight and growing season and potentially explaining the differences in growth. Light was found to be a significant variable for seedling survivorship in this study so it being limited compared to other Arizona rivers could explain the slower seedling growth.</w:t>
      </w:r>
    </w:p>
    <w:p w14:paraId="1D427045" w14:textId="77777777" w:rsidR="0038100D" w:rsidRPr="002245EF" w:rsidRDefault="0038100D" w:rsidP="0038100D">
      <w:pPr>
        <w:spacing w:line="480" w:lineRule="auto"/>
        <w:rPr>
          <w:rFonts w:ascii="Times New Roman" w:hAnsi="Times New Roman" w:cs="Times New Roman"/>
          <w:sz w:val="24"/>
          <w:szCs w:val="24"/>
        </w:rPr>
      </w:pPr>
    </w:p>
    <w:p w14:paraId="18D9CC01"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lastRenderedPageBreak/>
        <w:t>Light</w:t>
      </w:r>
    </w:p>
    <w:p w14:paraId="7673FA0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cottonwoods are generally considered to be shade intolerant species. Light is often considered a secondary variable to water available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{"citationID":"WlQFN9Jw","properties":{"formattedCitation":"(Cooper et al., 1999)","plainCitation":"(Cooper et al., 1999)","noteIndex":0},"citationItems":[{"id":3,"uris":["http://zotero.org/users/local/yyBX3i8n/items/SFPA89JJ"],"itemData":{"id":3,"type":"article-journal","container-title":"Regulated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Light was found to be highly </w:t>
      </w:r>
      <w:commentRangeStart w:id="85"/>
      <w:r w:rsidRPr="002245EF">
        <w:rPr>
          <w:rFonts w:ascii="Times New Roman" w:hAnsi="Times New Roman" w:cs="Times New Roman"/>
          <w:sz w:val="24"/>
          <w:szCs w:val="24"/>
        </w:rPr>
        <w:t xml:space="preserve">significant </w:t>
      </w:r>
      <w:commentRangeEnd w:id="85"/>
      <w:r w:rsidR="004C1A79">
        <w:rPr>
          <w:rStyle w:val="CommentReference"/>
        </w:rPr>
        <w:commentReference w:id="85"/>
      </w:r>
      <w:r w:rsidRPr="002245EF">
        <w:rPr>
          <w:rFonts w:ascii="Times New Roman" w:hAnsi="Times New Roman" w:cs="Times New Roman"/>
          <w:sz w:val="24"/>
          <w:szCs w:val="24"/>
        </w:rPr>
        <w:t xml:space="preserve">(p-value ≤ 0.001) for both sites. Light availability is impacted by both the geographic setting as well as the biological community. Plots located in constrained canyon reaches or under large canopy cover will have less light availability. Higher light availability led to higher seedling survival. Light availability was highly significant at both sites meaning that some combination of the geographic setting and/or the canopy cover can help predict seedling survivorship. </w:t>
      </w:r>
    </w:p>
    <w:p w14:paraId="5A4C0389"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Herbaceous Coverage</w:t>
      </w:r>
    </w:p>
    <w:p w14:paraId="313077B6" w14:textId="361EECE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Herbaceous competition was found to be a highly significant variable, </w:t>
      </w:r>
      <w:r w:rsidR="004C1A79">
        <w:rPr>
          <w:rFonts w:ascii="Times New Roman" w:hAnsi="Times New Roman" w:cs="Times New Roman"/>
          <w:sz w:val="24"/>
          <w:szCs w:val="24"/>
        </w:rPr>
        <w:t>limi</w:t>
      </w:r>
      <w:r w:rsidR="004C1A79" w:rsidRPr="002245EF">
        <w:rPr>
          <w:rFonts w:ascii="Times New Roman" w:hAnsi="Times New Roman" w:cs="Times New Roman"/>
          <w:sz w:val="24"/>
          <w:szCs w:val="24"/>
        </w:rPr>
        <w:t xml:space="preserve">ting </w:t>
      </w:r>
      <w:r w:rsidRPr="002245EF">
        <w:rPr>
          <w:rFonts w:ascii="Times New Roman" w:hAnsi="Times New Roman" w:cs="Times New Roman"/>
          <w:sz w:val="24"/>
          <w:szCs w:val="24"/>
        </w:rPr>
        <w:t xml:space="preserve">survivorship at BRAP. However, it was found to be not significant in predicting seedling survival at Childs. At BRAP herbaceous competition was positively related to seedling survival. This </w:t>
      </w:r>
      <w:commentRangeStart w:id="86"/>
      <w:r w:rsidRPr="002245EF">
        <w:rPr>
          <w:rFonts w:ascii="Times New Roman" w:hAnsi="Times New Roman" w:cs="Times New Roman"/>
          <w:sz w:val="24"/>
          <w:szCs w:val="24"/>
        </w:rPr>
        <w:t xml:space="preserve">contradicts the idea </w:t>
      </w:r>
      <w:commentRangeEnd w:id="86"/>
      <w:r w:rsidR="004C1A79">
        <w:rPr>
          <w:rStyle w:val="CommentReference"/>
        </w:rPr>
        <w:commentReference w:id="86"/>
      </w:r>
      <w:r w:rsidRPr="002245EF">
        <w:rPr>
          <w:rFonts w:ascii="Times New Roman" w:hAnsi="Times New Roman" w:cs="Times New Roman"/>
          <w:sz w:val="24"/>
          <w:szCs w:val="24"/>
        </w:rPr>
        <w:t>that seedling competition with other species would be expected to decrease survival. One explanation for this is that sites that had favorable conditions for cottonwood seedlings (adequate water and light) were also suitable for competitors. However, because this was still a positive, significant relationship, cottonwood seedlings could be able to outcompete their competitors.</w:t>
      </w:r>
      <w:ins w:id="87" w:author="D.Merritt" w:date="2025-03-16T11:12:00Z">
        <w:r w:rsidRPr="002245EF">
          <w:rPr>
            <w:rFonts w:ascii="Times New Roman" w:hAnsi="Times New Roman" w:cs="Times New Roman"/>
            <w:sz w:val="24"/>
            <w:szCs w:val="24"/>
          </w:rPr>
          <w:t xml:space="preserve"> </w:t>
        </w:r>
      </w:ins>
    </w:p>
    <w:p w14:paraId="2B6D4BE6"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Soil</w:t>
      </w:r>
    </w:p>
    <w:p w14:paraId="1B0574AC" w14:textId="4F73B26B"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Soil </w:t>
      </w:r>
      <w:r w:rsidR="002B6513">
        <w:rPr>
          <w:rFonts w:ascii="Times New Roman" w:hAnsi="Times New Roman" w:cs="Times New Roman"/>
          <w:sz w:val="24"/>
          <w:szCs w:val="24"/>
        </w:rPr>
        <w:t xml:space="preserve">texture </w:t>
      </w:r>
      <w:r w:rsidRPr="002245EF">
        <w:rPr>
          <w:rFonts w:ascii="Times New Roman" w:hAnsi="Times New Roman" w:cs="Times New Roman"/>
          <w:sz w:val="24"/>
          <w:szCs w:val="24"/>
        </w:rPr>
        <w:t xml:space="preserve">is often cited as one of the most important factors in determining cottonwood seedling survival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{"citationID":"gt3PGG8Z","properties":{"formattedCitation":"(Bhattacharjee et al., 2008; Cooper et al., 1999)","plainCitation":"(Bhattacharjee et al., 2008; Cooper et al., 1999)","noteIndex":0},"citationItems":[{"id":64,"uris":["http://zotero.org/users/local/yyBX3i8n/items/UQLU3UAD"],"itemData":{"id":64,"type":"article-journal","abstract":"Abstract\n            \n              \n                Most major rivers in the southwestern United States have been hydrologically altered to meet human needs. Altered hydrological regimes have been associated with declines in native riparian forests. Today, many riparian areas have little or no regeneration of native riparian species and are now dominated by exotic Saltcedar (\n                Tamarix chinensis\n                Lour.). Success of riparian restoration efforts at least partially depends on the number of seedlings surviving the first growing season. Seedling survival is influenced by many abiotic and biotic factors including competition from other plants and available soil moisture, which is partially dependent on soil texture. In this study, we evaluated the relative importance of four soil categories (sandy loam, loam, silt, and clay), rate of soil moisture decline, salinity, beginning‐ and end‐season Saltcedar density, initial Cottonwood (\n                Populus deltoides\n                Marshall subsp.\n                wislizenii\n                (Wats.) Eckenw.) seedling density, percent vegetation cover by potential dominant competitors Pigweed (\n                Amaranthus\n                L.) and Barnyard grass (\n                Echinochloa crusgalli\n                L., Beauv.), and average total vegetation height to Cottonwood seedling survival. Factors influencing seedling survival differed among the four soil types. Rate of moisture decline was important in sandy soils, whereas vegetation height influenced seedling survival in loamy soils. Overall, models of seedling survival in all the four soil types indicated rate of moisture decline as the single most important variable influencing Cottonwood survival. High initial densities of Saltcedar were correlated to higher survival in Cottonwood seedlings. Therefore, it is important to identify soil texture and understand soil moisture decline rates when proposing riparian Cottonwood restoration.","container-title":"Restoration Ecology","DOI":"10.1111/j.1526-100X.2007.00328.x","ISSN":"1061-2971, 1526-100X","issue":"4","journalAbbreviation":"Restoration Ecology","language":"en","page":"563-571","source":"DOI.org (Crossref)","title":"The Importance of Soil Characteristics in Determining Survival of First‐Year Cottonwood Seedlings in Altered Riparian Habitats","volume":"16","author":[{"family":"Bhattacharjee","given":"Joydeep"},{"family":"Taylor","given":"John P."},{"family":"Smith","given":"Loren M."},{"family":"Spence","given":"Liter E."}],"issued":{"date-parts":[["2008",12]]}}},{"id":3,"uris":["http://zotero.org/users/local/yyBX3i8n/items/SFPA89JJ"],"itemData":{"id":3,"type":"article-journal","container-title":"Regulated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(Bhattacharjee et al., 2008; Cooper et al., 1999)</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Soil trenches are often used when determining soil characteristics for cottonwood survival in floodplain settings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{"citationID":"TVeuHsYo","properties":{"formattedCitation":"(Cooper et al., 1999; Varani et al., 2024)","plainCitation":"(Cooper et al., 1999; Varani et al., 2024)","noteIndex":0},"citationItems":[{"id":3,"uris":["http://zotero.org/users/local/yyBX3i8n/items/SFPA89JJ"],"itemData":{"id":3,"type":"article-journal","container-title":"Regulated Rivers: Research &amp; Management: An International Journal Devoted to River Research and Management","ISSN":"0886-9375","issue":"5","journalAbbreviation":"Regulated Rivers: Research &amp; Management: An International Journal Devoted to River Research and Management","note":"publisher: Wiley Online Library","page":"419-440","title":"Factors controlling the establishment of Fremont cottonwood seedlings on the upper Green River, USA","volume":"15","author":[{"family":"Cooper","given":"David J"},{"family":"Merritt","given":"David M"},{"family":"Andersen","given":"Douglas C"},{"family":"Chimner","given":"Rodney A"}],"issued":{"date-parts":[["1999"]]}}},{"id":54,"uris":["http://zotero.org/users/local/yyBX3i8n/items/5TTAZCQY"],"itemData":{"id":54,"type":"article-journal","abstract":"Abstract\n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(Cooper et al., 1999; 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because this method was not used in this study, it is </w:t>
      </w:r>
      <w:r w:rsidRPr="002245EF">
        <w:rPr>
          <w:rFonts w:ascii="Times New Roman" w:hAnsi="Times New Roman" w:cs="Times New Roman"/>
          <w:sz w:val="24"/>
          <w:szCs w:val="24"/>
        </w:rPr>
        <w:lastRenderedPageBreak/>
        <w:t xml:space="preserve">difficult to make wide reaching </w:t>
      </w:r>
      <w:r w:rsidR="002B6513">
        <w:rPr>
          <w:rFonts w:ascii="Times New Roman" w:hAnsi="Times New Roman" w:cs="Times New Roman"/>
          <w:sz w:val="24"/>
          <w:szCs w:val="24"/>
        </w:rPr>
        <w:t>conclusions</w:t>
      </w:r>
      <w:r w:rsidR="002B6513"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about soil texture and seedling survival on the Verde River. Soil samples were taken from the first few inches of soil where seedlings initially germinated, so this variable only addresses the soil in which cottonwood seedlings germinated. Percent fines were found to be a significant variable at both sites. However, the relationship seems to be more complicated, because soil at our sites had very different amounts of fines. The average percent fines at BRAP were about 16.5% while the average at Childs was 6.3%. There was a negative relationship for percent fines at BRAP indicating that as fines </w:t>
      </w:r>
      <w:commentRangeStart w:id="88"/>
      <w:r w:rsidRPr="002245EF">
        <w:rPr>
          <w:rFonts w:ascii="Times New Roman" w:hAnsi="Times New Roman" w:cs="Times New Roman"/>
          <w:sz w:val="24"/>
          <w:szCs w:val="24"/>
        </w:rPr>
        <w:t>increase</w:t>
      </w:r>
      <w:ins w:id="89" w:author="Cooper,David" w:date="2025-04-05T14:24:00Z">
        <w:r w:rsidR="004C1A79">
          <w:rPr>
            <w:rFonts w:ascii="Times New Roman" w:hAnsi="Times New Roman" w:cs="Times New Roman"/>
            <w:sz w:val="24"/>
            <w:szCs w:val="24"/>
          </w:rPr>
          <w:t>d</w:t>
        </w:r>
      </w:ins>
      <w:commentRangeEnd w:id="88"/>
      <w:ins w:id="90" w:author="Cooper,David" w:date="2025-04-05T14:25:00Z">
        <w:r w:rsidR="004C1A79">
          <w:rPr>
            <w:rStyle w:val="CommentReference"/>
          </w:rPr>
          <w:commentReference w:id="88"/>
        </w:r>
      </w:ins>
      <w:r w:rsidRPr="002245EF">
        <w:rPr>
          <w:rFonts w:ascii="Times New Roman" w:hAnsi="Times New Roman" w:cs="Times New Roman"/>
          <w:sz w:val="24"/>
          <w:szCs w:val="24"/>
        </w:rPr>
        <w:t>, survivorship decrease</w:t>
      </w:r>
      <w:r w:rsidR="004C1A79">
        <w:rPr>
          <w:rFonts w:ascii="Times New Roman" w:hAnsi="Times New Roman" w:cs="Times New Roman"/>
          <w:sz w:val="24"/>
          <w:szCs w:val="24"/>
        </w:rPr>
        <w:t>d</w:t>
      </w:r>
      <w:r w:rsidRPr="002245EF">
        <w:rPr>
          <w:rFonts w:ascii="Times New Roman" w:hAnsi="Times New Roman" w:cs="Times New Roman"/>
          <w:sz w:val="24"/>
          <w:szCs w:val="24"/>
        </w:rPr>
        <w:t xml:space="preserve">. It is likely that sites with high percentages of fines (&gt;50%) are in more isolated depositional sites that are further removed from the river and therefore not as frequently replenished by groundwater. Childs had a more traditional relationship in that as fines increased, so did survival. </w:t>
      </w:r>
      <w:bookmarkStart w:id="91" w:name="_Toc187849263"/>
      <w:r w:rsidR="00F4077F">
        <w:rPr>
          <w:rFonts w:ascii="Times New Roman" w:hAnsi="Times New Roman" w:cs="Times New Roman"/>
          <w:sz w:val="24"/>
          <w:szCs w:val="24"/>
        </w:rPr>
        <w:t>Fine soil has a higher ability to hold water, allowing seedlings at Child to better survive the summer drought period.</w:t>
      </w:r>
    </w:p>
    <w:p w14:paraId="3B59B437"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Dendrochronology</w:t>
      </w:r>
      <w:bookmarkEnd w:id="91"/>
    </w:p>
    <w:p w14:paraId="7B6371A0"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Minimum ages</w:t>
      </w:r>
    </w:p>
    <w:p w14:paraId="310B0A8D" w14:textId="39495DD2"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Most of the cottonwoods within the riparian zone are young. The mean age at coring height </w:t>
      </w:r>
      <w:commentRangeStart w:id="92"/>
      <w:r w:rsidRPr="002245EF">
        <w:rPr>
          <w:rFonts w:ascii="Times New Roman" w:hAnsi="Times New Roman" w:cs="Times New Roman"/>
          <w:sz w:val="24"/>
          <w:szCs w:val="24"/>
        </w:rPr>
        <w:t xml:space="preserve">is about </w:t>
      </w:r>
      <w:commentRangeEnd w:id="92"/>
      <w:r w:rsidR="00E24A13">
        <w:rPr>
          <w:rStyle w:val="CommentReference"/>
        </w:rPr>
        <w:commentReference w:id="92"/>
      </w:r>
      <w:r w:rsidRPr="002245EF">
        <w:rPr>
          <w:rFonts w:ascii="Times New Roman" w:hAnsi="Times New Roman" w:cs="Times New Roman"/>
          <w:sz w:val="24"/>
          <w:szCs w:val="24"/>
        </w:rPr>
        <w:t xml:space="preserve">25 years. Previous research on riparian forests found that cottonwood-willow forests in the Verde Valley </w:t>
      </w:r>
      <w:r w:rsidR="00E32D30">
        <w:rPr>
          <w:rFonts w:ascii="Times New Roman" w:hAnsi="Times New Roman" w:cs="Times New Roman"/>
          <w:sz w:val="24"/>
          <w:szCs w:val="24"/>
        </w:rPr>
        <w:t>recovered for</w:t>
      </w:r>
      <w:r w:rsidRPr="002245EF">
        <w:rPr>
          <w:rFonts w:ascii="Times New Roman" w:hAnsi="Times New Roman" w:cs="Times New Roman"/>
          <w:sz w:val="24"/>
          <w:szCs w:val="24"/>
        </w:rPr>
        <w:t xml:space="preserve"> most of the 1900s from various </w:t>
      </w:r>
      <w:bookmarkStart w:id="93" w:name="_Hlk191304377"/>
      <w:r w:rsidRPr="002245EF">
        <w:rPr>
          <w:rFonts w:ascii="Times New Roman" w:hAnsi="Times New Roman" w:cs="Times New Roman"/>
          <w:sz w:val="24"/>
          <w:szCs w:val="24"/>
        </w:rPr>
        <w:t>Euro-American settlement disturbances</w:t>
      </w:r>
      <w:bookmarkEnd w:id="93"/>
      <w:r w:rsidRPr="002245EF">
        <w:rPr>
          <w:rFonts w:ascii="Times New Roman" w:hAnsi="Times New Roman" w:cs="Times New Roman"/>
          <w:sz w:val="24"/>
          <w:szCs w:val="24"/>
        </w:rPr>
        <w:t xml:space="preserve">. Cottonwood-Willow forests covered only 270 acres of the Verde Valley in 1940. This then peaked in 1977 with 551 acres before stabilizing </w:t>
      </w:r>
      <w:r w:rsidR="00387901">
        <w:rPr>
          <w:rFonts w:ascii="Times New Roman" w:hAnsi="Times New Roman" w:cs="Times New Roman"/>
          <w:sz w:val="24"/>
          <w:szCs w:val="24"/>
        </w:rPr>
        <w:t xml:space="preserve">between 412 and 439 acres </w:t>
      </w:r>
      <w:r w:rsidRPr="002245EF">
        <w:rPr>
          <w:rFonts w:ascii="Times New Roman" w:hAnsi="Times New Roman" w:cs="Times New Roman"/>
          <w:sz w:val="24"/>
          <w:szCs w:val="24"/>
        </w:rPr>
        <w:t xml:space="preserve">following large floods in 1983 and 1993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{"citationID":"aejvwON2","properties":{"formattedCitation":"(Sharon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recovery in most of the 21</w:t>
      </w:r>
      <w:r w:rsidRPr="002245EF">
        <w:rPr>
          <w:rFonts w:ascii="Times New Roman" w:hAnsi="Times New Roman" w:cs="Times New Roman"/>
          <w:sz w:val="24"/>
          <w:szCs w:val="24"/>
          <w:vertAlign w:val="superscript"/>
        </w:rPr>
        <w:t>st</w:t>
      </w:r>
      <w:r w:rsidRPr="002245EF">
        <w:rPr>
          <w:rFonts w:ascii="Times New Roman" w:hAnsi="Times New Roman" w:cs="Times New Roman"/>
          <w:sz w:val="24"/>
          <w:szCs w:val="24"/>
        </w:rPr>
        <w:t xml:space="preserve"> century could help explain why there are few cottonwoods in the riparian corridor dating back to this time. It is possible that cottonwood-willow forests were limited from heavy human influences such as agriculture, land clearing and </w:t>
      </w:r>
      <w:commentRangeStart w:id="94"/>
      <w:r w:rsidRPr="002245EF">
        <w:rPr>
          <w:rFonts w:ascii="Times New Roman" w:hAnsi="Times New Roman" w:cs="Times New Roman"/>
          <w:sz w:val="24"/>
          <w:szCs w:val="24"/>
        </w:rPr>
        <w:t xml:space="preserve">a copper smelter before being allowed to </w:t>
      </w:r>
      <w:r w:rsidRPr="002245EF">
        <w:rPr>
          <w:rFonts w:ascii="Times New Roman" w:hAnsi="Times New Roman" w:cs="Times New Roman"/>
          <w:sz w:val="24"/>
          <w:szCs w:val="24"/>
        </w:rPr>
        <w:lastRenderedPageBreak/>
        <w:t xml:space="preserve">recover </w:t>
      </w:r>
      <w:commentRangeEnd w:id="94"/>
      <w:r w:rsidR="00E24A13">
        <w:rPr>
          <w:rStyle w:val="CommentReference"/>
        </w:rPr>
        <w:commentReference w:id="94"/>
      </w:r>
      <w:r w:rsidRPr="002245EF">
        <w:rPr>
          <w:rFonts w:ascii="Times New Roman" w:hAnsi="Times New Roman" w:cs="Times New Roman"/>
          <w:sz w:val="24"/>
          <w:szCs w:val="24"/>
        </w:rPr>
        <w:t>by the 1970s. Then, large floods in 1983, 1993, 2005 and 2023 have kept riparian forests young and replenished. There are cottonwood trees more than 25 years old, but they are mostly outside of the riparian area.</w:t>
      </w:r>
    </w:p>
    <w:p w14:paraId="0FA08DC8" w14:textId="6ACA5D2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There is also a very weak but significant </w:t>
      </w:r>
      <w:r w:rsidR="00E24A13" w:rsidRPr="002245EF">
        <w:rPr>
          <w:rFonts w:ascii="Times New Roman" w:hAnsi="Times New Roman" w:cs="Times New Roman"/>
          <w:sz w:val="24"/>
          <w:szCs w:val="24"/>
        </w:rPr>
        <w:t xml:space="preserve">correlation </w:t>
      </w:r>
      <w:r w:rsidRPr="002245EF">
        <w:rPr>
          <w:rFonts w:ascii="Times New Roman" w:hAnsi="Times New Roman" w:cs="Times New Roman"/>
          <w:sz w:val="24"/>
          <w:szCs w:val="24"/>
        </w:rPr>
        <w:t>(r</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 0.06, p-value =.003. Figure 2.5) between the age and diameter of cottonwoods cored. A study on the Yampa River in Colorado also found a weak but significant trend between Fremont cottonwood age and growth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{"citationID":"xReGU7Kf","properties":{"formattedCitation":"(Andersen, 2015)","plainCitation":"(Andersen, 2015)","noteIndex":0},"citationItems":[{"id":75,"uris":["http://zotero.org/users/local/yyBX3i8n/items/Z6TN36PK"],"itemData":{"id":75,"type":"article-journal","container-title":"Western North American Naturalist","DOI":"10.3398/064.075.0204","ISSN":"1527-0904, 1944-8341","issue":"2","journalAbbreviation":"Western North American Naturalist","language":"en","page":"157-169","source":"DOI.org (Crossref)","title":"Tree Mortality in Mature Riparian Forest: Implications for Fremont Cottonwood Conservation in the American Southwest","title-short":"Tree Mortality in Mature Riparian Forest","volume":"75","author":[{"family":"Andersen","given":"Douglas C."}],"issued":{"date-parts":[["2015",8]]}}}],"schema":"https://github.com/citation-style-language/schema/raw/master/csl-citation.json"}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(Andersen, 2015)</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With no strong trend between age and diameter, it means that other factors are influencing size. For example, competition for sunlight may be suppressing smaller trees. Cottonwoods are shade intolerant and because they tend to regenerate in short, distinct timeframes suppressed trees may be much smaller than dominant trees of the same age. </w:t>
      </w:r>
    </w:p>
    <w:p w14:paraId="1D6BDADF" w14:textId="1B5C03E3"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Even though Fremont cottonwoods cored within the riparian zone are young, that does not mean that older trees do not exist. Large, legacy cottonwoods exist along the Verde River (Figure 2.9). Older trees tend to be further </w:t>
      </w:r>
      <w:del w:id="95" w:author="Merritt, David - FS, CO" w:date="2025-04-07T12:50:00Z" w16du:dateUtc="2025-04-07T18:50:00Z">
        <w:r w:rsidRPr="002245EF" w:rsidDel="00512C0B">
          <w:rPr>
            <w:rFonts w:ascii="Times New Roman" w:hAnsi="Times New Roman" w:cs="Times New Roman"/>
            <w:sz w:val="24"/>
            <w:szCs w:val="24"/>
          </w:rPr>
          <w:delText xml:space="preserve">than </w:delText>
        </w:r>
      </w:del>
      <w:ins w:id="96" w:author="Merritt, David - FS, CO" w:date="2025-04-07T12:50:00Z" w16du:dateUtc="2025-04-07T18:50:00Z">
        <w:r w:rsidR="00512C0B">
          <w:rPr>
            <w:rFonts w:ascii="Times New Roman" w:hAnsi="Times New Roman" w:cs="Times New Roman"/>
            <w:sz w:val="24"/>
            <w:szCs w:val="24"/>
          </w:rPr>
          <w:t>from</w:t>
        </w:r>
        <w:del w:id="97" w:author="Quentin R McCalla" w:date="2025-04-07T13:08:00Z" w16du:dateUtc="2025-04-07T20:08:00Z">
          <w:r w:rsidR="00512C0B" w:rsidDel="00E32D30">
            <w:rPr>
              <w:rFonts w:ascii="Times New Roman" w:hAnsi="Times New Roman" w:cs="Times New Roman"/>
              <w:sz w:val="24"/>
              <w:szCs w:val="24"/>
            </w:rPr>
            <w:delText xml:space="preserve"> ?</w:delText>
          </w:r>
        </w:del>
        <w:r w:rsidR="00512C0B" w:rsidRPr="002245EF">
          <w:rPr>
            <w:rFonts w:ascii="Times New Roman" w:hAnsi="Times New Roman" w:cs="Times New Roman"/>
            <w:sz w:val="24"/>
            <w:szCs w:val="24"/>
          </w:rPr>
          <w:t xml:space="preserve"> </w:t>
        </w:r>
      </w:ins>
      <w:r w:rsidRPr="002245EF">
        <w:rPr>
          <w:rFonts w:ascii="Times New Roman" w:hAnsi="Times New Roman" w:cs="Times New Roman"/>
          <w:sz w:val="24"/>
          <w:szCs w:val="24"/>
        </w:rPr>
        <w:t>the active channel (</w:t>
      </w:r>
      <w:r w:rsidR="00EB6C45">
        <w:rPr>
          <w:rFonts w:ascii="Times New Roman" w:hAnsi="Times New Roman" w:cs="Times New Roman"/>
          <w:sz w:val="24"/>
          <w:szCs w:val="24"/>
        </w:rPr>
        <w:t>Stromberg, 1993</w:t>
      </w:r>
      <w:r w:rsidRPr="002245EF">
        <w:rPr>
          <w:rFonts w:ascii="Times New Roman" w:hAnsi="Times New Roman" w:cs="Times New Roman"/>
          <w:sz w:val="24"/>
          <w:szCs w:val="24"/>
        </w:rPr>
        <w:t xml:space="preserve">) and could be interspersed with young trees along other reaches of the Verde W&amp;S River not sampled. Fremont cottonwoods are shorter lived species compared to other North American cottonwoods. Rood and Polzin (2003) states that the oldest Fremont cottonwoods live to be </w:t>
      </w:r>
      <w:commentRangeStart w:id="98"/>
      <w:r w:rsidRPr="002245EF">
        <w:rPr>
          <w:rFonts w:ascii="Times New Roman" w:hAnsi="Times New Roman" w:cs="Times New Roman"/>
          <w:sz w:val="24"/>
          <w:szCs w:val="24"/>
        </w:rPr>
        <w:t>around 110 years</w:t>
      </w:r>
      <w:ins w:id="99" w:author="D.Merritt" w:date="2025-03-16T11:27:00Z">
        <w:r w:rsidRPr="002245EF">
          <w:rPr>
            <w:rFonts w:ascii="Times New Roman" w:hAnsi="Times New Roman" w:cs="Times New Roman"/>
            <w:sz w:val="24"/>
            <w:szCs w:val="24"/>
          </w:rPr>
          <w:t xml:space="preserve"> </w:t>
        </w:r>
      </w:ins>
      <w:commentRangeEnd w:id="98"/>
      <w:r w:rsidR="00E24A13">
        <w:rPr>
          <w:rStyle w:val="CommentReference"/>
        </w:rPr>
        <w:commentReference w:id="98"/>
      </w:r>
      <w:r w:rsidRPr="002245EF">
        <w:rPr>
          <w:rFonts w:ascii="Times New Roman" w:hAnsi="Times New Roman" w:cs="Times New Roman"/>
          <w:sz w:val="24"/>
          <w:szCs w:val="24"/>
        </w:rPr>
        <w:t>along the San Pedro River in southern Arizona. In contrast, Narrowleaf cottonwood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angustafolia</w:t>
      </w:r>
      <w:proofErr w:type="spellEnd"/>
      <w:r w:rsidRPr="002245EF">
        <w:rPr>
          <w:rFonts w:ascii="Times New Roman" w:hAnsi="Times New Roman" w:cs="Times New Roman"/>
          <w:sz w:val="24"/>
          <w:szCs w:val="24"/>
        </w:rPr>
        <w:t>) and Black cottonwood (</w:t>
      </w:r>
      <w:r w:rsidRPr="002245EF">
        <w:rPr>
          <w:rFonts w:ascii="Times New Roman" w:hAnsi="Times New Roman" w:cs="Times New Roman"/>
          <w:i/>
          <w:iCs/>
          <w:sz w:val="24"/>
          <w:szCs w:val="24"/>
        </w:rPr>
        <w:t>P. trichocarpa</w:t>
      </w:r>
      <w:r w:rsidRPr="002245EF">
        <w:rPr>
          <w:rFonts w:ascii="Times New Roman" w:hAnsi="Times New Roman" w:cs="Times New Roman"/>
          <w:sz w:val="24"/>
          <w:szCs w:val="24"/>
        </w:rPr>
        <w:t xml:space="preserve">) can reach ages of between 300-400 years </w:t>
      </w:r>
      <w:commentRangeStart w:id="100"/>
      <w:r w:rsidRPr="002245EF">
        <w:rPr>
          <w:rFonts w:ascii="Times New Roman" w:hAnsi="Times New Roman" w:cs="Times New Roman"/>
          <w:sz w:val="24"/>
          <w:szCs w:val="24"/>
        </w:rPr>
        <w:t xml:space="preserve">in </w:t>
      </w:r>
      <w:commentRangeEnd w:id="100"/>
      <w:r w:rsidR="00E24A13">
        <w:rPr>
          <w:rStyle w:val="CommentReference"/>
        </w:rPr>
        <w:commentReference w:id="100"/>
      </w:r>
      <w:r w:rsidRPr="002245EF">
        <w:rPr>
          <w:rFonts w:ascii="Times New Roman" w:hAnsi="Times New Roman" w:cs="Times New Roman"/>
          <w:sz w:val="24"/>
          <w:szCs w:val="24"/>
        </w:rPr>
        <w:t>Alberta, Canada.</w:t>
      </w:r>
    </w:p>
    <w:p w14:paraId="4DB84CBE" w14:textId="62C8DDBE"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The old-growth Fremont cottonwoods cored for this study had minimum ages going back to 115-95 years. No curvature was found on the other side of the core and diameters were over 1.5m at coring height.</w:t>
      </w:r>
      <w:r w:rsidR="00EB6C45">
        <w:rPr>
          <w:rFonts w:ascii="Times New Roman" w:hAnsi="Times New Roman" w:cs="Times New Roman"/>
          <w:sz w:val="24"/>
          <w:szCs w:val="24"/>
        </w:rPr>
        <w:t xml:space="preserve"> In addition, cores we</w:t>
      </w:r>
      <w:r w:rsidR="00E32D30">
        <w:rPr>
          <w:rFonts w:ascii="Times New Roman" w:hAnsi="Times New Roman" w:cs="Times New Roman"/>
          <w:sz w:val="24"/>
          <w:szCs w:val="24"/>
        </w:rPr>
        <w:t xml:space="preserve"> </w:t>
      </w:r>
      <w:proofErr w:type="spellStart"/>
      <w:r w:rsidR="00E32D30">
        <w:rPr>
          <w:rFonts w:ascii="Times New Roman" w:hAnsi="Times New Roman" w:cs="Times New Roman"/>
          <w:sz w:val="24"/>
          <w:szCs w:val="24"/>
        </w:rPr>
        <w:t>cored</w:t>
      </w:r>
      <w:proofErr w:type="spellEnd"/>
      <w:r w:rsidR="00EB6C45">
        <w:rPr>
          <w:rFonts w:ascii="Times New Roman" w:hAnsi="Times New Roman" w:cs="Times New Roman"/>
          <w:sz w:val="24"/>
          <w:szCs w:val="24"/>
        </w:rPr>
        <w:t xml:space="preserve"> higher on these older trees (over 1 meter above ground level), where gaps between the bark could be used to get the corer further into the </w:t>
      </w:r>
      <w:r w:rsidR="00EB6C45">
        <w:rPr>
          <w:rFonts w:ascii="Times New Roman" w:hAnsi="Times New Roman" w:cs="Times New Roman"/>
          <w:sz w:val="24"/>
          <w:szCs w:val="24"/>
        </w:rPr>
        <w:lastRenderedPageBreak/>
        <w:t>tree.</w:t>
      </w:r>
      <w:r w:rsidRPr="002245EF">
        <w:rPr>
          <w:rFonts w:ascii="Times New Roman" w:hAnsi="Times New Roman" w:cs="Times New Roman"/>
          <w:sz w:val="24"/>
          <w:szCs w:val="24"/>
        </w:rPr>
        <w:t xml:space="preserve"> It is likely that some of these individuals’ approach or exceed the 110-year limit generally accepted for the Fremont cottonwoods in Arizona (Rood and Polzin, 2003). However, dating these trees proved difficult. The inability to reach the pith or curvature means that there is no way of knowing how exactly many rings are missing. In addition, large areas of rotten, undatable sections mean that even among older cores, the minimum age in some cases is significantly younger than the actual tree core. </w:t>
      </w:r>
    </w:p>
    <w:p w14:paraId="3264E38D" w14:textId="77777777" w:rsidR="0038100D" w:rsidRPr="002245EF" w:rsidRDefault="0038100D" w:rsidP="0038100D">
      <w:pPr>
        <w:spacing w:line="480" w:lineRule="auto"/>
        <w:ind w:firstLine="720"/>
        <w:rPr>
          <w:rFonts w:ascii="Times New Roman" w:hAnsi="Times New Roman" w:cs="Times New Roman"/>
          <w:sz w:val="24"/>
          <w:szCs w:val="24"/>
        </w:rPr>
      </w:pPr>
    </w:p>
    <w:p w14:paraId="637A597C" w14:textId="77777777" w:rsidR="0038100D" w:rsidRPr="002245EF" w:rsidRDefault="0038100D" w:rsidP="0038100D">
      <w:pPr>
        <w:spacing w:line="480" w:lineRule="auto"/>
        <w:ind w:firstLine="720"/>
        <w:jc w:val="center"/>
        <w:rPr>
          <w:rFonts w:ascii="Times New Roman" w:hAnsi="Times New Roman" w:cs="Times New Roman"/>
          <w:sz w:val="24"/>
          <w:szCs w:val="24"/>
        </w:rPr>
      </w:pPr>
      <w:r w:rsidRPr="002245EF">
        <w:rPr>
          <w:rFonts w:ascii="Times New Roman" w:hAnsi="Times New Roman" w:cs="Times New Roman"/>
          <w:noProof/>
          <w:sz w:val="24"/>
          <w:szCs w:val="24"/>
        </w:rPr>
        <w:drawing>
          <wp:inline distT="0" distB="0" distL="0" distR="0" wp14:anchorId="75BFF603" wp14:editId="31C12F6C">
            <wp:extent cx="3660693" cy="3819525"/>
            <wp:effectExtent l="0" t="0" r="0" b="0"/>
            <wp:docPr id="2094673271" name="Picture 6" descr="A satellite view of a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73271" name="Picture 6" descr="A satellite view of a land&#10;&#10;AI-generated content may be incorrect."/>
                    <pic:cNvPicPr/>
                  </pic:nvPicPr>
                  <pic:blipFill rotWithShape="1">
                    <a:blip r:embed="rId27" cstate="print">
                      <a:extLst>
                        <a:ext uri="{28A0092B-C50C-407E-A947-70E740481C1C}">
                          <a14:useLocalDpi xmlns:a14="http://schemas.microsoft.com/office/drawing/2010/main" val="0"/>
                        </a:ext>
                      </a:extLst>
                    </a:blip>
                    <a:srcRect l="15385" t="11640" r="7051" b="25823"/>
                    <a:stretch/>
                  </pic:blipFill>
                  <pic:spPr bwMode="auto">
                    <a:xfrm>
                      <a:off x="0" y="0"/>
                      <a:ext cx="3669126" cy="3828324"/>
                    </a:xfrm>
                    <a:prstGeom prst="rect">
                      <a:avLst/>
                    </a:prstGeom>
                    <a:ln>
                      <a:noFill/>
                    </a:ln>
                    <a:extLst>
                      <a:ext uri="{53640926-AAD7-44D8-BBD7-CCE9431645EC}">
                        <a14:shadowObscured xmlns:a14="http://schemas.microsoft.com/office/drawing/2010/main"/>
                      </a:ext>
                    </a:extLst>
                  </pic:spPr>
                </pic:pic>
              </a:graphicData>
            </a:graphic>
          </wp:inline>
        </w:drawing>
      </w:r>
    </w:p>
    <w:p w14:paraId="67C7CBE7" w14:textId="77777777" w:rsidR="0038100D" w:rsidRPr="002245EF" w:rsidRDefault="0038100D" w:rsidP="0038100D">
      <w:pPr>
        <w:pStyle w:val="Caption"/>
        <w:jc w:val="center"/>
        <w:rPr>
          <w:rFonts w:ascii="Times New Roman" w:hAnsi="Times New Roman" w:cs="Times New Roman"/>
          <w:i w:val="0"/>
          <w:iCs w:val="0"/>
          <w:color w:val="auto"/>
          <w:sz w:val="24"/>
          <w:szCs w:val="24"/>
        </w:rPr>
      </w:pPr>
      <w:r w:rsidRPr="002245EF">
        <w:rPr>
          <w:rFonts w:ascii="Times New Roman" w:hAnsi="Times New Roman" w:cs="Times New Roman"/>
          <w:i w:val="0"/>
          <w:iCs w:val="0"/>
          <w:color w:val="auto"/>
          <w:sz w:val="24"/>
          <w:szCs w:val="24"/>
        </w:rPr>
        <w:t xml:space="preserve">Figure </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STYLEREF 1 \s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2</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w:t>
      </w:r>
      <w:r w:rsidRPr="002245EF">
        <w:rPr>
          <w:rFonts w:ascii="Times New Roman" w:hAnsi="Times New Roman" w:cs="Times New Roman"/>
          <w:i w:val="0"/>
          <w:iCs w:val="0"/>
          <w:color w:val="auto"/>
          <w:sz w:val="24"/>
          <w:szCs w:val="24"/>
        </w:rPr>
        <w:fldChar w:fldCharType="begin"/>
      </w:r>
      <w:r w:rsidRPr="002245EF">
        <w:rPr>
          <w:rFonts w:ascii="Times New Roman" w:hAnsi="Times New Roman" w:cs="Times New Roman"/>
          <w:i w:val="0"/>
          <w:iCs w:val="0"/>
          <w:color w:val="auto"/>
          <w:sz w:val="24"/>
          <w:szCs w:val="24"/>
        </w:rPr>
        <w:instrText xml:space="preserve"> SEQ Figure \* ARABIC \s 1 </w:instrText>
      </w:r>
      <w:r w:rsidRPr="002245EF">
        <w:rPr>
          <w:rFonts w:ascii="Times New Roman" w:hAnsi="Times New Roman" w:cs="Times New Roman"/>
          <w:i w:val="0"/>
          <w:iCs w:val="0"/>
          <w:color w:val="auto"/>
          <w:sz w:val="24"/>
          <w:szCs w:val="24"/>
        </w:rPr>
        <w:fldChar w:fldCharType="separate"/>
      </w:r>
      <w:r w:rsidRPr="002245EF">
        <w:rPr>
          <w:rFonts w:ascii="Times New Roman" w:hAnsi="Times New Roman" w:cs="Times New Roman"/>
          <w:i w:val="0"/>
          <w:iCs w:val="0"/>
          <w:noProof/>
          <w:color w:val="auto"/>
          <w:sz w:val="24"/>
          <w:szCs w:val="24"/>
        </w:rPr>
        <w:t>9</w:t>
      </w:r>
      <w:r w:rsidRPr="002245EF">
        <w:rPr>
          <w:rFonts w:ascii="Times New Roman" w:hAnsi="Times New Roman" w:cs="Times New Roman"/>
          <w:i w:val="0"/>
          <w:iCs w:val="0"/>
          <w:color w:val="auto"/>
          <w:sz w:val="24"/>
          <w:szCs w:val="24"/>
        </w:rPr>
        <w:fldChar w:fldCharType="end"/>
      </w:r>
      <w:r w:rsidRPr="002245EF">
        <w:rPr>
          <w:rFonts w:ascii="Times New Roman" w:hAnsi="Times New Roman" w:cs="Times New Roman"/>
          <w:i w:val="0"/>
          <w:iCs w:val="0"/>
          <w:color w:val="auto"/>
          <w:sz w:val="24"/>
          <w:szCs w:val="24"/>
        </w:rPr>
        <w:t xml:space="preserve"> Location of old-growth grove near the confluence of the Verde River and West Clear Creek.</w:t>
      </w:r>
    </w:p>
    <w:p w14:paraId="76E63F4C" w14:textId="10F6A459"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These large legacy trees are located far (&gt;100m) from the active </w:t>
      </w:r>
      <w:r w:rsidR="00E24A13" w:rsidRPr="002245EF">
        <w:rPr>
          <w:rFonts w:ascii="Times New Roman" w:hAnsi="Times New Roman" w:cs="Times New Roman"/>
          <w:sz w:val="24"/>
          <w:szCs w:val="24"/>
        </w:rPr>
        <w:t xml:space="preserve">river </w:t>
      </w:r>
      <w:r w:rsidRPr="002245EF">
        <w:rPr>
          <w:rFonts w:ascii="Times New Roman" w:hAnsi="Times New Roman" w:cs="Times New Roman"/>
          <w:sz w:val="24"/>
          <w:szCs w:val="24"/>
        </w:rPr>
        <w:t xml:space="preserve">channel. They also are growing multiple meters in elevation above the river channel. Finally, these trees were growing in a large grassland with no other woody plant competition. These trees are likely </w:t>
      </w:r>
      <w:r w:rsidRPr="002245EF">
        <w:rPr>
          <w:rFonts w:ascii="Times New Roman" w:hAnsi="Times New Roman" w:cs="Times New Roman"/>
          <w:sz w:val="24"/>
          <w:szCs w:val="24"/>
        </w:rPr>
        <w:lastRenderedPageBreak/>
        <w:t>connected to the groundwater and can grow without competition or impact from floods</w:t>
      </w:r>
      <w:r w:rsidR="00856710">
        <w:rPr>
          <w:rFonts w:ascii="Times New Roman" w:hAnsi="Times New Roman" w:cs="Times New Roman"/>
          <w:sz w:val="24"/>
          <w:szCs w:val="24"/>
        </w:rPr>
        <w:t>, allowing them to reach their old age</w:t>
      </w:r>
      <w:r w:rsidRPr="002245EF">
        <w:rPr>
          <w:rFonts w:ascii="Times New Roman" w:hAnsi="Times New Roman" w:cs="Times New Roman"/>
          <w:sz w:val="24"/>
          <w:szCs w:val="24"/>
        </w:rPr>
        <w:t>.</w:t>
      </w:r>
    </w:p>
    <w:p w14:paraId="7A173367"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lack of young trees was also influenced by the sampling design. Saplings must have an adequate size to not be severely damaged by the increment borer. The minimum diameter at coring height was about 5 cm. The study did not cut or age trees smaller than this diameter. Regeneration between seedlings and saplings was infrequent and destroying these intermediate trees was not done. This means that there are younger trees between those cored and the 2023 cohort measured in this study.</w:t>
      </w:r>
    </w:p>
    <w:p w14:paraId="671BECBA" w14:textId="77777777" w:rsidR="0038100D" w:rsidRPr="002245EF" w:rsidRDefault="0038100D" w:rsidP="0038100D">
      <w:pPr>
        <w:spacing w:line="480" w:lineRule="auto"/>
        <w:rPr>
          <w:rFonts w:ascii="Times New Roman" w:hAnsi="Times New Roman" w:cs="Times New Roman"/>
          <w:b/>
          <w:sz w:val="24"/>
          <w:szCs w:val="24"/>
        </w:rPr>
      </w:pPr>
    </w:p>
    <w:p w14:paraId="35559495"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Tree growth</w:t>
      </w:r>
    </w:p>
    <w:p w14:paraId="2F31D905" w14:textId="3733101E"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tab/>
        <w:t xml:space="preserve">In a study in 2006 along the Oldman River in Canada,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{"citationID":"F6vM8KWj","properties":{"formattedCitation":"(R. Willms et al., 2006)","plainCitation":"(R. Willms et al., 2006)","dontUpdate":true,"noteIndex":0},"citationItems":[{"id":57,"uris":["http://zotero.org/users/local/yyBX3i8n/items/EU8T2JKB"],"itemData":{"id":57,"type":"article-journal","container-title":"Trees","DOI":"10.1007/s00468-005-0027-1","ISSN":"0931-1890, 1432-2285","issue":"2","journalAbbreviation":"Trees","language":"en","license":"http://www.springer.com/tdm","page":"210-218","source":"DOI.org (Crossref)","title":"Growth of riparian cottonwoods: a developmental pattern and the influence of geomorphic context","title-short":"Growth of riparian cottonwoods","volume":"20","author":[{"family":"R. Willms","given":"Chad"},{"family":"W. Pearce","given":"David"},{"family":"B. Rood","given":"Stewart"}],"issued":{"date-parts":[["2006",3]]}}}],"schema":"https://github.com/citation-style-language/schema/raw/master/csl-citation.json"}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R. Willms et al. (2006)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describes cottonwoods as following a general growth pattern, reaching their peak growth rate at about 20 years after their germination before entering the mature stage</w:t>
      </w:r>
      <w:r w:rsidR="00777E8D">
        <w:rPr>
          <w:rFonts w:ascii="Times New Roman" w:hAnsi="Times New Roman" w:cs="Times New Roman"/>
          <w:sz w:val="24"/>
          <w:szCs w:val="24"/>
        </w:rPr>
        <w:t xml:space="preserve">. </w:t>
      </w:r>
      <w:r w:rsidRPr="002245EF">
        <w:rPr>
          <w:rFonts w:ascii="Times New Roman" w:hAnsi="Times New Roman" w:cs="Times New Roman"/>
          <w:sz w:val="24"/>
          <w:szCs w:val="24"/>
        </w:rPr>
        <w:t>This is the stage where cottonwoods are growing and adding biomass (BAI) at a constant rate. Cottonwoods along the Verde River seem to follow this trend (Figure 2.10). Basal area increased slowly during the establishment phase (for about 10 years)</w:t>
      </w:r>
      <w:r w:rsidR="00E24A13">
        <w:rPr>
          <w:rFonts w:ascii="Times New Roman" w:hAnsi="Times New Roman" w:cs="Times New Roman"/>
          <w:sz w:val="24"/>
          <w:szCs w:val="24"/>
        </w:rPr>
        <w:t xml:space="preserve">, </w:t>
      </w:r>
      <w:r w:rsidRPr="002245EF">
        <w:rPr>
          <w:rFonts w:ascii="Times New Roman" w:hAnsi="Times New Roman" w:cs="Times New Roman"/>
          <w:sz w:val="24"/>
          <w:szCs w:val="24"/>
        </w:rPr>
        <w:t xml:space="preserve">followed by </w:t>
      </w:r>
      <w:r w:rsidR="00E24A13">
        <w:rPr>
          <w:rFonts w:ascii="Times New Roman" w:hAnsi="Times New Roman" w:cs="Times New Roman"/>
          <w:sz w:val="24"/>
          <w:szCs w:val="24"/>
        </w:rPr>
        <w:t>a</w:t>
      </w:r>
      <w:r w:rsidRPr="002245EF">
        <w:rPr>
          <w:rFonts w:ascii="Times New Roman" w:hAnsi="Times New Roman" w:cs="Times New Roman"/>
          <w:sz w:val="24"/>
          <w:szCs w:val="24"/>
        </w:rPr>
        <w:t xml:space="preserve"> decade of rapid growth before leveling off and entering the mature growth stage (Figure 2.10). A key difference between the Canadian study and this study being the amount of growth. R. Willms et al.</w:t>
      </w:r>
      <w:r w:rsidR="00512C0B">
        <w:rPr>
          <w:rFonts w:ascii="Times New Roman" w:hAnsi="Times New Roman" w:cs="Times New Roman"/>
          <w:sz w:val="24"/>
          <w:szCs w:val="24"/>
        </w:rPr>
        <w:t xml:space="preserve"> (</w:t>
      </w:r>
      <w:commentRangeStart w:id="101"/>
      <w:r w:rsidR="00512C0B">
        <w:rPr>
          <w:rFonts w:ascii="Times New Roman" w:hAnsi="Times New Roman" w:cs="Times New Roman"/>
          <w:sz w:val="24"/>
          <w:szCs w:val="24"/>
        </w:rPr>
        <w:t>2006</w:t>
      </w:r>
      <w:commentRangeEnd w:id="101"/>
      <w:r w:rsidR="00512C0B">
        <w:rPr>
          <w:rStyle w:val="CommentReference"/>
        </w:rPr>
        <w:commentReference w:id="101"/>
      </w:r>
      <w:r w:rsidR="00512C0B">
        <w:rPr>
          <w:rFonts w:ascii="Times New Roman" w:hAnsi="Times New Roman" w:cs="Times New Roman"/>
          <w:sz w:val="24"/>
          <w:szCs w:val="24"/>
        </w:rPr>
        <w:t>)</w:t>
      </w:r>
      <w:r w:rsidRPr="002245EF">
        <w:rPr>
          <w:rFonts w:ascii="Times New Roman" w:hAnsi="Times New Roman" w:cs="Times New Roman"/>
          <w:sz w:val="24"/>
          <w:szCs w:val="24"/>
        </w:rPr>
        <w:t xml:space="preserve"> described</w:t>
      </w:r>
      <w:r w:rsidR="00E32D30">
        <w:rPr>
          <w:rFonts w:ascii="Times New Roman" w:hAnsi="Times New Roman" w:cs="Times New Roman"/>
          <w:sz w:val="24"/>
          <w:szCs w:val="24"/>
        </w:rPr>
        <w:t xml:space="preserve"> basal area increment</w:t>
      </w:r>
      <w:r w:rsidRPr="002245EF">
        <w:rPr>
          <w:rFonts w:ascii="Times New Roman" w:hAnsi="Times New Roman" w:cs="Times New Roman"/>
          <w:sz w:val="24"/>
          <w:szCs w:val="24"/>
        </w:rPr>
        <w:t xml:space="preserve"> growth between 1-9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during the first 20 years of growth while the cottonwoods along the Verde are growing in the 10-30 cm</w:t>
      </w:r>
      <w:r w:rsidRPr="002245EF">
        <w:rPr>
          <w:rFonts w:ascii="Times New Roman" w:hAnsi="Times New Roman" w:cs="Times New Roman"/>
          <w:sz w:val="24"/>
          <w:szCs w:val="24"/>
          <w:vertAlign w:val="superscript"/>
        </w:rPr>
        <w:t>2</w:t>
      </w:r>
      <w:r w:rsidRPr="002245EF">
        <w:rPr>
          <w:rFonts w:ascii="Times New Roman" w:hAnsi="Times New Roman" w:cs="Times New Roman"/>
          <w:sz w:val="24"/>
          <w:szCs w:val="24"/>
        </w:rPr>
        <w:t xml:space="preserve"> within that same period. So, while Verde Cottonwoods growth follows a similar trend, they grow much more rapidly.</w:t>
      </w:r>
    </w:p>
    <w:p w14:paraId="265F53D5" w14:textId="77777777" w:rsidR="0038100D" w:rsidRPr="002245EF" w:rsidRDefault="0038100D" w:rsidP="0038100D">
      <w:pPr>
        <w:spacing w:line="480" w:lineRule="auto"/>
        <w:jc w:val="center"/>
        <w:rPr>
          <w:rFonts w:ascii="Times New Roman" w:hAnsi="Times New Roman" w:cs="Times New Roman"/>
          <w:sz w:val="24"/>
          <w:szCs w:val="24"/>
        </w:rPr>
      </w:pPr>
      <w:r w:rsidRPr="002245EF">
        <w:rPr>
          <w:rFonts w:ascii="Times New Roman" w:hAnsi="Times New Roman" w:cs="Times New Roman"/>
          <w:noProof/>
          <w:sz w:val="24"/>
          <w:szCs w:val="24"/>
        </w:rPr>
        <w:lastRenderedPageBreak/>
        <w:drawing>
          <wp:inline distT="0" distB="0" distL="0" distR="0" wp14:anchorId="24A51918" wp14:editId="6CC082FC">
            <wp:extent cx="2004060" cy="2388898"/>
            <wp:effectExtent l="0" t="0" r="0" b="0"/>
            <wp:docPr id="1628160333"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60333" name="Picture 1" descr="A comparison of a graph&#10;&#10;Description automatically generated with medium confidence"/>
                    <pic:cNvPicPr/>
                  </pic:nvPicPr>
                  <pic:blipFill>
                    <a:blip r:embed="rId28"/>
                    <a:stretch>
                      <a:fillRect/>
                    </a:stretch>
                  </pic:blipFill>
                  <pic:spPr>
                    <a:xfrm>
                      <a:off x="0" y="0"/>
                      <a:ext cx="2009304" cy="2395149"/>
                    </a:xfrm>
                    <a:prstGeom prst="rect">
                      <a:avLst/>
                    </a:prstGeom>
                  </pic:spPr>
                </pic:pic>
              </a:graphicData>
            </a:graphic>
          </wp:inline>
        </w:drawing>
      </w:r>
      <w:r w:rsidRPr="002245EF">
        <w:rPr>
          <w:rFonts w:ascii="Times New Roman" w:hAnsi="Times New Roman" w:cs="Times New Roman"/>
          <w:noProof/>
          <w:sz w:val="24"/>
          <w:szCs w:val="24"/>
          <w14:ligatures w14:val="standardContextual"/>
        </w:rPr>
        <w:drawing>
          <wp:inline distT="0" distB="0" distL="0" distR="0" wp14:anchorId="306DF283" wp14:editId="04FD53E6">
            <wp:extent cx="2190750" cy="2246924"/>
            <wp:effectExtent l="0" t="0" r="0" b="1270"/>
            <wp:docPr id="420220519" name="Picture 2"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20519" name="Picture 2" descr="A graph with numbers and lines&#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95963" cy="2252271"/>
                    </a:xfrm>
                    <a:prstGeom prst="rect">
                      <a:avLst/>
                    </a:prstGeom>
                  </pic:spPr>
                </pic:pic>
              </a:graphicData>
            </a:graphic>
          </wp:inline>
        </w:drawing>
      </w:r>
    </w:p>
    <w:p w14:paraId="321FE301" w14:textId="77777777" w:rsidR="0038100D" w:rsidRDefault="0038100D" w:rsidP="0038100D">
      <w:pPr>
        <w:pStyle w:val="Caption"/>
        <w:spacing w:line="480" w:lineRule="auto"/>
        <w:jc w:val="center"/>
        <w:rPr>
          <w:rFonts w:ascii="Times New Roman" w:hAnsi="Times New Roman" w:cs="Times New Roman"/>
          <w:color w:val="auto"/>
          <w:sz w:val="24"/>
          <w:szCs w:val="24"/>
        </w:rPr>
      </w:pPr>
      <w:bookmarkStart w:id="102" w:name="_Toc193890758"/>
      <w:r w:rsidRPr="002245EF">
        <w:rPr>
          <w:rFonts w:ascii="Times New Roman" w:hAnsi="Times New Roman" w:cs="Times New Roman"/>
          <w:color w:val="auto"/>
          <w:sz w:val="24"/>
          <w:szCs w:val="24"/>
        </w:rPr>
        <w:t xml:space="preserve">Figure </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STYLEREF 1 \s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2</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w:t>
      </w:r>
      <w:r w:rsidRPr="002245EF">
        <w:rPr>
          <w:rFonts w:ascii="Times New Roman" w:hAnsi="Times New Roman" w:cs="Times New Roman"/>
          <w:color w:val="auto"/>
          <w:sz w:val="24"/>
          <w:szCs w:val="24"/>
        </w:rPr>
        <w:fldChar w:fldCharType="begin"/>
      </w:r>
      <w:r w:rsidRPr="002245EF">
        <w:rPr>
          <w:rFonts w:ascii="Times New Roman" w:hAnsi="Times New Roman" w:cs="Times New Roman"/>
          <w:color w:val="auto"/>
          <w:sz w:val="24"/>
          <w:szCs w:val="24"/>
        </w:rPr>
        <w:instrText xml:space="preserve"> SEQ Figure \* ARABIC \s 1 </w:instrText>
      </w:r>
      <w:r w:rsidRPr="002245EF">
        <w:rPr>
          <w:rFonts w:ascii="Times New Roman" w:hAnsi="Times New Roman" w:cs="Times New Roman"/>
          <w:color w:val="auto"/>
          <w:sz w:val="24"/>
          <w:szCs w:val="24"/>
        </w:rPr>
        <w:fldChar w:fldCharType="separate"/>
      </w:r>
      <w:r w:rsidRPr="002245EF">
        <w:rPr>
          <w:rFonts w:ascii="Times New Roman" w:hAnsi="Times New Roman" w:cs="Times New Roman"/>
          <w:noProof/>
          <w:color w:val="auto"/>
          <w:sz w:val="24"/>
          <w:szCs w:val="24"/>
        </w:rPr>
        <w:t>10</w:t>
      </w:r>
      <w:r w:rsidRPr="002245EF">
        <w:rPr>
          <w:rFonts w:ascii="Times New Roman" w:hAnsi="Times New Roman" w:cs="Times New Roman"/>
          <w:color w:val="auto"/>
          <w:sz w:val="24"/>
          <w:szCs w:val="24"/>
        </w:rPr>
        <w:fldChar w:fldCharType="end"/>
      </w:r>
      <w:r w:rsidRPr="002245EF">
        <w:rPr>
          <w:rFonts w:ascii="Times New Roman" w:hAnsi="Times New Roman" w:cs="Times New Roman"/>
          <w:color w:val="auto"/>
          <w:sz w:val="24"/>
          <w:szCs w:val="24"/>
        </w:rPr>
        <w:t xml:space="preserve"> Showing R. Willms et al. generalized trend of cottonwood growth (left) compared to the 5-year BAI moving average for cottonwoods along the Verde (right).</w:t>
      </w:r>
      <w:bookmarkEnd w:id="102"/>
    </w:p>
    <w:p w14:paraId="53A2821A" w14:textId="3F8D548C" w:rsidR="00777E8D" w:rsidRPr="00777E8D" w:rsidRDefault="00777E8D" w:rsidP="00777E8D">
      <w:pPr>
        <w:spacing w:line="480" w:lineRule="auto"/>
        <w:rPr>
          <w:rFonts w:ascii="Times New Roman" w:hAnsi="Times New Roman" w:cs="Times New Roman"/>
          <w:sz w:val="24"/>
          <w:szCs w:val="24"/>
        </w:rPr>
      </w:pPr>
      <w:r>
        <w:rPr>
          <w:rFonts w:ascii="Times New Roman" w:hAnsi="Times New Roman" w:cs="Times New Roman"/>
          <w:sz w:val="24"/>
          <w:szCs w:val="24"/>
        </w:rPr>
        <w:tab/>
        <w:t>This rapid growth is likely do to the more favorable climate found along the Verde River. Fremont cottonwoods along the Verde River have a much longer growing season with higher temperatures. In addition, winters are much milder than those in Alberta. These more favorable climate conditions allow Fremont cottonwoods on the Verde River to grow much quicker than other cottonwoods at higher latitudes.</w:t>
      </w:r>
    </w:p>
    <w:p w14:paraId="0E390148" w14:textId="77777777" w:rsidR="00777E8D" w:rsidRPr="00777E8D" w:rsidRDefault="00777E8D" w:rsidP="00777E8D"/>
    <w:p w14:paraId="0C5461ED" w14:textId="77777777" w:rsidR="0038100D" w:rsidRPr="002245EF" w:rsidRDefault="0038100D" w:rsidP="0038100D">
      <w:pPr>
        <w:spacing w:line="480" w:lineRule="auto"/>
        <w:rPr>
          <w:rFonts w:ascii="Times New Roman" w:hAnsi="Times New Roman" w:cs="Times New Roman"/>
          <w:b/>
          <w:sz w:val="24"/>
          <w:szCs w:val="24"/>
        </w:rPr>
      </w:pPr>
      <w:r w:rsidRPr="002245EF">
        <w:rPr>
          <w:rFonts w:ascii="Times New Roman" w:hAnsi="Times New Roman" w:cs="Times New Roman"/>
          <w:b/>
          <w:sz w:val="24"/>
          <w:szCs w:val="24"/>
        </w:rPr>
        <w:t>Response to climate</w:t>
      </w:r>
    </w:p>
    <w:p w14:paraId="1C3D7C4B" w14:textId="19D5D67F" w:rsidR="0038100D" w:rsidRPr="002245EF" w:rsidRDefault="00777E8D" w:rsidP="0038100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Five variables were found to </w:t>
      </w:r>
      <w:r w:rsidR="00E24A13">
        <w:rPr>
          <w:rFonts w:ascii="Times New Roman" w:hAnsi="Times New Roman" w:cs="Times New Roman"/>
          <w:sz w:val="24"/>
          <w:szCs w:val="24"/>
        </w:rPr>
        <w:t xml:space="preserve">be </w:t>
      </w:r>
      <w:r>
        <w:rPr>
          <w:rFonts w:ascii="Times New Roman" w:hAnsi="Times New Roman" w:cs="Times New Roman"/>
          <w:sz w:val="24"/>
          <w:szCs w:val="24"/>
        </w:rPr>
        <w:t xml:space="preserve">significantly </w:t>
      </w:r>
      <w:r w:rsidR="00E24A13">
        <w:rPr>
          <w:rFonts w:ascii="Times New Roman" w:hAnsi="Times New Roman" w:cs="Times New Roman"/>
          <w:sz w:val="24"/>
          <w:szCs w:val="24"/>
        </w:rPr>
        <w:t xml:space="preserve">correlated with </w:t>
      </w:r>
      <w:r>
        <w:rPr>
          <w:rFonts w:ascii="Times New Roman" w:hAnsi="Times New Roman" w:cs="Times New Roman"/>
          <w:sz w:val="24"/>
          <w:szCs w:val="24"/>
        </w:rPr>
        <w:t xml:space="preserve">annual growth </w:t>
      </w:r>
      <w:r w:rsidR="00E24A13">
        <w:rPr>
          <w:rFonts w:ascii="Times New Roman" w:hAnsi="Times New Roman" w:cs="Times New Roman"/>
          <w:sz w:val="24"/>
          <w:szCs w:val="24"/>
        </w:rPr>
        <w:t xml:space="preserve">of </w:t>
      </w:r>
      <w:r>
        <w:rPr>
          <w:rFonts w:ascii="Times New Roman" w:hAnsi="Times New Roman" w:cs="Times New Roman"/>
          <w:sz w:val="24"/>
          <w:szCs w:val="24"/>
        </w:rPr>
        <w:t xml:space="preserve">Fremont cottonwoods. Mean June and July streamflow (positive), mean October temperature (positive), mean June PDSI (positive) and mean September streamflow (negative). </w:t>
      </w:r>
    </w:p>
    <w:p w14:paraId="7DD60FC0"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 June and July streamflows had the highest correlation to tree growth. In the Verde River, June streamflows are typically the lowest of the year. Although the monsoon season officially begins June 15</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meaningful precipitation usually arrives in mid-July. Therefore, June and July before the arrival of the North American Monsoon often have the lowest flows and highest </w:t>
      </w:r>
      <w:r w:rsidRPr="002245EF">
        <w:rPr>
          <w:rFonts w:ascii="Times New Roman" w:hAnsi="Times New Roman" w:cs="Times New Roman"/>
          <w:sz w:val="24"/>
          <w:szCs w:val="24"/>
        </w:rPr>
        <w:lastRenderedPageBreak/>
        <w:t xml:space="preserve">temperatures. In addition, June and July is peak irrigation season for agriculture within the Verde Valley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{"citationID":"TeZyAnyN","properties":{"formattedCitation":"(Bradley D. Garner &amp; Donald J. Bills, 2012)","plainCitation":"(Bradley D. Garner &amp; Donald J. Bills, 2012)","dontUpdate":true,"noteIndex":0},"citationItems":[{"id":63,"uris":["http://zotero.org/users/local/yyBX3i8n/items/U8P6VY2D"],"itemData":{"id":63,"type":"report","genre":"Scientific Investigations Report","language":"en","note":"collection-title: Scientific Investigations Report","source":"DOI.org (Crossref)","title":"Spatial and seasonal variability of base flow in the Verde Valley, central Arizona, 2007 and 2011","author":[{"literal":"Bradley D. Garner"},{"literal":"Donald J. Bills"}],"issued":{"date-parts":[["2012"]]}}}],"schema":"https://github.com/citation-style-language/schema/raw/master/csl-citation.json"}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(Garner &amp; Bills, 2012)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Groundwater and surface water are highly related in the Southwest. Higher flows, and therefore higher groundwater levels, could also saturate more of the rhizosphere allowing for more roots to be able to access water. This water could then contribute to tree growth or cooling. Fremont cottonwoods can cool themselves remarkably well from high summer temperatures as long as they have adequate water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{"citationID":"NNglk3hH","properties":{"formattedCitation":"(Moran et al., 2023)","plainCitation":"(Moran et al., 2023)","noteIndex":0},"citationItems":[{"id":55,"uris":["http://zotero.org/users/local/yyBX3i8n/items/YFRJXZAY"],"itemData":{"id":55,"type":"article-journal","abstract":"Summary\n            \n              \n                \n                  \n                    Populus fremontii\n                    is among the most dominant, and ecologically important riparian tree species in the western United States and can thrive in hyper‐arid riparian corridors. Yet,\n                    P. fremontii\n                    forests have rapidly declined over the last decade, particularly in places where temperatures sometimes exceed 50°C.\n                  \n                \n                \n                  \n                    We evaluated high temperature tolerance of leaf metabolism, leaf thermoregulation, and leaf hydraulic function in eight\n                    P. fremontii\n                    populations spanning a 5.3°C mean annual temperature gradient in a well‐watered common garden, and at source locations throughout the lower Colorado River Basin.\n                  \n                \n                \n                  \n                    Two major results emerged. First, despite having an exceptionally high\n                    T\n                    crit\n                    (the temperature at which Photosystem II is disrupted) relative to other tree taxa, recent heat waves exceeded\n                    T\n                    crit\n                    , requiring evaporative leaf cooling to maintain leaf‐to‐air thermal safety margins. Second, in midsummer, genotypes from the warmest locations maintained lower midday leaf temperatures, a higher midday stomatal conductance, and maintained turgor pressure at lower water potentials than genotypes from more temperate locations.\n                  \n                \n                \n                  \n                    Taken together, results suggest that under well‐watered conditions,\n                    P. fremontii\n                    can regulate leaf temperature below\n                    T\n                    crit\n                    along the warm edge of its distribution. Nevertheless, reduced Colorado River flows threaten to lower water tables below levels needed for evaporative cooling during episodic heat waves.","container-title":"New Phytologist","DOI":"10.1111/nph.19247","ISSN":"0028-646X, 1469-8137","issue":"6","journalAbbreviation":"New Phytologist","language":"en","page":"2298-2311","source":"DOI.org (Crossref)","title":"Limits of thermal and hydrological tolerance in a foundation tree species ( &lt;i&gt;Populus fremontii&lt;/i&gt; ) in the desert southwestern United States","volume":"240","author":[{"family":"Moran","given":"Madeline E."},{"family":"Aparecido","given":"Luiza M. T."},{"family":"Koepke","given":"Dan F."},{"family":"Cooper","given":"Hillary F."},{"family":"Doughty","given":"Christopher E."},{"family":"Gehring","given":"Catherine A."},{"family":"Throop","given":"Heather L."},{"family":"Whitham","given":"Thomas G."},{"family":"Allan","given":"Gerard J."},{"family":"Hultine","given":"Kevin R."}],"issued":{"date-parts":[["2023",12]]}}}],"schema":"https://github.com/citation-style-language/schema/raw/master/csl-citation.json"}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(Moran et al., 2023)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Higher flows could increase water availability and allow them to cool themselves more efficiently. </w:t>
      </w:r>
    </w:p>
    <w:p w14:paraId="24CE8946" w14:textId="77777777" w:rsidR="00B30EE6"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The previous October’s temperatures (positive) are significantly correlated to annual growth. Higher October temperatures before senescence may help prolong the growing season for riparian trees which would allow them to increase their growth the following year. More positive PDSI values indicate overall wetter conditions. A positive response to June PDSI indicates that wetter June conditions positively impact tree growth</w:t>
      </w:r>
      <w:r w:rsidRPr="002245EF">
        <w:rPr>
          <w:rFonts w:ascii="Times New Roman" w:hAnsi="Times New Roman" w:cs="Times New Roman"/>
          <w:sz w:val="24"/>
          <w:szCs w:val="24"/>
        </w:rPr>
        <w:t>.</w:t>
      </w:r>
      <w:r w:rsidRPr="002245EF">
        <w:rPr>
          <w:rFonts w:ascii="Times New Roman" w:hAnsi="Times New Roman" w:cs="Times New Roman"/>
          <w:sz w:val="24"/>
          <w:szCs w:val="24"/>
        </w:rPr>
        <w:t xml:space="preserve"> September streamflow was negatively correlated to annual tree growth, but this seems inconsistent with cottonwood ecology.</w:t>
      </w:r>
    </w:p>
    <w:p w14:paraId="18273608" w14:textId="4B291FFF" w:rsidR="0038100D" w:rsidRPr="002245EF" w:rsidRDefault="00B30EE6" w:rsidP="0038100D">
      <w:pPr>
        <w:spacing w:line="480" w:lineRule="auto"/>
        <w:ind w:firstLine="720"/>
        <w:rPr>
          <w:rFonts w:ascii="Times New Roman" w:hAnsi="Times New Roman" w:cs="Times New Roman"/>
          <w:sz w:val="24"/>
          <w:szCs w:val="24"/>
        </w:rPr>
      </w:pPr>
      <w:r w:rsidRPr="00B30EE6">
        <w:rPr>
          <w:rFonts w:ascii="Times New Roman" w:hAnsi="Times New Roman" w:cs="Times New Roman"/>
          <w:sz w:val="24"/>
          <w:szCs w:val="24"/>
        </w:rPr>
        <w:t xml:space="preserve"> </w:t>
      </w:r>
      <w:r w:rsidRPr="002245EF">
        <w:rPr>
          <w:rFonts w:ascii="Times New Roman" w:hAnsi="Times New Roman" w:cs="Times New Roman"/>
          <w:sz w:val="24"/>
          <w:szCs w:val="24"/>
        </w:rPr>
        <w:t>Different cottonwood species in different geographic areas respond differently to seasonal streamflows. For example,  plains cottonwoods (</w:t>
      </w:r>
      <w:r w:rsidRPr="002245EF">
        <w:rPr>
          <w:rFonts w:ascii="Times New Roman" w:hAnsi="Times New Roman" w:cs="Times New Roman"/>
          <w:i/>
          <w:iCs/>
          <w:sz w:val="24"/>
          <w:szCs w:val="24"/>
        </w:rPr>
        <w:t xml:space="preserve">P. deltoides) </w:t>
      </w:r>
      <w:r w:rsidRPr="002245EF">
        <w:rPr>
          <w:rFonts w:ascii="Times New Roman" w:hAnsi="Times New Roman" w:cs="Times New Roman"/>
          <w:sz w:val="24"/>
          <w:szCs w:val="24"/>
        </w:rPr>
        <w:t xml:space="preserve">in the Northern Rockies had growth most correlated to March to June or April to July streamflows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{"citationID":"RbFUGRnH","properties":{"formattedCitation":"(Schook et al., 2016)","plainCitation":"(Schook et al., 2016)","noteIndex":0},"citationItems":[{"id":53,"uris":["http://zotero.org/users/local/yyBX3i8n/items/5C8XJQ69"],"itemData":{"id":53,"type":"article-journal","container-title":"Water Resources Research","DOI":"10.1002/2016WR018845","ISSN":"00431397","issue":"10","journalAbbreviation":"Water Resour. Res.","language":"en","license":"http://doi.wiley.com/10.1002/tdm_license_1.1","page":"8159-8173","source":"DOI.org (Crossref)","title":"Flow reconstructions in the Upper Missouri River Basin using riparian tree rings: Upper Missouri River Basin flow reconstructions","title-short":"Flow reconstructions in the Upper Missouri River Basin using riparian tree rings","volume":"52","author":[{"family":"Schook","given":"Derek M."},{"family":"Friedman","given":"Jonathan M."},{"family":"Rathburn","given":"Sara L."}],"issued":{"date-parts":[["2016",10]]}}}],"schema":"https://github.com/citation-style-language/schema/raw/master/csl-citation.json"}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(Schook et al., 2016)</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This growth response is reflective of a snowmelt driven system. Rio Grande cottonwoods (</w:t>
      </w:r>
      <w:r w:rsidRPr="002245EF">
        <w:rPr>
          <w:rFonts w:ascii="Times New Roman" w:hAnsi="Times New Roman" w:cs="Times New Roman"/>
          <w:i/>
          <w:iCs/>
          <w:sz w:val="24"/>
          <w:szCs w:val="24"/>
        </w:rPr>
        <w:t xml:space="preserve">P. </w:t>
      </w:r>
      <w:proofErr w:type="spellStart"/>
      <w:r w:rsidRPr="002245EF">
        <w:rPr>
          <w:rFonts w:ascii="Times New Roman" w:hAnsi="Times New Roman" w:cs="Times New Roman"/>
          <w:i/>
          <w:iCs/>
          <w:sz w:val="24"/>
          <w:szCs w:val="24"/>
        </w:rPr>
        <w:t>deltoides</w:t>
      </w:r>
      <w:proofErr w:type="spellEnd"/>
      <w:r w:rsidRPr="002245EF">
        <w:rPr>
          <w:rFonts w:ascii="Times New Roman" w:hAnsi="Times New Roman" w:cs="Times New Roman"/>
          <w:i/>
          <w:iCs/>
          <w:sz w:val="24"/>
          <w:szCs w:val="24"/>
        </w:rPr>
        <w:t xml:space="preserve"> </w:t>
      </w:r>
      <w:r w:rsidRPr="007838C1">
        <w:rPr>
          <w:rFonts w:ascii="Times New Roman" w:hAnsi="Times New Roman" w:cs="Times New Roman"/>
          <w:sz w:val="24"/>
          <w:szCs w:val="24"/>
        </w:rPr>
        <w:t>sub</w:t>
      </w:r>
      <w:r w:rsidR="00B078D0">
        <w:rPr>
          <w:rFonts w:ascii="Times New Roman" w:hAnsi="Times New Roman" w:cs="Times New Roman"/>
          <w:sz w:val="24"/>
          <w:szCs w:val="24"/>
        </w:rPr>
        <w:t>s</w:t>
      </w:r>
      <w:r w:rsidRPr="007838C1">
        <w:rPr>
          <w:rFonts w:ascii="Times New Roman" w:hAnsi="Times New Roman" w:cs="Times New Roman"/>
          <w:sz w:val="24"/>
          <w:szCs w:val="24"/>
        </w:rPr>
        <w:t>p</w:t>
      </w:r>
      <w:r w:rsidRPr="002245EF">
        <w:rPr>
          <w:rFonts w:ascii="Times New Roman" w:hAnsi="Times New Roman" w:cs="Times New Roman"/>
          <w:i/>
          <w:iCs/>
          <w:sz w:val="24"/>
          <w:szCs w:val="24"/>
        </w:rPr>
        <w:t xml:space="preserve">. </w:t>
      </w:r>
      <w:proofErr w:type="spellStart"/>
      <w:r w:rsidRPr="002245EF">
        <w:rPr>
          <w:rFonts w:ascii="Times New Roman" w:hAnsi="Times New Roman" w:cs="Times New Roman"/>
          <w:i/>
          <w:iCs/>
          <w:sz w:val="24"/>
          <w:szCs w:val="24"/>
        </w:rPr>
        <w:t>wislizeni</w:t>
      </w:r>
      <w:proofErr w:type="spellEnd"/>
      <w:r w:rsidRPr="002245EF">
        <w:rPr>
          <w:rFonts w:ascii="Times New Roman" w:hAnsi="Times New Roman" w:cs="Times New Roman"/>
          <w:sz w:val="24"/>
          <w:szCs w:val="24"/>
        </w:rPr>
        <w:t xml:space="preserve">) along a regulated reach of the Rio Grande in New Mexico were most correlated to July-September streamflow which indicates a monsoon driven growth system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{"citationID":"ZMBEfIn5","properties":{"formattedCitation":"(Varani et al., 2024)","plainCitation":"(Varani et al., 2024)","noteIndex":0},"citationItems":[{"id":54,"uris":["http://zotero.org/users/local/yyBX3i8n/items/5TTAZCQY"],"itemData":{"id":54,"type":"article-journal","abstract":"Abstract\n            \n              Riparian ecosystems are some of the most valuable and vulnerable on the planet. Riparian tree mortality is increasing in the western United States, where altered streamflows are combining with warming climate. Between 2011 and 2013, one third of an extensive stand of\n              \n                Populus deltoides\n                var.\n                wislizeni\n              \n              (Rio Grande cottonwood) died along the middle Rio Grande on the Pueblo of Santa Ana in New Mexico. Mortality coincided with a severe drought that followed a decade of decreasing streamflow, but it was heterogeneous, with adjacent patches of dead and live trees. The goal of this research was to determine the drivers of mortality to provide insights into future risks of die‐off and potential management interventions. We compared tree age, competition, tree‐ring widths, sediment particle size and climate influences between live and dead forest patches in a nested plot design. Live and dead trees had similar age, stand density and particle sizes of shallow sediments. Tree‐ring widths had the highest correlations with July–September streamflow (1932–2013). All trees had declining ring growth since 1992, coinciding with declining late summer streamflow. An accelerated decline in growth began in 2002, corresponding to recent warmer droughts. Trees that died had lower ring growth 3 years prior to death and in the mid‐1900s. Dead trees also had coarser deep sediments 2.4–3.7 m below ground, suggesting that reduced water holding capacity was an important factor for mortality. Water management to increase streamflow during the late summer, especially during times of extended drought, could reduce mortality risk in the face of projected increasingly warm droughts.","container-title":"Ecohydrology","DOI":"10.1002/eco.2692","ISSN":"1936-0584, 1936-0592","issue":"8","journalAbbreviation":"Ecohydrology","language":"en","page":"e2692","source":"DOI.org (Crossref)","title":"Patterns and drivers of cottonwood mortality in the middle Rio Grande, New Mexico, USA","volume":"17","author":[{"family":"Varani","given":"Hannah"},{"family":"Margolis","given":"Ellis Q."},{"family":"Muldavin","given":"Esteban H."},{"family":"Pockman","given":"William T."}],"issued":{"date-parts":[["2024",12]]}}}],"schema":"https://github.com/citation-style-language/schema/raw/master/csl-citation.json"}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(Varani et al., 2024)</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The Verde River is unique because it is a snowmelt driven system in the Southwest that also is relatively unregulated. </w:t>
      </w:r>
      <w:r>
        <w:rPr>
          <w:rFonts w:ascii="Times New Roman" w:hAnsi="Times New Roman" w:cs="Times New Roman"/>
          <w:sz w:val="24"/>
          <w:szCs w:val="24"/>
        </w:rPr>
        <w:t xml:space="preserve">The response function analysis indicates that the </w:t>
      </w:r>
      <w:r>
        <w:rPr>
          <w:rFonts w:ascii="Times New Roman" w:hAnsi="Times New Roman" w:cs="Times New Roman"/>
          <w:sz w:val="24"/>
          <w:szCs w:val="24"/>
        </w:rPr>
        <w:lastRenderedPageBreak/>
        <w:t>low flow period between the end of the snowmelt season and the beginning of the monsoon season is when riparian cottonwoods need water the most.</w:t>
      </w:r>
    </w:p>
    <w:p w14:paraId="33509F5B" w14:textId="77777777" w:rsidR="0038100D" w:rsidRPr="002245EF" w:rsidRDefault="0038100D" w:rsidP="0038100D">
      <w:pPr>
        <w:spacing w:line="480" w:lineRule="auto"/>
        <w:rPr>
          <w:rFonts w:ascii="Times New Roman" w:hAnsi="Times New Roman" w:cs="Times New Roman"/>
          <w:b/>
          <w:bCs/>
          <w:sz w:val="24"/>
          <w:szCs w:val="24"/>
        </w:rPr>
      </w:pPr>
      <w:r w:rsidRPr="002245EF">
        <w:rPr>
          <w:rFonts w:ascii="Times New Roman" w:hAnsi="Times New Roman" w:cs="Times New Roman"/>
          <w:b/>
          <w:bCs/>
          <w:sz w:val="24"/>
          <w:szCs w:val="24"/>
        </w:rPr>
        <w:t>Establishment</w:t>
      </w:r>
    </w:p>
    <w:p w14:paraId="36FE46B8"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Verde River and its floodplain are constantly transitioning between erosional and depositional patterns. Riparian tree root collars are </w:t>
      </w:r>
      <w:commentRangeStart w:id="103"/>
      <w:r w:rsidRPr="002245EF">
        <w:rPr>
          <w:rFonts w:ascii="Times New Roman" w:hAnsi="Times New Roman" w:cs="Times New Roman"/>
          <w:sz w:val="24"/>
          <w:szCs w:val="24"/>
        </w:rPr>
        <w:t>often submerged by sediment</w:t>
      </w:r>
      <w:commentRangeEnd w:id="103"/>
      <w:r w:rsidR="00B078D0">
        <w:rPr>
          <w:rStyle w:val="CommentReference"/>
        </w:rPr>
        <w:commentReference w:id="103"/>
      </w:r>
      <w:r w:rsidRPr="002245EF">
        <w:rPr>
          <w:rFonts w:ascii="Times New Roman" w:hAnsi="Times New Roman" w:cs="Times New Roman"/>
          <w:sz w:val="24"/>
          <w:szCs w:val="24"/>
        </w:rPr>
        <w:t xml:space="preserve">, and the amount of deposition is impossible to know without direct excavation. Therefore, ages collected from this study </w:t>
      </w:r>
      <w:commentRangeStart w:id="104"/>
      <w:r w:rsidRPr="002245EF">
        <w:rPr>
          <w:rFonts w:ascii="Times New Roman" w:hAnsi="Times New Roman" w:cs="Times New Roman"/>
          <w:sz w:val="24"/>
          <w:szCs w:val="24"/>
        </w:rPr>
        <w:t>are the minimum ages a tree could be at the height the core was taken</w:t>
      </w:r>
      <w:commentRangeEnd w:id="104"/>
      <w:r w:rsidR="00B078D0">
        <w:rPr>
          <w:rStyle w:val="CommentReference"/>
        </w:rPr>
        <w:commentReference w:id="104"/>
      </w:r>
      <w:r w:rsidRPr="002245EF">
        <w:rPr>
          <w:rFonts w:ascii="Times New Roman" w:hAnsi="Times New Roman" w:cs="Times New Roman"/>
          <w:sz w:val="24"/>
          <w:szCs w:val="24"/>
        </w:rPr>
        <w:t xml:space="preserve">. </w:t>
      </w:r>
    </w:p>
    <w:p w14:paraId="53EBC075" w14:textId="4F99FE5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Riparian forests along the Verde </w:t>
      </w:r>
      <w:r w:rsidR="00E32D30">
        <w:rPr>
          <w:rFonts w:ascii="Times New Roman" w:hAnsi="Times New Roman" w:cs="Times New Roman"/>
          <w:sz w:val="24"/>
          <w:szCs w:val="24"/>
        </w:rPr>
        <w:t>recovered for most</w:t>
      </w:r>
      <w:r w:rsidRPr="002245EF">
        <w:rPr>
          <w:rFonts w:ascii="Times New Roman" w:hAnsi="Times New Roman" w:cs="Times New Roman"/>
          <w:sz w:val="24"/>
          <w:szCs w:val="24"/>
        </w:rPr>
        <w:t xml:space="preserve"> of the 20</w:t>
      </w:r>
      <w:r w:rsidRPr="002245EF">
        <w:rPr>
          <w:rFonts w:ascii="Times New Roman" w:hAnsi="Times New Roman" w:cs="Times New Roman"/>
          <w:sz w:val="24"/>
          <w:szCs w:val="24"/>
          <w:vertAlign w:val="superscript"/>
        </w:rPr>
        <w:t>th</w:t>
      </w:r>
      <w:r w:rsidRPr="002245EF">
        <w:rPr>
          <w:rFonts w:ascii="Times New Roman" w:hAnsi="Times New Roman" w:cs="Times New Roman"/>
          <w:sz w:val="24"/>
          <w:szCs w:val="24"/>
        </w:rPr>
        <w:t xml:space="preserve"> century from anthropogenic impacts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{"citationID":"DW9HkAY0","properties":{"formattedCitation":"(Sharon Masek Lopez &amp; Abraham E. Springer, 2002)","plainCitation":"(Sharon Masek Lopez &amp; Abraham E. Springer, 2002)","dontUpdate":true,"noteIndex":0},"citationItems":[{"id":60,"uris":["http://zotero.org/users/local/yyBX3i8n/items/YIPJEZK2"],"itemData":{"id":60,"type":"report","title":"Assessment of Human Influence on Riparian Change in the Verde Valley, Arizona","author":[{"literal":"Sharon Masek Lopez"},{"literal":"Abraham E. Springer"}],"issued":{"date-parts":[["2002"]]}}}],"schema":"https://github.com/citation-style-language/schema/raw/master/csl-citation.json"}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szCs w:val="24"/>
        </w:rPr>
        <w:t>(Lopez &amp; Springer, 2002)</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xml:space="preserve">. However, Fremont cottonwoods establishment within the past 40 years seems to be tied to large winter floods. The average age at coring height was the year 2000 which means trees most likely date back to a series of floods between 1993 and 2005. </w:t>
      </w:r>
    </w:p>
    <w:p w14:paraId="16432A8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A single, large flood can “set the stage” for cottonwoods to regenerate for many years. Stromberg (1997) found cottonwood regeneration occurred in successive years following the 1993 and 1994 floods. This study observed seedling survival through the first growing season for cohorts from both 2023 and 2024. While 2023 was a large winter flood, 2024 floods had an AEP of more than 50% (</w:t>
      </w:r>
      <w:hyperlink r:id="rId30" w:history="1">
        <w:r w:rsidRPr="002245EF">
          <w:rPr>
            <w:rStyle w:val="Hyperlink"/>
            <w:rFonts w:ascii="Times New Roman" w:hAnsi="Times New Roman" w:cs="Times New Roman"/>
            <w:color w:val="auto"/>
            <w:sz w:val="24"/>
            <w:szCs w:val="24"/>
          </w:rPr>
          <w:t>https://streamstats.usgs.gov/ss/?gage=09506000&amp;tab=info</w:t>
        </w:r>
      </w:hyperlink>
      <w:r w:rsidRPr="002245EF">
        <w:rPr>
          <w:rFonts w:ascii="Times New Roman" w:hAnsi="Times New Roman" w:cs="Times New Roman"/>
          <w:sz w:val="24"/>
          <w:szCs w:val="24"/>
        </w:rPr>
        <w:t>). This suggests that cottonwood regeneration is not tied directly to a single year but rather multiple years following floods, even if following years don’t have large floods.</w:t>
      </w:r>
    </w:p>
    <w:p w14:paraId="29C2AD8C" w14:textId="450479C5"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Peaks in regeneration were observed following 1993, 1997 and 2005 (Figure </w:t>
      </w:r>
      <w:r w:rsidR="00D23292">
        <w:rPr>
          <w:rFonts w:ascii="Times New Roman" w:hAnsi="Times New Roman" w:cs="Times New Roman"/>
          <w:sz w:val="24"/>
          <w:szCs w:val="24"/>
        </w:rPr>
        <w:t>2.</w:t>
      </w:r>
      <w:r w:rsidRPr="002245EF">
        <w:rPr>
          <w:rFonts w:ascii="Times New Roman" w:hAnsi="Times New Roman" w:cs="Times New Roman"/>
          <w:sz w:val="24"/>
          <w:szCs w:val="24"/>
        </w:rPr>
        <w:t xml:space="preserve">4). Peaks in regeneration after 1993 and 2005, which had an AEP between a 10% and 4%, are likely directly related to large floods of that year. Regeneration following the 1993 flood is lower than regeneration following the 1995-2005 period, despite 1993 being a larger flood. Because only </w:t>
      </w:r>
      <w:r w:rsidRPr="002245EF">
        <w:rPr>
          <w:rFonts w:ascii="Times New Roman" w:hAnsi="Times New Roman" w:cs="Times New Roman"/>
          <w:sz w:val="24"/>
          <w:szCs w:val="24"/>
        </w:rPr>
        <w:lastRenderedPageBreak/>
        <w:t xml:space="preserve">two growing seasons occurred between the 1993 and 1995 floods, most seedlings would have been too small to withstand another large flood. Stromberg (1997) also reported high mortality among the 1993 cohort from the 1995 flood along rivers in Central Arizona. Therefore, a limited number of seedlings from the 1993 cohort would have survived the 1995 flood. </w:t>
      </w:r>
    </w:p>
    <w:p w14:paraId="2C88920D"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However, the largest peak in ages between 1997 and 2003 </w:t>
      </w:r>
      <w:commentRangeStart w:id="105"/>
      <w:r w:rsidRPr="002245EF">
        <w:rPr>
          <w:rFonts w:ascii="Times New Roman" w:hAnsi="Times New Roman" w:cs="Times New Roman"/>
          <w:sz w:val="24"/>
          <w:szCs w:val="24"/>
        </w:rPr>
        <w:t xml:space="preserve">is likely just </w:t>
      </w:r>
      <w:commentRangeEnd w:id="105"/>
      <w:r w:rsidR="00B078D0">
        <w:rPr>
          <w:rStyle w:val="CommentReference"/>
        </w:rPr>
        <w:commentReference w:id="105"/>
      </w:r>
      <w:r w:rsidRPr="002245EF">
        <w:rPr>
          <w:rFonts w:ascii="Times New Roman" w:hAnsi="Times New Roman" w:cs="Times New Roman"/>
          <w:sz w:val="24"/>
          <w:szCs w:val="24"/>
        </w:rPr>
        <w:t>regeneration occurring in successive years following floods. Large floods in 1993 and again in 1995 would have created large areas of suitable habitat for regeneration. The absence of large floods between 1995 and 2005 could have allowed seedlings to grow without being scoured away. As seedlings continued to recruit and grow during this time, observed ages decline as available habitat is occupied. When the winter 2005 floods occurred, seedlings were already large and flexible enough to withstand the large floods. Less saplings and trees were destroyed by this winter flood, leading to less available habitat and regeneration. This could explain why the regeneration peak in 2005 was lower than the 1997 to 2003 period.</w:t>
      </w:r>
    </w:p>
    <w:p w14:paraId="0E57CD6C" w14:textId="3C6DC1E6"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Establishment of Fremont cottonwoods on the Verde River is driven by large</w:t>
      </w:r>
      <w:r w:rsidR="00E32D30">
        <w:rPr>
          <w:rFonts w:ascii="Times New Roman" w:hAnsi="Times New Roman" w:cs="Times New Roman"/>
          <w:sz w:val="24"/>
          <w:szCs w:val="24"/>
        </w:rPr>
        <w:t xml:space="preserve"> spring</w:t>
      </w:r>
      <w:r w:rsidR="00E32D30" w:rsidRPr="002245EF">
        <w:rPr>
          <w:rFonts w:ascii="Times New Roman" w:hAnsi="Times New Roman" w:cs="Times New Roman"/>
          <w:sz w:val="24"/>
          <w:szCs w:val="24"/>
        </w:rPr>
        <w:t xml:space="preserve"> </w:t>
      </w:r>
      <w:r w:rsidRPr="002245EF">
        <w:rPr>
          <w:rFonts w:ascii="Times New Roman" w:hAnsi="Times New Roman" w:cs="Times New Roman"/>
          <w:sz w:val="24"/>
          <w:szCs w:val="24"/>
        </w:rPr>
        <w:t xml:space="preserve">floods as is the case with cottonwoods elsewhere. It appears that a flood magnitude with an AEP of ten percent or less is required to initiate meaningful Fremont cottonwood regeneration. Previous studies on a free-flowing river in Arizona found similar results </w:t>
      </w: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ZOTERO_ITEM CSL_CITATION {"citationID":"pwE7NGFc","properties":{"formattedCitation":"(Stromberg et al., 1993)","plainCitation":"(Stromberg et al., 1993)","noteIndex":0},"citationItems":[{"id":73,"uris":["http://zotero.org/users/local/yyBX3i8n/items/KGBY2NN7"],"itemData":{"id":73,"type":"chapter","collection-title":"The Great Basin Naturalist","title":"Response of a Sonoran riparian forest to a 10-year return flood","author":[{"family":"Stromberg","given":"Julie C"},{"family":"Ritcher","given":"B.D"},{"family":"Patten","given":"Duncan T."},{"family":"Wolden","given":"L.G."}],"issued":{"date-parts":[["1993"]]}}}],"schema":"https://github.com/citation-style-language/schema/raw/master/csl-citation.json"}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(Stromberg et al., 1993)</w:t>
      </w:r>
      <w:r w:rsidRPr="002245EF">
        <w:rPr>
          <w:rFonts w:ascii="Times New Roman" w:hAnsi="Times New Roman" w:cs="Times New Roman"/>
          <w:sz w:val="24"/>
          <w:szCs w:val="24"/>
        </w:rPr>
        <w:fldChar w:fldCharType="end"/>
      </w:r>
      <w:r w:rsidRPr="002245EF">
        <w:rPr>
          <w:rFonts w:ascii="Times New Roman" w:hAnsi="Times New Roman" w:cs="Times New Roman"/>
          <w:sz w:val="24"/>
          <w:szCs w:val="24"/>
        </w:rPr>
        <w:t>. Following a 10-year flood on the Hassayampa River, Fremont cottonwood and Goodding willows regenerated into a new cohort while tamarisk had a much higher mortality and less regeneration than native species. On the Verde River, this means a flood of just over 1200 m</w:t>
      </w:r>
      <w:r w:rsidRPr="002245EF">
        <w:rPr>
          <w:rFonts w:ascii="Times New Roman" w:hAnsi="Times New Roman" w:cs="Times New Roman"/>
          <w:sz w:val="24"/>
          <w:szCs w:val="24"/>
          <w:vertAlign w:val="superscript"/>
        </w:rPr>
        <w:t>3</w:t>
      </w:r>
      <w:r w:rsidRPr="002245EF">
        <w:rPr>
          <w:rFonts w:ascii="Times New Roman" w:hAnsi="Times New Roman" w:cs="Times New Roman"/>
          <w:sz w:val="24"/>
          <w:szCs w:val="24"/>
        </w:rPr>
        <w:t xml:space="preserve">/s (42500 cfs) is required to cause Fremont cottonwood regeneration. However, the exact cohort and ages of trees seems to be driven by a complex combination or the frequency and size of </w:t>
      </w:r>
      <w:r w:rsidRPr="002245EF">
        <w:rPr>
          <w:rFonts w:ascii="Times New Roman" w:hAnsi="Times New Roman" w:cs="Times New Roman"/>
          <w:sz w:val="24"/>
          <w:szCs w:val="24"/>
        </w:rPr>
        <w:lastRenderedPageBreak/>
        <w:t>floods. Because of the largely free-flowing nature of the Verde, this creates a diverse range of ages and cohorts that respond to flood regimes.</w:t>
      </w:r>
    </w:p>
    <w:p w14:paraId="597073C3" w14:textId="77777777" w:rsidR="0038100D" w:rsidRPr="002245EF" w:rsidRDefault="0038100D" w:rsidP="0038100D">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On a site level, local topography is important in establishing seedling regeneration. Scoured out depressions formed on the floodplains had the highest concentration and size of seedlings. These depressions also had perennially wet soil at the bottom, indicating that they were close to the water table. Over time, these depressions will likely fill in with sediment from future floods, but the seedlings will already have reached the water table. These sites created very productive and local spots for regeneration that may not be identifiable in the future. These depressions would create linear, same-aged cohorts described in Stromberg (1993).</w:t>
      </w:r>
    </w:p>
    <w:p w14:paraId="4A15DD46"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6" w:name="_Toc193890718"/>
      <w:r w:rsidRPr="00D23292">
        <w:rPr>
          <w:rFonts w:ascii="Times New Roman" w:hAnsi="Times New Roman" w:cs="Times New Roman"/>
          <w:b/>
          <w:bCs/>
          <w:color w:val="auto"/>
          <w:sz w:val="24"/>
          <w:szCs w:val="24"/>
        </w:rPr>
        <w:t>Limitations/Assumptions</w:t>
      </w:r>
      <w:bookmarkEnd w:id="106"/>
    </w:p>
    <w:p w14:paraId="43D6B3AD" w14:textId="4757C8C2" w:rsidR="0038100D" w:rsidRPr="002245EF" w:rsidRDefault="0038100D" w:rsidP="00D23292">
      <w:pPr>
        <w:spacing w:line="480" w:lineRule="auto"/>
        <w:ind w:firstLine="720"/>
        <w:rPr>
          <w:rFonts w:ascii="Times New Roman" w:hAnsi="Times New Roman" w:cs="Times New Roman"/>
          <w:sz w:val="24"/>
          <w:szCs w:val="24"/>
        </w:rPr>
      </w:pPr>
      <w:r w:rsidRPr="002245EF">
        <w:rPr>
          <w:rFonts w:ascii="Times New Roman" w:hAnsi="Times New Roman" w:cs="Times New Roman"/>
          <w:sz w:val="24"/>
          <w:szCs w:val="24"/>
        </w:rPr>
        <w:t xml:space="preserve">The series and cores collected are limited in number of years. This age limitation makes it difficult to produce high resolution correlations for crossdating. COFECHA was used to select cores that were correlated to each other and the overall collection of tree cores to use for further analysis. Because Fremont cottonwoods grow in riparian areas with access to year around water, rings were wide, and ring series were </w:t>
      </w:r>
      <w:r w:rsidR="00D23292">
        <w:rPr>
          <w:rFonts w:ascii="Times New Roman" w:hAnsi="Times New Roman" w:cs="Times New Roman"/>
          <w:sz w:val="24"/>
          <w:szCs w:val="24"/>
        </w:rPr>
        <w:t>variable</w:t>
      </w:r>
      <w:r w:rsidRPr="002245EF">
        <w:rPr>
          <w:rFonts w:ascii="Times New Roman" w:hAnsi="Times New Roman" w:cs="Times New Roman"/>
          <w:sz w:val="24"/>
          <w:szCs w:val="24"/>
        </w:rPr>
        <w:t xml:space="preserve">. These factors make crossdating challenging but it is unlikely that rings are missing which means that the trees are likely dated correctly even though this may be difficult to statistically prove. </w:t>
      </w:r>
      <w:bookmarkStart w:id="107" w:name="_Toc187849265"/>
    </w:p>
    <w:p w14:paraId="1EB7C73F" w14:textId="77777777" w:rsidR="0038100D" w:rsidRPr="00D23292" w:rsidRDefault="0038100D" w:rsidP="0038100D">
      <w:pPr>
        <w:pStyle w:val="Heading2"/>
        <w:spacing w:line="480" w:lineRule="auto"/>
        <w:rPr>
          <w:rFonts w:ascii="Times New Roman" w:hAnsi="Times New Roman" w:cs="Times New Roman"/>
          <w:b/>
          <w:bCs/>
          <w:color w:val="auto"/>
          <w:sz w:val="24"/>
          <w:szCs w:val="24"/>
        </w:rPr>
      </w:pPr>
      <w:bookmarkStart w:id="108" w:name="_Toc193890719"/>
      <w:r w:rsidRPr="00D23292">
        <w:rPr>
          <w:rFonts w:ascii="Times New Roman" w:hAnsi="Times New Roman" w:cs="Times New Roman"/>
          <w:b/>
          <w:bCs/>
          <w:color w:val="auto"/>
          <w:sz w:val="24"/>
          <w:szCs w:val="24"/>
        </w:rPr>
        <w:t>Conclusions and Implications</w:t>
      </w:r>
      <w:bookmarkEnd w:id="107"/>
      <w:bookmarkEnd w:id="108"/>
    </w:p>
    <w:p w14:paraId="0B6375BC" w14:textId="2DB90DE1" w:rsidR="0038100D" w:rsidRPr="002245EF" w:rsidRDefault="0038100D" w:rsidP="0038100D">
      <w:pPr>
        <w:spacing w:line="480" w:lineRule="auto"/>
        <w:ind w:firstLine="576"/>
        <w:rPr>
          <w:rFonts w:ascii="Times New Roman" w:hAnsi="Times New Roman" w:cs="Times New Roman"/>
          <w:sz w:val="24"/>
          <w:szCs w:val="24"/>
        </w:rPr>
      </w:pPr>
      <w:r w:rsidRPr="002245EF">
        <w:rPr>
          <w:rFonts w:ascii="Times New Roman" w:hAnsi="Times New Roman" w:cs="Times New Roman"/>
          <w:sz w:val="24"/>
          <w:szCs w:val="24"/>
        </w:rPr>
        <w:t xml:space="preserve">Fremont cottonwood seedlings that established after the 2023 winter floods continue to grow and reduce in density. Light and percent fines are significant growth factors across both seedling plots as is herbaceous competition at BRAP. The differing significant variables impacting seedling survival shows that a combination of factors is important in maintaining seedlings. Most Fremont cottonwoods within the Verde River </w:t>
      </w:r>
      <w:r w:rsidR="00512C0B">
        <w:rPr>
          <w:rFonts w:ascii="Times New Roman" w:hAnsi="Times New Roman" w:cs="Times New Roman"/>
          <w:sz w:val="24"/>
          <w:szCs w:val="24"/>
        </w:rPr>
        <w:t xml:space="preserve">immediate </w:t>
      </w:r>
      <w:r w:rsidRPr="002245EF">
        <w:rPr>
          <w:rFonts w:ascii="Times New Roman" w:hAnsi="Times New Roman" w:cs="Times New Roman"/>
          <w:sz w:val="24"/>
          <w:szCs w:val="24"/>
        </w:rPr>
        <w:t xml:space="preserve">riparian zone are </w:t>
      </w:r>
      <w:r w:rsidRPr="002245EF">
        <w:rPr>
          <w:rFonts w:ascii="Times New Roman" w:hAnsi="Times New Roman" w:cs="Times New Roman"/>
          <w:sz w:val="24"/>
          <w:szCs w:val="24"/>
        </w:rPr>
        <w:lastRenderedPageBreak/>
        <w:t xml:space="preserve">relatively young and </w:t>
      </w:r>
      <w:r w:rsidR="00D23292">
        <w:rPr>
          <w:rFonts w:ascii="Times New Roman" w:hAnsi="Times New Roman" w:cs="Times New Roman"/>
          <w:sz w:val="24"/>
          <w:szCs w:val="24"/>
        </w:rPr>
        <w:t>are about 25 years old</w:t>
      </w:r>
      <w:r w:rsidRPr="002245EF">
        <w:rPr>
          <w:rFonts w:ascii="Times New Roman" w:hAnsi="Times New Roman" w:cs="Times New Roman"/>
          <w:sz w:val="24"/>
          <w:szCs w:val="24"/>
        </w:rPr>
        <w:t>. Despite their young age, Fremont cottonwood growth appears to have achieved a constant growth rate</w:t>
      </w:r>
      <w:ins w:id="109" w:author="Merritt, David - FS, CO" w:date="2025-04-07T12:55:00Z" w16du:dateUtc="2025-04-07T18:55:00Z">
        <w:r w:rsidR="00512C0B">
          <w:rPr>
            <w:rFonts w:ascii="Times New Roman" w:hAnsi="Times New Roman" w:cs="Times New Roman"/>
            <w:sz w:val="24"/>
            <w:szCs w:val="24"/>
          </w:rPr>
          <w:t xml:space="preserve"> (what is that per year?)</w:t>
        </w:r>
      </w:ins>
      <w:r w:rsidRPr="002245EF">
        <w:rPr>
          <w:rFonts w:ascii="Times New Roman" w:hAnsi="Times New Roman" w:cs="Times New Roman"/>
          <w:sz w:val="24"/>
          <w:szCs w:val="24"/>
        </w:rPr>
        <w:t>. Their growth is driven by early-summer streamflow</w:t>
      </w:r>
      <w:r w:rsidR="00D23292">
        <w:rPr>
          <w:rFonts w:ascii="Times New Roman" w:hAnsi="Times New Roman" w:cs="Times New Roman"/>
          <w:sz w:val="24"/>
          <w:szCs w:val="24"/>
        </w:rPr>
        <w:t xml:space="preserve">, </w:t>
      </w:r>
      <w:r w:rsidR="00462DF1">
        <w:rPr>
          <w:rFonts w:ascii="Times New Roman" w:hAnsi="Times New Roman" w:cs="Times New Roman"/>
          <w:sz w:val="24"/>
          <w:szCs w:val="24"/>
        </w:rPr>
        <w:t>in between</w:t>
      </w:r>
      <w:r w:rsidR="00D23292">
        <w:rPr>
          <w:rFonts w:ascii="Times New Roman" w:hAnsi="Times New Roman" w:cs="Times New Roman"/>
          <w:sz w:val="24"/>
          <w:szCs w:val="24"/>
        </w:rPr>
        <w:t xml:space="preserve"> the snowmelt and monsoon period</w:t>
      </w:r>
      <w:r w:rsidRPr="002245EF">
        <w:rPr>
          <w:rFonts w:ascii="Times New Roman" w:hAnsi="Times New Roman" w:cs="Times New Roman"/>
          <w:sz w:val="24"/>
          <w:szCs w:val="24"/>
        </w:rPr>
        <w:t xml:space="preserve">. This season is when streamflows are the lowest and temperatures are the highest and irrigation diversion season is at a peak in the region. As base flows continue to decline, cottonwood growth and resilience could be at risk. Maintaining higher flows during the summer irrigation season would positively benefit riparian forests. However, Fremont cottonwoods still require large, winter floods to set the stage for their regeneration. A flood magnitude of ten percent AEP or lower seems to be sufficient to recruit cottonwoods on a large, river scale. </w:t>
      </w:r>
      <w:commentRangeStart w:id="110"/>
      <w:r w:rsidRPr="002245EF">
        <w:rPr>
          <w:rFonts w:ascii="Times New Roman" w:hAnsi="Times New Roman" w:cs="Times New Roman"/>
          <w:sz w:val="24"/>
          <w:szCs w:val="24"/>
        </w:rPr>
        <w:t>Keeping the natural systems and environmental flows along the Verde River will maintain and protect its riparian forests.</w:t>
      </w:r>
      <w:commentRangeEnd w:id="110"/>
      <w:r w:rsidRPr="002245EF">
        <w:rPr>
          <w:rStyle w:val="CommentReference"/>
          <w:rFonts w:ascii="Times New Roman" w:hAnsi="Times New Roman" w:cs="Times New Roman"/>
        </w:rPr>
        <w:commentReference w:id="110"/>
      </w:r>
      <w:r w:rsidRPr="002245EF">
        <w:rPr>
          <w:rFonts w:ascii="Times New Roman" w:hAnsi="Times New Roman" w:cs="Times New Roman"/>
          <w:sz w:val="24"/>
          <w:szCs w:val="24"/>
        </w:rPr>
        <w:br w:type="page"/>
      </w:r>
    </w:p>
    <w:p w14:paraId="01A86978"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lastRenderedPageBreak/>
        <w:t>Works Cited</w:t>
      </w:r>
    </w:p>
    <w:p w14:paraId="34E2CE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szCs w:val="24"/>
        </w:rPr>
        <w:fldChar w:fldCharType="begin"/>
      </w:r>
      <w:r w:rsidRPr="002245EF">
        <w:rPr>
          <w:rFonts w:ascii="Times New Roman" w:hAnsi="Times New Roman" w:cs="Times New Roman"/>
          <w:sz w:val="24"/>
          <w:szCs w:val="24"/>
        </w:rPr>
        <w:instrText xml:space="preserve"> ADDIN ZOTERO_BIBL {"uncited":[],"omitted":[],"custom":[]} CSL_BIBLIOGRAPHY </w:instrText>
      </w:r>
      <w:r w:rsidRPr="002245EF">
        <w:rPr>
          <w:rFonts w:ascii="Times New Roman" w:hAnsi="Times New Roman" w:cs="Times New Roman"/>
          <w:sz w:val="24"/>
          <w:szCs w:val="24"/>
        </w:rPr>
        <w:fldChar w:fldCharType="separate"/>
      </w:r>
      <w:r w:rsidRPr="002245EF">
        <w:rPr>
          <w:rFonts w:ascii="Times New Roman" w:hAnsi="Times New Roman" w:cs="Times New Roman"/>
          <w:sz w:val="24"/>
        </w:rPr>
        <w:t xml:space="preserve">Alam, J. (1997). Irrigation in the Verde Valley. </w:t>
      </w:r>
      <w:r w:rsidRPr="002245EF">
        <w:rPr>
          <w:rFonts w:ascii="Times New Roman" w:hAnsi="Times New Roman" w:cs="Times New Roman"/>
          <w:i/>
          <w:iCs/>
          <w:sz w:val="24"/>
        </w:rPr>
        <w:t>A Report of the Irrigation Diversion Improvement Project. Verde Natural Resource Conservation District</w:t>
      </w:r>
      <w:r w:rsidRPr="002245EF">
        <w:rPr>
          <w:rFonts w:ascii="Times New Roman" w:hAnsi="Times New Roman" w:cs="Times New Roman"/>
          <w:sz w:val="24"/>
        </w:rPr>
        <w:t>.</w:t>
      </w:r>
    </w:p>
    <w:p w14:paraId="7C1CB1A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Andersen, D. C. (2015). Tree Mortality in Mature Riparian Forest: Implications for Fremont Cottonwood Conservation in the American Southwest. </w:t>
      </w:r>
      <w:r w:rsidRPr="002245EF">
        <w:rPr>
          <w:rFonts w:ascii="Times New Roman" w:hAnsi="Times New Roman" w:cs="Times New Roman"/>
          <w:i/>
          <w:iCs/>
          <w:sz w:val="24"/>
        </w:rPr>
        <w:t>Western North American Naturalist</w:t>
      </w:r>
      <w:r w:rsidRPr="002245EF">
        <w:rPr>
          <w:rFonts w:ascii="Times New Roman" w:hAnsi="Times New Roman" w:cs="Times New Roman"/>
          <w:sz w:val="24"/>
        </w:rPr>
        <w:t xml:space="preserve">, </w:t>
      </w:r>
      <w:r w:rsidRPr="002245EF">
        <w:rPr>
          <w:rFonts w:ascii="Times New Roman" w:hAnsi="Times New Roman" w:cs="Times New Roman"/>
          <w:i/>
          <w:iCs/>
          <w:sz w:val="24"/>
        </w:rPr>
        <w:t>75</w:t>
      </w:r>
      <w:r w:rsidRPr="002245EF">
        <w:rPr>
          <w:rFonts w:ascii="Times New Roman" w:hAnsi="Times New Roman" w:cs="Times New Roman"/>
          <w:sz w:val="24"/>
        </w:rPr>
        <w:t>(2), 157–169. https://doi.org/10.3398/064.075.0204</w:t>
      </w:r>
    </w:p>
    <w:p w14:paraId="73D8327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Bhattacharjee, J., Taylor, J. P., Smith, L. M., &amp; Spence, L. E. (2008). The Importance of Soil Characteristics in Determining Survival of First‐Year Cottonwood Seedlings in Altered Riparian Habitats. </w:t>
      </w:r>
      <w:r w:rsidRPr="002245EF">
        <w:rPr>
          <w:rFonts w:ascii="Times New Roman" w:hAnsi="Times New Roman" w:cs="Times New Roman"/>
          <w:i/>
          <w:iCs/>
          <w:sz w:val="24"/>
        </w:rPr>
        <w:t>Restoration Ecology</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(4), 563–571. https://doi.org/10.1111/j.1526-100X.2007.00328.x</w:t>
      </w:r>
    </w:p>
    <w:p w14:paraId="4815CD5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Blasch, K. W., Hoffmann, J. P., Graser, L. F., Bryson, J. R., &amp; Flint, A. L. (2006). </w:t>
      </w:r>
      <w:r w:rsidRPr="002245EF">
        <w:rPr>
          <w:rFonts w:ascii="Times New Roman" w:hAnsi="Times New Roman" w:cs="Times New Roman"/>
          <w:i/>
          <w:iCs/>
          <w:sz w:val="24"/>
        </w:rPr>
        <w:t>Hydrogeology of the upper and middle Verde River watersheds, central Arizona</w:t>
      </w:r>
      <w:r w:rsidRPr="002245EF">
        <w:rPr>
          <w:rFonts w:ascii="Times New Roman" w:hAnsi="Times New Roman" w:cs="Times New Roman"/>
          <w:sz w:val="24"/>
        </w:rPr>
        <w:t>. U. S. Geological Survey.</w:t>
      </w:r>
    </w:p>
    <w:p w14:paraId="077333B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Bradley D. Garner &amp; Donald J. Bills. (2012). </w:t>
      </w:r>
      <w:r w:rsidRPr="002245EF">
        <w:rPr>
          <w:rFonts w:ascii="Times New Roman" w:hAnsi="Times New Roman" w:cs="Times New Roman"/>
          <w:i/>
          <w:iCs/>
          <w:sz w:val="24"/>
        </w:rPr>
        <w:t>Spatial and seasonal variability of base flow in the Verde Valley, central Arizona, 2007 and 2011</w:t>
      </w:r>
      <w:r w:rsidRPr="002245EF">
        <w:rPr>
          <w:rFonts w:ascii="Times New Roman" w:hAnsi="Times New Roman" w:cs="Times New Roman"/>
          <w:sz w:val="24"/>
        </w:rPr>
        <w:t xml:space="preserve"> (Scientific Investigations Report) [Scientific Investigations Report].</w:t>
      </w:r>
    </w:p>
    <w:p w14:paraId="699299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Braun-Blanquet, J. (1964). </w:t>
      </w:r>
      <w:r w:rsidRPr="002245EF">
        <w:rPr>
          <w:rFonts w:ascii="Times New Roman" w:hAnsi="Times New Roman" w:cs="Times New Roman"/>
          <w:i/>
          <w:iCs/>
          <w:sz w:val="24"/>
        </w:rPr>
        <w:t>Pflanzensoziologie</w:t>
      </w:r>
      <w:r w:rsidRPr="002245EF">
        <w:rPr>
          <w:rFonts w:ascii="Times New Roman" w:hAnsi="Times New Roman" w:cs="Times New Roman"/>
          <w:sz w:val="24"/>
        </w:rPr>
        <w:t>. Springer Vienna. https://doi.org/10.1007/978-3-7091-8110-2</w:t>
      </w:r>
    </w:p>
    <w:p w14:paraId="381547DD"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Bunn, A. G. (2010). Statistical and visual crossdating in R using the dplR library. </w:t>
      </w:r>
      <w:r w:rsidRPr="002245EF">
        <w:rPr>
          <w:rFonts w:ascii="Times New Roman" w:hAnsi="Times New Roman" w:cs="Times New Roman"/>
          <w:i/>
          <w:iCs/>
          <w:sz w:val="24"/>
        </w:rPr>
        <w:t>Dendrochronologia</w:t>
      </w:r>
      <w:r w:rsidRPr="002245EF">
        <w:rPr>
          <w:rFonts w:ascii="Times New Roman" w:hAnsi="Times New Roman" w:cs="Times New Roman"/>
          <w:sz w:val="24"/>
        </w:rPr>
        <w:t xml:space="preserve">, </w:t>
      </w:r>
      <w:r w:rsidRPr="002245EF">
        <w:rPr>
          <w:rFonts w:ascii="Times New Roman" w:hAnsi="Times New Roman" w:cs="Times New Roman"/>
          <w:i/>
          <w:iCs/>
          <w:sz w:val="24"/>
        </w:rPr>
        <w:t>28</w:t>
      </w:r>
      <w:r w:rsidRPr="002245EF">
        <w:rPr>
          <w:rFonts w:ascii="Times New Roman" w:hAnsi="Times New Roman" w:cs="Times New Roman"/>
          <w:sz w:val="24"/>
        </w:rPr>
        <w:t>(4), 251–258. https://doi.org/10.1016/j.dendro.2009.12.001</w:t>
      </w:r>
    </w:p>
    <w:p w14:paraId="2372AB86"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Cooper, D. J., Merritt, D. M., Andersen, D. C., &amp; Chimner, R. A. (1999). Factors controlling the establishment of Fremont cottonwood seedlings on the upper Green River, USA. </w:t>
      </w:r>
      <w:r w:rsidRPr="002245EF">
        <w:rPr>
          <w:rFonts w:ascii="Times New Roman" w:hAnsi="Times New Roman" w:cs="Times New Roman"/>
          <w:i/>
          <w:iCs/>
          <w:sz w:val="24"/>
        </w:rPr>
        <w:lastRenderedPageBreak/>
        <w:t>Regulated Rivers: Research &amp; Management: An International Journal Devoted to River Research and Management</w:t>
      </w:r>
      <w:r w:rsidRPr="002245EF">
        <w:rPr>
          <w:rFonts w:ascii="Times New Roman" w:hAnsi="Times New Roman" w:cs="Times New Roman"/>
          <w:sz w:val="24"/>
        </w:rPr>
        <w:t xml:space="preserve">, </w:t>
      </w:r>
      <w:r w:rsidRPr="002245EF">
        <w:rPr>
          <w:rFonts w:ascii="Times New Roman" w:hAnsi="Times New Roman" w:cs="Times New Roman"/>
          <w:i/>
          <w:iCs/>
          <w:sz w:val="24"/>
        </w:rPr>
        <w:t>15</w:t>
      </w:r>
      <w:r w:rsidRPr="002245EF">
        <w:rPr>
          <w:rFonts w:ascii="Times New Roman" w:hAnsi="Times New Roman" w:cs="Times New Roman"/>
          <w:sz w:val="24"/>
        </w:rPr>
        <w:t>(5), 419–440.</w:t>
      </w:r>
    </w:p>
    <w:p w14:paraId="012AFD0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Dyson, M., Bergkamp, G., &amp; Scanlon, J. (2003). Flow: The essentials of environmental flows. </w:t>
      </w:r>
      <w:r w:rsidRPr="002245EF">
        <w:rPr>
          <w:rFonts w:ascii="Times New Roman" w:hAnsi="Times New Roman" w:cs="Times New Roman"/>
          <w:i/>
          <w:iCs/>
          <w:sz w:val="24"/>
        </w:rPr>
        <w:t>IUCN, Gland, Switzerland and Cambridge, UK</w:t>
      </w:r>
      <w:r w:rsidRPr="002245EF">
        <w:rPr>
          <w:rFonts w:ascii="Times New Roman" w:hAnsi="Times New Roman" w:cs="Times New Roman"/>
          <w:sz w:val="24"/>
        </w:rPr>
        <w:t>, 20–87.</w:t>
      </w:r>
    </w:p>
    <w:p w14:paraId="693A157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i/>
          <w:iCs/>
          <w:sz w:val="24"/>
        </w:rPr>
        <w:t>Ecological Implications of Verde River Flows</w:t>
      </w:r>
      <w:r w:rsidRPr="002245EF">
        <w:rPr>
          <w:rFonts w:ascii="Times New Roman" w:hAnsi="Times New Roman" w:cs="Times New Roman"/>
          <w:sz w:val="24"/>
        </w:rPr>
        <w:t xml:space="preserve"> (Hydrology of the Upper and Middle Verde, pp. 5–14). (2008). Arizona Water Institute, The Nature Conservancy, and Verde River Basin Partnership.</w:t>
      </w:r>
    </w:p>
    <w:p w14:paraId="74555B5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Fenner, B. P., &amp; D. R. Patton. (1985). Effects of regulated water flows on regeneration of Fremont cottonwood. </w:t>
      </w:r>
      <w:r w:rsidRPr="002245EF">
        <w:rPr>
          <w:rFonts w:ascii="Times New Roman" w:hAnsi="Times New Roman" w:cs="Times New Roman"/>
          <w:i/>
          <w:iCs/>
          <w:sz w:val="24"/>
        </w:rPr>
        <w:t>Rangeland Ecology and Management</w:t>
      </w:r>
      <w:r w:rsidRPr="002245EF">
        <w:rPr>
          <w:rFonts w:ascii="Times New Roman" w:hAnsi="Times New Roman" w:cs="Times New Roman"/>
          <w:sz w:val="24"/>
        </w:rPr>
        <w:t>.</w:t>
      </w:r>
    </w:p>
    <w:p w14:paraId="099E860F"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Ffolliott, P. F., DeBano, L. F., Baker Jr, M. B., Neary, D. G., &amp; Brooks, K. N. (2004). Hydrology and impacts of disturbances on hydrologic function. </w:t>
      </w:r>
      <w:r w:rsidRPr="002245EF">
        <w:rPr>
          <w:rFonts w:ascii="Times New Roman" w:hAnsi="Times New Roman" w:cs="Times New Roman"/>
          <w:i/>
          <w:iCs/>
          <w:sz w:val="24"/>
        </w:rPr>
        <w:t>Riparian Areas of the Southwestern United States: Hydrology, Ecology, and Management; Baker, MB, Ffolliott, PF, DeBano, LF, Neary, DG, Eds</w:t>
      </w:r>
      <w:r w:rsidRPr="002245EF">
        <w:rPr>
          <w:rFonts w:ascii="Times New Roman" w:hAnsi="Times New Roman" w:cs="Times New Roman"/>
          <w:sz w:val="24"/>
        </w:rPr>
        <w:t>, 51.</w:t>
      </w:r>
    </w:p>
    <w:p w14:paraId="2189926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Horton, J. L., Kolb, T. E., &amp; Hart, S. C. (2001). PHYSIOLOGICAL RESPONSE TO GROUNDWATER DEPTH VARIES AMONG SPECIES AND WITH RIVER FLOW REGULATION.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11</w:t>
      </w:r>
      <w:r w:rsidRPr="002245EF">
        <w:rPr>
          <w:rFonts w:ascii="Times New Roman" w:hAnsi="Times New Roman" w:cs="Times New Roman"/>
          <w:sz w:val="24"/>
        </w:rPr>
        <w:t>(4), 1046–1059. https://doi.org/10.1890/1051-0761(2001)011[1046:PRTGDV]2.0.CO;2</w:t>
      </w:r>
    </w:p>
    <w:p w14:paraId="35C1CED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Johnson, T. D., Kolb, T. E., &amp; Medina, A. L. (2010). Do riparian plant community characteristics differ between Tamarix (L.) invaded and non-invaded sites on the upper Verde River, Arizona? </w:t>
      </w:r>
      <w:r w:rsidRPr="002245EF">
        <w:rPr>
          <w:rFonts w:ascii="Times New Roman" w:hAnsi="Times New Roman" w:cs="Times New Roman"/>
          <w:i/>
          <w:iCs/>
          <w:sz w:val="24"/>
        </w:rPr>
        <w:t>Biological Invasions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(8), 2487–2497. https://doi.org/10.1007/s10530-009-9658-2</w:t>
      </w:r>
    </w:p>
    <w:p w14:paraId="6729A12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Meko, D. M., Touchan, R., &amp; Anchukaitis, K. J. (2011). Seascorr: A MATLAB program for identifying the seasonal climate signal in an annual tree-ring time series. </w:t>
      </w:r>
      <w:r w:rsidRPr="002245EF">
        <w:rPr>
          <w:rFonts w:ascii="Times New Roman" w:hAnsi="Times New Roman" w:cs="Times New Roman"/>
          <w:i/>
          <w:iCs/>
          <w:sz w:val="24"/>
        </w:rPr>
        <w:t>Computers &amp; Geosciences</w:t>
      </w:r>
      <w:r w:rsidRPr="002245EF">
        <w:rPr>
          <w:rFonts w:ascii="Times New Roman" w:hAnsi="Times New Roman" w:cs="Times New Roman"/>
          <w:sz w:val="24"/>
        </w:rPr>
        <w:t xml:space="preserve">, </w:t>
      </w:r>
      <w:r w:rsidRPr="002245EF">
        <w:rPr>
          <w:rFonts w:ascii="Times New Roman" w:hAnsi="Times New Roman" w:cs="Times New Roman"/>
          <w:i/>
          <w:iCs/>
          <w:sz w:val="24"/>
        </w:rPr>
        <w:t>37</w:t>
      </w:r>
      <w:r w:rsidRPr="002245EF">
        <w:rPr>
          <w:rFonts w:ascii="Times New Roman" w:hAnsi="Times New Roman" w:cs="Times New Roman"/>
          <w:sz w:val="24"/>
        </w:rPr>
        <w:t>(9), 1234–1241. https://doi.org/10.1016/j.cageo.2011.01.013</w:t>
      </w:r>
    </w:p>
    <w:p w14:paraId="4318C0E4"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Merritt, D. M., &amp; Cooper, D. J. (2000). Riparian vegetation and channel change in response to river regulation: A comparative study of regulated and unregulated streams in the Green River Basin, USA. </w:t>
      </w:r>
      <w:r w:rsidRPr="002245EF">
        <w:rPr>
          <w:rFonts w:ascii="Times New Roman" w:hAnsi="Times New Roman" w:cs="Times New Roman"/>
          <w:i/>
          <w:iCs/>
          <w:sz w:val="24"/>
        </w:rPr>
        <w:t>Regulated Rivers: Research &amp; Management</w:t>
      </w:r>
      <w:r w:rsidRPr="002245EF">
        <w:rPr>
          <w:rFonts w:ascii="Times New Roman" w:hAnsi="Times New Roman" w:cs="Times New Roman"/>
          <w:sz w:val="24"/>
        </w:rPr>
        <w:t xml:space="preserve">, </w:t>
      </w:r>
      <w:r w:rsidRPr="002245EF">
        <w:rPr>
          <w:rFonts w:ascii="Times New Roman" w:hAnsi="Times New Roman" w:cs="Times New Roman"/>
          <w:i/>
          <w:iCs/>
          <w:sz w:val="24"/>
        </w:rPr>
        <w:t>16</w:t>
      </w:r>
      <w:r w:rsidRPr="002245EF">
        <w:rPr>
          <w:rFonts w:ascii="Times New Roman" w:hAnsi="Times New Roman" w:cs="Times New Roman"/>
          <w:sz w:val="24"/>
        </w:rPr>
        <w:t>(6), 543–564. https://doi.org/10.1002/1099-1646(200011/12)16:6&lt;543::AID-RRR590&gt;3.0.CO;2-N</w:t>
      </w:r>
    </w:p>
    <w:p w14:paraId="27ACD59A"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Moran, M. E., Aparecido, L. M. T., Koepke, D. F., Cooper, H. F., Doughty, C. E., Gehring, C. A., Throop, H. L., Whitham, T. G., Allan, G. J., &amp; Hultine, K. R. (2023). Limits of thermal and hydrological tolerance in a foundation tree species ( </w:t>
      </w:r>
      <w:r w:rsidRPr="002245EF">
        <w:rPr>
          <w:rFonts w:ascii="Times New Roman" w:hAnsi="Times New Roman" w:cs="Times New Roman"/>
          <w:i/>
          <w:iCs/>
          <w:sz w:val="24"/>
        </w:rPr>
        <w:t>Populus fremontii</w:t>
      </w:r>
      <w:r w:rsidRPr="002245EF">
        <w:rPr>
          <w:rFonts w:ascii="Times New Roman" w:hAnsi="Times New Roman" w:cs="Times New Roman"/>
          <w:sz w:val="24"/>
        </w:rPr>
        <w:t xml:space="preserve"> ) in the desert southwestern United States. </w:t>
      </w:r>
      <w:r w:rsidRPr="002245EF">
        <w:rPr>
          <w:rFonts w:ascii="Times New Roman" w:hAnsi="Times New Roman" w:cs="Times New Roman"/>
          <w:i/>
          <w:iCs/>
          <w:sz w:val="24"/>
        </w:rPr>
        <w:t>New Phytologist</w:t>
      </w:r>
      <w:r w:rsidRPr="002245EF">
        <w:rPr>
          <w:rFonts w:ascii="Times New Roman" w:hAnsi="Times New Roman" w:cs="Times New Roman"/>
          <w:sz w:val="24"/>
        </w:rPr>
        <w:t xml:space="preserve">, </w:t>
      </w:r>
      <w:r w:rsidRPr="002245EF">
        <w:rPr>
          <w:rFonts w:ascii="Times New Roman" w:hAnsi="Times New Roman" w:cs="Times New Roman"/>
          <w:i/>
          <w:iCs/>
          <w:sz w:val="24"/>
        </w:rPr>
        <w:t>240</w:t>
      </w:r>
      <w:r w:rsidRPr="002245EF">
        <w:rPr>
          <w:rFonts w:ascii="Times New Roman" w:hAnsi="Times New Roman" w:cs="Times New Roman"/>
          <w:sz w:val="24"/>
        </w:rPr>
        <w:t>(6), 2298–2311. https://doi.org/10.1111/nph.19247</w:t>
      </w:r>
    </w:p>
    <w:p w14:paraId="2C8B489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 Willms, C., W. Pearce, D., &amp; B. Rood, S. (2006). Growth of riparian cottonwoods: A developmental pattern and the influence of geomorphic context. </w:t>
      </w:r>
      <w:r w:rsidRPr="002245EF">
        <w:rPr>
          <w:rFonts w:ascii="Times New Roman" w:hAnsi="Times New Roman" w:cs="Times New Roman"/>
          <w:i/>
          <w:iCs/>
          <w:sz w:val="24"/>
        </w:rPr>
        <w:t>Trees</w:t>
      </w:r>
      <w:r w:rsidRPr="002245EF">
        <w:rPr>
          <w:rFonts w:ascii="Times New Roman" w:hAnsi="Times New Roman" w:cs="Times New Roman"/>
          <w:sz w:val="24"/>
        </w:rPr>
        <w:t xml:space="preserve">, </w:t>
      </w:r>
      <w:r w:rsidRPr="002245EF">
        <w:rPr>
          <w:rFonts w:ascii="Times New Roman" w:hAnsi="Times New Roman" w:cs="Times New Roman"/>
          <w:i/>
          <w:iCs/>
          <w:sz w:val="24"/>
        </w:rPr>
        <w:t>20</w:t>
      </w:r>
      <w:r w:rsidRPr="002245EF">
        <w:rPr>
          <w:rFonts w:ascii="Times New Roman" w:hAnsi="Times New Roman" w:cs="Times New Roman"/>
          <w:sz w:val="24"/>
        </w:rPr>
        <w:t>(2), 210–218. https://doi.org/10.1007/s00468-005-0027-1</w:t>
      </w:r>
    </w:p>
    <w:p w14:paraId="766BB16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Rose, R., Ketchum, J. S., &amp; Hanson, D. E. (1999). Three-Year Survival and Growth of Douglas-Fir Seedlings Under Various Vegetation-Free Regimes. </w:t>
      </w:r>
      <w:r w:rsidRPr="002245EF">
        <w:rPr>
          <w:rFonts w:ascii="Times New Roman" w:hAnsi="Times New Roman" w:cs="Times New Roman"/>
          <w:i/>
          <w:iCs/>
          <w:sz w:val="24"/>
        </w:rPr>
        <w:t>Forest Science</w:t>
      </w:r>
      <w:r w:rsidRPr="002245EF">
        <w:rPr>
          <w:rFonts w:ascii="Times New Roman" w:hAnsi="Times New Roman" w:cs="Times New Roman"/>
          <w:sz w:val="24"/>
        </w:rPr>
        <w:t xml:space="preserve">, </w:t>
      </w:r>
      <w:r w:rsidRPr="002245EF">
        <w:rPr>
          <w:rFonts w:ascii="Times New Roman" w:hAnsi="Times New Roman" w:cs="Times New Roman"/>
          <w:i/>
          <w:iCs/>
          <w:sz w:val="24"/>
        </w:rPr>
        <w:t>45</w:t>
      </w:r>
      <w:r w:rsidRPr="002245EF">
        <w:rPr>
          <w:rFonts w:ascii="Times New Roman" w:hAnsi="Times New Roman" w:cs="Times New Roman"/>
          <w:sz w:val="24"/>
        </w:rPr>
        <w:t>(1), 117–126. https://doi.org/10.1093/forestscience/45.1.117</w:t>
      </w:r>
    </w:p>
    <w:p w14:paraId="1C8278C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Schook, D. M., Friedman, J. M., &amp; Rathburn, S. L. (2016). Flow reconstructions in the Upper Missouri River Basin using riparian tree rings: Upper Missouri River Basin flow reconstructions. </w:t>
      </w:r>
      <w:r w:rsidRPr="002245EF">
        <w:rPr>
          <w:rFonts w:ascii="Times New Roman" w:hAnsi="Times New Roman" w:cs="Times New Roman"/>
          <w:i/>
          <w:iCs/>
          <w:sz w:val="24"/>
        </w:rPr>
        <w:t>Water Resources Research</w:t>
      </w:r>
      <w:r w:rsidRPr="002245EF">
        <w:rPr>
          <w:rFonts w:ascii="Times New Roman" w:hAnsi="Times New Roman" w:cs="Times New Roman"/>
          <w:sz w:val="24"/>
        </w:rPr>
        <w:t xml:space="preserve">, </w:t>
      </w:r>
      <w:r w:rsidRPr="002245EF">
        <w:rPr>
          <w:rFonts w:ascii="Times New Roman" w:hAnsi="Times New Roman" w:cs="Times New Roman"/>
          <w:i/>
          <w:iCs/>
          <w:sz w:val="24"/>
        </w:rPr>
        <w:t>52</w:t>
      </w:r>
      <w:r w:rsidRPr="002245EF">
        <w:rPr>
          <w:rFonts w:ascii="Times New Roman" w:hAnsi="Times New Roman" w:cs="Times New Roman"/>
          <w:sz w:val="24"/>
        </w:rPr>
        <w:t>(10), 8159–8173. https://doi.org/10.1002/2016WR018845</w:t>
      </w:r>
    </w:p>
    <w:p w14:paraId="545FCCD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Schultz, R., Isenhart, T., Colletti, J., Simpkins, W., Udawatta, R., &amp; Schultz, P. (2009). Riparian and upland buffer practices. </w:t>
      </w:r>
      <w:r w:rsidRPr="002245EF">
        <w:rPr>
          <w:rFonts w:ascii="Times New Roman" w:hAnsi="Times New Roman" w:cs="Times New Roman"/>
          <w:i/>
          <w:iCs/>
          <w:sz w:val="24"/>
        </w:rPr>
        <w:t>North American Agroforestry: An Integrated Science and Practice</w:t>
      </w:r>
      <w:r w:rsidRPr="002245EF">
        <w:rPr>
          <w:rFonts w:ascii="Times New Roman" w:hAnsi="Times New Roman" w:cs="Times New Roman"/>
          <w:sz w:val="24"/>
        </w:rPr>
        <w:t>, 163–218.</w:t>
      </w:r>
    </w:p>
    <w:p w14:paraId="7A426BE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Shafroth, P. B., Stromberg, J. C., &amp; Patten, D. T. (2002). RIPARIAN VEGETATION RESPONSE TO ALTERED DISTURBANCE AND STRESS REGIMES. </w:t>
      </w:r>
      <w:r w:rsidRPr="002245EF">
        <w:rPr>
          <w:rFonts w:ascii="Times New Roman" w:hAnsi="Times New Roman" w:cs="Times New Roman"/>
          <w:i/>
          <w:iCs/>
          <w:sz w:val="24"/>
        </w:rPr>
        <w:t>Ecological Applications</w:t>
      </w:r>
      <w:r w:rsidRPr="002245EF">
        <w:rPr>
          <w:rFonts w:ascii="Times New Roman" w:hAnsi="Times New Roman" w:cs="Times New Roman"/>
          <w:sz w:val="24"/>
        </w:rPr>
        <w:t xml:space="preserve">, </w:t>
      </w:r>
      <w:r w:rsidRPr="002245EF">
        <w:rPr>
          <w:rFonts w:ascii="Times New Roman" w:hAnsi="Times New Roman" w:cs="Times New Roman"/>
          <w:i/>
          <w:iCs/>
          <w:sz w:val="24"/>
        </w:rPr>
        <w:t>12</w:t>
      </w:r>
      <w:r w:rsidRPr="002245EF">
        <w:rPr>
          <w:rFonts w:ascii="Times New Roman" w:hAnsi="Times New Roman" w:cs="Times New Roman"/>
          <w:sz w:val="24"/>
        </w:rPr>
        <w:t>(1), 107–123. https://doi.org/10.1890/1051-0761(2002)012[0107:RVRTAD]2.0.CO;2</w:t>
      </w:r>
    </w:p>
    <w:p w14:paraId="6132A3A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Sharon Masek Lopez &amp; Abraham E. Springer. (2002). </w:t>
      </w:r>
      <w:r w:rsidRPr="002245EF">
        <w:rPr>
          <w:rFonts w:ascii="Times New Roman" w:hAnsi="Times New Roman" w:cs="Times New Roman"/>
          <w:i/>
          <w:iCs/>
          <w:sz w:val="24"/>
        </w:rPr>
        <w:t>Assessment of Human Influence on Riparian Change in the Verde Valley, Arizona</w:t>
      </w:r>
      <w:r w:rsidRPr="002245EF">
        <w:rPr>
          <w:rFonts w:ascii="Times New Roman" w:hAnsi="Times New Roman" w:cs="Times New Roman"/>
          <w:sz w:val="24"/>
        </w:rPr>
        <w:t>.</w:t>
      </w:r>
    </w:p>
    <w:p w14:paraId="6EBC5D8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(1993). Fremont cottonwood-Goodding willow riparian forests: A review of their ecology, threats, and recovery potential. </w:t>
      </w:r>
      <w:r w:rsidRPr="002245EF">
        <w:rPr>
          <w:rFonts w:ascii="Times New Roman" w:hAnsi="Times New Roman" w:cs="Times New Roman"/>
          <w:i/>
          <w:iCs/>
          <w:sz w:val="24"/>
        </w:rPr>
        <w:t>Journal of the Arizona-Nevada Academy of Science</w:t>
      </w:r>
      <w:r w:rsidRPr="002245EF">
        <w:rPr>
          <w:rFonts w:ascii="Times New Roman" w:hAnsi="Times New Roman" w:cs="Times New Roman"/>
          <w:sz w:val="24"/>
        </w:rPr>
        <w:t>, 97–110.</w:t>
      </w:r>
    </w:p>
    <w:p w14:paraId="4B5D28E3"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(1997). Growth and survivorship of Fremont cottonwood, Goodding willow, and salt cedar seedlings after large floods in central Arizona. </w:t>
      </w:r>
      <w:r w:rsidRPr="002245EF">
        <w:rPr>
          <w:rFonts w:ascii="Times New Roman" w:hAnsi="Times New Roman" w:cs="Times New Roman"/>
          <w:i/>
          <w:iCs/>
          <w:sz w:val="24"/>
        </w:rPr>
        <w:t>The Great Basin Naturalist</w:t>
      </w:r>
      <w:r w:rsidRPr="002245EF">
        <w:rPr>
          <w:rFonts w:ascii="Times New Roman" w:hAnsi="Times New Roman" w:cs="Times New Roman"/>
          <w:sz w:val="24"/>
        </w:rPr>
        <w:t>, 198–208.</w:t>
      </w:r>
    </w:p>
    <w:p w14:paraId="4FF65751"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Stromberg, J. C., Ritcher, B. D., Patten, D. T., &amp; Wolden, L. G. (1993). </w:t>
      </w:r>
      <w:r w:rsidRPr="002245EF">
        <w:rPr>
          <w:rFonts w:ascii="Times New Roman" w:hAnsi="Times New Roman" w:cs="Times New Roman"/>
          <w:i/>
          <w:iCs/>
          <w:sz w:val="24"/>
        </w:rPr>
        <w:t>Response of a Sonoran riparian forest to a 10-year return flood</w:t>
      </w:r>
      <w:r w:rsidRPr="002245EF">
        <w:rPr>
          <w:rFonts w:ascii="Times New Roman" w:hAnsi="Times New Roman" w:cs="Times New Roman"/>
          <w:sz w:val="24"/>
        </w:rPr>
        <w:t>.</w:t>
      </w:r>
    </w:p>
    <w:p w14:paraId="3880A9E0"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USDA. (2012). </w:t>
      </w:r>
      <w:r w:rsidRPr="002245EF">
        <w:rPr>
          <w:rFonts w:ascii="Times New Roman" w:hAnsi="Times New Roman" w:cs="Times New Roman"/>
          <w:i/>
          <w:iCs/>
          <w:sz w:val="24"/>
        </w:rPr>
        <w:t>Yavapai County Profile</w:t>
      </w:r>
      <w:r w:rsidRPr="002245EF">
        <w:rPr>
          <w:rFonts w:ascii="Times New Roman" w:hAnsi="Times New Roman" w:cs="Times New Roman"/>
          <w:sz w:val="24"/>
        </w:rPr>
        <w:t xml:space="preserve"> (Census of Agriculture). https://agcensus.library.cornell.edu/wp-content/uploads/2012-Arizona-cp04025.pdf</w:t>
      </w:r>
    </w:p>
    <w:p w14:paraId="3B01BBFC"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USFWS. (2012). </w:t>
      </w:r>
      <w:r w:rsidRPr="002245EF">
        <w:rPr>
          <w:rFonts w:ascii="Times New Roman" w:hAnsi="Times New Roman" w:cs="Times New Roman"/>
          <w:i/>
          <w:iCs/>
          <w:sz w:val="24"/>
        </w:rPr>
        <w:t>Designation of Critical Habitat for Southwestern Willow Flycatcher</w:t>
      </w:r>
      <w:r w:rsidRPr="002245EF">
        <w:rPr>
          <w:rFonts w:ascii="Times New Roman" w:hAnsi="Times New Roman" w:cs="Times New Roman"/>
          <w:sz w:val="24"/>
        </w:rPr>
        <w:t xml:space="preserve"> (Endangered and Threatened Wildlife and Plants).</w:t>
      </w:r>
    </w:p>
    <w:p w14:paraId="4C958292"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lastRenderedPageBreak/>
        <w:t xml:space="preserve">Varani, H., Margolis, E. Q., Muldavin, E. H., &amp; Pockman, W. T. (2024). Patterns and drivers of cottonwood mortality in the middle Rio Grande, New Mexico, USA. </w:t>
      </w:r>
      <w:r w:rsidRPr="002245EF">
        <w:rPr>
          <w:rFonts w:ascii="Times New Roman" w:hAnsi="Times New Roman" w:cs="Times New Roman"/>
          <w:i/>
          <w:iCs/>
          <w:sz w:val="24"/>
        </w:rPr>
        <w:t>Ecohydrology</w:t>
      </w:r>
      <w:r w:rsidRPr="002245EF">
        <w:rPr>
          <w:rFonts w:ascii="Times New Roman" w:hAnsi="Times New Roman" w:cs="Times New Roman"/>
          <w:sz w:val="24"/>
        </w:rPr>
        <w:t xml:space="preserve">, </w:t>
      </w:r>
      <w:r w:rsidRPr="002245EF">
        <w:rPr>
          <w:rFonts w:ascii="Times New Roman" w:hAnsi="Times New Roman" w:cs="Times New Roman"/>
          <w:i/>
          <w:iCs/>
          <w:sz w:val="24"/>
        </w:rPr>
        <w:t>17</w:t>
      </w:r>
      <w:r w:rsidRPr="002245EF">
        <w:rPr>
          <w:rFonts w:ascii="Times New Roman" w:hAnsi="Times New Roman" w:cs="Times New Roman"/>
          <w:sz w:val="24"/>
        </w:rPr>
        <w:t>(8), e2692. https://doi.org/10.1002/eco.2692</w:t>
      </w:r>
    </w:p>
    <w:p w14:paraId="1EBEF495"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Wirt, L., DeWitt, E., &amp; Langenheim, V. E. (2005). </w:t>
      </w:r>
      <w:r w:rsidRPr="002245EF">
        <w:rPr>
          <w:rFonts w:ascii="Times New Roman" w:hAnsi="Times New Roman" w:cs="Times New Roman"/>
          <w:i/>
          <w:iCs/>
          <w:sz w:val="24"/>
        </w:rPr>
        <w:t>Geologic framework of aquifer units and ground-water flowpaths, Verde River headwaters, north-central Arizona</w:t>
      </w:r>
      <w:r w:rsidRPr="002245EF">
        <w:rPr>
          <w:rFonts w:ascii="Times New Roman" w:hAnsi="Times New Roman" w:cs="Times New Roman"/>
          <w:sz w:val="24"/>
        </w:rPr>
        <w:t>. US Geological Survey.</w:t>
      </w:r>
    </w:p>
    <w:p w14:paraId="1EB9ADEE"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Zang, C., &amp; Biondi, F. (2015). treeclim: An R package for the numerical calibration of proxy‐climate relationships. </w:t>
      </w:r>
      <w:r w:rsidRPr="002245EF">
        <w:rPr>
          <w:rFonts w:ascii="Times New Roman" w:hAnsi="Times New Roman" w:cs="Times New Roman"/>
          <w:i/>
          <w:iCs/>
          <w:sz w:val="24"/>
        </w:rPr>
        <w:t>Ecography</w:t>
      </w:r>
      <w:r w:rsidRPr="002245EF">
        <w:rPr>
          <w:rFonts w:ascii="Times New Roman" w:hAnsi="Times New Roman" w:cs="Times New Roman"/>
          <w:sz w:val="24"/>
        </w:rPr>
        <w:t xml:space="preserve">, </w:t>
      </w:r>
      <w:r w:rsidRPr="002245EF">
        <w:rPr>
          <w:rFonts w:ascii="Times New Roman" w:hAnsi="Times New Roman" w:cs="Times New Roman"/>
          <w:i/>
          <w:iCs/>
          <w:sz w:val="24"/>
        </w:rPr>
        <w:t>38</w:t>
      </w:r>
      <w:r w:rsidRPr="002245EF">
        <w:rPr>
          <w:rFonts w:ascii="Times New Roman" w:hAnsi="Times New Roman" w:cs="Times New Roman"/>
          <w:sz w:val="24"/>
        </w:rPr>
        <w:t>(4), 431–436. https://doi.org/10.1111/ecog.01335</w:t>
      </w:r>
    </w:p>
    <w:p w14:paraId="545246F8" w14:textId="77777777" w:rsidR="0038100D" w:rsidRPr="002245EF" w:rsidRDefault="0038100D" w:rsidP="0038100D">
      <w:pPr>
        <w:pStyle w:val="Bibliography"/>
        <w:rPr>
          <w:rFonts w:ascii="Times New Roman" w:hAnsi="Times New Roman" w:cs="Times New Roman"/>
          <w:sz w:val="24"/>
        </w:rPr>
      </w:pPr>
      <w:r w:rsidRPr="002245EF">
        <w:rPr>
          <w:rFonts w:ascii="Times New Roman" w:hAnsi="Times New Roman" w:cs="Times New Roman"/>
          <w:sz w:val="24"/>
        </w:rPr>
        <w:t xml:space="preserve">Zhao, X., Du, D., Xiong, J., Springer, A., Masek Lopez, S. R., Winkler, B., &amp; Hubler, K. (2019). The impact of forest restoration on agriculture in the Verde River watershed, Arizona, USA. </w:t>
      </w:r>
      <w:r w:rsidRPr="002245EF">
        <w:rPr>
          <w:rFonts w:ascii="Times New Roman" w:hAnsi="Times New Roman" w:cs="Times New Roman"/>
          <w:i/>
          <w:iCs/>
          <w:sz w:val="24"/>
        </w:rPr>
        <w:t>Forest Policy and Economics</w:t>
      </w:r>
      <w:r w:rsidRPr="002245EF">
        <w:rPr>
          <w:rFonts w:ascii="Times New Roman" w:hAnsi="Times New Roman" w:cs="Times New Roman"/>
          <w:sz w:val="24"/>
        </w:rPr>
        <w:t xml:space="preserve">, </w:t>
      </w:r>
      <w:r w:rsidRPr="002245EF">
        <w:rPr>
          <w:rFonts w:ascii="Times New Roman" w:hAnsi="Times New Roman" w:cs="Times New Roman"/>
          <w:i/>
          <w:iCs/>
          <w:sz w:val="24"/>
        </w:rPr>
        <w:t>109</w:t>
      </w:r>
      <w:r w:rsidRPr="002245EF">
        <w:rPr>
          <w:rFonts w:ascii="Times New Roman" w:hAnsi="Times New Roman" w:cs="Times New Roman"/>
          <w:sz w:val="24"/>
        </w:rPr>
        <w:t>, 101999. https://doi.org/10.1016/j.forpol.2019.101999</w:t>
      </w:r>
    </w:p>
    <w:p w14:paraId="73798B2E" w14:textId="77777777" w:rsidR="0038100D" w:rsidRPr="002245EF" w:rsidRDefault="0038100D" w:rsidP="0038100D">
      <w:pPr>
        <w:spacing w:line="480" w:lineRule="auto"/>
        <w:rPr>
          <w:rFonts w:ascii="Times New Roman" w:hAnsi="Times New Roman" w:cs="Times New Roman"/>
          <w:sz w:val="24"/>
          <w:szCs w:val="24"/>
        </w:rPr>
      </w:pPr>
      <w:r w:rsidRPr="002245EF">
        <w:rPr>
          <w:rFonts w:ascii="Times New Roman" w:hAnsi="Times New Roman" w:cs="Times New Roman"/>
          <w:sz w:val="24"/>
          <w:szCs w:val="24"/>
        </w:rPr>
        <w:fldChar w:fldCharType="end"/>
      </w:r>
    </w:p>
    <w:p w14:paraId="18DD63EA" w14:textId="77777777" w:rsidR="0038100D" w:rsidRPr="002245EF" w:rsidRDefault="0038100D" w:rsidP="0038100D">
      <w:pPr>
        <w:rPr>
          <w:rFonts w:ascii="Times New Roman" w:hAnsi="Times New Roman" w:cs="Times New Roman"/>
          <w:sz w:val="24"/>
          <w:szCs w:val="24"/>
        </w:rPr>
      </w:pPr>
      <w:r w:rsidRPr="002245EF">
        <w:rPr>
          <w:rFonts w:ascii="Times New Roman" w:hAnsi="Times New Roman" w:cs="Times New Roman"/>
          <w:sz w:val="24"/>
          <w:szCs w:val="24"/>
        </w:rPr>
        <w:br w:type="page"/>
      </w:r>
    </w:p>
    <w:p w14:paraId="12218647" w14:textId="1AFF5FCF" w:rsidR="009954F4" w:rsidRPr="002245EF" w:rsidRDefault="009954F4" w:rsidP="009954F4">
      <w:pPr>
        <w:pStyle w:val="Heading2"/>
        <w:rPr>
          <w:rFonts w:ascii="Times New Roman" w:hAnsi="Times New Roman" w:cs="Times New Roman"/>
          <w:color w:val="auto"/>
        </w:rPr>
      </w:pPr>
    </w:p>
    <w:sectPr w:rsidR="009954F4" w:rsidRPr="002245E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Cooper,David" w:date="2025-04-05T13:08:00Z" w:initials="DC">
    <w:p w14:paraId="78C76CC0" w14:textId="77777777" w:rsidR="007956F7" w:rsidRDefault="007956F7" w:rsidP="006135B5">
      <w:r>
        <w:rPr>
          <w:rStyle w:val="CommentReference"/>
        </w:rPr>
        <w:annotationRef/>
      </w:r>
      <w:r>
        <w:rPr>
          <w:color w:val="000000"/>
          <w:sz w:val="20"/>
          <w:szCs w:val="20"/>
        </w:rPr>
        <w:t>This needs a subject, drives what?  Reproduction, growth, ???</w:t>
      </w:r>
    </w:p>
  </w:comment>
  <w:comment w:id="6" w:author="Cooper,David" w:date="2025-04-05T13:09:00Z" w:initials="DC">
    <w:p w14:paraId="26B09AA2" w14:textId="77777777" w:rsidR="007956F7" w:rsidRDefault="007956F7" w:rsidP="00803919">
      <w:r>
        <w:rPr>
          <w:rStyle w:val="CommentReference"/>
        </w:rPr>
        <w:annotationRef/>
      </w:r>
      <w:r>
        <w:rPr>
          <w:color w:val="000000"/>
          <w:sz w:val="20"/>
          <w:szCs w:val="20"/>
        </w:rPr>
        <w:t>this is not clear.  You are trying to say the flood occurred in the winter, but seedling established during seed rain in the spring.</w:t>
      </w:r>
    </w:p>
  </w:comment>
  <w:comment w:id="7" w:author="Cooper,David" w:date="2025-04-05T13:10:00Z" w:initials="DC">
    <w:p w14:paraId="0B0E5F78" w14:textId="77777777" w:rsidR="007956F7" w:rsidRDefault="007956F7" w:rsidP="000A4706">
      <w:r>
        <w:rPr>
          <w:rStyle w:val="CommentReference"/>
        </w:rPr>
        <w:annotationRef/>
      </w:r>
      <w:r>
        <w:rPr>
          <w:sz w:val="20"/>
          <w:szCs w:val="20"/>
        </w:rPr>
        <w:t>you mean affected by? and how are they affected? They grow more, less, what is the point?</w:t>
      </w:r>
    </w:p>
  </w:comment>
  <w:comment w:id="8" w:author="Merritt, David - FS, CO" w:date="2025-04-07T07:25:00Z" w:initials="MDFC">
    <w:p w14:paraId="7F062486" w14:textId="77777777" w:rsidR="00367065" w:rsidRDefault="00367065" w:rsidP="00367065">
      <w:pPr>
        <w:pStyle w:val="CommentText"/>
      </w:pPr>
      <w:r>
        <w:rPr>
          <w:rStyle w:val="CommentReference"/>
        </w:rPr>
        <w:annotationRef/>
      </w:r>
      <w:r>
        <w:t>Maybe “a specific set of governing variables”</w:t>
      </w:r>
    </w:p>
  </w:comment>
  <w:comment w:id="9" w:author="Cooper,David" w:date="2025-04-05T13:11:00Z" w:initials="DC">
    <w:p w14:paraId="7032514A" w14:textId="1DC7C12D" w:rsidR="007956F7" w:rsidRDefault="007956F7" w:rsidP="004178B9">
      <w:r>
        <w:rPr>
          <w:rStyle w:val="CommentReference"/>
        </w:rPr>
        <w:annotationRef/>
      </w:r>
      <w:r>
        <w:rPr>
          <w:color w:val="000000"/>
          <w:sz w:val="20"/>
          <w:szCs w:val="20"/>
        </w:rPr>
        <w:t>Like what?</w:t>
      </w:r>
    </w:p>
  </w:comment>
  <w:comment w:id="10" w:author="Cooper,David" w:date="2025-04-05T13:12:00Z" w:initials="DC">
    <w:p w14:paraId="100B34EB" w14:textId="77777777" w:rsidR="007956F7" w:rsidRDefault="007956F7" w:rsidP="00746CF7">
      <w:r>
        <w:rPr>
          <w:rStyle w:val="CommentReference"/>
        </w:rPr>
        <w:annotationRef/>
      </w:r>
      <w:r>
        <w:rPr>
          <w:color w:val="000000"/>
          <w:sz w:val="20"/>
          <w:szCs w:val="20"/>
        </w:rPr>
        <w:t>are you sure about this?</w:t>
      </w:r>
    </w:p>
  </w:comment>
  <w:comment w:id="12" w:author="Merritt, David - FS, CO" w:date="2025-04-07T08:54:00Z" w:initials="MDFC">
    <w:p w14:paraId="0B34925C" w14:textId="77777777" w:rsidR="00A214EA" w:rsidRDefault="00A214EA" w:rsidP="00A214EA">
      <w:pPr>
        <w:pStyle w:val="CommentText"/>
      </w:pPr>
      <w:r>
        <w:rPr>
          <w:rStyle w:val="CommentReference"/>
        </w:rPr>
        <w:annotationRef/>
      </w:r>
      <w:r>
        <w:t>Let’s start the introduction with this broad statement of the global and regional importance of this ecosystem type, then zero in on the specifics of the Verde River.</w:t>
      </w:r>
    </w:p>
  </w:comment>
  <w:comment w:id="13" w:author="Quentin R McCalla" w:date="2025-04-07T15:15:00Z" w:initials="QM">
    <w:p w14:paraId="572592C6" w14:textId="77777777" w:rsidR="00C502E4" w:rsidRDefault="00C502E4" w:rsidP="00C502E4">
      <w:pPr>
        <w:pStyle w:val="CommentText"/>
      </w:pPr>
      <w:r>
        <w:rPr>
          <w:rStyle w:val="CommentReference"/>
        </w:rPr>
        <w:annotationRef/>
      </w:r>
      <w:hyperlink r:id="rId1" w:history="1">
        <w:r w:rsidRPr="00D55E79">
          <w:rPr>
            <w:rStyle w:val="Hyperlink"/>
          </w:rPr>
          <w:t>https://www.ingentaconnect.com/content/miiz/actac/2007/00000009/00000001/art00013</w:t>
        </w:r>
      </w:hyperlink>
    </w:p>
  </w:comment>
  <w:comment w:id="14" w:author="Quentin R McCalla" w:date="2025-04-07T15:16:00Z" w:initials="QM">
    <w:p w14:paraId="50C7B699" w14:textId="77777777" w:rsidR="00C502E4" w:rsidRDefault="00C502E4" w:rsidP="00C502E4">
      <w:pPr>
        <w:pStyle w:val="CommentText"/>
      </w:pPr>
      <w:r>
        <w:rPr>
          <w:rStyle w:val="CommentReference"/>
        </w:rPr>
        <w:annotationRef/>
      </w:r>
      <w:hyperlink r:id="rId2" w:history="1">
        <w:r w:rsidRPr="00773AD8">
          <w:rPr>
            <w:rStyle w:val="Hyperlink"/>
          </w:rPr>
          <w:t>https://bioone.org/journals/the-southwestern-naturalist/volume-59/issue-2/F15-MLK-15.1/Avian-use-of-isolated-cottonwood-tamarisk-and-residential-patches-of/10.1894/F15-MLK-15.1.full</w:t>
        </w:r>
      </w:hyperlink>
    </w:p>
  </w:comment>
  <w:comment w:id="15" w:author="Quentin R McCalla" w:date="2025-04-07T15:39:00Z" w:initials="QM">
    <w:p w14:paraId="673D62DF" w14:textId="77777777" w:rsidR="005E2653" w:rsidRDefault="005E2653" w:rsidP="005E2653">
      <w:pPr>
        <w:pStyle w:val="CommentText"/>
      </w:pPr>
      <w:r>
        <w:rPr>
          <w:rStyle w:val="CommentReference"/>
        </w:rPr>
        <w:annotationRef/>
      </w:r>
      <w:hyperlink r:id="rId3" w:history="1">
        <w:r w:rsidRPr="00102F45">
          <w:rPr>
            <w:rStyle w:val="Hyperlink"/>
          </w:rPr>
          <w:t>https://www.webofscience.com/wos/woscc/full-record/WOS:A1992JV60500013</w:t>
        </w:r>
      </w:hyperlink>
    </w:p>
  </w:comment>
  <w:comment w:id="16" w:author="Quentin R McCalla" w:date="2025-04-07T15:24:00Z" w:initials="QM">
    <w:p w14:paraId="6F175F5B" w14:textId="2E8A1EC9" w:rsidR="00E871C0" w:rsidRDefault="00E871C0" w:rsidP="00E871C0">
      <w:pPr>
        <w:pStyle w:val="CommentText"/>
      </w:pPr>
      <w:r>
        <w:rPr>
          <w:rStyle w:val="CommentReference"/>
        </w:rPr>
        <w:annotationRef/>
      </w:r>
      <w:hyperlink r:id="rId4" w:history="1">
        <w:r w:rsidRPr="003A72AF">
          <w:rPr>
            <w:rStyle w:val="Hyperlink"/>
          </w:rPr>
          <w:t>https://www.webofscience.com/wos/woscc/full-record/WOS:A1993ME26400006</w:t>
        </w:r>
      </w:hyperlink>
    </w:p>
  </w:comment>
  <w:comment w:id="17" w:author="Quentin R McCalla" w:date="2025-04-07T15:28:00Z" w:initials="QM">
    <w:p w14:paraId="1E6D5FE1" w14:textId="77777777" w:rsidR="00E871C0" w:rsidRDefault="00E871C0" w:rsidP="00E871C0">
      <w:pPr>
        <w:pStyle w:val="CommentText"/>
      </w:pPr>
      <w:r>
        <w:rPr>
          <w:rStyle w:val="CommentReference"/>
        </w:rPr>
        <w:annotationRef/>
      </w:r>
      <w:hyperlink r:id="rId5" w:history="1">
        <w:r w:rsidRPr="00710344">
          <w:rPr>
            <w:rStyle w:val="Hyperlink"/>
          </w:rPr>
          <w:t>https://www.webofscience.com/wos/woscc/full-record/WOS:000176475600012</w:t>
        </w:r>
      </w:hyperlink>
    </w:p>
  </w:comment>
  <w:comment w:id="18" w:author="Quentin R McCalla" w:date="2025-04-07T15:27:00Z" w:initials="QM">
    <w:p w14:paraId="6F6CE436" w14:textId="0A30B4CC" w:rsidR="00E871C0" w:rsidRDefault="00E871C0" w:rsidP="00E871C0">
      <w:pPr>
        <w:pStyle w:val="CommentText"/>
      </w:pPr>
      <w:r>
        <w:rPr>
          <w:rStyle w:val="CommentReference"/>
        </w:rPr>
        <w:annotationRef/>
      </w:r>
      <w:hyperlink r:id="rId6" w:history="1">
        <w:r w:rsidRPr="003A5DAD">
          <w:rPr>
            <w:rStyle w:val="Hyperlink"/>
          </w:rPr>
          <w:t>https://www.webofscience.com/wos/woscc/full-record/WOS:000279089100003</w:t>
        </w:r>
      </w:hyperlink>
    </w:p>
  </w:comment>
  <w:comment w:id="19" w:author="Quentin R McCalla" w:date="2025-04-07T15:31:00Z" w:initials="QM">
    <w:p w14:paraId="3763F15A" w14:textId="77777777" w:rsidR="00E871C0" w:rsidRDefault="00E871C0" w:rsidP="00E871C0">
      <w:pPr>
        <w:pStyle w:val="CommentText"/>
      </w:pPr>
      <w:r>
        <w:rPr>
          <w:rStyle w:val="CommentReference"/>
        </w:rPr>
        <w:annotationRef/>
      </w:r>
      <w:hyperlink r:id="rId7" w:history="1">
        <w:r w:rsidRPr="0006481D">
          <w:rPr>
            <w:rStyle w:val="Hyperlink"/>
          </w:rPr>
          <w:t>https://www.webofscience.com/wos/woscc/full-record/WOS:000311762700006</w:t>
        </w:r>
      </w:hyperlink>
    </w:p>
  </w:comment>
  <w:comment w:id="20" w:author="Quentin R McCalla" w:date="2025-04-07T15:34:00Z" w:initials="QM">
    <w:p w14:paraId="403DA650" w14:textId="77777777" w:rsidR="005E2653" w:rsidRDefault="005E2653" w:rsidP="005E2653">
      <w:pPr>
        <w:pStyle w:val="CommentText"/>
      </w:pPr>
      <w:r>
        <w:rPr>
          <w:rStyle w:val="CommentReference"/>
        </w:rPr>
        <w:annotationRef/>
      </w:r>
      <w:hyperlink r:id="rId8" w:history="1">
        <w:r w:rsidRPr="00EE5FE8">
          <w:rPr>
            <w:rStyle w:val="Hyperlink"/>
          </w:rPr>
          <w:t>https://www.webofscience.com/wos/woscc/full-record/WOS:000175693800018</w:t>
        </w:r>
      </w:hyperlink>
    </w:p>
  </w:comment>
  <w:comment w:id="23" w:author="Cooper,David" w:date="2025-04-05T13:22:00Z" w:initials="C">
    <w:p w14:paraId="6ABD28F1" w14:textId="1405756B" w:rsidR="00A214EA" w:rsidRDefault="00A214EA" w:rsidP="00A214EA">
      <w:r>
        <w:rPr>
          <w:rStyle w:val="CommentReference"/>
        </w:rPr>
        <w:annotationRef/>
      </w:r>
      <w:r>
        <w:rPr>
          <w:color w:val="000000"/>
          <w:sz w:val="20"/>
          <w:szCs w:val="20"/>
        </w:rPr>
        <w:t>since you are not really talking about ages, you are talking about sizes, maybe change this.</w:t>
      </w:r>
    </w:p>
  </w:comment>
  <w:comment w:id="24" w:author="Cooper,David" w:date="2025-04-05T13:20:00Z" w:initials="C">
    <w:p w14:paraId="6C457FDF" w14:textId="77777777" w:rsidR="008625F9" w:rsidRDefault="008625F9" w:rsidP="008625F9">
      <w:r>
        <w:rPr>
          <w:rStyle w:val="CommentReference"/>
        </w:rPr>
        <w:annotationRef/>
      </w:r>
      <w:r>
        <w:rPr>
          <w:color w:val="000000"/>
          <w:sz w:val="20"/>
          <w:szCs w:val="20"/>
        </w:rPr>
        <w:t>We are pretty sure its not Arundo, but it is the native Phragmites.</w:t>
      </w:r>
    </w:p>
  </w:comment>
  <w:comment w:id="25" w:author="Quentin R McCalla" w:date="2025-04-07T15:43:00Z" w:initials="QM">
    <w:p w14:paraId="07F9CF4E" w14:textId="77777777" w:rsidR="008625F9" w:rsidRDefault="008625F9" w:rsidP="008625F9">
      <w:pPr>
        <w:pStyle w:val="CommentText"/>
      </w:pPr>
      <w:r>
        <w:rPr>
          <w:rStyle w:val="CommentReference"/>
        </w:rPr>
        <w:annotationRef/>
      </w:r>
      <w:hyperlink r:id="rId9" w:history="1">
        <w:r w:rsidRPr="00CA65D6">
          <w:rPr>
            <w:rStyle w:val="Hyperlink"/>
          </w:rPr>
          <w:t>https://www.webofscience.com/wos/woscc/full-record/WOS:000186452200004</w:t>
        </w:r>
      </w:hyperlink>
    </w:p>
  </w:comment>
  <w:comment w:id="26" w:author="Quentin R McCalla" w:date="2025-04-07T15:42:00Z" w:initials="QM">
    <w:p w14:paraId="37511F23" w14:textId="4E006474" w:rsidR="005E2653" w:rsidRDefault="005E2653" w:rsidP="005E2653">
      <w:pPr>
        <w:pStyle w:val="CommentText"/>
      </w:pPr>
      <w:r>
        <w:rPr>
          <w:rStyle w:val="CommentReference"/>
        </w:rPr>
        <w:annotationRef/>
      </w:r>
      <w:hyperlink r:id="rId10" w:history="1">
        <w:r w:rsidRPr="001545BB">
          <w:rPr>
            <w:rStyle w:val="Hyperlink"/>
          </w:rPr>
          <w:t>https://www.webofscience.com/wos/woscc/full-record/WOS:000076717400007</w:t>
        </w:r>
      </w:hyperlink>
    </w:p>
  </w:comment>
  <w:comment w:id="27" w:author="Quentin R McCalla" w:date="2025-04-07T15:41:00Z" w:initials="QM">
    <w:p w14:paraId="0B8836FC" w14:textId="29976B5F" w:rsidR="005E2653" w:rsidRDefault="005E2653" w:rsidP="005E2653">
      <w:pPr>
        <w:pStyle w:val="CommentText"/>
      </w:pPr>
      <w:r>
        <w:rPr>
          <w:rStyle w:val="CommentReference"/>
        </w:rPr>
        <w:annotationRef/>
      </w:r>
      <w:hyperlink r:id="rId11" w:history="1">
        <w:r w:rsidRPr="00D82206">
          <w:rPr>
            <w:rStyle w:val="Hyperlink"/>
          </w:rPr>
          <w:t>https://www.webofscience.com/wos/woscc/full-record/WOS:000078858200006</w:t>
        </w:r>
      </w:hyperlink>
    </w:p>
  </w:comment>
  <w:comment w:id="28" w:author="Quentin R McCalla" w:date="2025-04-07T15:48:00Z" w:initials="QM">
    <w:p w14:paraId="0F5A7702" w14:textId="77777777" w:rsidR="008625F9" w:rsidRDefault="008625F9" w:rsidP="008625F9">
      <w:pPr>
        <w:pStyle w:val="CommentText"/>
      </w:pPr>
      <w:r>
        <w:rPr>
          <w:rStyle w:val="CommentReference"/>
        </w:rPr>
        <w:annotationRef/>
      </w:r>
      <w:hyperlink r:id="rId12" w:history="1">
        <w:r w:rsidRPr="008E5C04">
          <w:rPr>
            <w:rStyle w:val="Hyperlink"/>
          </w:rPr>
          <w:t>https://www.webofscience.com/wos/woscc/full-record/WOS:000305719800004</w:t>
        </w:r>
      </w:hyperlink>
    </w:p>
  </w:comment>
  <w:comment w:id="29" w:author="Quentin R McCalla" w:date="2025-04-07T15:49:00Z" w:initials="QM">
    <w:p w14:paraId="04BA4DB5" w14:textId="77777777" w:rsidR="008625F9" w:rsidRDefault="008625F9" w:rsidP="008625F9">
      <w:pPr>
        <w:pStyle w:val="CommentText"/>
      </w:pPr>
      <w:r>
        <w:rPr>
          <w:rStyle w:val="CommentReference"/>
        </w:rPr>
        <w:annotationRef/>
      </w:r>
      <w:hyperlink r:id="rId13" w:history="1">
        <w:r w:rsidRPr="00F1527E">
          <w:rPr>
            <w:rStyle w:val="Hyperlink"/>
          </w:rPr>
          <w:t>https://www.webofscience.com/wos/woscc/full-record/WOS:A1983RC76000026</w:t>
        </w:r>
      </w:hyperlink>
    </w:p>
  </w:comment>
  <w:comment w:id="30" w:author="Quentin R McCalla" w:date="2025-04-07T15:50:00Z" w:initials="QM">
    <w:p w14:paraId="6833297F" w14:textId="77777777" w:rsidR="008625F9" w:rsidRDefault="008625F9" w:rsidP="008625F9">
      <w:pPr>
        <w:pStyle w:val="CommentText"/>
      </w:pPr>
      <w:r>
        <w:rPr>
          <w:rStyle w:val="CommentReference"/>
        </w:rPr>
        <w:annotationRef/>
      </w:r>
      <w:hyperlink r:id="rId14" w:history="1">
        <w:r w:rsidRPr="006256F8">
          <w:rPr>
            <w:rStyle w:val="Hyperlink"/>
          </w:rPr>
          <w:t>https://www.webofscience.com/wos/woscc/full-record/WOS:000085329100007</w:t>
        </w:r>
      </w:hyperlink>
    </w:p>
  </w:comment>
  <w:comment w:id="31" w:author="Quentin R McCalla" w:date="2025-04-07T15:52:00Z" w:initials="QM">
    <w:p w14:paraId="4291ED7B" w14:textId="77777777" w:rsidR="008625F9" w:rsidRDefault="008625F9" w:rsidP="008625F9">
      <w:pPr>
        <w:pStyle w:val="CommentText"/>
      </w:pPr>
      <w:r>
        <w:rPr>
          <w:rStyle w:val="CommentReference"/>
        </w:rPr>
        <w:annotationRef/>
      </w:r>
      <w:hyperlink r:id="rId15" w:history="1">
        <w:r w:rsidRPr="00244945">
          <w:rPr>
            <w:rStyle w:val="Hyperlink"/>
          </w:rPr>
          <w:t>https://www.webofscience.com/wos/woscc/full-record/WOS:000356940500016</w:t>
        </w:r>
      </w:hyperlink>
    </w:p>
  </w:comment>
  <w:comment w:id="33" w:author="Cooper,David" w:date="2025-04-05T13:24:00Z" w:initials="C">
    <w:p w14:paraId="75D89A83" w14:textId="77777777" w:rsidR="00A214EA" w:rsidRDefault="00A214EA" w:rsidP="00A214EA">
      <w:r>
        <w:rPr>
          <w:rStyle w:val="CommentReference"/>
        </w:rPr>
        <w:annotationRef/>
      </w:r>
      <w:r>
        <w:rPr>
          <w:color w:val="000000"/>
          <w:sz w:val="20"/>
          <w:szCs w:val="20"/>
        </w:rPr>
        <w:t>why not provide the actual value?</w:t>
      </w:r>
    </w:p>
  </w:comment>
  <w:comment w:id="35" w:author="Cooper,David" w:date="2025-04-05T13:19:00Z" w:initials="C">
    <w:p w14:paraId="27FBF187" w14:textId="77777777" w:rsidR="00A52FD5" w:rsidRDefault="00A52FD5" w:rsidP="00BF5807">
      <w:r>
        <w:rPr>
          <w:rStyle w:val="CommentReference"/>
        </w:rPr>
        <w:annotationRef/>
      </w:r>
      <w:r>
        <w:rPr>
          <w:color w:val="000000"/>
          <w:sz w:val="20"/>
          <w:szCs w:val="20"/>
        </w:rPr>
        <w:t>This is a really all “study Area” information, not a typical introduction that describes the big questions and issues about cottonwood establishment and growth.  So before submittal to a journal it will need an introduction.</w:t>
      </w:r>
    </w:p>
  </w:comment>
  <w:comment w:id="36" w:author="Merritt, David - FS, CO" w:date="2025-04-07T08:52:00Z" w:initials="MDFC">
    <w:p w14:paraId="40B74509" w14:textId="77777777" w:rsidR="00DF4E13" w:rsidRDefault="00DF4E13" w:rsidP="00DF4E13">
      <w:pPr>
        <w:pStyle w:val="CommentText"/>
      </w:pPr>
      <w:r>
        <w:rPr>
          <w:rStyle w:val="CommentReference"/>
        </w:rPr>
        <w:annotationRef/>
      </w:r>
      <w:r>
        <w:t>Agree with DJC. We should start here with facts that put this ecosystem type in context. Riparian areas are rare on the landscape. Cottonwood forests are exceedingly rare. This is one of the more contiguous in the American SW...</w:t>
      </w:r>
    </w:p>
  </w:comment>
  <w:comment w:id="44" w:author="Cooper,David" w:date="2025-04-05T13:26:00Z" w:initials="C">
    <w:p w14:paraId="17798EE8" w14:textId="77777777" w:rsidR="00A52FD5" w:rsidRDefault="00A52FD5" w:rsidP="00DF4D03">
      <w:r>
        <w:rPr>
          <w:rStyle w:val="CommentReference"/>
        </w:rPr>
        <w:annotationRef/>
      </w:r>
      <w:r>
        <w:rPr>
          <w:color w:val="000000"/>
          <w:sz w:val="20"/>
          <w:szCs w:val="20"/>
        </w:rPr>
        <w:t>remember hydrology is the name of a science, its not what you measure.</w:t>
      </w:r>
    </w:p>
  </w:comment>
  <w:comment w:id="45" w:author="Cooper,David" w:date="2025-04-05T13:27:00Z" w:initials="C">
    <w:p w14:paraId="59D599DA" w14:textId="77777777" w:rsidR="00A52FD5" w:rsidRDefault="00A52FD5" w:rsidP="00E158F7">
      <w:r>
        <w:rPr>
          <w:rStyle w:val="CommentReference"/>
        </w:rPr>
        <w:annotationRef/>
      </w:r>
      <w:r>
        <w:rPr>
          <w:color w:val="000000"/>
          <w:sz w:val="20"/>
          <w:szCs w:val="20"/>
        </w:rPr>
        <w:t>this does not introduce question 3</w:t>
      </w:r>
    </w:p>
  </w:comment>
  <w:comment w:id="48" w:author="Cooper,David" w:date="2025-04-05T13:30:00Z" w:initials="C">
    <w:p w14:paraId="0798313D" w14:textId="77777777" w:rsidR="00516EBF" w:rsidRDefault="00516EBF" w:rsidP="00041F74">
      <w:r>
        <w:rPr>
          <w:rStyle w:val="CommentReference"/>
        </w:rPr>
        <w:annotationRef/>
      </w:r>
      <w:r>
        <w:rPr>
          <w:color w:val="000000"/>
          <w:sz w:val="20"/>
          <w:szCs w:val="20"/>
        </w:rPr>
        <w:t xml:space="preserve">This is not really the case.  You can only study where they had survived at the end of the first summer.  You don’t know where they established but didn’t survive.  </w:t>
      </w:r>
    </w:p>
  </w:comment>
  <w:comment w:id="49" w:author="Cooper,David" w:date="2025-04-05T13:31:00Z" w:initials="C">
    <w:p w14:paraId="098EBC43" w14:textId="77777777" w:rsidR="00516EBF" w:rsidRDefault="00516EBF" w:rsidP="00F1020B">
      <w:r>
        <w:rPr>
          <w:rStyle w:val="CommentReference"/>
        </w:rPr>
        <w:annotationRef/>
      </w:r>
      <w:r>
        <w:rPr>
          <w:color w:val="000000"/>
          <w:sz w:val="20"/>
          <w:szCs w:val="20"/>
        </w:rPr>
        <w:t>did you measure light or PAR?</w:t>
      </w:r>
    </w:p>
  </w:comment>
  <w:comment w:id="50" w:author="Cooper,David" w:date="2025-04-05T13:32:00Z" w:initials="C">
    <w:p w14:paraId="7C5BEDCC" w14:textId="77777777" w:rsidR="00516EBF" w:rsidRDefault="00516EBF" w:rsidP="000D13CE">
      <w:r>
        <w:rPr>
          <w:rStyle w:val="CommentReference"/>
        </w:rPr>
        <w:annotationRef/>
      </w:r>
      <w:r>
        <w:rPr>
          <w:color w:val="000000"/>
          <w:sz w:val="20"/>
          <w:szCs w:val="20"/>
        </w:rPr>
        <w:t xml:space="preserve">HOW?  </w:t>
      </w:r>
    </w:p>
  </w:comment>
  <w:comment w:id="51" w:author="Merritt, David - FS, CO" w:date="2025-04-07T12:16:00Z" w:initials="MDFC">
    <w:p w14:paraId="277646E5" w14:textId="77777777" w:rsidR="00A22010" w:rsidRDefault="00A22010" w:rsidP="00A22010">
      <w:pPr>
        <w:pStyle w:val="CommentText"/>
      </w:pPr>
      <w:r>
        <w:rPr>
          <w:rStyle w:val="CommentReference"/>
        </w:rPr>
        <w:annotationRef/>
      </w:r>
      <w:r>
        <w:t>R studio is just a GUI. R is the script.</w:t>
      </w:r>
    </w:p>
  </w:comment>
  <w:comment w:id="54" w:author="Cooper,David" w:date="2025-04-05T13:37:00Z" w:initials="C">
    <w:p w14:paraId="7359996C" w14:textId="77777777" w:rsidR="00516EBF" w:rsidRDefault="00516EBF" w:rsidP="00A23044">
      <w:r>
        <w:rPr>
          <w:rStyle w:val="CommentReference"/>
        </w:rPr>
        <w:annotationRef/>
      </w:r>
      <w:r>
        <w:rPr>
          <w:color w:val="000000"/>
          <w:sz w:val="20"/>
          <w:szCs w:val="20"/>
        </w:rPr>
        <w:t>?</w:t>
      </w:r>
    </w:p>
  </w:comment>
  <w:comment w:id="57" w:author="Peter Z Fule" w:date="2025-03-08T11:17:00Z" w:initials="PF">
    <w:p w14:paraId="37634424" w14:textId="0D257F5F" w:rsidR="0038100D" w:rsidRDefault="0038100D" w:rsidP="0038100D">
      <w:pPr>
        <w:pStyle w:val="CommentText"/>
      </w:pPr>
      <w:r>
        <w:rPr>
          <w:rStyle w:val="CommentReference"/>
        </w:rPr>
        <w:annotationRef/>
      </w:r>
      <w:r>
        <w:rPr>
          <w:lang w:val="es-ES"/>
        </w:rPr>
        <w:t>Crossdating involves matching ring-width patterns among samples or with pre-existing tree-ring chronologies. That has not been described in the Methods. Coo Recorder is a tool for measurement. Cofecha is a tool for quality control of crossdating. You need to describe how you did the crossdating.</w:t>
      </w:r>
    </w:p>
  </w:comment>
  <w:comment w:id="58" w:author="Cooper,David" w:date="2025-04-05T13:45:00Z" w:initials="C">
    <w:p w14:paraId="4BE66DFF" w14:textId="77777777" w:rsidR="008279F5" w:rsidRDefault="008279F5" w:rsidP="008A1684">
      <w:r>
        <w:rPr>
          <w:rStyle w:val="CommentReference"/>
        </w:rPr>
        <w:annotationRef/>
      </w:r>
      <w:r>
        <w:rPr>
          <w:color w:val="000000"/>
          <w:sz w:val="20"/>
          <w:szCs w:val="20"/>
        </w:rPr>
        <w:t>redundant</w:t>
      </w:r>
    </w:p>
  </w:comment>
  <w:comment w:id="64" w:author="Merritt, David - FS, CO" w:date="2025-04-07T12:37:00Z" w:initials="MDFC">
    <w:p w14:paraId="6641B1D9" w14:textId="77777777" w:rsidR="002B6513" w:rsidRDefault="002B6513" w:rsidP="002B6513">
      <w:pPr>
        <w:pStyle w:val="CommentText"/>
      </w:pPr>
      <w:r>
        <w:rPr>
          <w:rStyle w:val="CommentReference"/>
        </w:rPr>
        <w:annotationRef/>
      </w:r>
      <w:r>
        <w:t>Always include the 0 before the decimal. 0.00…</w:t>
      </w:r>
    </w:p>
  </w:comment>
  <w:comment w:id="68" w:author="Cooper,David" w:date="2025-04-05T13:54:00Z" w:initials="C">
    <w:p w14:paraId="1D5FEA44" w14:textId="2B070C14" w:rsidR="00BE7FD1" w:rsidRDefault="00BE7FD1" w:rsidP="0061380B">
      <w:r>
        <w:rPr>
          <w:rStyle w:val="CommentReference"/>
        </w:rPr>
        <w:annotationRef/>
      </w:r>
      <w:r>
        <w:rPr>
          <w:color w:val="000000"/>
          <w:sz w:val="20"/>
          <w:szCs w:val="20"/>
        </w:rPr>
        <w:t>Because your figure only shows means, and not variance, its hard to understand what you are analyzing.  Did some plots  have much higher mortality than other?  Is that why there is a statistical relationship of survival to environmental variables?  I cannot tell from what you have presented.</w:t>
      </w:r>
    </w:p>
  </w:comment>
  <w:comment w:id="70" w:author="Cooper,David" w:date="2025-04-05T13:58:00Z" w:initials="C">
    <w:p w14:paraId="30886226" w14:textId="77777777" w:rsidR="00BE7FD1" w:rsidRDefault="00BE7FD1" w:rsidP="00395004">
      <w:r>
        <w:rPr>
          <w:rStyle w:val="CommentReference"/>
        </w:rPr>
        <w:annotationRef/>
      </w:r>
      <w:r>
        <w:rPr>
          <w:color w:val="000000"/>
          <w:sz w:val="20"/>
          <w:szCs w:val="20"/>
        </w:rPr>
        <w:t>I would linlucde this graph, with a linked graph with the same X axis that shows total annual flow, or annual peak flow so that we can see the relationship of flow to recruitment of these trees.</w:t>
      </w:r>
    </w:p>
  </w:comment>
  <w:comment w:id="71" w:author="Merritt, David - FS, CO" w:date="2025-04-07T12:38:00Z" w:initials="MDFC">
    <w:p w14:paraId="7B598833" w14:textId="77777777" w:rsidR="002B6513" w:rsidRDefault="002B6513" w:rsidP="002B6513">
      <w:pPr>
        <w:pStyle w:val="CommentText"/>
      </w:pPr>
      <w:r>
        <w:rPr>
          <w:rStyle w:val="CommentReference"/>
        </w:rPr>
        <w:annotationRef/>
      </w:r>
      <w:r>
        <w:t>Agree entirely.</w:t>
      </w:r>
    </w:p>
  </w:comment>
  <w:comment w:id="73" w:author="Cooper,David" w:date="2025-04-05T13:59:00Z" w:initials="C">
    <w:p w14:paraId="58D40361" w14:textId="3891320C" w:rsidR="005E0FF8" w:rsidRDefault="005E0FF8" w:rsidP="007E680F">
      <w:r>
        <w:rPr>
          <w:rStyle w:val="CommentReference"/>
        </w:rPr>
        <w:annotationRef/>
      </w:r>
      <w:r>
        <w:rPr>
          <w:color w:val="000000"/>
          <w:sz w:val="20"/>
          <w:szCs w:val="20"/>
        </w:rPr>
        <w:t>To my eye, this relationship os strongly influenced by just a few trees, while the mass is just a shotgun blast.</w:t>
      </w:r>
    </w:p>
    <w:p w14:paraId="4B644DD6" w14:textId="77777777" w:rsidR="005E0FF8" w:rsidRDefault="005E0FF8" w:rsidP="007E680F"/>
  </w:comment>
  <w:comment w:id="80" w:author="Cooper,David" w:date="2025-04-05T14:06:00Z" w:initials="C">
    <w:p w14:paraId="06989AE6" w14:textId="77777777" w:rsidR="00197849" w:rsidRDefault="00197849" w:rsidP="0032206D">
      <w:r>
        <w:rPr>
          <w:rStyle w:val="CommentReference"/>
        </w:rPr>
        <w:annotationRef/>
      </w:r>
      <w:r>
        <w:rPr>
          <w:color w:val="000000"/>
          <w:sz w:val="20"/>
          <w:szCs w:val="20"/>
        </w:rPr>
        <w:t>In a discussion section, its useful for most paragraphs to have citations indicating you are integrating your data with existing information and not just repeating the results.</w:t>
      </w:r>
    </w:p>
  </w:comment>
  <w:comment w:id="82" w:author="Merritt, David - FS, CO" w:date="2025-04-07T12:45:00Z" w:initials="MDFC">
    <w:p w14:paraId="421DCCE5" w14:textId="77777777" w:rsidR="002B6513" w:rsidRDefault="002B6513" w:rsidP="002B6513">
      <w:pPr>
        <w:pStyle w:val="CommentText"/>
      </w:pPr>
      <w:r>
        <w:rPr>
          <w:rStyle w:val="CommentReference"/>
        </w:rPr>
        <w:annotationRef/>
      </w:r>
      <w:r>
        <w:t>Start broad and repeat the main objectives of this work. Work through what we understood prior to your contribution and then present what your contributions are, then provide some of the applications and implications of them.</w:t>
      </w:r>
    </w:p>
  </w:comment>
  <w:comment w:id="84" w:author="Cooper,David" w:date="2025-04-05T14:19:00Z" w:initials="C">
    <w:p w14:paraId="44D7F498" w14:textId="21854D20" w:rsidR="004C1A79" w:rsidRDefault="004C1A79" w:rsidP="0075327E">
      <w:r>
        <w:rPr>
          <w:rStyle w:val="CommentReference"/>
        </w:rPr>
        <w:annotationRef/>
      </w:r>
      <w:r>
        <w:rPr>
          <w:color w:val="000000"/>
          <w:sz w:val="20"/>
          <w:szCs w:val="20"/>
        </w:rPr>
        <w:t>how do you know these were 2024 seedlings?</w:t>
      </w:r>
    </w:p>
  </w:comment>
  <w:comment w:id="85" w:author="Cooper,David" w:date="2025-04-05T14:20:00Z" w:initials="C">
    <w:p w14:paraId="577EEF4A" w14:textId="77777777" w:rsidR="004C1A79" w:rsidRDefault="004C1A79" w:rsidP="00C7185C">
      <w:r>
        <w:rPr>
          <w:rStyle w:val="CommentReference"/>
        </w:rPr>
        <w:annotationRef/>
      </w:r>
      <w:r>
        <w:rPr>
          <w:color w:val="000000"/>
          <w:sz w:val="20"/>
          <w:szCs w:val="20"/>
        </w:rPr>
        <w:t xml:space="preserve">why not tell us more here.  Are you saying seedlings didn’t survive because of low PAR levels?  </w:t>
      </w:r>
    </w:p>
  </w:comment>
  <w:comment w:id="86" w:author="Cooper,David" w:date="2025-04-05T14:21:00Z" w:initials="C">
    <w:p w14:paraId="7E5256A3" w14:textId="77777777" w:rsidR="004C1A79" w:rsidRDefault="004C1A79" w:rsidP="000A1BC5">
      <w:r>
        <w:rPr>
          <w:rStyle w:val="CommentReference"/>
        </w:rPr>
        <w:annotationRef/>
      </w:r>
      <w:r>
        <w:rPr>
          <w:color w:val="000000"/>
          <w:sz w:val="20"/>
          <w:szCs w:val="20"/>
        </w:rPr>
        <w:t>need citations.</w:t>
      </w:r>
    </w:p>
  </w:comment>
  <w:comment w:id="88" w:author="Cooper,David" w:date="2025-04-05T14:25:00Z" w:initials="C">
    <w:p w14:paraId="5DC8634D" w14:textId="77777777" w:rsidR="004C1A79" w:rsidRDefault="004C1A79" w:rsidP="00DE743F">
      <w:r>
        <w:rPr>
          <w:rStyle w:val="CommentReference"/>
        </w:rPr>
        <w:annotationRef/>
      </w:r>
      <w:r>
        <w:rPr>
          <w:color w:val="000000"/>
          <w:sz w:val="20"/>
          <w:szCs w:val="20"/>
        </w:rPr>
        <w:t>because you don’t know what is beneath the surface, these data may be misleading.  For example if you have fines on the surface but all coarse sand beneath, the seedlings could all desiccate.  However, fines over fines could mean survival.</w:t>
      </w:r>
    </w:p>
  </w:comment>
  <w:comment w:id="92" w:author="Cooper,David" w:date="2025-04-05T14:26:00Z" w:initials="C">
    <w:p w14:paraId="7302531E" w14:textId="77777777" w:rsidR="00E24A13" w:rsidRDefault="00E24A13" w:rsidP="00B4628A">
      <w:r>
        <w:rPr>
          <w:rStyle w:val="CommentReference"/>
        </w:rPr>
        <w:annotationRef/>
      </w:r>
      <w:r>
        <w:rPr>
          <w:color w:val="000000"/>
          <w:sz w:val="20"/>
          <w:szCs w:val="20"/>
        </w:rPr>
        <w:t>this is a very folksy way to report these data.  Maybe stiffen it up a bit.</w:t>
      </w:r>
    </w:p>
  </w:comment>
  <w:comment w:id="94" w:author="Cooper,David" w:date="2025-04-05T14:27:00Z" w:initials="C">
    <w:p w14:paraId="47A4440E" w14:textId="77777777" w:rsidR="00E24A13" w:rsidRDefault="00E24A13" w:rsidP="00FA28B7">
      <w:r>
        <w:rPr>
          <w:rStyle w:val="CommentReference"/>
        </w:rPr>
        <w:annotationRef/>
      </w:r>
      <w:r>
        <w:rPr>
          <w:color w:val="000000"/>
          <w:sz w:val="20"/>
          <w:szCs w:val="20"/>
        </w:rPr>
        <w:t>?</w:t>
      </w:r>
    </w:p>
  </w:comment>
  <w:comment w:id="98" w:author="Cooper,David" w:date="2025-04-05T14:30:00Z" w:initials="C">
    <w:p w14:paraId="251026E6" w14:textId="77777777" w:rsidR="00E24A13" w:rsidRDefault="00E24A13" w:rsidP="00982143">
      <w:r>
        <w:rPr>
          <w:rStyle w:val="CommentReference"/>
        </w:rPr>
        <w:annotationRef/>
      </w:r>
      <w:r>
        <w:rPr>
          <w:color w:val="000000"/>
          <w:sz w:val="20"/>
          <w:szCs w:val="20"/>
        </w:rPr>
        <w:t>IN the upper Colorado River drainage this species lives &gt;200 years.</w:t>
      </w:r>
    </w:p>
  </w:comment>
  <w:comment w:id="100" w:author="Cooper,David" w:date="2025-04-05T14:30:00Z" w:initials="C">
    <w:p w14:paraId="58B55392" w14:textId="77777777" w:rsidR="00E24A13" w:rsidRDefault="00E24A13" w:rsidP="003F6EB3">
      <w:r>
        <w:rPr>
          <w:rStyle w:val="CommentReference"/>
        </w:rPr>
        <w:annotationRef/>
      </w:r>
      <w:r>
        <w:rPr>
          <w:color w:val="000000"/>
          <w:sz w:val="20"/>
          <w:szCs w:val="20"/>
        </w:rPr>
        <w:t>citation?</w:t>
      </w:r>
    </w:p>
  </w:comment>
  <w:comment w:id="101" w:author="Merritt, David - FS, CO" w:date="2025-04-07T12:53:00Z" w:initials="MDFC">
    <w:p w14:paraId="7895A264" w14:textId="77777777" w:rsidR="00512C0B" w:rsidRDefault="00512C0B" w:rsidP="00512C0B">
      <w:pPr>
        <w:pStyle w:val="CommentText"/>
      </w:pPr>
      <w:r>
        <w:rPr>
          <w:rStyle w:val="CommentReference"/>
        </w:rPr>
        <w:annotationRef/>
      </w:r>
      <w:r>
        <w:t>Need to cite every time.</w:t>
      </w:r>
    </w:p>
  </w:comment>
  <w:comment w:id="103" w:author="Cooper,David" w:date="2025-04-05T14:39:00Z" w:initials="C">
    <w:p w14:paraId="448D2532" w14:textId="77777777" w:rsidR="00B078D0" w:rsidRDefault="00B078D0" w:rsidP="004B070B">
      <w:r>
        <w:rPr>
          <w:rStyle w:val="CommentReference"/>
        </w:rPr>
        <w:annotationRef/>
      </w:r>
      <w:r>
        <w:rPr>
          <w:color w:val="000000"/>
          <w:sz w:val="20"/>
          <w:szCs w:val="20"/>
        </w:rPr>
        <w:t>this is speculation?</w:t>
      </w:r>
    </w:p>
  </w:comment>
  <w:comment w:id="104" w:author="Cooper,David" w:date="2025-04-05T14:41:00Z" w:initials="C">
    <w:p w14:paraId="0422CE64" w14:textId="77777777" w:rsidR="00B078D0" w:rsidRDefault="00B078D0" w:rsidP="00B40FBD">
      <w:r>
        <w:rPr>
          <w:rStyle w:val="CommentReference"/>
        </w:rPr>
        <w:annotationRef/>
      </w:r>
      <w:r>
        <w:rPr>
          <w:color w:val="000000"/>
          <w:sz w:val="20"/>
          <w:szCs w:val="20"/>
        </w:rPr>
        <w:t>Is this really what you are trying to say?</w:t>
      </w:r>
    </w:p>
  </w:comment>
  <w:comment w:id="105" w:author="Cooper,David" w:date="2025-04-05T14:44:00Z" w:initials="C">
    <w:p w14:paraId="2C4078AC" w14:textId="77777777" w:rsidR="00B078D0" w:rsidRDefault="00B078D0" w:rsidP="009B0924">
      <w:r>
        <w:rPr>
          <w:rStyle w:val="CommentReference"/>
        </w:rPr>
        <w:annotationRef/>
      </w:r>
      <w:r>
        <w:rPr>
          <w:color w:val="000000"/>
          <w:sz w:val="20"/>
          <w:szCs w:val="20"/>
        </w:rPr>
        <w:t>I suggest staying clear of speculative statements.</w:t>
      </w:r>
    </w:p>
  </w:comment>
  <w:comment w:id="110" w:author="D.Merritt" w:date="2025-03-16T11:45:00Z" w:initials="DM">
    <w:p w14:paraId="70718CF4" w14:textId="618EEC86" w:rsidR="0038100D" w:rsidRDefault="0038100D" w:rsidP="0038100D">
      <w:pPr>
        <w:pStyle w:val="CommentText"/>
      </w:pPr>
      <w:r>
        <w:rPr>
          <w:rStyle w:val="CommentReference"/>
        </w:rPr>
        <w:annotationRef/>
      </w:r>
      <w:r>
        <w:t>We can make this a punchier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8C76CC0" w15:done="0"/>
  <w15:commentEx w15:paraId="26B09AA2" w15:done="0"/>
  <w15:commentEx w15:paraId="0B0E5F78" w15:done="0"/>
  <w15:commentEx w15:paraId="7F062486" w15:done="0"/>
  <w15:commentEx w15:paraId="7032514A" w15:done="0"/>
  <w15:commentEx w15:paraId="100B34EB" w15:done="0"/>
  <w15:commentEx w15:paraId="0B34925C" w15:done="0"/>
  <w15:commentEx w15:paraId="572592C6" w15:done="0"/>
  <w15:commentEx w15:paraId="50C7B699" w15:done="0"/>
  <w15:commentEx w15:paraId="673D62DF" w15:done="0"/>
  <w15:commentEx w15:paraId="6F175F5B" w15:done="0"/>
  <w15:commentEx w15:paraId="1E6D5FE1" w15:paraIdParent="6F175F5B" w15:done="0"/>
  <w15:commentEx w15:paraId="6F6CE436" w15:done="0"/>
  <w15:commentEx w15:paraId="3763F15A" w15:done="0"/>
  <w15:commentEx w15:paraId="403DA650" w15:done="0"/>
  <w15:commentEx w15:paraId="6ABD28F1" w15:done="0"/>
  <w15:commentEx w15:paraId="6C457FDF" w15:done="0"/>
  <w15:commentEx w15:paraId="07F9CF4E" w15:done="0"/>
  <w15:commentEx w15:paraId="37511F23" w15:done="0"/>
  <w15:commentEx w15:paraId="0B8836FC" w15:done="0"/>
  <w15:commentEx w15:paraId="0F5A7702" w15:done="0"/>
  <w15:commentEx w15:paraId="04BA4DB5" w15:paraIdParent="0F5A7702" w15:done="0"/>
  <w15:commentEx w15:paraId="6833297F" w15:done="0"/>
  <w15:commentEx w15:paraId="4291ED7B" w15:done="0"/>
  <w15:commentEx w15:paraId="75D89A83" w15:done="0"/>
  <w15:commentEx w15:paraId="27FBF187" w15:done="0"/>
  <w15:commentEx w15:paraId="40B74509" w15:done="0"/>
  <w15:commentEx w15:paraId="17798EE8" w15:done="0"/>
  <w15:commentEx w15:paraId="59D599DA" w15:done="0"/>
  <w15:commentEx w15:paraId="0798313D" w15:done="0"/>
  <w15:commentEx w15:paraId="098EBC43" w15:done="0"/>
  <w15:commentEx w15:paraId="7C5BEDCC" w15:done="0"/>
  <w15:commentEx w15:paraId="277646E5" w15:done="0"/>
  <w15:commentEx w15:paraId="7359996C" w15:done="0"/>
  <w15:commentEx w15:paraId="37634424" w15:done="0"/>
  <w15:commentEx w15:paraId="4BE66DFF" w15:done="0"/>
  <w15:commentEx w15:paraId="6641B1D9" w15:done="0"/>
  <w15:commentEx w15:paraId="1D5FEA44" w15:done="0"/>
  <w15:commentEx w15:paraId="30886226" w15:done="0"/>
  <w15:commentEx w15:paraId="7B598833" w15:paraIdParent="30886226" w15:done="0"/>
  <w15:commentEx w15:paraId="4B644DD6" w15:done="0"/>
  <w15:commentEx w15:paraId="06989AE6" w15:done="0"/>
  <w15:commentEx w15:paraId="421DCCE5" w15:done="0"/>
  <w15:commentEx w15:paraId="44D7F498" w15:done="0"/>
  <w15:commentEx w15:paraId="577EEF4A" w15:done="0"/>
  <w15:commentEx w15:paraId="7E5256A3" w15:done="0"/>
  <w15:commentEx w15:paraId="5DC8634D" w15:done="0"/>
  <w15:commentEx w15:paraId="7302531E" w15:done="0"/>
  <w15:commentEx w15:paraId="47A4440E" w15:done="0"/>
  <w15:commentEx w15:paraId="251026E6" w15:done="0"/>
  <w15:commentEx w15:paraId="58B55392" w15:done="0"/>
  <w15:commentEx w15:paraId="7895A264" w15:done="0"/>
  <w15:commentEx w15:paraId="448D2532" w15:done="0"/>
  <w15:commentEx w15:paraId="0422CE64" w15:done="0"/>
  <w15:commentEx w15:paraId="2C4078AC" w15:done="0"/>
  <w15:commentEx w15:paraId="70718CF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B96839B" w16cex:dateUtc="2025-04-05T19:08:00Z"/>
  <w16cex:commentExtensible w16cex:durableId="41722108" w16cex:dateUtc="2025-04-05T19:09:00Z"/>
  <w16cex:commentExtensible w16cex:durableId="374E5913" w16cex:dateUtc="2025-04-05T19:10:00Z"/>
  <w16cex:commentExtensible w16cex:durableId="6B93857B" w16cex:dateUtc="2025-04-07T13:25:00Z"/>
  <w16cex:commentExtensible w16cex:durableId="5E1D1864" w16cex:dateUtc="2025-04-05T19:11:00Z"/>
  <w16cex:commentExtensible w16cex:durableId="47DBDCBD" w16cex:dateUtc="2025-04-05T19:12:00Z"/>
  <w16cex:commentExtensible w16cex:durableId="6CF71706" w16cex:dateUtc="2025-04-07T14:54:00Z"/>
  <w16cex:commentExtensible w16cex:durableId="7A0F1FC4" w16cex:dateUtc="2025-04-07T22:15:00Z"/>
  <w16cex:commentExtensible w16cex:durableId="4007AF54" w16cex:dateUtc="2025-04-07T22:16:00Z"/>
  <w16cex:commentExtensible w16cex:durableId="40B1D132" w16cex:dateUtc="2025-04-07T22:39:00Z"/>
  <w16cex:commentExtensible w16cex:durableId="695EEFC0" w16cex:dateUtc="2025-04-07T22:24:00Z"/>
  <w16cex:commentExtensible w16cex:durableId="584C0021" w16cex:dateUtc="2025-04-07T22:28:00Z"/>
  <w16cex:commentExtensible w16cex:durableId="1DE337CA" w16cex:dateUtc="2025-04-07T22:27:00Z"/>
  <w16cex:commentExtensible w16cex:durableId="5FD4F71F" w16cex:dateUtc="2025-04-07T22:31:00Z"/>
  <w16cex:commentExtensible w16cex:durableId="273B494E" w16cex:dateUtc="2025-04-07T22:34:00Z"/>
  <w16cex:commentExtensible w16cex:durableId="26295F07" w16cex:dateUtc="2025-04-05T19:22:00Z"/>
  <w16cex:commentExtensible w16cex:durableId="460D7C3F" w16cex:dateUtc="2025-04-05T19:20:00Z"/>
  <w16cex:commentExtensible w16cex:durableId="1BBD7E2A" w16cex:dateUtc="2025-04-07T22:43:00Z"/>
  <w16cex:commentExtensible w16cex:durableId="40A5CBEE" w16cex:dateUtc="2025-04-07T22:42:00Z"/>
  <w16cex:commentExtensible w16cex:durableId="723D1F44" w16cex:dateUtc="2025-04-07T22:41:00Z"/>
  <w16cex:commentExtensible w16cex:durableId="63B4AA6A" w16cex:dateUtc="2025-04-07T22:48:00Z"/>
  <w16cex:commentExtensible w16cex:durableId="5317C3A1" w16cex:dateUtc="2025-04-07T22:49:00Z"/>
  <w16cex:commentExtensible w16cex:durableId="013E29E2" w16cex:dateUtc="2025-04-07T22:50:00Z"/>
  <w16cex:commentExtensible w16cex:durableId="2C56810F" w16cex:dateUtc="2025-04-07T22:52:00Z"/>
  <w16cex:commentExtensible w16cex:durableId="662832EE" w16cex:dateUtc="2025-04-05T19:24:00Z"/>
  <w16cex:commentExtensible w16cex:durableId="76D15688" w16cex:dateUtc="2025-04-05T19:19:00Z"/>
  <w16cex:commentExtensible w16cex:durableId="424136DF" w16cex:dateUtc="2025-04-07T14:52:00Z"/>
  <w16cex:commentExtensible w16cex:durableId="5C11407E" w16cex:dateUtc="2025-04-05T19:26:00Z"/>
  <w16cex:commentExtensible w16cex:durableId="6B25232B" w16cex:dateUtc="2025-04-05T19:27:00Z"/>
  <w16cex:commentExtensible w16cex:durableId="2C747615" w16cex:dateUtc="2025-04-05T19:30:00Z"/>
  <w16cex:commentExtensible w16cex:durableId="1D81D4B3" w16cex:dateUtc="2025-04-05T19:31:00Z"/>
  <w16cex:commentExtensible w16cex:durableId="60B54862" w16cex:dateUtc="2025-04-05T19:32:00Z"/>
  <w16cex:commentExtensible w16cex:durableId="297A34D3" w16cex:dateUtc="2025-04-07T18:16:00Z"/>
  <w16cex:commentExtensible w16cex:durableId="1572F768" w16cex:dateUtc="2025-04-05T19:37:00Z"/>
  <w16cex:commentExtensible w16cex:durableId="517B09BC" w16cex:dateUtc="2025-03-08T18:17:00Z"/>
  <w16cex:commentExtensible w16cex:durableId="36722520" w16cex:dateUtc="2025-04-05T19:45:00Z"/>
  <w16cex:commentExtensible w16cex:durableId="1BE3B1F8" w16cex:dateUtc="2025-04-07T18:37:00Z"/>
  <w16cex:commentExtensible w16cex:durableId="58688C7B" w16cex:dateUtc="2025-04-05T19:54:00Z"/>
  <w16cex:commentExtensible w16cex:durableId="6E28C60A" w16cex:dateUtc="2025-04-05T19:58:00Z"/>
  <w16cex:commentExtensible w16cex:durableId="2A61AC41" w16cex:dateUtc="2025-04-07T18:38:00Z"/>
  <w16cex:commentExtensible w16cex:durableId="6BCE49B2" w16cex:dateUtc="2025-04-05T19:59:00Z"/>
  <w16cex:commentExtensible w16cex:durableId="34B1198A" w16cex:dateUtc="2025-04-05T20:06:00Z"/>
  <w16cex:commentExtensible w16cex:durableId="064A3C9A" w16cex:dateUtc="2025-04-07T18:45:00Z"/>
  <w16cex:commentExtensible w16cex:durableId="5BAA3081" w16cex:dateUtc="2025-04-05T20:19:00Z"/>
  <w16cex:commentExtensible w16cex:durableId="12EC72E9" w16cex:dateUtc="2025-04-05T20:20:00Z"/>
  <w16cex:commentExtensible w16cex:durableId="73E7B13A" w16cex:dateUtc="2025-04-05T20:21:00Z"/>
  <w16cex:commentExtensible w16cex:durableId="7E02B733" w16cex:dateUtc="2025-04-05T20:25:00Z"/>
  <w16cex:commentExtensible w16cex:durableId="4D8516C6" w16cex:dateUtc="2025-04-05T20:26:00Z"/>
  <w16cex:commentExtensible w16cex:durableId="1CE7B24A" w16cex:dateUtc="2025-04-05T20:27:00Z"/>
  <w16cex:commentExtensible w16cex:durableId="4F17DFBF" w16cex:dateUtc="2025-04-05T20:30:00Z"/>
  <w16cex:commentExtensible w16cex:durableId="6DF7C9C3" w16cex:dateUtc="2025-04-05T20:30:00Z"/>
  <w16cex:commentExtensible w16cex:durableId="0D532162" w16cex:dateUtc="2025-04-07T18:53:00Z"/>
  <w16cex:commentExtensible w16cex:durableId="1413C1A8" w16cex:dateUtc="2025-04-05T20:39:00Z"/>
  <w16cex:commentExtensible w16cex:durableId="0FD9F1E9" w16cex:dateUtc="2025-04-05T20:41:00Z"/>
  <w16cex:commentExtensible w16cex:durableId="22A8DE88" w16cex:dateUtc="2025-04-05T20:44:00Z"/>
  <w16cex:commentExtensible w16cex:durableId="0FAD7877" w16cex:dateUtc="2025-03-16T17: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8C76CC0" w16cid:durableId="6B96839B"/>
  <w16cid:commentId w16cid:paraId="26B09AA2" w16cid:durableId="41722108"/>
  <w16cid:commentId w16cid:paraId="0B0E5F78" w16cid:durableId="374E5913"/>
  <w16cid:commentId w16cid:paraId="7F062486" w16cid:durableId="6B93857B"/>
  <w16cid:commentId w16cid:paraId="7032514A" w16cid:durableId="5E1D1864"/>
  <w16cid:commentId w16cid:paraId="100B34EB" w16cid:durableId="47DBDCBD"/>
  <w16cid:commentId w16cid:paraId="0B34925C" w16cid:durableId="6CF71706"/>
  <w16cid:commentId w16cid:paraId="572592C6" w16cid:durableId="7A0F1FC4"/>
  <w16cid:commentId w16cid:paraId="50C7B699" w16cid:durableId="4007AF54"/>
  <w16cid:commentId w16cid:paraId="673D62DF" w16cid:durableId="40B1D132"/>
  <w16cid:commentId w16cid:paraId="6F175F5B" w16cid:durableId="695EEFC0"/>
  <w16cid:commentId w16cid:paraId="1E6D5FE1" w16cid:durableId="584C0021"/>
  <w16cid:commentId w16cid:paraId="6F6CE436" w16cid:durableId="1DE337CA"/>
  <w16cid:commentId w16cid:paraId="3763F15A" w16cid:durableId="5FD4F71F"/>
  <w16cid:commentId w16cid:paraId="403DA650" w16cid:durableId="273B494E"/>
  <w16cid:commentId w16cid:paraId="6ABD28F1" w16cid:durableId="26295F07"/>
  <w16cid:commentId w16cid:paraId="6C457FDF" w16cid:durableId="460D7C3F"/>
  <w16cid:commentId w16cid:paraId="07F9CF4E" w16cid:durableId="1BBD7E2A"/>
  <w16cid:commentId w16cid:paraId="37511F23" w16cid:durableId="40A5CBEE"/>
  <w16cid:commentId w16cid:paraId="0B8836FC" w16cid:durableId="723D1F44"/>
  <w16cid:commentId w16cid:paraId="0F5A7702" w16cid:durableId="63B4AA6A"/>
  <w16cid:commentId w16cid:paraId="04BA4DB5" w16cid:durableId="5317C3A1"/>
  <w16cid:commentId w16cid:paraId="6833297F" w16cid:durableId="013E29E2"/>
  <w16cid:commentId w16cid:paraId="4291ED7B" w16cid:durableId="2C56810F"/>
  <w16cid:commentId w16cid:paraId="75D89A83" w16cid:durableId="662832EE"/>
  <w16cid:commentId w16cid:paraId="27FBF187" w16cid:durableId="76D15688"/>
  <w16cid:commentId w16cid:paraId="40B74509" w16cid:durableId="424136DF"/>
  <w16cid:commentId w16cid:paraId="17798EE8" w16cid:durableId="5C11407E"/>
  <w16cid:commentId w16cid:paraId="59D599DA" w16cid:durableId="6B25232B"/>
  <w16cid:commentId w16cid:paraId="0798313D" w16cid:durableId="2C747615"/>
  <w16cid:commentId w16cid:paraId="098EBC43" w16cid:durableId="1D81D4B3"/>
  <w16cid:commentId w16cid:paraId="7C5BEDCC" w16cid:durableId="60B54862"/>
  <w16cid:commentId w16cid:paraId="277646E5" w16cid:durableId="297A34D3"/>
  <w16cid:commentId w16cid:paraId="7359996C" w16cid:durableId="1572F768"/>
  <w16cid:commentId w16cid:paraId="37634424" w16cid:durableId="517B09BC"/>
  <w16cid:commentId w16cid:paraId="4BE66DFF" w16cid:durableId="36722520"/>
  <w16cid:commentId w16cid:paraId="6641B1D9" w16cid:durableId="1BE3B1F8"/>
  <w16cid:commentId w16cid:paraId="1D5FEA44" w16cid:durableId="58688C7B"/>
  <w16cid:commentId w16cid:paraId="30886226" w16cid:durableId="6E28C60A"/>
  <w16cid:commentId w16cid:paraId="7B598833" w16cid:durableId="2A61AC41"/>
  <w16cid:commentId w16cid:paraId="4B644DD6" w16cid:durableId="6BCE49B2"/>
  <w16cid:commentId w16cid:paraId="06989AE6" w16cid:durableId="34B1198A"/>
  <w16cid:commentId w16cid:paraId="421DCCE5" w16cid:durableId="064A3C9A"/>
  <w16cid:commentId w16cid:paraId="44D7F498" w16cid:durableId="5BAA3081"/>
  <w16cid:commentId w16cid:paraId="577EEF4A" w16cid:durableId="12EC72E9"/>
  <w16cid:commentId w16cid:paraId="7E5256A3" w16cid:durableId="73E7B13A"/>
  <w16cid:commentId w16cid:paraId="5DC8634D" w16cid:durableId="7E02B733"/>
  <w16cid:commentId w16cid:paraId="7302531E" w16cid:durableId="4D8516C6"/>
  <w16cid:commentId w16cid:paraId="47A4440E" w16cid:durableId="1CE7B24A"/>
  <w16cid:commentId w16cid:paraId="251026E6" w16cid:durableId="4F17DFBF"/>
  <w16cid:commentId w16cid:paraId="58B55392" w16cid:durableId="6DF7C9C3"/>
  <w16cid:commentId w16cid:paraId="7895A264" w16cid:durableId="0D532162"/>
  <w16cid:commentId w16cid:paraId="448D2532" w16cid:durableId="1413C1A8"/>
  <w16cid:commentId w16cid:paraId="0422CE64" w16cid:durableId="0FD9F1E9"/>
  <w16cid:commentId w16cid:paraId="2C4078AC" w16cid:durableId="22A8DE88"/>
  <w16cid:commentId w16cid:paraId="70718CF4" w16cid:durableId="0FAD787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BDD9B" w14:textId="77777777" w:rsidR="004C4BEF" w:rsidRDefault="004C4BEF">
      <w:pPr>
        <w:spacing w:line="240" w:lineRule="auto"/>
      </w:pPr>
      <w:r>
        <w:separator/>
      </w:r>
    </w:p>
  </w:endnote>
  <w:endnote w:type="continuationSeparator" w:id="0">
    <w:p w14:paraId="6388E098" w14:textId="77777777" w:rsidR="004C4BEF" w:rsidRDefault="004C4B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1318155"/>
      <w:docPartObj>
        <w:docPartGallery w:val="Page Numbers (Bottom of Page)"/>
        <w:docPartUnique/>
      </w:docPartObj>
    </w:sdtPr>
    <w:sdtEndPr>
      <w:rPr>
        <w:noProof/>
      </w:rPr>
    </w:sdtEndPr>
    <w:sdtContent>
      <w:p w14:paraId="4F3960C7"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742A11C" w14:textId="77777777" w:rsidR="00A024BD" w:rsidRDefault="00A024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3723332"/>
      <w:docPartObj>
        <w:docPartGallery w:val="Page Numbers (Bottom of Page)"/>
        <w:docPartUnique/>
      </w:docPartObj>
    </w:sdtPr>
    <w:sdtEndPr>
      <w:rPr>
        <w:noProof/>
      </w:rPr>
    </w:sdtEndPr>
    <w:sdtContent>
      <w:p w14:paraId="5EEB7EF4" w14:textId="77777777" w:rsidR="00A024BD" w:rsidRDefault="00AD7E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B72410B" w14:textId="77777777" w:rsidR="00A024BD" w:rsidRDefault="00A024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69358D5" w14:textId="77777777" w:rsidR="004C4BEF" w:rsidRDefault="004C4BEF">
      <w:pPr>
        <w:spacing w:line="240" w:lineRule="auto"/>
      </w:pPr>
      <w:r>
        <w:separator/>
      </w:r>
    </w:p>
  </w:footnote>
  <w:footnote w:type="continuationSeparator" w:id="0">
    <w:p w14:paraId="1E8E81D9" w14:textId="77777777" w:rsidR="004C4BEF" w:rsidRDefault="004C4BE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B3291"/>
    <w:multiLevelType w:val="hybridMultilevel"/>
    <w:tmpl w:val="97AC2868"/>
    <w:lvl w:ilvl="0" w:tplc="00B432C8">
      <w:start w:val="3"/>
      <w:numFmt w:val="bullet"/>
      <w:lvlText w:val="-"/>
      <w:lvlJc w:val="left"/>
      <w:pPr>
        <w:ind w:left="720" w:hanging="360"/>
      </w:pPr>
      <w:rPr>
        <w:rFonts w:ascii="Times New Roman" w:eastAsia="Arial"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A92E08"/>
    <w:multiLevelType w:val="hybridMultilevel"/>
    <w:tmpl w:val="121642A8"/>
    <w:lvl w:ilvl="0" w:tplc="C4B83C7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0B19CF"/>
    <w:multiLevelType w:val="hybridMultilevel"/>
    <w:tmpl w:val="1466F7AA"/>
    <w:lvl w:ilvl="0" w:tplc="EA9862A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3A2AFD"/>
    <w:multiLevelType w:val="multilevel"/>
    <w:tmpl w:val="EB8A91FA"/>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4" w15:restartNumberingAfterBreak="0">
    <w:nsid w:val="2CAD2E99"/>
    <w:multiLevelType w:val="hybridMultilevel"/>
    <w:tmpl w:val="059EC1CA"/>
    <w:lvl w:ilvl="0" w:tplc="61AC92D8">
      <w:numFmt w:val="bullet"/>
      <w:lvlText w:val="-"/>
      <w:lvlJc w:val="left"/>
      <w:pPr>
        <w:ind w:left="1080" w:hanging="360"/>
      </w:pPr>
      <w:rPr>
        <w:rFonts w:ascii="Times New Roman" w:eastAsia="Arial"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52D4C2E"/>
    <w:multiLevelType w:val="hybridMultilevel"/>
    <w:tmpl w:val="83782E70"/>
    <w:lvl w:ilvl="0" w:tplc="7634235A">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C2843"/>
    <w:multiLevelType w:val="hybridMultilevel"/>
    <w:tmpl w:val="B99E8986"/>
    <w:lvl w:ilvl="0" w:tplc="E0221CC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453009"/>
    <w:multiLevelType w:val="hybridMultilevel"/>
    <w:tmpl w:val="449EEF62"/>
    <w:lvl w:ilvl="0" w:tplc="49DE28B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D8E2317"/>
    <w:multiLevelType w:val="hybridMultilevel"/>
    <w:tmpl w:val="236C5E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77DB3"/>
    <w:multiLevelType w:val="hybridMultilevel"/>
    <w:tmpl w:val="77264BE6"/>
    <w:lvl w:ilvl="0" w:tplc="3AD44A0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4C2E3A9F"/>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1D6454A"/>
    <w:multiLevelType w:val="hybridMultilevel"/>
    <w:tmpl w:val="BA8A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031B3"/>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8CF4A90"/>
    <w:multiLevelType w:val="hybridMultilevel"/>
    <w:tmpl w:val="1304EF88"/>
    <w:lvl w:ilvl="0" w:tplc="A536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E7D3249"/>
    <w:multiLevelType w:val="hybridMultilevel"/>
    <w:tmpl w:val="B06E1138"/>
    <w:lvl w:ilvl="0" w:tplc="4C92F2EA">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EE82299"/>
    <w:multiLevelType w:val="hybridMultilevel"/>
    <w:tmpl w:val="3A36759E"/>
    <w:lvl w:ilvl="0" w:tplc="E29E5EA4">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432017"/>
    <w:multiLevelType w:val="hybridMultilevel"/>
    <w:tmpl w:val="2C783E16"/>
    <w:lvl w:ilvl="0" w:tplc="72AA4960">
      <w:start w:val="1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6B6510"/>
    <w:multiLevelType w:val="hybridMultilevel"/>
    <w:tmpl w:val="F144856A"/>
    <w:lvl w:ilvl="0" w:tplc="8A08C598">
      <w:start w:val="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514C3"/>
    <w:multiLevelType w:val="hybridMultilevel"/>
    <w:tmpl w:val="2256BE1E"/>
    <w:lvl w:ilvl="0" w:tplc="40E6026C">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A93384"/>
    <w:multiLevelType w:val="hybridMultilevel"/>
    <w:tmpl w:val="911EC34E"/>
    <w:lvl w:ilvl="0" w:tplc="06962520">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712832"/>
    <w:multiLevelType w:val="hybridMultilevel"/>
    <w:tmpl w:val="6D6C5036"/>
    <w:lvl w:ilvl="0" w:tplc="42B68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34D24AC"/>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BC2498"/>
    <w:multiLevelType w:val="hybridMultilevel"/>
    <w:tmpl w:val="8710F6AE"/>
    <w:lvl w:ilvl="0" w:tplc="A712CA4E">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B5C5999"/>
    <w:multiLevelType w:val="multilevel"/>
    <w:tmpl w:val="3ECC68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689990499">
    <w:abstractNumId w:val="1"/>
  </w:num>
  <w:num w:numId="2" w16cid:durableId="495727214">
    <w:abstractNumId w:val="15"/>
  </w:num>
  <w:num w:numId="3" w16cid:durableId="1813055205">
    <w:abstractNumId w:val="18"/>
  </w:num>
  <w:num w:numId="4" w16cid:durableId="1209563607">
    <w:abstractNumId w:val="21"/>
  </w:num>
  <w:num w:numId="5" w16cid:durableId="1773554445">
    <w:abstractNumId w:val="3"/>
  </w:num>
  <w:num w:numId="6" w16cid:durableId="188035069">
    <w:abstractNumId w:val="17"/>
  </w:num>
  <w:num w:numId="7" w16cid:durableId="357245792">
    <w:abstractNumId w:val="13"/>
  </w:num>
  <w:num w:numId="8" w16cid:durableId="1501891426">
    <w:abstractNumId w:val="12"/>
  </w:num>
  <w:num w:numId="9" w16cid:durableId="65960795">
    <w:abstractNumId w:val="14"/>
  </w:num>
  <w:num w:numId="10" w16cid:durableId="1459686047">
    <w:abstractNumId w:val="7"/>
  </w:num>
  <w:num w:numId="11" w16cid:durableId="1557203036">
    <w:abstractNumId w:val="6"/>
  </w:num>
  <w:num w:numId="12" w16cid:durableId="1184443773">
    <w:abstractNumId w:val="22"/>
  </w:num>
  <w:num w:numId="13" w16cid:durableId="270624645">
    <w:abstractNumId w:val="23"/>
  </w:num>
  <w:num w:numId="14" w16cid:durableId="80181043">
    <w:abstractNumId w:val="5"/>
  </w:num>
  <w:num w:numId="15" w16cid:durableId="747919660">
    <w:abstractNumId w:val="10"/>
  </w:num>
  <w:num w:numId="16" w16cid:durableId="590435354">
    <w:abstractNumId w:val="20"/>
  </w:num>
  <w:num w:numId="17" w16cid:durableId="936059515">
    <w:abstractNumId w:val="2"/>
  </w:num>
  <w:num w:numId="18" w16cid:durableId="1668822612">
    <w:abstractNumId w:val="19"/>
  </w:num>
  <w:num w:numId="19" w16cid:durableId="1372418114">
    <w:abstractNumId w:val="11"/>
  </w:num>
  <w:num w:numId="20" w16cid:durableId="395662975">
    <w:abstractNumId w:val="8"/>
  </w:num>
  <w:num w:numId="21" w16cid:durableId="879323997">
    <w:abstractNumId w:val="9"/>
  </w:num>
  <w:num w:numId="22" w16cid:durableId="1495100449">
    <w:abstractNumId w:val="0"/>
  </w:num>
  <w:num w:numId="23" w16cid:durableId="1377658207">
    <w:abstractNumId w:val="4"/>
  </w:num>
  <w:num w:numId="24" w16cid:durableId="1253277552">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erritt, David - FS, CO">
    <w15:presenceInfo w15:providerId="AD" w15:userId="S-1-5-21-2443529608-3098792306-3041422421-299900"/>
  </w15:person>
  <w15:person w15:author="Cooper,David">
    <w15:presenceInfo w15:providerId="AD" w15:userId="S::djcooper@colostate.edu::b94a5bec-5df5-4a64-8355-ae13d1855f41"/>
  </w15:person>
  <w15:person w15:author="Quentin R McCalla">
    <w15:presenceInfo w15:providerId="AD" w15:userId="S::qm43@nau.edu::286ae024-a980-4c77-9399-2a95e1ecfbda"/>
  </w15:person>
  <w15:person w15:author="D.Merritt">
    <w15:presenceInfo w15:providerId="None" w15:userId="D.Merritt"/>
  </w15:person>
  <w15:person w15:author="Peter Z Fule">
    <w15:presenceInfo w15:providerId="AD" w15:userId="S::Pete.Fule@nau.edu::61e357e4-cd39-4e5b-9578-d13c579a158e"/>
  </w15:person>
  <w15:person w15:author="Abraham E Springer">
    <w15:presenceInfo w15:providerId="AD" w15:userId="S::Abe.Springer@nau.edu::1d0a048d-6d92-4ff3-91fc-943c08ec52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843"/>
    <w:rsid w:val="000D1C18"/>
    <w:rsid w:val="00107F5F"/>
    <w:rsid w:val="00140FC2"/>
    <w:rsid w:val="001504C0"/>
    <w:rsid w:val="00197849"/>
    <w:rsid w:val="001A5A20"/>
    <w:rsid w:val="002245EF"/>
    <w:rsid w:val="00244F4F"/>
    <w:rsid w:val="00271AE2"/>
    <w:rsid w:val="00276F26"/>
    <w:rsid w:val="002B6513"/>
    <w:rsid w:val="00343140"/>
    <w:rsid w:val="00367065"/>
    <w:rsid w:val="00370FB4"/>
    <w:rsid w:val="0038100D"/>
    <w:rsid w:val="00387901"/>
    <w:rsid w:val="00462DF1"/>
    <w:rsid w:val="004C1A79"/>
    <w:rsid w:val="004C4BEF"/>
    <w:rsid w:val="004F6371"/>
    <w:rsid w:val="00512C0B"/>
    <w:rsid w:val="00516EBF"/>
    <w:rsid w:val="00563AD9"/>
    <w:rsid w:val="005E0FF8"/>
    <w:rsid w:val="005E2653"/>
    <w:rsid w:val="00635413"/>
    <w:rsid w:val="0064393E"/>
    <w:rsid w:val="00692843"/>
    <w:rsid w:val="00697D5A"/>
    <w:rsid w:val="00777E8D"/>
    <w:rsid w:val="007838C1"/>
    <w:rsid w:val="007956F7"/>
    <w:rsid w:val="007D43EB"/>
    <w:rsid w:val="007F680C"/>
    <w:rsid w:val="008279F5"/>
    <w:rsid w:val="00856710"/>
    <w:rsid w:val="008625F9"/>
    <w:rsid w:val="00885393"/>
    <w:rsid w:val="008856CC"/>
    <w:rsid w:val="009954F4"/>
    <w:rsid w:val="009E44FD"/>
    <w:rsid w:val="00A003B7"/>
    <w:rsid w:val="00A024BD"/>
    <w:rsid w:val="00A214EA"/>
    <w:rsid w:val="00A22010"/>
    <w:rsid w:val="00A36451"/>
    <w:rsid w:val="00A52FD5"/>
    <w:rsid w:val="00A54640"/>
    <w:rsid w:val="00AD6CE3"/>
    <w:rsid w:val="00AD7E56"/>
    <w:rsid w:val="00B078D0"/>
    <w:rsid w:val="00B30EE6"/>
    <w:rsid w:val="00B44760"/>
    <w:rsid w:val="00BE7FD1"/>
    <w:rsid w:val="00C2061C"/>
    <w:rsid w:val="00C309D8"/>
    <w:rsid w:val="00C4242B"/>
    <w:rsid w:val="00C502E4"/>
    <w:rsid w:val="00CB20AA"/>
    <w:rsid w:val="00D23292"/>
    <w:rsid w:val="00D75EBC"/>
    <w:rsid w:val="00D811DE"/>
    <w:rsid w:val="00DF35C2"/>
    <w:rsid w:val="00DF4E13"/>
    <w:rsid w:val="00E24A13"/>
    <w:rsid w:val="00E32D30"/>
    <w:rsid w:val="00E871C0"/>
    <w:rsid w:val="00EB6C45"/>
    <w:rsid w:val="00F407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12785"/>
  <w15:chartTrackingRefBased/>
  <w15:docId w15:val="{C58782AA-CFF3-42FB-BEA7-4BC328EE4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843"/>
    <w:pPr>
      <w:spacing w:after="0" w:line="276" w:lineRule="auto"/>
    </w:pPr>
    <w:rPr>
      <w:rFonts w:ascii="Arial" w:eastAsia="Arial" w:hAnsi="Arial" w:cs="Arial"/>
      <w:kern w:val="0"/>
      <w:sz w:val="22"/>
      <w:szCs w:val="22"/>
      <w:lang w:val="en"/>
      <w14:ligatures w14:val="none"/>
    </w:rPr>
  </w:style>
  <w:style w:type="paragraph" w:styleId="Heading1">
    <w:name w:val="heading 1"/>
    <w:basedOn w:val="Normal"/>
    <w:next w:val="Normal"/>
    <w:link w:val="Heading1Char"/>
    <w:uiPriority w:val="9"/>
    <w:qFormat/>
    <w:rsid w:val="006928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928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9284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9284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9284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9284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9284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9284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9284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284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9284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9284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9284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9284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92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92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92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92843"/>
    <w:rPr>
      <w:rFonts w:eastAsiaTheme="majorEastAsia" w:cstheme="majorBidi"/>
      <w:color w:val="272727" w:themeColor="text1" w:themeTint="D8"/>
    </w:rPr>
  </w:style>
  <w:style w:type="paragraph" w:styleId="Title">
    <w:name w:val="Title"/>
    <w:basedOn w:val="Normal"/>
    <w:next w:val="Normal"/>
    <w:link w:val="TitleChar"/>
    <w:uiPriority w:val="10"/>
    <w:qFormat/>
    <w:rsid w:val="00692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92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92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92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92843"/>
    <w:pPr>
      <w:spacing w:before="160"/>
      <w:jc w:val="center"/>
    </w:pPr>
    <w:rPr>
      <w:i/>
      <w:iCs/>
      <w:color w:val="404040" w:themeColor="text1" w:themeTint="BF"/>
    </w:rPr>
  </w:style>
  <w:style w:type="character" w:customStyle="1" w:styleId="QuoteChar">
    <w:name w:val="Quote Char"/>
    <w:basedOn w:val="DefaultParagraphFont"/>
    <w:link w:val="Quote"/>
    <w:uiPriority w:val="29"/>
    <w:rsid w:val="00692843"/>
    <w:rPr>
      <w:i/>
      <w:iCs/>
      <w:color w:val="404040" w:themeColor="text1" w:themeTint="BF"/>
    </w:rPr>
  </w:style>
  <w:style w:type="paragraph" w:styleId="ListParagraph">
    <w:name w:val="List Paragraph"/>
    <w:basedOn w:val="Normal"/>
    <w:uiPriority w:val="34"/>
    <w:qFormat/>
    <w:rsid w:val="00692843"/>
    <w:pPr>
      <w:ind w:left="720"/>
      <w:contextualSpacing/>
    </w:pPr>
  </w:style>
  <w:style w:type="character" w:styleId="IntenseEmphasis">
    <w:name w:val="Intense Emphasis"/>
    <w:basedOn w:val="DefaultParagraphFont"/>
    <w:uiPriority w:val="21"/>
    <w:qFormat/>
    <w:rsid w:val="00692843"/>
    <w:rPr>
      <w:i/>
      <w:iCs/>
      <w:color w:val="0F4761" w:themeColor="accent1" w:themeShade="BF"/>
    </w:rPr>
  </w:style>
  <w:style w:type="paragraph" w:styleId="IntenseQuote">
    <w:name w:val="Intense Quote"/>
    <w:basedOn w:val="Normal"/>
    <w:next w:val="Normal"/>
    <w:link w:val="IntenseQuoteChar"/>
    <w:uiPriority w:val="30"/>
    <w:qFormat/>
    <w:rsid w:val="006928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92843"/>
    <w:rPr>
      <w:i/>
      <w:iCs/>
      <w:color w:val="0F4761" w:themeColor="accent1" w:themeShade="BF"/>
    </w:rPr>
  </w:style>
  <w:style w:type="character" w:styleId="IntenseReference">
    <w:name w:val="Intense Reference"/>
    <w:basedOn w:val="DefaultParagraphFont"/>
    <w:uiPriority w:val="32"/>
    <w:qFormat/>
    <w:rsid w:val="00692843"/>
    <w:rPr>
      <w:b/>
      <w:bCs/>
      <w:smallCaps/>
      <w:color w:val="0F4761" w:themeColor="accent1" w:themeShade="BF"/>
      <w:spacing w:val="5"/>
    </w:rPr>
  </w:style>
  <w:style w:type="character" w:styleId="CommentReference">
    <w:name w:val="annotation reference"/>
    <w:basedOn w:val="DefaultParagraphFont"/>
    <w:uiPriority w:val="99"/>
    <w:semiHidden/>
    <w:unhideWhenUsed/>
    <w:rsid w:val="00692843"/>
    <w:rPr>
      <w:sz w:val="16"/>
      <w:szCs w:val="16"/>
    </w:rPr>
  </w:style>
  <w:style w:type="paragraph" w:styleId="CommentText">
    <w:name w:val="annotation text"/>
    <w:basedOn w:val="Normal"/>
    <w:link w:val="CommentTextChar"/>
    <w:uiPriority w:val="99"/>
    <w:unhideWhenUsed/>
    <w:rsid w:val="00692843"/>
    <w:pPr>
      <w:spacing w:line="240" w:lineRule="auto"/>
    </w:pPr>
    <w:rPr>
      <w:sz w:val="20"/>
      <w:szCs w:val="20"/>
    </w:rPr>
  </w:style>
  <w:style w:type="character" w:customStyle="1" w:styleId="CommentTextChar">
    <w:name w:val="Comment Text Char"/>
    <w:basedOn w:val="DefaultParagraphFont"/>
    <w:link w:val="CommentText"/>
    <w:uiPriority w:val="99"/>
    <w:rsid w:val="00692843"/>
    <w:rPr>
      <w:rFonts w:ascii="Arial" w:eastAsia="Arial" w:hAnsi="Arial" w:cs="Arial"/>
      <w:kern w:val="0"/>
      <w:sz w:val="20"/>
      <w:szCs w:val="20"/>
      <w:lang w:val="en"/>
      <w14:ligatures w14:val="none"/>
    </w:rPr>
  </w:style>
  <w:style w:type="paragraph" w:styleId="NoSpacing">
    <w:name w:val="No Spacing"/>
    <w:uiPriority w:val="1"/>
    <w:qFormat/>
    <w:rsid w:val="00692843"/>
    <w:pPr>
      <w:spacing w:after="0" w:line="240" w:lineRule="auto"/>
    </w:pPr>
    <w:rPr>
      <w:rFonts w:ascii="Arial" w:eastAsia="Arial" w:hAnsi="Arial" w:cs="Arial"/>
      <w:kern w:val="0"/>
      <w:sz w:val="22"/>
      <w:szCs w:val="22"/>
      <w:lang w:val="en"/>
      <w14:ligatures w14:val="none"/>
    </w:rPr>
  </w:style>
  <w:style w:type="paragraph" w:styleId="Revision">
    <w:name w:val="Revision"/>
    <w:hidden/>
    <w:uiPriority w:val="99"/>
    <w:semiHidden/>
    <w:rsid w:val="0038100D"/>
    <w:pPr>
      <w:spacing w:after="0" w:line="240" w:lineRule="auto"/>
    </w:pPr>
    <w:rPr>
      <w:rFonts w:ascii="Arial" w:eastAsia="Arial" w:hAnsi="Arial" w:cs="Arial"/>
      <w:kern w:val="0"/>
      <w:sz w:val="22"/>
      <w:szCs w:val="22"/>
      <w:lang w:val="en"/>
      <w14:ligatures w14:val="none"/>
    </w:rPr>
  </w:style>
  <w:style w:type="paragraph" w:styleId="CommentSubject">
    <w:name w:val="annotation subject"/>
    <w:basedOn w:val="CommentText"/>
    <w:next w:val="CommentText"/>
    <w:link w:val="CommentSubjectChar"/>
    <w:uiPriority w:val="99"/>
    <w:semiHidden/>
    <w:unhideWhenUsed/>
    <w:rsid w:val="0038100D"/>
    <w:rPr>
      <w:b/>
      <w:bCs/>
    </w:rPr>
  </w:style>
  <w:style w:type="character" w:customStyle="1" w:styleId="CommentSubjectChar">
    <w:name w:val="Comment Subject Char"/>
    <w:basedOn w:val="CommentTextChar"/>
    <w:link w:val="CommentSubject"/>
    <w:uiPriority w:val="99"/>
    <w:semiHidden/>
    <w:rsid w:val="0038100D"/>
    <w:rPr>
      <w:rFonts w:ascii="Arial" w:eastAsia="Arial" w:hAnsi="Arial" w:cs="Arial"/>
      <w:b/>
      <w:bCs/>
      <w:kern w:val="0"/>
      <w:sz w:val="20"/>
      <w:szCs w:val="20"/>
      <w:lang w:val="en"/>
      <w14:ligatures w14:val="none"/>
    </w:rPr>
  </w:style>
  <w:style w:type="table" w:styleId="TableGrid">
    <w:name w:val="Table Grid"/>
    <w:basedOn w:val="TableNormal"/>
    <w:uiPriority w:val="39"/>
    <w:rsid w:val="0038100D"/>
    <w:pPr>
      <w:spacing w:after="0" w:line="240" w:lineRule="auto"/>
    </w:pPr>
    <w:rPr>
      <w:rFonts w:ascii="Arial" w:eastAsia="Arial" w:hAnsi="Arial" w:cs="Arial"/>
      <w:kern w:val="0"/>
      <w:sz w:val="22"/>
      <w:szCs w:val="22"/>
      <w:lang w:val="e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100D"/>
    <w:pPr>
      <w:tabs>
        <w:tab w:val="center" w:pos="4680"/>
        <w:tab w:val="right" w:pos="9360"/>
      </w:tabs>
      <w:spacing w:line="240" w:lineRule="auto"/>
    </w:pPr>
  </w:style>
  <w:style w:type="character" w:customStyle="1" w:styleId="HeaderChar">
    <w:name w:val="Header Char"/>
    <w:basedOn w:val="DefaultParagraphFont"/>
    <w:link w:val="Header"/>
    <w:uiPriority w:val="99"/>
    <w:rsid w:val="0038100D"/>
    <w:rPr>
      <w:rFonts w:ascii="Arial" w:eastAsia="Arial" w:hAnsi="Arial" w:cs="Arial"/>
      <w:kern w:val="0"/>
      <w:sz w:val="22"/>
      <w:szCs w:val="22"/>
      <w:lang w:val="en"/>
      <w14:ligatures w14:val="none"/>
    </w:rPr>
  </w:style>
  <w:style w:type="paragraph" w:styleId="Footer">
    <w:name w:val="footer"/>
    <w:basedOn w:val="Normal"/>
    <w:link w:val="FooterChar"/>
    <w:uiPriority w:val="99"/>
    <w:unhideWhenUsed/>
    <w:rsid w:val="0038100D"/>
    <w:pPr>
      <w:tabs>
        <w:tab w:val="center" w:pos="4680"/>
        <w:tab w:val="right" w:pos="9360"/>
      </w:tabs>
      <w:spacing w:line="240" w:lineRule="auto"/>
    </w:pPr>
  </w:style>
  <w:style w:type="character" w:customStyle="1" w:styleId="FooterChar">
    <w:name w:val="Footer Char"/>
    <w:basedOn w:val="DefaultParagraphFont"/>
    <w:link w:val="Footer"/>
    <w:uiPriority w:val="99"/>
    <w:rsid w:val="0038100D"/>
    <w:rPr>
      <w:rFonts w:ascii="Arial" w:eastAsia="Arial" w:hAnsi="Arial" w:cs="Arial"/>
      <w:kern w:val="0"/>
      <w:sz w:val="22"/>
      <w:szCs w:val="22"/>
      <w:lang w:val="en"/>
      <w14:ligatures w14:val="none"/>
    </w:rPr>
  </w:style>
  <w:style w:type="paragraph" w:styleId="Bibliography">
    <w:name w:val="Bibliography"/>
    <w:basedOn w:val="Normal"/>
    <w:next w:val="Normal"/>
    <w:uiPriority w:val="37"/>
    <w:unhideWhenUsed/>
    <w:rsid w:val="0038100D"/>
    <w:pPr>
      <w:spacing w:line="480" w:lineRule="auto"/>
      <w:ind w:left="720" w:hanging="720"/>
    </w:pPr>
  </w:style>
  <w:style w:type="character" w:styleId="Hyperlink">
    <w:name w:val="Hyperlink"/>
    <w:basedOn w:val="DefaultParagraphFont"/>
    <w:uiPriority w:val="99"/>
    <w:unhideWhenUsed/>
    <w:rsid w:val="0038100D"/>
    <w:rPr>
      <w:color w:val="467886" w:themeColor="hyperlink"/>
      <w:u w:val="single"/>
    </w:rPr>
  </w:style>
  <w:style w:type="character" w:styleId="UnresolvedMention">
    <w:name w:val="Unresolved Mention"/>
    <w:basedOn w:val="DefaultParagraphFont"/>
    <w:uiPriority w:val="99"/>
    <w:semiHidden/>
    <w:unhideWhenUsed/>
    <w:rsid w:val="0038100D"/>
    <w:rPr>
      <w:color w:val="605E5C"/>
      <w:shd w:val="clear" w:color="auto" w:fill="E1DFDD"/>
    </w:rPr>
  </w:style>
  <w:style w:type="character" w:styleId="FollowedHyperlink">
    <w:name w:val="FollowedHyperlink"/>
    <w:basedOn w:val="DefaultParagraphFont"/>
    <w:uiPriority w:val="99"/>
    <w:semiHidden/>
    <w:unhideWhenUsed/>
    <w:rsid w:val="0038100D"/>
    <w:rPr>
      <w:color w:val="96607D" w:themeColor="followedHyperlink"/>
      <w:u w:val="single"/>
    </w:rPr>
  </w:style>
  <w:style w:type="character" w:styleId="PlaceholderText">
    <w:name w:val="Placeholder Text"/>
    <w:basedOn w:val="DefaultParagraphFont"/>
    <w:uiPriority w:val="99"/>
    <w:semiHidden/>
    <w:rsid w:val="0038100D"/>
    <w:rPr>
      <w:color w:val="666666"/>
    </w:rPr>
  </w:style>
  <w:style w:type="paragraph" w:styleId="TOCHeading">
    <w:name w:val="TOC Heading"/>
    <w:basedOn w:val="Heading1"/>
    <w:next w:val="Normal"/>
    <w:uiPriority w:val="39"/>
    <w:unhideWhenUsed/>
    <w:qFormat/>
    <w:rsid w:val="0038100D"/>
    <w:pPr>
      <w:spacing w:before="240" w:after="0" w:line="259" w:lineRule="auto"/>
      <w:ind w:left="432" w:hanging="432"/>
      <w:outlineLvl w:val="9"/>
    </w:pPr>
    <w:rPr>
      <w:sz w:val="32"/>
      <w:szCs w:val="32"/>
      <w:lang w:val="en-US"/>
    </w:rPr>
  </w:style>
  <w:style w:type="paragraph" w:styleId="TOC1">
    <w:name w:val="toc 1"/>
    <w:basedOn w:val="Normal"/>
    <w:next w:val="Normal"/>
    <w:autoRedefine/>
    <w:uiPriority w:val="39"/>
    <w:unhideWhenUsed/>
    <w:rsid w:val="0038100D"/>
    <w:pPr>
      <w:spacing w:after="100"/>
    </w:pPr>
  </w:style>
  <w:style w:type="paragraph" w:styleId="TOC2">
    <w:name w:val="toc 2"/>
    <w:basedOn w:val="Normal"/>
    <w:next w:val="Normal"/>
    <w:autoRedefine/>
    <w:uiPriority w:val="39"/>
    <w:unhideWhenUsed/>
    <w:rsid w:val="0038100D"/>
    <w:pPr>
      <w:spacing w:after="100"/>
      <w:ind w:left="220"/>
    </w:pPr>
  </w:style>
  <w:style w:type="paragraph" w:styleId="Caption">
    <w:name w:val="caption"/>
    <w:basedOn w:val="Normal"/>
    <w:next w:val="Normal"/>
    <w:uiPriority w:val="35"/>
    <w:unhideWhenUsed/>
    <w:qFormat/>
    <w:rsid w:val="0038100D"/>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38100D"/>
  </w:style>
  <w:style w:type="character" w:styleId="LineNumber">
    <w:name w:val="line number"/>
    <w:basedOn w:val="DefaultParagraphFont"/>
    <w:uiPriority w:val="99"/>
    <w:semiHidden/>
    <w:unhideWhenUsed/>
    <w:rsid w:val="0038100D"/>
  </w:style>
  <w:style w:type="paragraph" w:styleId="TOC3">
    <w:name w:val="toc 3"/>
    <w:basedOn w:val="Normal"/>
    <w:next w:val="Normal"/>
    <w:autoRedefine/>
    <w:uiPriority w:val="39"/>
    <w:unhideWhenUsed/>
    <w:rsid w:val="003810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webofscience.com/wos/woscc/full-record/WOS:000175693800018" TargetMode="External"/><Relationship Id="rId13" Type="http://schemas.openxmlformats.org/officeDocument/2006/relationships/hyperlink" Target="https://www.webofscience.com/wos/woscc/full-record/WOS:A1983RC76000026" TargetMode="External"/><Relationship Id="rId3" Type="http://schemas.openxmlformats.org/officeDocument/2006/relationships/hyperlink" Target="https://www.webofscience.com/wos/woscc/full-record/WOS:A1992JV60500013" TargetMode="External"/><Relationship Id="rId7" Type="http://schemas.openxmlformats.org/officeDocument/2006/relationships/hyperlink" Target="https://www.webofscience.com/wos/woscc/full-record/WOS:000311762700006" TargetMode="External"/><Relationship Id="rId12" Type="http://schemas.openxmlformats.org/officeDocument/2006/relationships/hyperlink" Target="https://www.webofscience.com/wos/woscc/full-record/WOS:000305719800004" TargetMode="External"/><Relationship Id="rId2" Type="http://schemas.openxmlformats.org/officeDocument/2006/relationships/hyperlink" Target="https://bioone.org/journals/the-southwestern-naturalist/volume-59/issue-2/F15-MLK-15.1/Avian-use-of-isolated-cottonwood-tamarisk-and-residential-patches-of/10.1894/F15-MLK-15.1.full" TargetMode="External"/><Relationship Id="rId1" Type="http://schemas.openxmlformats.org/officeDocument/2006/relationships/hyperlink" Target="https://www.ingentaconnect.com/content/miiz/actac/2007/00000009/00000001/art00013" TargetMode="External"/><Relationship Id="rId6" Type="http://schemas.openxmlformats.org/officeDocument/2006/relationships/hyperlink" Target="https://www.webofscience.com/wos/woscc/full-record/WOS:000279089100003" TargetMode="External"/><Relationship Id="rId11" Type="http://schemas.openxmlformats.org/officeDocument/2006/relationships/hyperlink" Target="https://www.webofscience.com/wos/woscc/full-record/WOS:000078858200006" TargetMode="External"/><Relationship Id="rId5" Type="http://schemas.openxmlformats.org/officeDocument/2006/relationships/hyperlink" Target="https://www.webofscience.com/wos/woscc/full-record/WOS:000176475600012" TargetMode="External"/><Relationship Id="rId15" Type="http://schemas.openxmlformats.org/officeDocument/2006/relationships/hyperlink" Target="https://www.webofscience.com/wos/woscc/full-record/WOS:000356940500016" TargetMode="External"/><Relationship Id="rId10" Type="http://schemas.openxmlformats.org/officeDocument/2006/relationships/hyperlink" Target="https://www.webofscience.com/wos/woscc/full-record/WOS:000076717400007" TargetMode="External"/><Relationship Id="rId4" Type="http://schemas.openxmlformats.org/officeDocument/2006/relationships/hyperlink" Target="https://www.webofscience.com/wos/woscc/full-record/WOS:A1993ME26400006" TargetMode="External"/><Relationship Id="rId9" Type="http://schemas.openxmlformats.org/officeDocument/2006/relationships/hyperlink" Target="https://www.webofscience.com/wos/woscc/full-record/WOS:000186452200004" TargetMode="External"/><Relationship Id="rId14" Type="http://schemas.openxmlformats.org/officeDocument/2006/relationships/hyperlink" Target="https://www.webofscience.com/wos/woscc/full-record/WOS:000085329100007"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streamstats.usgs.gov/ss/?gage=09506000&amp;tab=info" TargetMode="External"/><Relationship Id="rId18" Type="http://schemas.openxmlformats.org/officeDocument/2006/relationships/hyperlink" Target="https://www.ncei.noaa.gov/access/monitoring/climate-at-a-glance/county/time-series/AZ-025/tmin/1/0/1993-2023?base_prd=true&amp;begbaseyear=1901&amp;endbaseyear=2000"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hyperlink" Target="https://www.cybis.se/forfun/dendro/index.htm"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ybis.se/forfun/dendro/index.htm"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10" Type="http://schemas.microsoft.com/office/2011/relationships/commentsExtended" Target="commentsExtended.xml"/><Relationship Id="rId19" Type="http://schemas.openxmlformats.org/officeDocument/2006/relationships/footer" Target="footer2.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hyperlink" Target="https://streamstats.usgs.gov/ss/?gage=09506000&amp;tab=info"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31A640-E231-4F1E-A6AD-9A6204930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41</Pages>
  <Words>14583</Words>
  <Characters>83128</Characters>
  <Application>Microsoft Office Word</Application>
  <DocSecurity>0</DocSecurity>
  <Lines>692</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Quentin R McCalla</dc:creator>
  <cp:keywords/>
  <dc:description/>
  <cp:lastModifiedBy>Quentin R McCalla</cp:lastModifiedBy>
  <cp:revision>4</cp:revision>
  <dcterms:created xsi:type="dcterms:W3CDTF">2025-04-07T22:13:00Z</dcterms:created>
  <dcterms:modified xsi:type="dcterms:W3CDTF">2025-04-07T23:10:00Z</dcterms:modified>
</cp:coreProperties>
</file>