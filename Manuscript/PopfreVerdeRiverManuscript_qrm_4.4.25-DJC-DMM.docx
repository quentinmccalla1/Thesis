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59FCF94C"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w:t>
      </w:r>
      <w:commentRangeStart w:id="5"/>
      <w:r w:rsidRPr="002245EF">
        <w:rPr>
          <w:rFonts w:ascii="Times New Roman" w:hAnsi="Times New Roman" w:cs="Times New Roman"/>
          <w:sz w:val="24"/>
          <w:szCs w:val="24"/>
        </w:rPr>
        <w:t xml:space="preserve">that drive them </w:t>
      </w:r>
      <w:commentRangeEnd w:id="5"/>
      <w:r w:rsidR="007956F7">
        <w:rPr>
          <w:rStyle w:val="CommentReference"/>
        </w:rPr>
        <w:commentReference w:id="5"/>
      </w:r>
      <w:r w:rsidRPr="002245EF">
        <w:rPr>
          <w:rFonts w:ascii="Times New Roman" w:hAnsi="Times New Roman" w:cs="Times New Roman"/>
          <w:sz w:val="24"/>
          <w:szCs w:val="24"/>
        </w:rPr>
        <w:t xml:space="preserve">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w:t>
      </w:r>
      <w:commentRangeStart w:id="6"/>
      <w:r w:rsidRPr="002245EF">
        <w:rPr>
          <w:rFonts w:ascii="Times New Roman" w:hAnsi="Times New Roman" w:cs="Times New Roman"/>
          <w:sz w:val="24"/>
          <w:szCs w:val="24"/>
        </w:rPr>
        <w:t>occurred during 2023 winter floods</w:t>
      </w:r>
      <w:commentRangeEnd w:id="6"/>
      <w:r w:rsidR="007956F7">
        <w:rPr>
          <w:rStyle w:val="CommentReference"/>
        </w:rPr>
        <w:commentReference w:id="6"/>
      </w:r>
      <w:r w:rsidRPr="002245EF">
        <w:rPr>
          <w:rFonts w:ascii="Times New Roman" w:hAnsi="Times New Roman" w:cs="Times New Roman"/>
          <w:sz w:val="24"/>
          <w:szCs w:val="24"/>
        </w:rPr>
        <w:t xml:space="preserve"> and dendrochronology to monitor regeneration and to quantify tree age and growth. Verde River Fremont cottonwoods within the riparian zone are young, with the mean age being 25 years old. They continue to add biomass at a constant rate and their growth is significantly </w:t>
      </w:r>
      <w:commentRangeStart w:id="7"/>
      <w:r w:rsidRPr="002245EF">
        <w:rPr>
          <w:rFonts w:ascii="Times New Roman" w:hAnsi="Times New Roman" w:cs="Times New Roman"/>
          <w:sz w:val="24"/>
          <w:szCs w:val="24"/>
        </w:rPr>
        <w:t xml:space="preserve">impacted </w:t>
      </w:r>
      <w:commentRangeEnd w:id="7"/>
      <w:r w:rsidR="007956F7">
        <w:rPr>
          <w:rStyle w:val="CommentReference"/>
        </w:rPr>
        <w:commentReference w:id="7"/>
      </w:r>
      <w:r w:rsidRPr="002245EF">
        <w:rPr>
          <w:rFonts w:ascii="Times New Roman" w:hAnsi="Times New Roman" w:cs="Times New Roman"/>
          <w:sz w:val="24"/>
          <w:szCs w:val="24"/>
        </w:rPr>
        <w:t xml:space="preserve">by summer temperatures and river flows. Seedlings from the 2023 cohort continue to grow rapidly and their survival is governed by a </w:t>
      </w:r>
      <w:commentRangeStart w:id="8"/>
      <w:commentRangeStart w:id="9"/>
      <w:r w:rsidRPr="002245EF">
        <w:rPr>
          <w:rFonts w:ascii="Times New Roman" w:hAnsi="Times New Roman" w:cs="Times New Roman"/>
          <w:sz w:val="24"/>
          <w:szCs w:val="24"/>
        </w:rPr>
        <w:t>diverse</w:t>
      </w:r>
      <w:commentRangeEnd w:id="8"/>
      <w:r w:rsidR="00367065">
        <w:rPr>
          <w:rStyle w:val="CommentReference"/>
        </w:rPr>
        <w:commentReference w:id="8"/>
      </w:r>
      <w:r w:rsidRPr="002245EF">
        <w:rPr>
          <w:rFonts w:ascii="Times New Roman" w:hAnsi="Times New Roman" w:cs="Times New Roman"/>
          <w:sz w:val="24"/>
          <w:szCs w:val="24"/>
        </w:rPr>
        <w:t xml:space="preserve"> set of environmental conditions</w:t>
      </w:r>
      <w:commentRangeEnd w:id="9"/>
      <w:r w:rsidR="007956F7">
        <w:rPr>
          <w:rStyle w:val="CommentReference"/>
        </w:rPr>
        <w:commentReference w:id="9"/>
      </w:r>
      <w:r w:rsidRPr="002245EF">
        <w:rPr>
          <w:rFonts w:ascii="Times New Roman" w:hAnsi="Times New Roman" w:cs="Times New Roman"/>
          <w:sz w:val="24"/>
          <w:szCs w:val="24"/>
        </w:rPr>
        <w:t xml:space="preserve">. Fremont cottonwoods along the Verde </w:t>
      </w:r>
      <w:commentRangeStart w:id="10"/>
      <w:r w:rsidRPr="002245EF">
        <w:rPr>
          <w:rFonts w:ascii="Times New Roman" w:hAnsi="Times New Roman" w:cs="Times New Roman"/>
          <w:sz w:val="24"/>
          <w:szCs w:val="24"/>
        </w:rPr>
        <w:t>require a ten-year flood event to cause regeneration</w:t>
      </w:r>
      <w:commentRangeEnd w:id="10"/>
      <w:r w:rsidR="007956F7">
        <w:rPr>
          <w:rStyle w:val="CommentReference"/>
        </w:rPr>
        <w:commentReference w:id="10"/>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11" w:name="_Toc193890714"/>
      <w:r w:rsidRPr="002245EF">
        <w:rPr>
          <w:rFonts w:ascii="Times New Roman" w:hAnsi="Times New Roman" w:cs="Times New Roman"/>
          <w:sz w:val="24"/>
          <w:szCs w:val="24"/>
        </w:rPr>
        <w:t>Introduction</w:t>
      </w:r>
      <w:bookmarkEnd w:id="11"/>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lastRenderedPageBreak/>
        <w:t>Riparian areas</w:t>
      </w:r>
      <w:r w:rsidRPr="00A214EA">
        <w:rPr>
          <w:rFonts w:ascii="Times New Roman" w:hAnsi="Times New Roman" w:cs="Times New Roman"/>
          <w:sz w:val="24"/>
          <w:szCs w:val="24"/>
        </w:rPr>
        <w:t xml:space="preserve"> </w:t>
      </w:r>
    </w:p>
    <w:p w14:paraId="5BCB8C9E" w14:textId="06D6E3B1" w:rsidR="00A214EA" w:rsidRPr="002245EF" w:rsidRDefault="00A214EA" w:rsidP="00A214E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701B0AB3" w14:textId="2ADE5FDE" w:rsidR="00A214EA" w:rsidRDefault="00A214EA" w:rsidP="00A214EA">
      <w:pPr>
        <w:pStyle w:val="ListParagraph"/>
        <w:numPr>
          <w:ilvl w:val="0"/>
          <w:numId w:val="24"/>
        </w:numPr>
        <w:spacing w:line="480" w:lineRule="auto"/>
        <w:rPr>
          <w:rFonts w:ascii="Times New Roman" w:hAnsi="Times New Roman" w:cs="Times New Roman"/>
          <w:b/>
          <w:bCs/>
          <w:sz w:val="24"/>
          <w:szCs w:val="24"/>
        </w:rPr>
      </w:pPr>
    </w:p>
    <w:p w14:paraId="43BA3593" w14:textId="2924A3B6" w:rsidR="00A214EA" w:rsidRDefault="00A214EA" w:rsidP="00A214EA">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Broad </w:t>
      </w:r>
      <w:r w:rsidR="00057F69">
        <w:rPr>
          <w:rFonts w:ascii="Times New Roman" w:hAnsi="Times New Roman" w:cs="Times New Roman"/>
          <w:b/>
          <w:bCs/>
          <w:sz w:val="24"/>
          <w:szCs w:val="24"/>
        </w:rPr>
        <w:t>importance</w:t>
      </w:r>
      <w:r>
        <w:rPr>
          <w:rFonts w:ascii="Times New Roman" w:hAnsi="Times New Roman" w:cs="Times New Roman"/>
          <w:b/>
          <w:bCs/>
          <w:sz w:val="24"/>
          <w:szCs w:val="24"/>
        </w:rPr>
        <w:t xml:space="preserve"> about </w:t>
      </w:r>
      <w:proofErr w:type="spellStart"/>
      <w:r>
        <w:rPr>
          <w:rFonts w:ascii="Times New Roman" w:hAnsi="Times New Roman" w:cs="Times New Roman"/>
          <w:b/>
          <w:bCs/>
          <w:sz w:val="24"/>
          <w:szCs w:val="24"/>
        </w:rPr>
        <w:t>PopFre</w:t>
      </w:r>
      <w:proofErr w:type="spellEnd"/>
      <w:r>
        <w:rPr>
          <w:rFonts w:ascii="Times New Roman" w:hAnsi="Times New Roman" w:cs="Times New Roman"/>
          <w:b/>
          <w:bCs/>
          <w:sz w:val="24"/>
          <w:szCs w:val="24"/>
        </w:rPr>
        <w:t xml:space="preserve"> </w:t>
      </w:r>
    </w:p>
    <w:p w14:paraId="5FE77F1A" w14:textId="5A3F6DE7" w:rsidR="005901E8" w:rsidRDefault="005901E8" w:rsidP="005901E8">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Rarity</w:t>
      </w:r>
    </w:p>
    <w:p w14:paraId="0A042C64" w14:textId="4A2A6BCB" w:rsidR="005901E8" w:rsidRPr="00A214EA" w:rsidRDefault="005901E8" w:rsidP="005901E8">
      <w:pPr>
        <w:pStyle w:val="ListParagraph"/>
        <w:numPr>
          <w:ilvl w:val="1"/>
          <w:numId w:val="24"/>
        </w:numPr>
        <w:spacing w:line="480" w:lineRule="auto"/>
        <w:rPr>
          <w:rFonts w:ascii="Times New Roman" w:hAnsi="Times New Roman" w:cs="Times New Roman"/>
          <w:b/>
          <w:bCs/>
          <w:sz w:val="24"/>
          <w:szCs w:val="24"/>
        </w:rPr>
      </w:pPr>
      <w:commentRangeStart w:id="12"/>
      <w:r>
        <w:rPr>
          <w:rFonts w:ascii="Times New Roman" w:hAnsi="Times New Roman" w:cs="Times New Roman"/>
          <w:b/>
          <w:bCs/>
          <w:sz w:val="24"/>
          <w:szCs w:val="24"/>
        </w:rPr>
        <w:t>Importance</w:t>
      </w:r>
      <w:commentRangeEnd w:id="12"/>
      <w:r>
        <w:rPr>
          <w:rStyle w:val="CommentReference"/>
        </w:rPr>
        <w:commentReference w:id="12"/>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5CF771BC"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the Verde River. </w:t>
      </w:r>
      <w:r>
        <w:rPr>
          <w:rFonts w:ascii="Times New Roman" w:hAnsi="Times New Roman" w:cs="Times New Roman"/>
          <w:sz w:val="24"/>
          <w:szCs w:val="24"/>
        </w:rPr>
        <w:t xml:space="preserve">Cottonwood-willow forests are rare in the Southwest but the Verde River offers one of the largest, contiguous </w:t>
      </w:r>
      <w:proofErr w:type="spellStart"/>
      <w:proofErr w:type="gram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proofErr w:type="gramEnd"/>
      <w:r w:rsidRPr="002245EF">
        <w:rPr>
          <w:rFonts w:ascii="Times New Roman" w:hAnsi="Times New Roman" w:cs="Times New Roman"/>
          <w:sz w:val="24"/>
          <w:szCs w:val="24"/>
          <w:highlight w:val="yellow"/>
        </w:rPr>
        <w:t xml:space="preserve"> COTTONWOOD </w:t>
      </w:r>
      <w:commentRangeStart w:id="13"/>
      <w:r w:rsidRPr="002245EF">
        <w:rPr>
          <w:rFonts w:ascii="Times New Roman" w:hAnsi="Times New Roman" w:cs="Times New Roman"/>
          <w:sz w:val="24"/>
          <w:szCs w:val="24"/>
          <w:highlight w:val="yellow"/>
        </w:rPr>
        <w:t>IMPORTANCE</w:t>
      </w:r>
      <w:commentRangeEnd w:id="13"/>
      <w:r>
        <w:rPr>
          <w:rStyle w:val="CommentReference"/>
        </w:rPr>
        <w:commentReference w:id="13"/>
      </w:r>
    </w:p>
    <w:p w14:paraId="3CC04DEA" w14:textId="77777777" w:rsidR="00A214EA" w:rsidRPr="002245EF" w:rsidRDefault="00A214EA" w:rsidP="00A214EA">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6B77B534" w14:textId="68243C04" w:rsidR="00C502E4" w:rsidRPr="005901E8" w:rsidRDefault="00C502E4" w:rsidP="005901E8">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commentRangeStart w:id="14"/>
      <w:r>
        <w:rPr>
          <w:rFonts w:ascii="Times New Roman" w:hAnsi="Times New Roman" w:cs="Times New Roman"/>
          <w:sz w:val="24"/>
          <w:szCs w:val="24"/>
        </w:rPr>
        <w:t xml:space="preserve">bats </w:t>
      </w:r>
      <w:commentRangeEnd w:id="14"/>
      <w:r>
        <w:rPr>
          <w:rStyle w:val="CommentReference"/>
        </w:rPr>
        <w:commentReference w:id="14"/>
      </w:r>
      <w:r w:rsidR="005901E8">
        <w:rPr>
          <w:rFonts w:ascii="Times New Roman" w:hAnsi="Times New Roman" w:cs="Times New Roman"/>
          <w:sz w:val="24"/>
          <w:szCs w:val="24"/>
        </w:rPr>
        <w:t xml:space="preserve"> as well as support more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commentRangeStart w:id="15"/>
      <w:r w:rsidRPr="005901E8">
        <w:rPr>
          <w:rFonts w:ascii="Times New Roman" w:hAnsi="Times New Roman" w:cs="Times New Roman"/>
          <w:sz w:val="24"/>
          <w:szCs w:val="24"/>
        </w:rPr>
        <w:t>tamarisk</w:t>
      </w:r>
      <w:commentRangeEnd w:id="15"/>
      <w:r>
        <w:rPr>
          <w:rStyle w:val="CommentReference"/>
        </w:rPr>
        <w:commentReference w:id="15"/>
      </w:r>
    </w:p>
    <w:p w14:paraId="77B35126" w14:textId="52E646F7" w:rsidR="005E2653" w:rsidRPr="002245EF" w:rsidRDefault="005E2653" w:rsidP="005E2653">
      <w:pPr>
        <w:pStyle w:val="ListParagraph"/>
        <w:numPr>
          <w:ilvl w:val="0"/>
          <w:numId w:val="23"/>
        </w:numPr>
        <w:spacing w:line="480" w:lineRule="auto"/>
        <w:rPr>
          <w:rFonts w:ascii="Times New Roman" w:hAnsi="Times New Roman" w:cs="Times New Roman"/>
          <w:sz w:val="24"/>
          <w:szCs w:val="24"/>
        </w:rPr>
      </w:pPr>
      <w:commentRangeStart w:id="16"/>
      <w:r>
        <w:rPr>
          <w:rFonts w:ascii="Times New Roman" w:hAnsi="Times New Roman" w:cs="Times New Roman"/>
          <w:sz w:val="24"/>
          <w:szCs w:val="24"/>
        </w:rPr>
        <w:t>Phreatophytes</w:t>
      </w:r>
      <w:commentRangeEnd w:id="16"/>
      <w:r>
        <w:rPr>
          <w:rStyle w:val="CommentReference"/>
        </w:rPr>
        <w:commentReference w:id="16"/>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701977E8" w14:textId="62BEDBA5" w:rsidR="00E871C0" w:rsidRDefault="00A214EA" w:rsidP="00E871C0">
      <w:pPr>
        <w:tabs>
          <w:tab w:val="left" w:pos="5445"/>
        </w:tabs>
        <w:spacing w:line="480" w:lineRule="auto"/>
        <w:rPr>
          <w:rFonts w:ascii="Times New Roman" w:hAnsi="Times New Roman" w:cs="Times New Roman"/>
          <w:sz w:val="24"/>
          <w:szCs w:val="24"/>
        </w:rPr>
      </w:pPr>
      <w:r w:rsidRPr="00D75EBC">
        <w:rPr>
          <w:rFonts w:ascii="Times New Roman" w:hAnsi="Times New Roman" w:cs="Times New Roman"/>
          <w:sz w:val="24"/>
          <w:szCs w:val="24"/>
          <w:highlight w:val="yellow"/>
        </w:rPr>
        <w:t>-Factors that impact cottonwood establishment</w:t>
      </w:r>
    </w:p>
    <w:p w14:paraId="64569459" w14:textId="1D30BBDA"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sidRPr="00E871C0">
        <w:rPr>
          <w:rFonts w:ascii="Times New Roman" w:hAnsi="Times New Roman" w:cs="Times New Roman"/>
          <w:sz w:val="24"/>
          <w:szCs w:val="24"/>
        </w:rPr>
        <w:t>Cottonwood</w:t>
      </w:r>
      <w:r w:rsidR="00A36451">
        <w:rPr>
          <w:rFonts w:ascii="Times New Roman" w:hAnsi="Times New Roman" w:cs="Times New Roman"/>
          <w:sz w:val="24"/>
          <w:szCs w:val="24"/>
        </w:rPr>
        <w:t xml:space="preserve"> seedlings</w:t>
      </w:r>
      <w:r w:rsidRPr="00E871C0">
        <w:rPr>
          <w:rFonts w:ascii="Times New Roman" w:hAnsi="Times New Roman" w:cs="Times New Roman"/>
          <w:sz w:val="24"/>
          <w:szCs w:val="24"/>
        </w:rPr>
        <w:t xml:space="preserve"> are sensitive to groundwater level </w:t>
      </w:r>
      <w:commentRangeStart w:id="17"/>
      <w:commentRangeStart w:id="18"/>
      <w:r w:rsidRPr="00E871C0">
        <w:rPr>
          <w:rFonts w:ascii="Times New Roman" w:hAnsi="Times New Roman" w:cs="Times New Roman"/>
          <w:sz w:val="24"/>
          <w:szCs w:val="24"/>
        </w:rPr>
        <w:t>decline</w:t>
      </w:r>
      <w:commentRangeEnd w:id="17"/>
      <w:r>
        <w:rPr>
          <w:rStyle w:val="CommentReference"/>
        </w:rPr>
        <w:commentReference w:id="17"/>
      </w:r>
      <w:commentRangeEnd w:id="18"/>
      <w:r>
        <w:rPr>
          <w:rStyle w:val="CommentReference"/>
        </w:rPr>
        <w:commentReference w:id="18"/>
      </w:r>
    </w:p>
    <w:p w14:paraId="747CD846" w14:textId="0ADAFBCA" w:rsidR="00E871C0" w:rsidRDefault="00003BED"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Inter and intraspecies competition can also impact. </w:t>
      </w:r>
      <w:r w:rsidR="00E871C0">
        <w:rPr>
          <w:rFonts w:ascii="Times New Roman" w:hAnsi="Times New Roman" w:cs="Times New Roman"/>
          <w:sz w:val="24"/>
          <w:szCs w:val="24"/>
        </w:rPr>
        <w:t xml:space="preserve">Seedlings </w:t>
      </w:r>
      <w:r w:rsidR="00A003B7">
        <w:rPr>
          <w:rFonts w:ascii="Times New Roman" w:hAnsi="Times New Roman" w:cs="Times New Roman"/>
          <w:sz w:val="24"/>
          <w:szCs w:val="24"/>
        </w:rPr>
        <w:t>also</w:t>
      </w:r>
      <w:r w:rsidR="00E871C0">
        <w:rPr>
          <w:rFonts w:ascii="Times New Roman" w:hAnsi="Times New Roman" w:cs="Times New Roman"/>
          <w:sz w:val="24"/>
          <w:szCs w:val="24"/>
        </w:rPr>
        <w:t xml:space="preserve"> grow best when they are at least 15 cm </w:t>
      </w:r>
      <w:commentRangeStart w:id="19"/>
      <w:r w:rsidR="00E871C0">
        <w:rPr>
          <w:rFonts w:ascii="Times New Roman" w:hAnsi="Times New Roman" w:cs="Times New Roman"/>
          <w:sz w:val="24"/>
          <w:szCs w:val="24"/>
        </w:rPr>
        <w:t>apart</w:t>
      </w:r>
      <w:commentRangeEnd w:id="19"/>
      <w:r w:rsidR="00E871C0">
        <w:rPr>
          <w:rStyle w:val="CommentReference"/>
        </w:rPr>
        <w:commentReference w:id="19"/>
      </w:r>
      <w:r w:rsidR="00E871C0">
        <w:rPr>
          <w:rFonts w:ascii="Times New Roman" w:hAnsi="Times New Roman" w:cs="Times New Roman"/>
          <w:sz w:val="24"/>
          <w:szCs w:val="24"/>
        </w:rPr>
        <w:t>.</w:t>
      </w:r>
    </w:p>
    <w:p w14:paraId="5848FE28" w14:textId="66647832"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Inundation and temperature also impact seedling </w:t>
      </w:r>
      <w:commentRangeStart w:id="20"/>
      <w:r>
        <w:rPr>
          <w:rFonts w:ascii="Times New Roman" w:hAnsi="Times New Roman" w:cs="Times New Roman"/>
          <w:sz w:val="24"/>
          <w:szCs w:val="24"/>
        </w:rPr>
        <w:t>survivorship</w:t>
      </w:r>
      <w:commentRangeEnd w:id="20"/>
      <w:r>
        <w:rPr>
          <w:rStyle w:val="CommentReference"/>
        </w:rPr>
        <w:commentReference w:id="20"/>
      </w:r>
    </w:p>
    <w:p w14:paraId="432A412A" w14:textId="4C8C5FA2" w:rsid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Cottonwood seedlings are also able to outcompete tamarisk </w:t>
      </w:r>
      <w:commentRangeStart w:id="21"/>
      <w:r>
        <w:rPr>
          <w:rFonts w:ascii="Times New Roman" w:hAnsi="Times New Roman" w:cs="Times New Roman"/>
          <w:sz w:val="24"/>
          <w:szCs w:val="24"/>
        </w:rPr>
        <w:t>species</w:t>
      </w:r>
      <w:commentRangeEnd w:id="21"/>
      <w:r>
        <w:rPr>
          <w:rStyle w:val="CommentReference"/>
        </w:rPr>
        <w:commentReference w:id="21"/>
      </w:r>
    </w:p>
    <w:p w14:paraId="3B2B92F8" w14:textId="77777777" w:rsidR="005E2653" w:rsidRP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p>
    <w:p w14:paraId="7FDD3800" w14:textId="622E6806"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ins w:id="22" w:author="D.Merritt" w:date="2025-03-16T12:57:00Z">
        <w:r w:rsidRPr="002245EF">
          <w:rPr>
            <w:rFonts w:ascii="Times New Roman" w:hAnsi="Times New Roman" w:cs="Times New Roman"/>
            <w:sz w:val="24"/>
            <w:szCs w:val="24"/>
          </w:rPr>
          <w:t>.</w:t>
        </w:r>
      </w:ins>
      <w:del w:id="23" w:author="D.Merritt" w:date="2025-03-16T12: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24"/>
      <w:r w:rsidRPr="002245EF">
        <w:rPr>
          <w:rFonts w:ascii="Times New Roman" w:hAnsi="Times New Roman" w:cs="Times New Roman"/>
          <w:sz w:val="24"/>
          <w:szCs w:val="24"/>
        </w:rPr>
        <w:t xml:space="preserve">Age class </w:t>
      </w:r>
      <w:commentRangeEnd w:id="24"/>
      <w:r>
        <w:rPr>
          <w:rStyle w:val="CommentReference"/>
        </w:rPr>
        <w:commentReference w:id="24"/>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0310B4F1" w14:textId="0F744804" w:rsidR="005E2653" w:rsidRDefault="005E2653"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Threats</w:t>
      </w:r>
    </w:p>
    <w:p w14:paraId="27B86B64" w14:textId="77777777" w:rsidR="008625F9" w:rsidRDefault="008625F9" w:rsidP="008625F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Invasives</w:t>
      </w:r>
      <w:r w:rsidRPr="008625F9">
        <w:rPr>
          <w:rFonts w:ascii="Times New Roman" w:hAnsi="Times New Roman" w:cs="Times New Roman"/>
          <w:sz w:val="24"/>
          <w:szCs w:val="24"/>
        </w:rPr>
        <w:t xml:space="preserve"> </w:t>
      </w:r>
    </w:p>
    <w:p w14:paraId="5D4A619E" w14:textId="19C2AB50"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r w:rsidRPr="008625F9">
        <w:rPr>
          <w:rFonts w:ascii="Times New Roman" w:hAnsi="Times New Roman" w:cs="Times New Roman"/>
          <w:sz w:val="24"/>
          <w:szCs w:val="24"/>
        </w:rPr>
        <w:t>Invasive species such as tamarisk (</w:t>
      </w:r>
      <w:r w:rsidRPr="008625F9">
        <w:rPr>
          <w:rFonts w:ascii="Times New Roman" w:hAnsi="Times New Roman" w:cs="Times New Roman"/>
          <w:i/>
          <w:iCs/>
          <w:sz w:val="24"/>
          <w:szCs w:val="24"/>
        </w:rPr>
        <w:t>Tamaris spp.</w:t>
      </w:r>
      <w:r w:rsidRPr="008625F9">
        <w:rPr>
          <w:rFonts w:ascii="Times New Roman" w:hAnsi="Times New Roman" w:cs="Times New Roman"/>
          <w:sz w:val="24"/>
          <w:szCs w:val="24"/>
        </w:rPr>
        <w:t xml:space="preserve">) and </w:t>
      </w:r>
      <w:commentRangeStart w:id="25"/>
      <w:r w:rsidRPr="008625F9">
        <w:rPr>
          <w:rFonts w:ascii="Times New Roman" w:hAnsi="Times New Roman" w:cs="Times New Roman"/>
          <w:sz w:val="24"/>
          <w:szCs w:val="24"/>
        </w:rPr>
        <w:t xml:space="preserve">Arundo </w:t>
      </w:r>
      <w:commentRangeEnd w:id="25"/>
      <w:r>
        <w:rPr>
          <w:rStyle w:val="CommentReference"/>
        </w:rPr>
        <w:commentReference w:id="25"/>
      </w:r>
      <w:r w:rsidRPr="008625F9">
        <w:rPr>
          <w:rFonts w:ascii="Times New Roman" w:hAnsi="Times New Roman" w:cs="Times New Roman"/>
          <w:sz w:val="24"/>
          <w:szCs w:val="24"/>
        </w:rPr>
        <w:t>(</w:t>
      </w:r>
      <w:r w:rsidRPr="008625F9">
        <w:rPr>
          <w:rFonts w:ascii="Times New Roman" w:hAnsi="Times New Roman" w:cs="Times New Roman"/>
          <w:i/>
          <w:iCs/>
          <w:sz w:val="24"/>
          <w:szCs w:val="24"/>
        </w:rPr>
        <w:t xml:space="preserve">Arundo </w:t>
      </w:r>
      <w:proofErr w:type="spellStart"/>
      <w:r w:rsidRPr="008625F9">
        <w:rPr>
          <w:rFonts w:ascii="Times New Roman" w:hAnsi="Times New Roman" w:cs="Times New Roman"/>
          <w:i/>
          <w:iCs/>
          <w:sz w:val="24"/>
          <w:szCs w:val="24"/>
        </w:rPr>
        <w:t>donax</w:t>
      </w:r>
      <w:proofErr w:type="spellEnd"/>
      <w:r w:rsidRPr="008625F9">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(Johnson et al. 2010)</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(Horton et al., 2001; Merritt &amp; Cooper, 2000; Shafroth et al., 2002)</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River regulation along the Salt River, in Arizona was found to negatively impact Fremont Cottonwoods and their regeneration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(Fenner &amp; D. R. Patton, 1985)</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w:t>
      </w:r>
    </w:p>
    <w:p w14:paraId="4FFFB243" w14:textId="098FCA03"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p>
    <w:p w14:paraId="1DC708DB" w14:textId="5585DD50" w:rsidR="005E2653" w:rsidRDefault="005E2653" w:rsidP="005E2653">
      <w:pPr>
        <w:pStyle w:val="ListParagraph"/>
        <w:numPr>
          <w:ilvl w:val="0"/>
          <w:numId w:val="23"/>
        </w:numPr>
        <w:spacing w:line="480" w:lineRule="auto"/>
        <w:rPr>
          <w:rFonts w:ascii="Times New Roman" w:hAnsi="Times New Roman" w:cs="Times New Roman"/>
          <w:sz w:val="24"/>
          <w:szCs w:val="24"/>
        </w:rPr>
      </w:pPr>
      <w:commentRangeStart w:id="26"/>
      <w:r>
        <w:rPr>
          <w:rFonts w:ascii="Times New Roman" w:hAnsi="Times New Roman" w:cs="Times New Roman"/>
          <w:sz w:val="24"/>
          <w:szCs w:val="24"/>
        </w:rPr>
        <w:t xml:space="preserve">Water </w:t>
      </w:r>
      <w:commentRangeEnd w:id="26"/>
      <w:r w:rsidR="008625F9">
        <w:rPr>
          <w:rStyle w:val="CommentReference"/>
        </w:rPr>
        <w:commentReference w:id="26"/>
      </w:r>
      <w:commentRangeStart w:id="27"/>
      <w:r>
        <w:rPr>
          <w:rFonts w:ascii="Times New Roman" w:hAnsi="Times New Roman" w:cs="Times New Roman"/>
          <w:sz w:val="24"/>
          <w:szCs w:val="24"/>
        </w:rPr>
        <w:t xml:space="preserve">level </w:t>
      </w:r>
      <w:commentRangeEnd w:id="27"/>
      <w:r>
        <w:rPr>
          <w:rStyle w:val="CommentReference"/>
        </w:rPr>
        <w:commentReference w:id="27"/>
      </w:r>
      <w:commentRangeStart w:id="28"/>
      <w:r>
        <w:rPr>
          <w:rFonts w:ascii="Times New Roman" w:hAnsi="Times New Roman" w:cs="Times New Roman"/>
          <w:sz w:val="24"/>
          <w:szCs w:val="24"/>
        </w:rPr>
        <w:t>decline</w:t>
      </w:r>
      <w:commentRangeEnd w:id="28"/>
      <w:r>
        <w:rPr>
          <w:rStyle w:val="CommentReference"/>
        </w:rPr>
        <w:commentReference w:id="28"/>
      </w:r>
    </w:p>
    <w:p w14:paraId="335AA3F8" w14:textId="4472C389"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Grazing</w:t>
      </w:r>
    </w:p>
    <w:p w14:paraId="62490CFC" w14:textId="76BB6D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Negative impact on seedling </w:t>
      </w:r>
      <w:commentRangeStart w:id="29"/>
      <w:commentRangeStart w:id="30"/>
      <w:r>
        <w:rPr>
          <w:rFonts w:ascii="Times New Roman" w:hAnsi="Times New Roman" w:cs="Times New Roman"/>
          <w:sz w:val="24"/>
          <w:szCs w:val="24"/>
        </w:rPr>
        <w:t>abundance</w:t>
      </w:r>
      <w:commentRangeEnd w:id="29"/>
      <w:r>
        <w:rPr>
          <w:rStyle w:val="CommentReference"/>
        </w:rPr>
        <w:commentReference w:id="29"/>
      </w:r>
      <w:commentRangeEnd w:id="30"/>
      <w:r>
        <w:rPr>
          <w:rStyle w:val="CommentReference"/>
        </w:rPr>
        <w:commentReference w:id="30"/>
      </w:r>
    </w:p>
    <w:p w14:paraId="329D8669" w14:textId="6275F96F" w:rsidR="008625F9" w:rsidRDefault="008625F9" w:rsidP="008625F9">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Fire</w:t>
      </w:r>
    </w:p>
    <w:p w14:paraId="0760FEFF" w14:textId="2656BA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Resprouting in some </w:t>
      </w:r>
      <w:commentRangeStart w:id="31"/>
      <w:r>
        <w:rPr>
          <w:rFonts w:ascii="Times New Roman" w:hAnsi="Times New Roman" w:cs="Times New Roman"/>
          <w:sz w:val="24"/>
          <w:szCs w:val="24"/>
        </w:rPr>
        <w:t>species</w:t>
      </w:r>
      <w:commentRangeEnd w:id="31"/>
      <w:r>
        <w:rPr>
          <w:rStyle w:val="CommentReference"/>
        </w:rPr>
        <w:commentReference w:id="31"/>
      </w:r>
    </w:p>
    <w:p w14:paraId="4B96C249" w14:textId="044412CD" w:rsidR="008625F9" w:rsidRPr="005E2653"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Generally </w:t>
      </w:r>
      <w:commentRangeStart w:id="32"/>
      <w:r>
        <w:rPr>
          <w:rFonts w:ascii="Times New Roman" w:hAnsi="Times New Roman" w:cs="Times New Roman"/>
          <w:sz w:val="24"/>
          <w:szCs w:val="24"/>
        </w:rPr>
        <w:t>negative</w:t>
      </w:r>
      <w:commentRangeEnd w:id="32"/>
      <w:r>
        <w:rPr>
          <w:rStyle w:val="CommentReference"/>
        </w:rPr>
        <w:commentReference w:id="32"/>
      </w:r>
    </w:p>
    <w:p w14:paraId="59E26B24" w14:textId="77777777" w:rsidR="00A214EA" w:rsidRDefault="00A214EA" w:rsidP="00A214EA">
      <w:pPr>
        <w:spacing w:line="480" w:lineRule="auto"/>
        <w:ind w:firstLine="720"/>
        <w:rPr>
          <w:rFonts w:ascii="Times New Roman" w:hAnsi="Times New Roman" w:cs="Times New Roman"/>
          <w:sz w:val="24"/>
          <w:szCs w:val="24"/>
        </w:rPr>
      </w:pPr>
    </w:p>
    <w:p w14:paraId="765A3C30" w14:textId="13655BC2" w:rsidR="00A214EA" w:rsidRPr="002245EF" w:rsidRDefault="00A214EA" w:rsidP="00A214EA">
      <w:pPr>
        <w:spacing w:line="480" w:lineRule="auto"/>
        <w:ind w:firstLine="720"/>
        <w:rPr>
          <w:rFonts w:ascii="Times New Roman" w:hAnsi="Times New Roman" w:cs="Times New Roman"/>
          <w:sz w:val="24"/>
          <w:szCs w:val="24"/>
        </w:rPr>
      </w:pPr>
    </w:p>
    <w:p w14:paraId="7EC3FC83" w14:textId="77777777"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33"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w:t>
      </w:r>
      <w:r w:rsidRPr="002245EF">
        <w:rPr>
          <w:rFonts w:ascii="Times New Roman" w:hAnsi="Times New Roman" w:cs="Times New Roman"/>
          <w:sz w:val="24"/>
          <w:szCs w:val="24"/>
        </w:rPr>
        <w:lastRenderedPageBreak/>
        <w:t>percent chance a flood of this magnitude would be equaled or exceeded in any given year. (</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commentRangeStart w:id="34"/>
      <w:r w:rsidRPr="002245EF">
        <w:rPr>
          <w:rFonts w:ascii="Times New Roman" w:hAnsi="Times New Roman" w:cs="Times New Roman"/>
          <w:sz w:val="24"/>
          <w:szCs w:val="24"/>
        </w:rPr>
        <w:t xml:space="preserve">almost reached </w:t>
      </w:r>
      <w:commentRangeEnd w:id="34"/>
      <w:r>
        <w:rPr>
          <w:rStyle w:val="CommentReference"/>
        </w:rPr>
        <w:commentReference w:id="34"/>
      </w:r>
      <w:r w:rsidRPr="002245EF">
        <w:rPr>
          <w:rFonts w:ascii="Times New Roman" w:hAnsi="Times New Roman" w:cs="Times New Roman"/>
          <w:sz w:val="24"/>
          <w:szCs w:val="24"/>
        </w:rPr>
        <w:t>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35"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7E41A26" w14:textId="3FBB3031" w:rsidR="0038100D" w:rsidRPr="002245EF" w:rsidRDefault="0038100D" w:rsidP="0038100D">
      <w:pPr>
        <w:pStyle w:val="Heading2"/>
        <w:spacing w:line="480" w:lineRule="auto"/>
        <w:rPr>
          <w:rFonts w:ascii="Times New Roman" w:hAnsi="Times New Roman" w:cs="Times New Roman"/>
          <w:color w:val="auto"/>
          <w:sz w:val="24"/>
          <w:szCs w:val="24"/>
        </w:rPr>
      </w:pPr>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commentRangeStart w:id="36"/>
      <w:r w:rsidRPr="002245EF">
        <w:rPr>
          <w:rFonts w:ascii="Times New Roman" w:hAnsi="Times New Roman" w:cs="Times New Roman"/>
          <w:sz w:val="24"/>
          <w:szCs w:val="24"/>
        </w:rPr>
        <w:t xml:space="preserve">The </w:t>
      </w:r>
      <w:commentRangeEnd w:id="36"/>
      <w:r w:rsidR="00A52FD5">
        <w:rPr>
          <w:rStyle w:val="CommentReference"/>
        </w:rPr>
        <w:commentReference w:id="36"/>
      </w:r>
      <w:commentRangeStart w:id="37"/>
      <w:r w:rsidRPr="002245EF">
        <w:rPr>
          <w:rFonts w:ascii="Times New Roman" w:hAnsi="Times New Roman" w:cs="Times New Roman"/>
          <w:sz w:val="24"/>
          <w:szCs w:val="24"/>
        </w:rPr>
        <w:t>Verde</w:t>
      </w:r>
      <w:commentRangeEnd w:id="37"/>
      <w:r w:rsidR="00DF4E13">
        <w:rPr>
          <w:rStyle w:val="CommentReference"/>
        </w:rPr>
        <w:commentReference w:id="37"/>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38"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39"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40"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41"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w:t>
      </w:r>
      <w:r w:rsidRPr="002245EF">
        <w:rPr>
          <w:rFonts w:ascii="Times New Roman" w:hAnsi="Times New Roman" w:cs="Times New Roman"/>
          <w:sz w:val="24"/>
          <w:szCs w:val="24"/>
        </w:rPr>
        <w:lastRenderedPageBreak/>
        <w:t xml:space="preserve">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42"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43"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 xml:space="preserve">outstandingly remarkable scenic, recreational, geologic, fish and wildlife, historic, cultural or other similar values” (ORVs; Wild and Scenic Rivers Act, 1968). Maintaining these values along the Verde River are required </w:t>
      </w:r>
      <w:r w:rsidRPr="002245EF">
        <w:rPr>
          <w:rFonts w:ascii="Times New Roman" w:hAnsi="Times New Roman" w:cs="Times New Roman"/>
          <w:sz w:val="24"/>
          <w:szCs w:val="24"/>
          <w:highlight w:val="white"/>
        </w:rPr>
        <w:lastRenderedPageBreak/>
        <w:t>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4"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44"/>
      <w:r w:rsidRPr="002245EF">
        <w:rPr>
          <w:rFonts w:ascii="Times New Roman" w:hAnsi="Times New Roman" w:cs="Times New Roman"/>
          <w:color w:val="auto"/>
          <w:sz w:val="24"/>
          <w:szCs w:val="24"/>
        </w:rPr>
        <w:t>2023.</w:t>
      </w:r>
    </w:p>
    <w:p w14:paraId="1B445223" w14:textId="2A8D9BB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sidR="005901E8">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w:t>
      </w:r>
      <w:r w:rsidRPr="002245EF">
        <w:rPr>
          <w:rFonts w:ascii="Times New Roman" w:hAnsi="Times New Roman" w:cs="Times New Roman"/>
          <w:sz w:val="24"/>
          <w:szCs w:val="24"/>
        </w:rPr>
        <w:lastRenderedPageBreak/>
        <w:t>cottonwood on this river.</w:t>
      </w:r>
      <w:r w:rsidR="005901E8">
        <w:rPr>
          <w:rFonts w:ascii="Times New Roman" w:hAnsi="Times New Roman" w:cs="Times New Roman"/>
          <w:sz w:val="24"/>
          <w:szCs w:val="24"/>
        </w:rPr>
        <w:t xml:space="preserve"> We also investigated the impact of certain climate variables on the growth (fitness) of Fremont cottonwoods.</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219F5661" w14:textId="7204B54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2) What are the demographics of Fremont </w:t>
      </w:r>
      <w:r w:rsidR="00107F5F" w:rsidRPr="002245EF">
        <w:rPr>
          <w:rFonts w:ascii="Times New Roman" w:hAnsi="Times New Roman" w:cs="Times New Roman"/>
          <w:sz w:val="24"/>
          <w:szCs w:val="24"/>
        </w:rPr>
        <w:t>cottonwood along</w:t>
      </w:r>
      <w:r w:rsidRPr="002245EF">
        <w:rPr>
          <w:rFonts w:ascii="Times New Roman" w:hAnsi="Times New Roman" w:cs="Times New Roman"/>
          <w:sz w:val="24"/>
          <w:szCs w:val="24"/>
        </w:rPr>
        <w:t xml:space="preserve">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45" w:name="_Toc193890715"/>
      <w:r w:rsidRPr="002245EF">
        <w:rPr>
          <w:rFonts w:ascii="Times New Roman" w:hAnsi="Times New Roman" w:cs="Times New Roman"/>
          <w:color w:val="auto"/>
          <w:sz w:val="24"/>
          <w:szCs w:val="24"/>
        </w:rPr>
        <w:t>Methods</w:t>
      </w:r>
      <w:bookmarkEnd w:id="45"/>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6"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46"/>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738C8E18"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w:t>
      </w:r>
      <w:commentRangeStart w:id="47"/>
      <w:r w:rsidRPr="002245EF">
        <w:rPr>
          <w:rFonts w:ascii="Times New Roman" w:hAnsi="Times New Roman" w:cs="Times New Roman"/>
          <w:sz w:val="24"/>
          <w:szCs w:val="24"/>
        </w:rPr>
        <w:t>survivorship</w:t>
      </w:r>
      <w:commentRangeEnd w:id="47"/>
      <w:r w:rsidR="00516EBF">
        <w:rPr>
          <w:rStyle w:val="CommentReference"/>
        </w:rPr>
        <w:commentReference w:id="47"/>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commentRangeStart w:id="48"/>
      <w:r w:rsidRPr="002245EF">
        <w:rPr>
          <w:rFonts w:ascii="Times New Roman" w:hAnsi="Times New Roman" w:cs="Times New Roman"/>
          <w:sz w:val="24"/>
          <w:szCs w:val="24"/>
        </w:rPr>
        <w:t xml:space="preserve">Light </w:t>
      </w:r>
      <w:commentRangeEnd w:id="48"/>
      <w:r w:rsidR="00516EBF">
        <w:rPr>
          <w:rStyle w:val="CommentReference"/>
        </w:rPr>
        <w:commentReference w:id="48"/>
      </w:r>
      <w:r w:rsidRPr="002245EF">
        <w:rPr>
          <w:rFonts w:ascii="Times New Roman" w:hAnsi="Times New Roman" w:cs="Times New Roman"/>
          <w:sz w:val="24"/>
          <w:szCs w:val="24"/>
        </w:rPr>
        <w:t>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49"/>
      <w:r w:rsidR="00A22010">
        <w:rPr>
          <w:rFonts w:ascii="Times New Roman" w:hAnsi="Times New Roman" w:cs="Times New Roman"/>
          <w:sz w:val="24"/>
          <w:szCs w:val="24"/>
        </w:rPr>
        <w:t>was</w:t>
      </w:r>
      <w:commentRangeEnd w:id="49"/>
      <w:r w:rsidR="00A22010">
        <w:rPr>
          <w:rStyle w:val="CommentReference"/>
        </w:rPr>
        <w:commentReference w:id="49"/>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w:t>
      </w:r>
      <w:r w:rsidRPr="002245EF">
        <w:rPr>
          <w:rFonts w:ascii="Times New Roman" w:hAnsi="Times New Roman" w:cs="Times New Roman"/>
          <w:sz w:val="24"/>
          <w:szCs w:val="24"/>
        </w:rPr>
        <w:lastRenderedPageBreak/>
        <w:t>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50"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51"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52"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53"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w:t>
      </w:r>
      <w:commentRangeStart w:id="54"/>
      <w:r w:rsidRPr="002245EF">
        <w:rPr>
          <w:rFonts w:ascii="Times New Roman" w:hAnsi="Times New Roman" w:cs="Times New Roman"/>
          <w:b/>
          <w:sz w:val="24"/>
          <w:szCs w:val="24"/>
        </w:rPr>
        <w:t>dating</w:t>
      </w:r>
      <w:commentRangeEnd w:id="54"/>
      <w:r w:rsidR="00843C64">
        <w:rPr>
          <w:rStyle w:val="CommentReference"/>
        </w:rPr>
        <w:commentReference w:id="54"/>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xml:space="preserve">, we identified cores with a correlation </w:t>
      </w:r>
      <w:r w:rsidRPr="002245EF">
        <w:rPr>
          <w:rFonts w:ascii="Times New Roman" w:hAnsi="Times New Roman" w:cs="Times New Roman"/>
          <w:sz w:val="24"/>
          <w:szCs w:val="24"/>
        </w:rPr>
        <w:lastRenderedPageBreak/>
        <w:t>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55"/>
      <w:r w:rsidRPr="002245EF">
        <w:rPr>
          <w:rFonts w:ascii="Times New Roman" w:hAnsi="Times New Roman" w:cs="Times New Roman"/>
          <w:sz w:val="24"/>
          <w:szCs w:val="24"/>
        </w:rPr>
        <w:t>check for any dating issues. We analyzed the COFECHA output for each core and checked it for potential dating issues</w:t>
      </w:r>
      <w:commentRangeEnd w:id="55"/>
      <w:r w:rsidR="008279F5">
        <w:rPr>
          <w:rStyle w:val="CommentReference"/>
        </w:rPr>
        <w:commentReference w:id="55"/>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w:t>
      </w:r>
      <w:r w:rsidRPr="002245EF">
        <w:rPr>
          <w:rFonts w:ascii="Times New Roman" w:hAnsi="Times New Roman" w:cs="Times New Roman"/>
          <w:sz w:val="24"/>
          <w:szCs w:val="24"/>
        </w:rPr>
        <w:lastRenderedPageBreak/>
        <w:t xml:space="preserve">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56" w:name="_Toc193890716"/>
      <w:r w:rsidRPr="002245EF">
        <w:rPr>
          <w:rFonts w:ascii="Times New Roman" w:hAnsi="Times New Roman" w:cs="Times New Roman"/>
          <w:color w:val="auto"/>
          <w:sz w:val="24"/>
          <w:szCs w:val="24"/>
        </w:rPr>
        <w:t>Results</w:t>
      </w:r>
      <w:bookmarkEnd w:id="56"/>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7"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57"/>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w:t>
      </w:r>
      <w:r w:rsidRPr="002245EF">
        <w:rPr>
          <w:rFonts w:ascii="Times New Roman" w:hAnsi="Times New Roman" w:cs="Times New Roman"/>
          <w:sz w:val="24"/>
          <w:szCs w:val="24"/>
        </w:rPr>
        <w:lastRenderedPageBreak/>
        <w:t xml:space="preserve">only slightly decreased between Fall 2023 and Spring 2024 visits (Figure 2.3). Both sites saw 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8"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5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9"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59"/>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0"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60"/>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1"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6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62"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3"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6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64"/>
      <w:r w:rsidRPr="002245EF">
        <w:rPr>
          <w:rFonts w:ascii="Times New Roman" w:hAnsi="Times New Roman" w:cs="Times New Roman"/>
          <w:sz w:val="24"/>
          <w:szCs w:val="24"/>
        </w:rPr>
        <w:t xml:space="preserve">significant </w:t>
      </w:r>
      <w:commentRangeEnd w:id="64"/>
      <w:r w:rsidR="00BE7FD1">
        <w:rPr>
          <w:rStyle w:val="CommentReference"/>
        </w:rPr>
        <w:commentReference w:id="64"/>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43046BEF" w:rsidR="0038100D" w:rsidRPr="002245EF" w:rsidRDefault="0038100D" w:rsidP="0038100D">
      <w:pPr>
        <w:spacing w:line="480" w:lineRule="auto"/>
        <w:jc w:val="center"/>
        <w:rPr>
          <w:rFonts w:ascii="Times New Roman" w:hAnsi="Times New Roman" w:cs="Times New Roman"/>
          <w:sz w:val="24"/>
          <w:szCs w:val="24"/>
        </w:rPr>
      </w:pPr>
    </w:p>
    <w:p w14:paraId="3A5159DC" w14:textId="05E4C9F9" w:rsidR="00697D5A" w:rsidRPr="00697D5A" w:rsidRDefault="0038100D" w:rsidP="00697D5A">
      <w:pPr>
        <w:jc w:val="center"/>
      </w:pPr>
      <w:bookmarkStart w:id="65"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65"/>
      <w:r w:rsidR="00697D5A" w:rsidRPr="00697D5A">
        <w:rPr>
          <w:rFonts w:ascii="Times New Roman" w:hAnsi="Times New Roman" w:cs="Times New Roman"/>
          <w:sz w:val="24"/>
          <w:szCs w:val="24"/>
          <w:highlight w:val="yellow"/>
        </w:rPr>
        <w:t xml:space="preserve"> Curious which of these </w:t>
      </w:r>
      <w:commentRangeStart w:id="66"/>
      <w:commentRangeStart w:id="67"/>
      <w:r w:rsidR="00697D5A" w:rsidRPr="00697D5A">
        <w:rPr>
          <w:rFonts w:ascii="Times New Roman" w:hAnsi="Times New Roman" w:cs="Times New Roman"/>
          <w:sz w:val="24"/>
          <w:szCs w:val="24"/>
          <w:highlight w:val="yellow"/>
        </w:rPr>
        <w:t xml:space="preserve">to </w:t>
      </w:r>
      <w:commentRangeEnd w:id="66"/>
      <w:r w:rsidR="00BE7FD1">
        <w:rPr>
          <w:rStyle w:val="CommentReference"/>
        </w:rPr>
        <w:commentReference w:id="66"/>
      </w:r>
      <w:commentRangeEnd w:id="67"/>
      <w:r w:rsidR="002B6513">
        <w:rPr>
          <w:rStyle w:val="CommentReference"/>
        </w:rPr>
        <w:commentReference w:id="67"/>
      </w:r>
      <w:r w:rsidR="00697D5A" w:rsidRPr="00697D5A">
        <w:rPr>
          <w:rFonts w:ascii="Times New Roman" w:hAnsi="Times New Roman" w:cs="Times New Roman"/>
          <w:sz w:val="24"/>
          <w:szCs w:val="24"/>
          <w:highlight w:val="yellow"/>
        </w:rPr>
        <w:t>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68"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69"/>
      <w:r w:rsidRPr="002245EF">
        <w:rPr>
          <w:rFonts w:ascii="Times New Roman" w:hAnsi="Times New Roman" w:cs="Times New Roman"/>
          <w:color w:val="auto"/>
          <w:sz w:val="24"/>
          <w:szCs w:val="24"/>
        </w:rPr>
        <w:t>relationship</w:t>
      </w:r>
      <w:commentRangeEnd w:id="69"/>
      <w:r w:rsidR="005E0FF8">
        <w:rPr>
          <w:rStyle w:val="CommentReference"/>
          <w:i w:val="0"/>
          <w:iCs w:val="0"/>
          <w:color w:val="auto"/>
        </w:rPr>
        <w:commentReference w:id="69"/>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68"/>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70"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70"/>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71" w:author="Quentin R McCalla" w:date="2025-03-16T12:57:00Z"/>
          <w:rFonts w:ascii="Times New Roman" w:hAnsi="Times New Roman" w:cs="Times New Roman"/>
          <w:color w:val="auto"/>
          <w:sz w:val="24"/>
          <w:szCs w:val="24"/>
        </w:rPr>
      </w:pPr>
      <w:bookmarkStart w:id="72"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72"/>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73"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74"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74"/>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75" w:name="_Toc193890717"/>
      <w:r w:rsidRPr="00271AE2">
        <w:rPr>
          <w:rFonts w:ascii="Times New Roman" w:hAnsi="Times New Roman" w:cs="Times New Roman"/>
          <w:b/>
          <w:bCs/>
          <w:color w:val="auto"/>
        </w:rPr>
        <w:t>Discussion</w:t>
      </w:r>
      <w:bookmarkStart w:id="76" w:name="_Toc187849262"/>
      <w:bookmarkEnd w:id="75"/>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77"/>
      <w:r w:rsidRPr="002245EF">
        <w:rPr>
          <w:rFonts w:ascii="Times New Roman" w:hAnsi="Times New Roman" w:cs="Times New Roman"/>
          <w:b/>
          <w:bCs/>
          <w:sz w:val="24"/>
          <w:szCs w:val="24"/>
        </w:rPr>
        <w:t>Seedling</w:t>
      </w:r>
      <w:commentRangeEnd w:id="77"/>
      <w:r w:rsidR="002B6513">
        <w:rPr>
          <w:rStyle w:val="CommentReference"/>
        </w:rPr>
        <w:commentReference w:id="77"/>
      </w:r>
      <w:r w:rsidRPr="002245EF">
        <w:rPr>
          <w:rFonts w:ascii="Times New Roman" w:hAnsi="Times New Roman" w:cs="Times New Roman"/>
          <w:b/>
          <w:bCs/>
          <w:sz w:val="24"/>
          <w:szCs w:val="24"/>
        </w:rPr>
        <w:t xml:space="preserve"> survivorship and demographics</w:t>
      </w:r>
      <w:bookmarkEnd w:id="76"/>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commentRangeStart w:id="78"/>
      <w:r w:rsidRPr="002245EF">
        <w:rPr>
          <w:rFonts w:ascii="Times New Roman" w:hAnsi="Times New Roman" w:cs="Times New Roman"/>
          <w:sz w:val="24"/>
          <w:szCs w:val="24"/>
        </w:rPr>
        <w:t xml:space="preserve">Causes </w:t>
      </w:r>
      <w:commentRangeEnd w:id="78"/>
      <w:r w:rsidR="002B2A01">
        <w:rPr>
          <w:rStyle w:val="CommentReference"/>
        </w:rPr>
        <w:commentReference w:id="78"/>
      </w:r>
      <w:r w:rsidRPr="002245EF">
        <w:rPr>
          <w:rFonts w:ascii="Times New Roman" w:hAnsi="Times New Roman" w:cs="Times New Roman"/>
          <w:sz w:val="24"/>
          <w:szCs w:val="24"/>
        </w:rPr>
        <w:t xml:space="preserve">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79"/>
      <w:r w:rsidRPr="002245EF">
        <w:rPr>
          <w:rFonts w:ascii="Times New Roman" w:hAnsi="Times New Roman" w:cs="Times New Roman"/>
          <w:sz w:val="24"/>
          <w:szCs w:val="24"/>
        </w:rPr>
        <w:t xml:space="preserve">Stromberg </w:t>
      </w:r>
      <w:commentRangeEnd w:id="79"/>
      <w:r w:rsidR="002B2A01">
        <w:rPr>
          <w:rStyle w:val="CommentReference"/>
        </w:rPr>
        <w:commentReference w:id="79"/>
      </w:r>
      <w:r w:rsidRPr="002245EF">
        <w:rPr>
          <w:rFonts w:ascii="Times New Roman" w:hAnsi="Times New Roman" w:cs="Times New Roman"/>
          <w:sz w:val="24"/>
          <w:szCs w:val="24"/>
        </w:rPr>
        <w:t>(1997) studied Fremont cottonwood, Goodding willow and tamarisk regeneration on the Hassayampa and Santa Maria</w:t>
      </w:r>
      <w:ins w:id="80"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w:t>
      </w:r>
      <w:commentRangeStart w:id="81"/>
      <w:r w:rsidRPr="002245EF">
        <w:rPr>
          <w:rFonts w:ascii="Times New Roman" w:hAnsi="Times New Roman" w:cs="Times New Roman"/>
          <w:sz w:val="24"/>
          <w:szCs w:val="24"/>
        </w:rPr>
        <w:t xml:space="preserve">large numbers of seedlings from 2024 floods </w:t>
      </w:r>
      <w:commentRangeEnd w:id="81"/>
      <w:r w:rsidR="004C1A79">
        <w:rPr>
          <w:rStyle w:val="CommentReference"/>
        </w:rPr>
        <w:commentReference w:id="81"/>
      </w:r>
      <w:r w:rsidRPr="002245EF">
        <w:rPr>
          <w:rFonts w:ascii="Times New Roman" w:hAnsi="Times New Roman" w:cs="Times New Roman"/>
          <w:sz w:val="24"/>
          <w:szCs w:val="24"/>
        </w:rPr>
        <w:t xml:space="preserve">were measured in both the Spring 2024 and Fall 2024 visits. In addition, the Hassayampa and Santa Maria rivers selected in Central Arizona were at lower elevations and at a more southern latitude. Seedlings here likely had a longer </w:t>
      </w:r>
      <w:commentRangeStart w:id="82"/>
      <w:r w:rsidRPr="002245EF">
        <w:rPr>
          <w:rFonts w:ascii="Times New Roman" w:hAnsi="Times New Roman" w:cs="Times New Roman"/>
          <w:sz w:val="24"/>
          <w:szCs w:val="24"/>
        </w:rPr>
        <w:t xml:space="preserve">growing </w:t>
      </w:r>
      <w:commentRangeEnd w:id="82"/>
      <w:r w:rsidR="002B2A01">
        <w:rPr>
          <w:rStyle w:val="CommentReference"/>
        </w:rPr>
        <w:commentReference w:id="82"/>
      </w:r>
      <w:r w:rsidRPr="002245EF">
        <w:rPr>
          <w:rFonts w:ascii="Times New Roman" w:hAnsi="Times New Roman" w:cs="Times New Roman"/>
          <w:sz w:val="24"/>
          <w:szCs w:val="24"/>
        </w:rPr>
        <w:t>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w:t>
      </w:r>
      <w:commentRangeStart w:id="83"/>
      <w:r w:rsidRPr="002245EF">
        <w:rPr>
          <w:rFonts w:ascii="Times New Roman" w:hAnsi="Times New Roman" w:cs="Times New Roman"/>
          <w:sz w:val="24"/>
          <w:szCs w:val="24"/>
        </w:rPr>
        <w:t>species</w:t>
      </w:r>
      <w:commentRangeEnd w:id="83"/>
      <w:r w:rsidR="002B2A01">
        <w:rPr>
          <w:rStyle w:val="CommentReference"/>
        </w:rPr>
        <w:commentReference w:id="83"/>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84"/>
      <w:r w:rsidRPr="002245EF">
        <w:rPr>
          <w:rFonts w:ascii="Times New Roman" w:hAnsi="Times New Roman" w:cs="Times New Roman"/>
          <w:sz w:val="24"/>
          <w:szCs w:val="24"/>
        </w:rPr>
        <w:t xml:space="preserve">significant </w:t>
      </w:r>
      <w:commentRangeEnd w:id="84"/>
      <w:r w:rsidR="004C1A79">
        <w:rPr>
          <w:rStyle w:val="CommentReference"/>
        </w:rPr>
        <w:commentReference w:id="84"/>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4F931DA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85"/>
      <w:r w:rsidRPr="002245EF">
        <w:rPr>
          <w:rFonts w:ascii="Times New Roman" w:hAnsi="Times New Roman" w:cs="Times New Roman"/>
          <w:sz w:val="24"/>
          <w:szCs w:val="24"/>
        </w:rPr>
        <w:t xml:space="preserve">contradicts the idea </w:t>
      </w:r>
      <w:commentRangeEnd w:id="85"/>
      <w:r w:rsidR="004C1A79">
        <w:rPr>
          <w:rStyle w:val="CommentReference"/>
        </w:rPr>
        <w:commentReference w:id="85"/>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86"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87"/>
      <w:r w:rsidRPr="002245EF">
        <w:rPr>
          <w:rFonts w:ascii="Times New Roman" w:hAnsi="Times New Roman" w:cs="Times New Roman"/>
          <w:sz w:val="24"/>
          <w:szCs w:val="24"/>
        </w:rPr>
        <w:t>increase</w:t>
      </w:r>
      <w:ins w:id="88" w:author="Cooper,David" w:date="2025-04-05T14:24:00Z">
        <w:r w:rsidR="004C1A79">
          <w:rPr>
            <w:rFonts w:ascii="Times New Roman" w:hAnsi="Times New Roman" w:cs="Times New Roman"/>
            <w:sz w:val="24"/>
            <w:szCs w:val="24"/>
          </w:rPr>
          <w:t>d</w:t>
        </w:r>
      </w:ins>
      <w:commentRangeEnd w:id="87"/>
      <w:ins w:id="89" w:author="Cooper,David" w:date="2025-04-05T14:25:00Z">
        <w:r w:rsidR="004C1A79">
          <w:rPr>
            <w:rStyle w:val="CommentReference"/>
          </w:rPr>
          <w:commentReference w:id="87"/>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90"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90"/>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91"/>
      <w:r w:rsidRPr="002245EF">
        <w:rPr>
          <w:rFonts w:ascii="Times New Roman" w:hAnsi="Times New Roman" w:cs="Times New Roman"/>
          <w:sz w:val="24"/>
          <w:szCs w:val="24"/>
        </w:rPr>
        <w:t xml:space="preserve">is about </w:t>
      </w:r>
      <w:commentRangeEnd w:id="91"/>
      <w:r w:rsidR="00E24A13">
        <w:rPr>
          <w:rStyle w:val="CommentReference"/>
        </w:rPr>
        <w:commentReference w:id="91"/>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92" w:name="_Hlk191304377"/>
      <w:r w:rsidRPr="002245EF">
        <w:rPr>
          <w:rFonts w:ascii="Times New Roman" w:hAnsi="Times New Roman" w:cs="Times New Roman"/>
          <w:sz w:val="24"/>
          <w:szCs w:val="24"/>
        </w:rPr>
        <w:t xml:space="preserve">Euro-American settlement </w:t>
      </w:r>
      <w:commentRangeStart w:id="93"/>
      <w:r w:rsidRPr="002245EF">
        <w:rPr>
          <w:rFonts w:ascii="Times New Roman" w:hAnsi="Times New Roman" w:cs="Times New Roman"/>
          <w:sz w:val="24"/>
          <w:szCs w:val="24"/>
        </w:rPr>
        <w:t>disturbances</w:t>
      </w:r>
      <w:bookmarkEnd w:id="92"/>
      <w:commentRangeEnd w:id="93"/>
      <w:r w:rsidR="004349BE">
        <w:rPr>
          <w:rStyle w:val="CommentReference"/>
        </w:rPr>
        <w:commentReference w:id="93"/>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94"/>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94"/>
      <w:r w:rsidR="00E24A13">
        <w:rPr>
          <w:rStyle w:val="CommentReference"/>
        </w:rPr>
        <w:commentReference w:id="94"/>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w:t>
      </w:r>
      <w:commentRangeStart w:id="95"/>
      <w:r w:rsidRPr="002245EF">
        <w:rPr>
          <w:rFonts w:ascii="Times New Roman" w:hAnsi="Times New Roman" w:cs="Times New Roman"/>
          <w:sz w:val="24"/>
          <w:szCs w:val="24"/>
        </w:rPr>
        <w:t>age</w:t>
      </w:r>
      <w:commentRangeEnd w:id="95"/>
      <w:r w:rsidR="00FB0D86">
        <w:rPr>
          <w:rStyle w:val="CommentReference"/>
        </w:rPr>
        <w:commentReference w:id="95"/>
      </w:r>
      <w:r w:rsidRPr="002245EF">
        <w:rPr>
          <w:rFonts w:ascii="Times New Roman" w:hAnsi="Times New Roman" w:cs="Times New Roman"/>
          <w:sz w:val="24"/>
          <w:szCs w:val="24"/>
        </w:rPr>
        <w:t xml:space="preserve">. </w:t>
      </w:r>
    </w:p>
    <w:p w14:paraId="1D6BDADF" w14:textId="7AF941E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w:t>
      </w:r>
      <w:commentRangeStart w:id="96"/>
      <w:r w:rsidRPr="002245EF">
        <w:rPr>
          <w:rFonts w:ascii="Times New Roman" w:hAnsi="Times New Roman" w:cs="Times New Roman"/>
          <w:sz w:val="24"/>
          <w:szCs w:val="24"/>
        </w:rPr>
        <w:t>exist</w:t>
      </w:r>
      <w:commentRangeEnd w:id="96"/>
      <w:r w:rsidR="00FB0D86">
        <w:rPr>
          <w:rStyle w:val="CommentReference"/>
        </w:rPr>
        <w:commentReference w:id="96"/>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w:t>
      </w:r>
      <w:commentRangeStart w:id="97"/>
      <w:r w:rsidRPr="002245EF">
        <w:rPr>
          <w:rFonts w:ascii="Times New Roman" w:hAnsi="Times New Roman" w:cs="Times New Roman"/>
          <w:sz w:val="24"/>
          <w:szCs w:val="24"/>
        </w:rPr>
        <w:t>around 110 years</w:t>
      </w:r>
      <w:ins w:id="98" w:author="D.Merritt" w:date="2025-03-16T11:27:00Z">
        <w:r w:rsidRPr="002245EF">
          <w:rPr>
            <w:rFonts w:ascii="Times New Roman" w:hAnsi="Times New Roman" w:cs="Times New Roman"/>
            <w:sz w:val="24"/>
            <w:szCs w:val="24"/>
          </w:rPr>
          <w:t xml:space="preserve"> </w:t>
        </w:r>
      </w:ins>
      <w:commentRangeEnd w:id="97"/>
      <w:r w:rsidR="00E24A13">
        <w:rPr>
          <w:rStyle w:val="CommentReference"/>
        </w:rPr>
        <w:commentReference w:id="97"/>
      </w:r>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xml:space="preserve">) can reach ages of between 300-400 years </w:t>
      </w:r>
      <w:commentRangeStart w:id="99"/>
      <w:r w:rsidRPr="002245EF">
        <w:rPr>
          <w:rFonts w:ascii="Times New Roman" w:hAnsi="Times New Roman" w:cs="Times New Roman"/>
          <w:sz w:val="24"/>
          <w:szCs w:val="24"/>
        </w:rPr>
        <w:t xml:space="preserve">in </w:t>
      </w:r>
      <w:commentRangeEnd w:id="99"/>
      <w:r w:rsidR="00E24A13">
        <w:rPr>
          <w:rStyle w:val="CommentReference"/>
        </w:rPr>
        <w:commentReference w:id="99"/>
      </w:r>
      <w:r w:rsidRPr="002245EF">
        <w:rPr>
          <w:rFonts w:ascii="Times New Roman" w:hAnsi="Times New Roman" w:cs="Times New Roman"/>
          <w:sz w:val="24"/>
          <w:szCs w:val="24"/>
        </w:rPr>
        <w:t>Alberta, Canada.</w:t>
      </w:r>
    </w:p>
    <w:p w14:paraId="4DB84CBE" w14:textId="1D1A769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w:t>
      </w:r>
      <w:commentRangeStart w:id="100"/>
      <w:r w:rsidRPr="002245EF">
        <w:rPr>
          <w:rFonts w:ascii="Times New Roman" w:hAnsi="Times New Roman" w:cs="Times New Roman"/>
          <w:sz w:val="24"/>
          <w:szCs w:val="24"/>
        </w:rPr>
        <w:t xml:space="preserve">curvature </w:t>
      </w:r>
      <w:commentRangeEnd w:id="100"/>
      <w:r w:rsidR="00E03ECE">
        <w:rPr>
          <w:rStyle w:val="CommentReference"/>
        </w:rPr>
        <w:commentReference w:id="100"/>
      </w:r>
      <w:r w:rsidRPr="002245EF">
        <w:rPr>
          <w:rFonts w:ascii="Times New Roman" w:hAnsi="Times New Roman" w:cs="Times New Roman"/>
          <w:sz w:val="24"/>
          <w:szCs w:val="24"/>
        </w:rPr>
        <w:t>was found on the other side of the core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w:t>
      </w:r>
      <w:r w:rsidR="00EB6C45">
        <w:rPr>
          <w:rFonts w:ascii="Times New Roman" w:hAnsi="Times New Roman" w:cs="Times New Roman"/>
          <w:sz w:val="24"/>
          <w:szCs w:val="24"/>
        </w:rPr>
        <w:lastRenderedPageBreak/>
        <w:t>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101"/>
      <w:commentRangeStart w:id="102"/>
      <w:r w:rsidRPr="002245EF">
        <w:rPr>
          <w:rFonts w:ascii="Times New Roman" w:hAnsi="Times New Roman" w:cs="Times New Roman"/>
          <w:sz w:val="24"/>
          <w:szCs w:val="24"/>
        </w:rPr>
        <w:t>core</w:t>
      </w:r>
      <w:commentRangeEnd w:id="101"/>
      <w:r w:rsidR="00E03ECE">
        <w:rPr>
          <w:rStyle w:val="CommentReference"/>
        </w:rPr>
        <w:commentReference w:id="101"/>
      </w:r>
      <w:commentRangeEnd w:id="102"/>
      <w:r w:rsidR="00E03ECE">
        <w:rPr>
          <w:rStyle w:val="CommentReference"/>
        </w:rPr>
        <w:commentReference w:id="102"/>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6"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10F6A4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w:t>
      </w:r>
      <w:commentRangeStart w:id="103"/>
      <w:r w:rsidRPr="002245EF">
        <w:rPr>
          <w:rFonts w:ascii="Times New Roman" w:hAnsi="Times New Roman" w:cs="Times New Roman"/>
          <w:sz w:val="24"/>
          <w:szCs w:val="24"/>
        </w:rPr>
        <w:t xml:space="preserve">groundwater </w:t>
      </w:r>
      <w:commentRangeEnd w:id="103"/>
      <w:r w:rsidR="00E03ECE">
        <w:rPr>
          <w:rStyle w:val="CommentReference"/>
        </w:rPr>
        <w:commentReference w:id="103"/>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104"/>
      <w:r w:rsidR="00512C0B">
        <w:rPr>
          <w:rFonts w:ascii="Times New Roman" w:hAnsi="Times New Roman" w:cs="Times New Roman"/>
          <w:sz w:val="24"/>
          <w:szCs w:val="24"/>
        </w:rPr>
        <w:t>2006</w:t>
      </w:r>
      <w:commentRangeEnd w:id="104"/>
      <w:r w:rsidR="00512C0B">
        <w:rPr>
          <w:rStyle w:val="CommentReference"/>
        </w:rPr>
        <w:commentReference w:id="104"/>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105"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105"/>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commentRangeStart w:id="106"/>
      <w:r>
        <w:rPr>
          <w:rFonts w:ascii="Times New Roman" w:hAnsi="Times New Roman" w:cs="Times New Roman"/>
          <w:sz w:val="24"/>
          <w:szCs w:val="24"/>
        </w:rPr>
        <w:t>temperatures</w:t>
      </w:r>
      <w:commentRangeEnd w:id="106"/>
      <w:r w:rsidR="00E03ECE">
        <w:rPr>
          <w:rStyle w:val="CommentReference"/>
        </w:rPr>
        <w:commentReference w:id="106"/>
      </w:r>
      <w:r>
        <w:rPr>
          <w:rFonts w:ascii="Times New Roman" w:hAnsi="Times New Roman" w:cs="Times New Roman"/>
          <w:sz w:val="24"/>
          <w:szCs w:val="24"/>
        </w:rPr>
        <w:t>.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6409090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w:t>
      </w:r>
      <w:commentRangeStart w:id="107"/>
      <w:r w:rsidRPr="002245EF">
        <w:rPr>
          <w:rFonts w:ascii="Times New Roman" w:hAnsi="Times New Roman" w:cs="Times New Roman"/>
          <w:sz w:val="24"/>
          <w:szCs w:val="24"/>
        </w:rPr>
        <w:t xml:space="preserve">June </w:t>
      </w:r>
      <w:commentRangeEnd w:id="107"/>
      <w:r w:rsidR="00E03ECE">
        <w:rPr>
          <w:rStyle w:val="CommentReference"/>
        </w:rPr>
        <w:commentReference w:id="107"/>
      </w:r>
      <w:r w:rsidRPr="002245EF">
        <w:rPr>
          <w:rFonts w:ascii="Times New Roman" w:hAnsi="Times New Roman" w:cs="Times New Roman"/>
          <w:sz w:val="24"/>
          <w:szCs w:val="24"/>
        </w:rPr>
        <w:t>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108"/>
      <w:r w:rsidRPr="002245EF">
        <w:rPr>
          <w:rFonts w:ascii="Times New Roman" w:hAnsi="Times New Roman" w:cs="Times New Roman"/>
          <w:sz w:val="24"/>
          <w:szCs w:val="24"/>
        </w:rPr>
        <w:t xml:space="preserve">Groundwater </w:t>
      </w:r>
      <w:commentRangeEnd w:id="108"/>
      <w:r w:rsidR="00B522C1">
        <w:rPr>
          <w:rStyle w:val="CommentReference"/>
        </w:rPr>
        <w:commentReference w:id="108"/>
      </w:r>
      <w:r w:rsidRPr="002245EF">
        <w:rPr>
          <w:rFonts w:ascii="Times New Roman" w:hAnsi="Times New Roman" w:cs="Times New Roman"/>
          <w:sz w:val="24"/>
          <w:szCs w:val="24"/>
        </w:rPr>
        <w:t xml:space="preserve">and surface water are highly related in the Southwest. Higher 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109"/>
      <w:r w:rsidRPr="002245EF">
        <w:rPr>
          <w:rFonts w:ascii="Times New Roman" w:hAnsi="Times New Roman" w:cs="Times New Roman"/>
          <w:sz w:val="24"/>
          <w:szCs w:val="24"/>
        </w:rPr>
        <w:t>ecology</w:t>
      </w:r>
      <w:commentRangeEnd w:id="109"/>
      <w:r w:rsidR="00B522C1">
        <w:rPr>
          <w:rStyle w:val="CommentReference"/>
        </w:rPr>
        <w:commentReference w:id="109"/>
      </w:r>
      <w:r w:rsidRPr="002245EF">
        <w:rPr>
          <w:rFonts w:ascii="Times New Roman" w:hAnsi="Times New Roman" w:cs="Times New Roman"/>
          <w:sz w:val="24"/>
          <w:szCs w:val="24"/>
        </w:rPr>
        <w:t>.</w:t>
      </w:r>
    </w:p>
    <w:p w14:paraId="18273608" w14:textId="0BC11CDA"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commentRangeStart w:id="110"/>
      <w:r w:rsidRPr="002245EF">
        <w:rPr>
          <w:rFonts w:ascii="Times New Roman" w:hAnsi="Times New Roman" w:cs="Times New Roman"/>
          <w:sz w:val="24"/>
          <w:szCs w:val="24"/>
        </w:rPr>
        <w:t xml:space="preserve">different </w:t>
      </w:r>
      <w:commentRangeEnd w:id="110"/>
      <w:r w:rsidR="00B522C1">
        <w:rPr>
          <w:rStyle w:val="CommentReference"/>
        </w:rPr>
        <w:commentReference w:id="110"/>
      </w:r>
      <w:r w:rsidRPr="002245EF">
        <w:rPr>
          <w:rFonts w:ascii="Times New Roman" w:hAnsi="Times New Roman" w:cs="Times New Roman"/>
          <w:sz w:val="24"/>
          <w:szCs w:val="24"/>
        </w:rPr>
        <w:t>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6F5E0A2E" w:rsidR="00057F69" w:rsidRPr="002245EF" w:rsidRDefault="00057F69" w:rsidP="00057F69">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5B97948" wp14:editId="3680E2B7">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54229A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111"/>
      <w:r w:rsidRPr="002245EF">
        <w:rPr>
          <w:rFonts w:ascii="Times New Roman" w:hAnsi="Times New Roman" w:cs="Times New Roman"/>
          <w:sz w:val="24"/>
          <w:szCs w:val="24"/>
        </w:rPr>
        <w:t>often submerged by sediment</w:t>
      </w:r>
      <w:commentRangeEnd w:id="111"/>
      <w:r w:rsidR="00B078D0">
        <w:rPr>
          <w:rStyle w:val="CommentReference"/>
        </w:rPr>
        <w:commentReference w:id="111"/>
      </w:r>
      <w:r w:rsidRPr="002245EF">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 xml:space="preserve">coring </w:t>
      </w:r>
      <w:commentRangeStart w:id="112"/>
      <w:r w:rsidR="00B522C1">
        <w:rPr>
          <w:rFonts w:ascii="Times New Roman" w:hAnsi="Times New Roman" w:cs="Times New Roman"/>
          <w:sz w:val="24"/>
          <w:szCs w:val="24"/>
        </w:rPr>
        <w:t>height</w:t>
      </w:r>
      <w:commentRangeEnd w:id="112"/>
      <w:r w:rsidR="00B522C1">
        <w:rPr>
          <w:rStyle w:val="CommentReference"/>
        </w:rPr>
        <w:commentReference w:id="112"/>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113"/>
      <w:r w:rsidRPr="002245EF">
        <w:rPr>
          <w:rFonts w:ascii="Times New Roman" w:hAnsi="Times New Roman" w:cs="Times New Roman"/>
          <w:sz w:val="24"/>
          <w:szCs w:val="24"/>
        </w:rPr>
        <w:t xml:space="preserve">2000 </w:t>
      </w:r>
      <w:commentRangeEnd w:id="113"/>
      <w:r w:rsidR="00B522C1">
        <w:rPr>
          <w:rStyle w:val="CommentReference"/>
        </w:rPr>
        <w:commentReference w:id="113"/>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w:t>
      </w:r>
      <w:r w:rsidRPr="002245EF">
        <w:rPr>
          <w:rFonts w:ascii="Times New Roman" w:hAnsi="Times New Roman" w:cs="Times New Roman"/>
          <w:sz w:val="24"/>
          <w:szCs w:val="24"/>
        </w:rPr>
        <w:lastRenderedPageBreak/>
        <w:t>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w:t>
      </w:r>
      <w:r w:rsidRPr="002245EF">
        <w:rPr>
          <w:rFonts w:ascii="Times New Roman" w:hAnsi="Times New Roman" w:cs="Times New Roman"/>
          <w:sz w:val="24"/>
          <w:szCs w:val="24"/>
        </w:rPr>
        <w:lastRenderedPageBreak/>
        <w:t xml:space="preserve">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regeneration than native species. </w:t>
      </w:r>
      <w:commentRangeStart w:id="114"/>
      <w:r w:rsidRPr="002245EF">
        <w:rPr>
          <w:rFonts w:ascii="Times New Roman" w:hAnsi="Times New Roman" w:cs="Times New Roman"/>
          <w:sz w:val="24"/>
          <w:szCs w:val="24"/>
        </w:rPr>
        <w:t xml:space="preserve">On </w:t>
      </w:r>
      <w:commentRangeEnd w:id="114"/>
      <w:r w:rsidR="00AE20AD">
        <w:rPr>
          <w:rStyle w:val="CommentReference"/>
        </w:rPr>
        <w:commentReference w:id="114"/>
      </w:r>
      <w:r w:rsidRPr="002245EF">
        <w:rPr>
          <w:rFonts w:ascii="Times New Roman" w:hAnsi="Times New Roman" w:cs="Times New Roman"/>
          <w:sz w:val="24"/>
          <w:szCs w:val="24"/>
        </w:rPr>
        <w:t>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 However, the exact 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15" w:name="_Toc193890718"/>
      <w:r w:rsidRPr="00D23292">
        <w:rPr>
          <w:rFonts w:ascii="Times New Roman" w:hAnsi="Times New Roman" w:cs="Times New Roman"/>
          <w:b/>
          <w:bCs/>
          <w:color w:val="auto"/>
          <w:sz w:val="24"/>
          <w:szCs w:val="24"/>
        </w:rPr>
        <w:t>Limitations/Assumptions</w:t>
      </w:r>
      <w:bookmarkEnd w:id="115"/>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116"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17" w:name="_Toc193890719"/>
      <w:r w:rsidRPr="00D23292">
        <w:rPr>
          <w:rFonts w:ascii="Times New Roman" w:hAnsi="Times New Roman" w:cs="Times New Roman"/>
          <w:b/>
          <w:bCs/>
          <w:color w:val="auto"/>
          <w:sz w:val="24"/>
          <w:szCs w:val="24"/>
        </w:rPr>
        <w:lastRenderedPageBreak/>
        <w:t>Conclusions and Implications</w:t>
      </w:r>
      <w:bookmarkEnd w:id="116"/>
      <w:bookmarkEnd w:id="117"/>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118"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119"/>
      <w:r w:rsidRPr="002245EF">
        <w:rPr>
          <w:rFonts w:ascii="Times New Roman" w:hAnsi="Times New Roman" w:cs="Times New Roman"/>
          <w:sz w:val="24"/>
          <w:szCs w:val="24"/>
        </w:rPr>
        <w:t>Keeping the natural systems and environmental flows along the Verde River will maintain and protect its riparian forests.</w:t>
      </w:r>
      <w:commentRangeEnd w:id="119"/>
      <w:r w:rsidRPr="002245EF">
        <w:rPr>
          <w:rStyle w:val="CommentReference"/>
          <w:rFonts w:ascii="Times New Roman" w:hAnsi="Times New Roman" w:cs="Times New Roman"/>
        </w:rPr>
        <w:commentReference w:id="119"/>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34E2CE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ZOTERO_BIBL {"uncited":[],"omitted":[],"custom":[]} CSL_BIBLIOGRAPHY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Alam, J. (1997). Irrigation in the Verde Valley. </w:t>
      </w:r>
      <w:r w:rsidRPr="002245EF">
        <w:rPr>
          <w:rFonts w:ascii="Times New Roman" w:hAnsi="Times New Roman" w:cs="Times New Roman"/>
          <w:i/>
          <w:iCs/>
          <w:sz w:val="24"/>
        </w:rPr>
        <w:t>A Report of the Irrigation Diversion Improvement Project. Verde Natural Resource Conservation District</w:t>
      </w:r>
      <w:r w:rsidRPr="002245EF">
        <w:rPr>
          <w:rFonts w:ascii="Times New Roman" w:hAnsi="Times New Roman" w:cs="Times New Roman"/>
          <w:sz w:val="24"/>
        </w:rPr>
        <w:t>.</w:t>
      </w:r>
    </w:p>
    <w:p w14:paraId="7C1CB1A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Andersen, D. C. (2015). Tree Mortality in Mature Riparian Forest: Implications for Fremont Cottonwood Conservation in the American Southwest. </w:t>
      </w:r>
      <w:r w:rsidRPr="002245EF">
        <w:rPr>
          <w:rFonts w:ascii="Times New Roman" w:hAnsi="Times New Roman" w:cs="Times New Roman"/>
          <w:i/>
          <w:iCs/>
          <w:sz w:val="24"/>
        </w:rPr>
        <w:t>Western North American Naturalist</w:t>
      </w:r>
      <w:r w:rsidRPr="002245EF">
        <w:rPr>
          <w:rFonts w:ascii="Times New Roman" w:hAnsi="Times New Roman" w:cs="Times New Roman"/>
          <w:sz w:val="24"/>
        </w:rPr>
        <w:t xml:space="preserve">, </w:t>
      </w:r>
      <w:r w:rsidRPr="002245EF">
        <w:rPr>
          <w:rFonts w:ascii="Times New Roman" w:hAnsi="Times New Roman" w:cs="Times New Roman"/>
          <w:i/>
          <w:iCs/>
          <w:sz w:val="24"/>
        </w:rPr>
        <w:t>75</w:t>
      </w:r>
      <w:r w:rsidRPr="002245EF">
        <w:rPr>
          <w:rFonts w:ascii="Times New Roman" w:hAnsi="Times New Roman" w:cs="Times New Roman"/>
          <w:sz w:val="24"/>
        </w:rPr>
        <w:t>(2), 157–169. https://doi.org/10.3398/064.075.0204</w:t>
      </w:r>
    </w:p>
    <w:p w14:paraId="73D8327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2245EF">
        <w:rPr>
          <w:rFonts w:ascii="Times New Roman" w:hAnsi="Times New Roman" w:cs="Times New Roman"/>
          <w:i/>
          <w:iCs/>
          <w:sz w:val="24"/>
        </w:rPr>
        <w:t>Restoration Ecology</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(4), 563–571. https://doi.org/10.1111/j.1526-100X.2007.00328.x</w:t>
      </w:r>
    </w:p>
    <w:p w14:paraId="4815CD5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Blasch, K. W., Hoffmann, J. P., Graser, L. F., Bryson, J. R., &amp; Flint, A. L. (2006). </w:t>
      </w:r>
      <w:r w:rsidRPr="002245EF">
        <w:rPr>
          <w:rFonts w:ascii="Times New Roman" w:hAnsi="Times New Roman" w:cs="Times New Roman"/>
          <w:i/>
          <w:iCs/>
          <w:sz w:val="24"/>
        </w:rPr>
        <w:t>Hydrogeology of the upper and middle Verde River watersheds, central Arizona</w:t>
      </w:r>
      <w:r w:rsidRPr="002245EF">
        <w:rPr>
          <w:rFonts w:ascii="Times New Roman" w:hAnsi="Times New Roman" w:cs="Times New Roman"/>
          <w:sz w:val="24"/>
        </w:rPr>
        <w:t>. U. S. Geological Survey.</w:t>
      </w:r>
    </w:p>
    <w:p w14:paraId="077333B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Bradley D. Garner &amp; Donald J. Bills. (2012). </w:t>
      </w:r>
      <w:r w:rsidRPr="002245EF">
        <w:rPr>
          <w:rFonts w:ascii="Times New Roman" w:hAnsi="Times New Roman" w:cs="Times New Roman"/>
          <w:i/>
          <w:iCs/>
          <w:sz w:val="24"/>
        </w:rPr>
        <w:t>Spatial and seasonal variability of base flow in the Verde Valley, central Arizona, 2007 and 2011</w:t>
      </w:r>
      <w:r w:rsidRPr="002245EF">
        <w:rPr>
          <w:rFonts w:ascii="Times New Roman" w:hAnsi="Times New Roman" w:cs="Times New Roman"/>
          <w:sz w:val="24"/>
        </w:rPr>
        <w:t xml:space="preserve"> (Scientific Investigations Report) [Scientific Investigations Report].</w:t>
      </w:r>
    </w:p>
    <w:p w14:paraId="699299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Braun-Blanquet, J. (1964). </w:t>
      </w:r>
      <w:r w:rsidRPr="002245EF">
        <w:rPr>
          <w:rFonts w:ascii="Times New Roman" w:hAnsi="Times New Roman" w:cs="Times New Roman"/>
          <w:i/>
          <w:iCs/>
          <w:sz w:val="24"/>
        </w:rPr>
        <w:t>Pflanzensoziologie</w:t>
      </w:r>
      <w:r w:rsidRPr="002245EF">
        <w:rPr>
          <w:rFonts w:ascii="Times New Roman" w:hAnsi="Times New Roman" w:cs="Times New Roman"/>
          <w:sz w:val="24"/>
        </w:rPr>
        <w:t>. Springer Vienna. https://doi.org/10.1007/978-3-7091-8110-2</w:t>
      </w:r>
    </w:p>
    <w:p w14:paraId="381547D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Bunn, A. G. (2010). Statistical and visual crossdating in R using the dplR library. </w:t>
      </w:r>
      <w:r w:rsidRPr="002245EF">
        <w:rPr>
          <w:rFonts w:ascii="Times New Roman" w:hAnsi="Times New Roman" w:cs="Times New Roman"/>
          <w:i/>
          <w:iCs/>
          <w:sz w:val="24"/>
        </w:rPr>
        <w:t>Dendrochronologia</w:t>
      </w:r>
      <w:r w:rsidRPr="002245EF">
        <w:rPr>
          <w:rFonts w:ascii="Times New Roman" w:hAnsi="Times New Roman" w:cs="Times New Roman"/>
          <w:sz w:val="24"/>
        </w:rPr>
        <w:t xml:space="preserve">, </w:t>
      </w:r>
      <w:r w:rsidRPr="002245EF">
        <w:rPr>
          <w:rFonts w:ascii="Times New Roman" w:hAnsi="Times New Roman" w:cs="Times New Roman"/>
          <w:i/>
          <w:iCs/>
          <w:sz w:val="24"/>
        </w:rPr>
        <w:t>28</w:t>
      </w:r>
      <w:r w:rsidRPr="002245EF">
        <w:rPr>
          <w:rFonts w:ascii="Times New Roman" w:hAnsi="Times New Roman" w:cs="Times New Roman"/>
          <w:sz w:val="24"/>
        </w:rPr>
        <w:t>(4), 251–258. https://doi.org/10.1016/j.dendro.2009.12.001</w:t>
      </w:r>
    </w:p>
    <w:p w14:paraId="2372AB8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Cooper, D. J., Merritt, D. M., Andersen, D. C., &amp; Chimner, R. A. (1999). Factors controlling the establishment of Fremont cottonwood seedlings on the upper Green River, USA. </w:t>
      </w:r>
      <w:r w:rsidRPr="002245EF">
        <w:rPr>
          <w:rFonts w:ascii="Times New Roman" w:hAnsi="Times New Roman" w:cs="Times New Roman"/>
          <w:i/>
          <w:iCs/>
          <w:sz w:val="24"/>
        </w:rPr>
        <w:lastRenderedPageBreak/>
        <w:t>Regulated Rivers: Research &amp; Management: An International Journal Devoted to River Research and Management</w:t>
      </w:r>
      <w:r w:rsidRPr="002245EF">
        <w:rPr>
          <w:rFonts w:ascii="Times New Roman" w:hAnsi="Times New Roman" w:cs="Times New Roman"/>
          <w:sz w:val="24"/>
        </w:rPr>
        <w:t xml:space="preserve">, </w:t>
      </w:r>
      <w:r w:rsidRPr="002245EF">
        <w:rPr>
          <w:rFonts w:ascii="Times New Roman" w:hAnsi="Times New Roman" w:cs="Times New Roman"/>
          <w:i/>
          <w:iCs/>
          <w:sz w:val="24"/>
        </w:rPr>
        <w:t>15</w:t>
      </w:r>
      <w:r w:rsidRPr="002245EF">
        <w:rPr>
          <w:rFonts w:ascii="Times New Roman" w:hAnsi="Times New Roman" w:cs="Times New Roman"/>
          <w:sz w:val="24"/>
        </w:rPr>
        <w:t>(5), 419–440.</w:t>
      </w:r>
    </w:p>
    <w:p w14:paraId="012AFD0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Dyson, M., Bergkamp, G., &amp; Scanlon, J. (2003). Flow: The essentials of environmental flows. </w:t>
      </w:r>
      <w:r w:rsidRPr="002245EF">
        <w:rPr>
          <w:rFonts w:ascii="Times New Roman" w:hAnsi="Times New Roman" w:cs="Times New Roman"/>
          <w:i/>
          <w:iCs/>
          <w:sz w:val="24"/>
        </w:rPr>
        <w:t>IUCN, Gland, Switzerland and Cambridge, UK</w:t>
      </w:r>
      <w:r w:rsidRPr="002245EF">
        <w:rPr>
          <w:rFonts w:ascii="Times New Roman" w:hAnsi="Times New Roman" w:cs="Times New Roman"/>
          <w:sz w:val="24"/>
        </w:rPr>
        <w:t>, 20–87.</w:t>
      </w:r>
    </w:p>
    <w:p w14:paraId="693A15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i/>
          <w:iCs/>
          <w:sz w:val="24"/>
        </w:rPr>
        <w:t>Ecological Implications of Verde River Flows</w:t>
      </w:r>
      <w:r w:rsidRPr="002245EF">
        <w:rPr>
          <w:rFonts w:ascii="Times New Roman" w:hAnsi="Times New Roman" w:cs="Times New Roman"/>
          <w:sz w:val="24"/>
        </w:rPr>
        <w:t xml:space="preserve"> (Hydrology of the Upper and Middle Verde, pp. 5–14). (2008). Arizona Water Institute, The Nature Conservancy, and Verde River Basin Partnership.</w:t>
      </w:r>
    </w:p>
    <w:p w14:paraId="74555B5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Fenner, B. P., &amp; D. R. Patton. (1985). Effects of regulated water flows on regeneration of Fremont cottonwood. </w:t>
      </w:r>
      <w:r w:rsidRPr="002245EF">
        <w:rPr>
          <w:rFonts w:ascii="Times New Roman" w:hAnsi="Times New Roman" w:cs="Times New Roman"/>
          <w:i/>
          <w:iCs/>
          <w:sz w:val="24"/>
        </w:rPr>
        <w:t>Rangeland Ecology and Management</w:t>
      </w:r>
      <w:r w:rsidRPr="002245EF">
        <w:rPr>
          <w:rFonts w:ascii="Times New Roman" w:hAnsi="Times New Roman" w:cs="Times New Roman"/>
          <w:sz w:val="24"/>
        </w:rPr>
        <w:t>.</w:t>
      </w:r>
    </w:p>
    <w:p w14:paraId="099E860F"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Ffolliott, P. F., DeBano, L. F., Baker Jr, M. B., Neary, D. G., &amp; Brooks, K. N. (2004). Hydrology and impacts of disturbances on hydrologic function. </w:t>
      </w:r>
      <w:r w:rsidRPr="002245EF">
        <w:rPr>
          <w:rFonts w:ascii="Times New Roman" w:hAnsi="Times New Roman" w:cs="Times New Roman"/>
          <w:i/>
          <w:iCs/>
          <w:sz w:val="24"/>
        </w:rPr>
        <w:t>Riparian Areas of the Southwestern United States: Hydrology, Ecology, and Management; Baker, MB, Ffolliott, PF, DeBano, LF, Neary, DG, Eds</w:t>
      </w:r>
      <w:r w:rsidRPr="002245EF">
        <w:rPr>
          <w:rFonts w:ascii="Times New Roman" w:hAnsi="Times New Roman" w:cs="Times New Roman"/>
          <w:sz w:val="24"/>
        </w:rPr>
        <w:t>, 51.</w:t>
      </w:r>
    </w:p>
    <w:p w14:paraId="2189926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Horton, J. L., Kolb, T. E., &amp; Hart, S. C. (2001). PHYSIOLOGICAL RESPONSE TO GROUNDWATER DEPTH VARIES AMONG SPECIES AND WITH RIVER FLOW REGULATION.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11</w:t>
      </w:r>
      <w:r w:rsidRPr="002245EF">
        <w:rPr>
          <w:rFonts w:ascii="Times New Roman" w:hAnsi="Times New Roman" w:cs="Times New Roman"/>
          <w:sz w:val="24"/>
        </w:rPr>
        <w:t>(4), 1046–1059. https://doi.org/10.1890/1051-0761(2001)011[1046:PRTGDV]2.0.CO;2</w:t>
      </w:r>
    </w:p>
    <w:p w14:paraId="35C1CED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Johnson, T. D., Kolb, T. E., &amp; Medina, A. L. (2010). Do riparian plant community characteristics differ between Tamarix (L.) invaded and non-invaded sites on the upper Verde River, Arizona? </w:t>
      </w:r>
      <w:r w:rsidRPr="002245EF">
        <w:rPr>
          <w:rFonts w:ascii="Times New Roman" w:hAnsi="Times New Roman" w:cs="Times New Roman"/>
          <w:i/>
          <w:iCs/>
          <w:sz w:val="24"/>
        </w:rPr>
        <w:t>Biological Invasions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(8), 2487–2497. https://doi.org/10.1007/s10530-009-9658-2</w:t>
      </w:r>
    </w:p>
    <w:p w14:paraId="6729A12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Meko, D. M., Touchan, R., &amp; Anchukaitis, K. J. (2011). Seascorr: A MATLAB program for identifying the seasonal climate signal in an annual tree-ring time series. </w:t>
      </w:r>
      <w:r w:rsidRPr="002245EF">
        <w:rPr>
          <w:rFonts w:ascii="Times New Roman" w:hAnsi="Times New Roman" w:cs="Times New Roman"/>
          <w:i/>
          <w:iCs/>
          <w:sz w:val="24"/>
        </w:rPr>
        <w:t>Computers &amp; Geosciences</w:t>
      </w:r>
      <w:r w:rsidRPr="002245EF">
        <w:rPr>
          <w:rFonts w:ascii="Times New Roman" w:hAnsi="Times New Roman" w:cs="Times New Roman"/>
          <w:sz w:val="24"/>
        </w:rPr>
        <w:t xml:space="preserve">, </w:t>
      </w:r>
      <w:r w:rsidRPr="002245EF">
        <w:rPr>
          <w:rFonts w:ascii="Times New Roman" w:hAnsi="Times New Roman" w:cs="Times New Roman"/>
          <w:i/>
          <w:iCs/>
          <w:sz w:val="24"/>
        </w:rPr>
        <w:t>37</w:t>
      </w:r>
      <w:r w:rsidRPr="002245EF">
        <w:rPr>
          <w:rFonts w:ascii="Times New Roman" w:hAnsi="Times New Roman" w:cs="Times New Roman"/>
          <w:sz w:val="24"/>
        </w:rPr>
        <w:t>(9), 1234–1241. https://doi.org/10.1016/j.cageo.2011.01.013</w:t>
      </w:r>
    </w:p>
    <w:p w14:paraId="4318C0E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2245EF">
        <w:rPr>
          <w:rFonts w:ascii="Times New Roman" w:hAnsi="Times New Roman" w:cs="Times New Roman"/>
          <w:i/>
          <w:iCs/>
          <w:sz w:val="24"/>
        </w:rPr>
        <w:t>Regulated Rivers: Research &amp; Management</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(6), 543–564. https://doi.org/10.1002/1099-1646(200011/12)16:6&lt;543::AID-RRR590&gt;3.0.CO;2-N</w:t>
      </w:r>
    </w:p>
    <w:p w14:paraId="27ACD5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 </w:t>
      </w:r>
      <w:r w:rsidRPr="002245EF">
        <w:rPr>
          <w:rFonts w:ascii="Times New Roman" w:hAnsi="Times New Roman" w:cs="Times New Roman"/>
          <w:i/>
          <w:iCs/>
          <w:sz w:val="24"/>
        </w:rPr>
        <w:t>Populus fremontii</w:t>
      </w:r>
      <w:r w:rsidRPr="002245EF">
        <w:rPr>
          <w:rFonts w:ascii="Times New Roman" w:hAnsi="Times New Roman" w:cs="Times New Roman"/>
          <w:sz w:val="24"/>
        </w:rPr>
        <w:t xml:space="preserve"> ) in the desert southwestern United States. </w:t>
      </w:r>
      <w:r w:rsidRPr="002245EF">
        <w:rPr>
          <w:rFonts w:ascii="Times New Roman" w:hAnsi="Times New Roman" w:cs="Times New Roman"/>
          <w:i/>
          <w:iCs/>
          <w:sz w:val="24"/>
        </w:rPr>
        <w:t>New Phytologist</w:t>
      </w:r>
      <w:r w:rsidRPr="002245EF">
        <w:rPr>
          <w:rFonts w:ascii="Times New Roman" w:hAnsi="Times New Roman" w:cs="Times New Roman"/>
          <w:sz w:val="24"/>
        </w:rPr>
        <w:t xml:space="preserve">, </w:t>
      </w:r>
      <w:r w:rsidRPr="002245EF">
        <w:rPr>
          <w:rFonts w:ascii="Times New Roman" w:hAnsi="Times New Roman" w:cs="Times New Roman"/>
          <w:i/>
          <w:iCs/>
          <w:sz w:val="24"/>
        </w:rPr>
        <w:t>240</w:t>
      </w:r>
      <w:r w:rsidRPr="002245EF">
        <w:rPr>
          <w:rFonts w:ascii="Times New Roman" w:hAnsi="Times New Roman" w:cs="Times New Roman"/>
          <w:sz w:val="24"/>
        </w:rPr>
        <w:t>(6), 2298–2311. https://doi.org/10.1111/nph.19247</w:t>
      </w:r>
    </w:p>
    <w:p w14:paraId="2C8B489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 Willms, C., W. Pearce, D., &amp; B. Rood, S. (2006). Growth of riparian cottonwoods: A developmental pattern and the influence of geomorphic context. </w:t>
      </w:r>
      <w:r w:rsidRPr="002245EF">
        <w:rPr>
          <w:rFonts w:ascii="Times New Roman" w:hAnsi="Times New Roman" w:cs="Times New Roman"/>
          <w:i/>
          <w:iCs/>
          <w:sz w:val="24"/>
        </w:rPr>
        <w:t>Trees</w:t>
      </w:r>
      <w:r w:rsidRPr="002245EF">
        <w:rPr>
          <w:rFonts w:ascii="Times New Roman" w:hAnsi="Times New Roman" w:cs="Times New Roman"/>
          <w:sz w:val="24"/>
        </w:rPr>
        <w:t xml:space="preserve">, </w:t>
      </w:r>
      <w:r w:rsidRPr="002245EF">
        <w:rPr>
          <w:rFonts w:ascii="Times New Roman" w:hAnsi="Times New Roman" w:cs="Times New Roman"/>
          <w:i/>
          <w:iCs/>
          <w:sz w:val="24"/>
        </w:rPr>
        <w:t>20</w:t>
      </w:r>
      <w:r w:rsidRPr="002245EF">
        <w:rPr>
          <w:rFonts w:ascii="Times New Roman" w:hAnsi="Times New Roman" w:cs="Times New Roman"/>
          <w:sz w:val="24"/>
        </w:rPr>
        <w:t>(2), 210–218. https://doi.org/10.1007/s00468-005-0027-1</w:t>
      </w:r>
    </w:p>
    <w:p w14:paraId="766BB16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Rose, R., Ketchum, J. S., &amp; Hanson, D. E. (1999). Three-Year Survival and Growth of Douglas-Fir Seedlings Under Various Vegetation-Free Regimes. </w:t>
      </w:r>
      <w:r w:rsidRPr="002245EF">
        <w:rPr>
          <w:rFonts w:ascii="Times New Roman" w:hAnsi="Times New Roman" w:cs="Times New Roman"/>
          <w:i/>
          <w:iCs/>
          <w:sz w:val="24"/>
        </w:rPr>
        <w:t>Forest Science</w:t>
      </w:r>
      <w:r w:rsidRPr="002245EF">
        <w:rPr>
          <w:rFonts w:ascii="Times New Roman" w:hAnsi="Times New Roman" w:cs="Times New Roman"/>
          <w:sz w:val="24"/>
        </w:rPr>
        <w:t xml:space="preserve">, </w:t>
      </w:r>
      <w:r w:rsidRPr="002245EF">
        <w:rPr>
          <w:rFonts w:ascii="Times New Roman" w:hAnsi="Times New Roman" w:cs="Times New Roman"/>
          <w:i/>
          <w:iCs/>
          <w:sz w:val="24"/>
        </w:rPr>
        <w:t>45</w:t>
      </w:r>
      <w:r w:rsidRPr="002245EF">
        <w:rPr>
          <w:rFonts w:ascii="Times New Roman" w:hAnsi="Times New Roman" w:cs="Times New Roman"/>
          <w:sz w:val="24"/>
        </w:rPr>
        <w:t>(1), 117–126. https://doi.org/10.1093/forestscience/45.1.117</w:t>
      </w:r>
    </w:p>
    <w:p w14:paraId="1C8278C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2245EF">
        <w:rPr>
          <w:rFonts w:ascii="Times New Roman" w:hAnsi="Times New Roman" w:cs="Times New Roman"/>
          <w:i/>
          <w:iCs/>
          <w:sz w:val="24"/>
        </w:rPr>
        <w:t>Water Resources Research</w:t>
      </w:r>
      <w:r w:rsidRPr="002245EF">
        <w:rPr>
          <w:rFonts w:ascii="Times New Roman" w:hAnsi="Times New Roman" w:cs="Times New Roman"/>
          <w:sz w:val="24"/>
        </w:rPr>
        <w:t xml:space="preserve">, </w:t>
      </w:r>
      <w:r w:rsidRPr="002245EF">
        <w:rPr>
          <w:rFonts w:ascii="Times New Roman" w:hAnsi="Times New Roman" w:cs="Times New Roman"/>
          <w:i/>
          <w:iCs/>
          <w:sz w:val="24"/>
        </w:rPr>
        <w:t>52</w:t>
      </w:r>
      <w:r w:rsidRPr="002245EF">
        <w:rPr>
          <w:rFonts w:ascii="Times New Roman" w:hAnsi="Times New Roman" w:cs="Times New Roman"/>
          <w:sz w:val="24"/>
        </w:rPr>
        <w:t>(10), 8159–8173. https://doi.org/10.1002/2016WR018845</w:t>
      </w:r>
    </w:p>
    <w:p w14:paraId="545FCCD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Schultz, R., Isenhart, T., Colletti, J., Simpkins, W., Udawatta, R., &amp; Schultz, P. (2009). Riparian and upland buffer practices. </w:t>
      </w:r>
      <w:r w:rsidRPr="002245EF">
        <w:rPr>
          <w:rFonts w:ascii="Times New Roman" w:hAnsi="Times New Roman" w:cs="Times New Roman"/>
          <w:i/>
          <w:iCs/>
          <w:sz w:val="24"/>
        </w:rPr>
        <w:t>North American Agroforestry: An Integrated Science and Practice</w:t>
      </w:r>
      <w:r w:rsidRPr="002245EF">
        <w:rPr>
          <w:rFonts w:ascii="Times New Roman" w:hAnsi="Times New Roman" w:cs="Times New Roman"/>
          <w:sz w:val="24"/>
        </w:rPr>
        <w:t>, 163–218.</w:t>
      </w:r>
    </w:p>
    <w:p w14:paraId="7A426BE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Shafroth, P. B., Stromberg, J. C., &amp; Patten, D. T. (2002). RIPARIAN VEGETATION RESPONSE TO ALTERED DISTURBANCE AND STRESS REGIMES.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(1), 107–123. https://doi.org/10.1890/1051-0761(2002)012[0107:RVRTAD]2.0.CO;2</w:t>
      </w:r>
    </w:p>
    <w:p w14:paraId="6132A3A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Sharon Masek Lopez &amp; Abraham E. Springer. (2002). </w:t>
      </w:r>
      <w:r w:rsidRPr="002245EF">
        <w:rPr>
          <w:rFonts w:ascii="Times New Roman" w:hAnsi="Times New Roman" w:cs="Times New Roman"/>
          <w:i/>
          <w:iCs/>
          <w:sz w:val="24"/>
        </w:rPr>
        <w:t>Assessment of Human Influence on Riparian Change in the Verde Valley, Arizona</w:t>
      </w:r>
      <w:r w:rsidRPr="002245EF">
        <w:rPr>
          <w:rFonts w:ascii="Times New Roman" w:hAnsi="Times New Roman" w:cs="Times New Roman"/>
          <w:sz w:val="24"/>
        </w:rPr>
        <w:t>.</w:t>
      </w:r>
    </w:p>
    <w:p w14:paraId="6EBC5D8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(1993). Fremont cottonwood-Goodding willow riparian forests: A review of their ecology, threats, and recovery potential. </w:t>
      </w:r>
      <w:r w:rsidRPr="002245EF">
        <w:rPr>
          <w:rFonts w:ascii="Times New Roman" w:hAnsi="Times New Roman" w:cs="Times New Roman"/>
          <w:i/>
          <w:iCs/>
          <w:sz w:val="24"/>
        </w:rPr>
        <w:t>Journal of the Arizona-Nevada Academy of Science</w:t>
      </w:r>
      <w:r w:rsidRPr="002245EF">
        <w:rPr>
          <w:rFonts w:ascii="Times New Roman" w:hAnsi="Times New Roman" w:cs="Times New Roman"/>
          <w:sz w:val="24"/>
        </w:rPr>
        <w:t>, 97–110.</w:t>
      </w:r>
    </w:p>
    <w:p w14:paraId="4B5D28E3"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(1997). Growth and survivorship of Fremont cottonwood, Goodding willow, and salt cedar seedlings after large floods in central Arizona. </w:t>
      </w:r>
      <w:r w:rsidRPr="002245EF">
        <w:rPr>
          <w:rFonts w:ascii="Times New Roman" w:hAnsi="Times New Roman" w:cs="Times New Roman"/>
          <w:i/>
          <w:iCs/>
          <w:sz w:val="24"/>
        </w:rPr>
        <w:t>The Great Basin Naturalist</w:t>
      </w:r>
      <w:r w:rsidRPr="002245EF">
        <w:rPr>
          <w:rFonts w:ascii="Times New Roman" w:hAnsi="Times New Roman" w:cs="Times New Roman"/>
          <w:sz w:val="24"/>
        </w:rPr>
        <w:t>, 198–208.</w:t>
      </w:r>
    </w:p>
    <w:p w14:paraId="4FF6575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Ritcher, B. D., Patten, D. T., &amp; Wolden, L. G. (1993). </w:t>
      </w:r>
      <w:r w:rsidRPr="002245EF">
        <w:rPr>
          <w:rFonts w:ascii="Times New Roman" w:hAnsi="Times New Roman" w:cs="Times New Roman"/>
          <w:i/>
          <w:iCs/>
          <w:sz w:val="24"/>
        </w:rPr>
        <w:t>Response of a Sonoran riparian forest to a 10-year return flood</w:t>
      </w:r>
      <w:r w:rsidRPr="002245EF">
        <w:rPr>
          <w:rFonts w:ascii="Times New Roman" w:hAnsi="Times New Roman" w:cs="Times New Roman"/>
          <w:sz w:val="24"/>
        </w:rPr>
        <w:t>.</w:t>
      </w:r>
    </w:p>
    <w:p w14:paraId="3880A9E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USDA. (2012). </w:t>
      </w:r>
      <w:r w:rsidRPr="002245EF">
        <w:rPr>
          <w:rFonts w:ascii="Times New Roman" w:hAnsi="Times New Roman" w:cs="Times New Roman"/>
          <w:i/>
          <w:iCs/>
          <w:sz w:val="24"/>
        </w:rPr>
        <w:t>Yavapai County Profile</w:t>
      </w:r>
      <w:r w:rsidRPr="002245EF">
        <w:rPr>
          <w:rFonts w:ascii="Times New Roman" w:hAnsi="Times New Roman" w:cs="Times New Roman"/>
          <w:sz w:val="24"/>
        </w:rPr>
        <w:t xml:space="preserve"> (Census of Agriculture). https://agcensus.library.cornell.edu/wp-content/uploads/2012-Arizona-cp04025.pdf</w:t>
      </w:r>
    </w:p>
    <w:p w14:paraId="3B01BBF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USFWS. (2012). </w:t>
      </w:r>
      <w:r w:rsidRPr="002245EF">
        <w:rPr>
          <w:rFonts w:ascii="Times New Roman" w:hAnsi="Times New Roman" w:cs="Times New Roman"/>
          <w:i/>
          <w:iCs/>
          <w:sz w:val="24"/>
        </w:rPr>
        <w:t>Designation of Critical Habitat for Southwestern Willow Flycatcher</w:t>
      </w:r>
      <w:r w:rsidRPr="002245EF">
        <w:rPr>
          <w:rFonts w:ascii="Times New Roman" w:hAnsi="Times New Roman" w:cs="Times New Roman"/>
          <w:sz w:val="24"/>
        </w:rPr>
        <w:t xml:space="preserve"> (Endangered and Threatened Wildlife and Plants).</w:t>
      </w:r>
    </w:p>
    <w:p w14:paraId="4C95829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Varani, H., Margolis, E. Q., Muldavin, E. H., &amp; Pockman, W. T. (2024). Patterns and drivers of cottonwood mortality in the middle Rio Grande, New Mexico, USA. </w:t>
      </w:r>
      <w:r w:rsidRPr="002245EF">
        <w:rPr>
          <w:rFonts w:ascii="Times New Roman" w:hAnsi="Times New Roman" w:cs="Times New Roman"/>
          <w:i/>
          <w:iCs/>
          <w:sz w:val="24"/>
        </w:rPr>
        <w:t>Ecohydrology</w:t>
      </w:r>
      <w:r w:rsidRPr="002245EF">
        <w:rPr>
          <w:rFonts w:ascii="Times New Roman" w:hAnsi="Times New Roman" w:cs="Times New Roman"/>
          <w:sz w:val="24"/>
        </w:rPr>
        <w:t xml:space="preserve">, </w:t>
      </w:r>
      <w:r w:rsidRPr="002245EF">
        <w:rPr>
          <w:rFonts w:ascii="Times New Roman" w:hAnsi="Times New Roman" w:cs="Times New Roman"/>
          <w:i/>
          <w:iCs/>
          <w:sz w:val="24"/>
        </w:rPr>
        <w:t>17</w:t>
      </w:r>
      <w:r w:rsidRPr="002245EF">
        <w:rPr>
          <w:rFonts w:ascii="Times New Roman" w:hAnsi="Times New Roman" w:cs="Times New Roman"/>
          <w:sz w:val="24"/>
        </w:rPr>
        <w:t>(8), e2692. https://doi.org/10.1002/eco.2692</w:t>
      </w:r>
    </w:p>
    <w:p w14:paraId="1EBEF49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Wirt, L., DeWitt, E., &amp; Langenheim, V. E. (2005). </w:t>
      </w:r>
      <w:r w:rsidRPr="002245EF">
        <w:rPr>
          <w:rFonts w:ascii="Times New Roman" w:hAnsi="Times New Roman" w:cs="Times New Roman"/>
          <w:i/>
          <w:iCs/>
          <w:sz w:val="24"/>
        </w:rPr>
        <w:t>Geologic framework of aquifer units and ground-water flowpaths, Verde River headwaters, north-central Arizona</w:t>
      </w:r>
      <w:r w:rsidRPr="002245EF">
        <w:rPr>
          <w:rFonts w:ascii="Times New Roman" w:hAnsi="Times New Roman" w:cs="Times New Roman"/>
          <w:sz w:val="24"/>
        </w:rPr>
        <w:t>. US Geological Survey.</w:t>
      </w:r>
    </w:p>
    <w:p w14:paraId="1EB9ADEE"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Zang, C., &amp; Biondi, F. (2015). treeclim: An R package for the numerical calibration of proxy‐climate relationships. </w:t>
      </w:r>
      <w:r w:rsidRPr="002245EF">
        <w:rPr>
          <w:rFonts w:ascii="Times New Roman" w:hAnsi="Times New Roman" w:cs="Times New Roman"/>
          <w:i/>
          <w:iCs/>
          <w:sz w:val="24"/>
        </w:rPr>
        <w:t>Ecography</w:t>
      </w:r>
      <w:r w:rsidRPr="002245EF">
        <w:rPr>
          <w:rFonts w:ascii="Times New Roman" w:hAnsi="Times New Roman" w:cs="Times New Roman"/>
          <w:sz w:val="24"/>
        </w:rPr>
        <w:t xml:space="preserve">, </w:t>
      </w:r>
      <w:r w:rsidRPr="002245EF">
        <w:rPr>
          <w:rFonts w:ascii="Times New Roman" w:hAnsi="Times New Roman" w:cs="Times New Roman"/>
          <w:i/>
          <w:iCs/>
          <w:sz w:val="24"/>
        </w:rPr>
        <w:t>38</w:t>
      </w:r>
      <w:r w:rsidRPr="002245EF">
        <w:rPr>
          <w:rFonts w:ascii="Times New Roman" w:hAnsi="Times New Roman" w:cs="Times New Roman"/>
          <w:sz w:val="24"/>
        </w:rPr>
        <w:t>(4), 431–436. https://doi.org/10.1111/ecog.01335</w:t>
      </w:r>
    </w:p>
    <w:p w14:paraId="545246F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2245EF">
        <w:rPr>
          <w:rFonts w:ascii="Times New Roman" w:hAnsi="Times New Roman" w:cs="Times New Roman"/>
          <w:i/>
          <w:iCs/>
          <w:sz w:val="24"/>
        </w:rPr>
        <w:t>Forest Policy and Economics</w:t>
      </w:r>
      <w:r w:rsidRPr="002245EF">
        <w:rPr>
          <w:rFonts w:ascii="Times New Roman" w:hAnsi="Times New Roman" w:cs="Times New Roman"/>
          <w:sz w:val="24"/>
        </w:rPr>
        <w:t xml:space="preserve">, </w:t>
      </w:r>
      <w:r w:rsidRPr="002245EF">
        <w:rPr>
          <w:rFonts w:ascii="Times New Roman" w:hAnsi="Times New Roman" w:cs="Times New Roman"/>
          <w:i/>
          <w:iCs/>
          <w:sz w:val="24"/>
        </w:rPr>
        <w:t>109</w:t>
      </w:r>
      <w:r w:rsidRPr="002245EF">
        <w:rPr>
          <w:rFonts w:ascii="Times New Roman" w:hAnsi="Times New Roman" w:cs="Times New Roman"/>
          <w:sz w:val="24"/>
        </w:rPr>
        <w:t>, 101999. https://doi.org/10.1016/j.forpol.2019.101999</w:t>
      </w:r>
    </w:p>
    <w:p w14:paraId="73798B2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ooper,David" w:date="2025-04-05T13:08:00Z" w:initials="DC">
    <w:p w14:paraId="78C76CC0" w14:textId="77777777" w:rsidR="007956F7" w:rsidRDefault="007956F7" w:rsidP="006135B5">
      <w:r>
        <w:rPr>
          <w:rStyle w:val="CommentReference"/>
        </w:rPr>
        <w:annotationRef/>
      </w:r>
      <w:r>
        <w:rPr>
          <w:color w:val="000000"/>
          <w:sz w:val="20"/>
          <w:szCs w:val="20"/>
        </w:rPr>
        <w:t>This needs a subject, drives what?  Reproduction, growth, ???</w:t>
      </w:r>
    </w:p>
  </w:comment>
  <w:comment w:id="6" w:author="Cooper,David" w:date="2025-04-05T13:09:00Z" w:initials="DC">
    <w:p w14:paraId="26B09AA2" w14:textId="77777777" w:rsidR="007956F7" w:rsidRDefault="007956F7" w:rsidP="00803919">
      <w:r>
        <w:rPr>
          <w:rStyle w:val="CommentReference"/>
        </w:rPr>
        <w:annotationRef/>
      </w:r>
      <w:r>
        <w:rPr>
          <w:color w:val="000000"/>
          <w:sz w:val="20"/>
          <w:szCs w:val="20"/>
        </w:rPr>
        <w:t>this is not clear.  You are trying to say the flood occurred in the winter, but seedling established during seed rain in the spring.</w:t>
      </w:r>
    </w:p>
  </w:comment>
  <w:comment w:id="7" w:author="Cooper,David" w:date="2025-04-05T13:10:00Z" w:initials="DC">
    <w:p w14:paraId="0B0E5F78" w14:textId="77777777" w:rsidR="007956F7" w:rsidRDefault="007956F7" w:rsidP="000A4706">
      <w:r>
        <w:rPr>
          <w:rStyle w:val="CommentReference"/>
        </w:rPr>
        <w:annotationRef/>
      </w:r>
      <w:r>
        <w:rPr>
          <w:sz w:val="20"/>
          <w:szCs w:val="20"/>
        </w:rPr>
        <w:t>you mean affected by? and how are they affected? They grow more, less, what is the point?</w:t>
      </w:r>
    </w:p>
  </w:comment>
  <w:comment w:id="8"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9" w:author="Cooper,David" w:date="2025-04-05T13:11:00Z" w:initials="DC">
    <w:p w14:paraId="7032514A" w14:textId="1DC7C12D" w:rsidR="007956F7" w:rsidRDefault="007956F7" w:rsidP="004178B9">
      <w:r>
        <w:rPr>
          <w:rStyle w:val="CommentReference"/>
        </w:rPr>
        <w:annotationRef/>
      </w:r>
      <w:r>
        <w:rPr>
          <w:color w:val="000000"/>
          <w:sz w:val="20"/>
          <w:szCs w:val="20"/>
        </w:rPr>
        <w:t>Like what?</w:t>
      </w:r>
    </w:p>
  </w:comment>
  <w:comment w:id="10"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12" w:author="Quentin R McCalla" w:date="2025-04-08T11:34:00Z" w:initials="QM">
    <w:p w14:paraId="587636F1" w14:textId="77777777"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13" w:author="Merritt, David - FS, CO" w:date="2025-04-07T08:54:00Z" w:initials="MDFC">
    <w:p w14:paraId="0B34925C" w14:textId="3CCDC3F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4" w:author="Quentin R McCalla" w:date="2025-04-07T15:15:00Z" w:initials="QM">
    <w:p w14:paraId="572592C6" w14:textId="77777777" w:rsidR="00C502E4" w:rsidRDefault="00C502E4" w:rsidP="00C502E4">
      <w:pPr>
        <w:pStyle w:val="CommentText"/>
      </w:pPr>
      <w:r>
        <w:rPr>
          <w:rStyle w:val="CommentReference"/>
        </w:rPr>
        <w:annotationRef/>
      </w:r>
      <w:hyperlink r:id="rId2" w:history="1">
        <w:r w:rsidRPr="00D55E79">
          <w:rPr>
            <w:rStyle w:val="Hyperlink"/>
          </w:rPr>
          <w:t>https://www.ingentaconnect.com/content/miiz/actac/2007/00000009/00000001/art00013</w:t>
        </w:r>
      </w:hyperlink>
    </w:p>
  </w:comment>
  <w:comment w:id="15" w:author="Quentin R McCalla" w:date="2025-04-07T15:16:00Z" w:initials="QM">
    <w:p w14:paraId="50C7B699" w14:textId="77777777" w:rsidR="00C502E4" w:rsidRDefault="00C502E4" w:rsidP="00C502E4">
      <w:pPr>
        <w:pStyle w:val="CommentText"/>
      </w:pPr>
      <w:r>
        <w:rPr>
          <w:rStyle w:val="CommentReference"/>
        </w:rPr>
        <w:annotationRef/>
      </w:r>
      <w:hyperlink r:id="rId3" w:history="1">
        <w:r w:rsidRPr="00773AD8">
          <w:rPr>
            <w:rStyle w:val="Hyperlink"/>
          </w:rPr>
          <w:t>https://bioone.org/journals/the-southwestern-naturalist/volume-59/issue-2/F15-MLK-15.1/Avian-use-of-isolated-cottonwood-tamarisk-and-residential-patches-of/10.1894/F15-MLK-15.1.full</w:t>
        </w:r>
      </w:hyperlink>
    </w:p>
  </w:comment>
  <w:comment w:id="16" w:author="Quentin R McCalla" w:date="2025-04-07T15:39:00Z" w:initials="QM">
    <w:p w14:paraId="673D62DF" w14:textId="77777777" w:rsidR="005E2653" w:rsidRDefault="005E2653" w:rsidP="005E2653">
      <w:pPr>
        <w:pStyle w:val="CommentText"/>
      </w:pPr>
      <w:r>
        <w:rPr>
          <w:rStyle w:val="CommentReference"/>
        </w:rPr>
        <w:annotationRef/>
      </w:r>
      <w:hyperlink r:id="rId4" w:history="1">
        <w:r w:rsidRPr="00102F45">
          <w:rPr>
            <w:rStyle w:val="Hyperlink"/>
          </w:rPr>
          <w:t>https://www.webofscience.com/wos/woscc/full-record/WOS:A1992JV60500013</w:t>
        </w:r>
      </w:hyperlink>
    </w:p>
  </w:comment>
  <w:comment w:id="17" w:author="Quentin R McCalla" w:date="2025-04-07T15:24:00Z" w:initials="QM">
    <w:p w14:paraId="6F175F5B" w14:textId="2E8A1EC9" w:rsidR="00E871C0" w:rsidRDefault="00E871C0" w:rsidP="00E871C0">
      <w:pPr>
        <w:pStyle w:val="CommentText"/>
      </w:pPr>
      <w:r>
        <w:rPr>
          <w:rStyle w:val="CommentReference"/>
        </w:rPr>
        <w:annotationRef/>
      </w:r>
      <w:hyperlink r:id="rId5" w:history="1">
        <w:r w:rsidRPr="003A72AF">
          <w:rPr>
            <w:rStyle w:val="Hyperlink"/>
          </w:rPr>
          <w:t>https://www.webofscience.com/wos/woscc/full-record/WOS:A1993ME26400006</w:t>
        </w:r>
      </w:hyperlink>
    </w:p>
  </w:comment>
  <w:comment w:id="18" w:author="Quentin R McCalla" w:date="2025-04-07T15:28:00Z" w:initials="QM">
    <w:p w14:paraId="1E6D5FE1" w14:textId="77777777" w:rsidR="00E871C0" w:rsidRDefault="00E871C0" w:rsidP="00E871C0">
      <w:pPr>
        <w:pStyle w:val="CommentText"/>
      </w:pPr>
      <w:r>
        <w:rPr>
          <w:rStyle w:val="CommentReference"/>
        </w:rPr>
        <w:annotationRef/>
      </w:r>
      <w:hyperlink r:id="rId6" w:history="1">
        <w:r w:rsidRPr="00710344">
          <w:rPr>
            <w:rStyle w:val="Hyperlink"/>
          </w:rPr>
          <w:t>https://www.webofscience.com/wos/woscc/full-record/WOS:000176475600012</w:t>
        </w:r>
      </w:hyperlink>
    </w:p>
  </w:comment>
  <w:comment w:id="19" w:author="Quentin R McCalla" w:date="2025-04-07T15:27:00Z" w:initials="QM">
    <w:p w14:paraId="6F6CE436" w14:textId="0A30B4CC" w:rsidR="00E871C0" w:rsidRDefault="00E871C0" w:rsidP="00E871C0">
      <w:pPr>
        <w:pStyle w:val="CommentText"/>
      </w:pPr>
      <w:r>
        <w:rPr>
          <w:rStyle w:val="CommentReference"/>
        </w:rPr>
        <w:annotationRef/>
      </w:r>
      <w:hyperlink r:id="rId7" w:history="1">
        <w:r w:rsidRPr="003A5DAD">
          <w:rPr>
            <w:rStyle w:val="Hyperlink"/>
          </w:rPr>
          <w:t>https://www.webofscience.com/wos/woscc/full-record/WOS:000279089100003</w:t>
        </w:r>
      </w:hyperlink>
    </w:p>
  </w:comment>
  <w:comment w:id="20" w:author="Quentin R McCalla" w:date="2025-04-07T15:31:00Z" w:initials="QM">
    <w:p w14:paraId="3763F15A" w14:textId="77777777" w:rsidR="00E871C0" w:rsidRDefault="00E871C0" w:rsidP="00E871C0">
      <w:pPr>
        <w:pStyle w:val="CommentText"/>
      </w:pPr>
      <w:r>
        <w:rPr>
          <w:rStyle w:val="CommentReference"/>
        </w:rPr>
        <w:annotationRef/>
      </w:r>
      <w:hyperlink r:id="rId8" w:history="1">
        <w:r w:rsidRPr="0006481D">
          <w:rPr>
            <w:rStyle w:val="Hyperlink"/>
          </w:rPr>
          <w:t>https://www.webofscience.com/wos/woscc/full-record/WOS:000311762700006</w:t>
        </w:r>
      </w:hyperlink>
    </w:p>
  </w:comment>
  <w:comment w:id="21" w:author="Quentin R McCalla" w:date="2025-04-07T15:34:00Z" w:initials="QM">
    <w:p w14:paraId="403DA650" w14:textId="77777777" w:rsidR="005E2653" w:rsidRDefault="005E2653" w:rsidP="005E2653">
      <w:pPr>
        <w:pStyle w:val="CommentText"/>
      </w:pPr>
      <w:r>
        <w:rPr>
          <w:rStyle w:val="CommentReference"/>
        </w:rPr>
        <w:annotationRef/>
      </w:r>
      <w:hyperlink r:id="rId9" w:history="1">
        <w:r w:rsidRPr="00EE5FE8">
          <w:rPr>
            <w:rStyle w:val="Hyperlink"/>
          </w:rPr>
          <w:t>https://www.webofscience.com/wos/woscc/full-record/WOS:000175693800018</w:t>
        </w:r>
      </w:hyperlink>
    </w:p>
  </w:comment>
  <w:comment w:id="24" w:author="Cooper,David" w:date="2025-04-05T13:22:00Z" w:initials="C">
    <w:p w14:paraId="6ABD28F1" w14:textId="1405756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25"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26" w:author="Quentin R McCalla" w:date="2025-04-07T15:43:00Z" w:initials="QM">
    <w:p w14:paraId="07F9CF4E" w14:textId="77777777" w:rsidR="008625F9" w:rsidRDefault="008625F9" w:rsidP="008625F9">
      <w:pPr>
        <w:pStyle w:val="CommentText"/>
      </w:pPr>
      <w:r>
        <w:rPr>
          <w:rStyle w:val="CommentReference"/>
        </w:rPr>
        <w:annotationRef/>
      </w:r>
      <w:hyperlink r:id="rId10" w:history="1">
        <w:r w:rsidRPr="00CA65D6">
          <w:rPr>
            <w:rStyle w:val="Hyperlink"/>
          </w:rPr>
          <w:t>https://www.webofscience.com/wos/woscc/full-record/WOS:000186452200004</w:t>
        </w:r>
      </w:hyperlink>
    </w:p>
  </w:comment>
  <w:comment w:id="27" w:author="Quentin R McCalla" w:date="2025-04-07T15:42:00Z" w:initials="QM">
    <w:p w14:paraId="37511F23" w14:textId="4E006474" w:rsidR="005E2653" w:rsidRDefault="005E2653" w:rsidP="005E2653">
      <w:pPr>
        <w:pStyle w:val="CommentText"/>
      </w:pPr>
      <w:r>
        <w:rPr>
          <w:rStyle w:val="CommentReference"/>
        </w:rPr>
        <w:annotationRef/>
      </w:r>
      <w:hyperlink r:id="rId11" w:history="1">
        <w:r w:rsidRPr="001545BB">
          <w:rPr>
            <w:rStyle w:val="Hyperlink"/>
          </w:rPr>
          <w:t>https://www.webofscience.com/wos/woscc/full-record/WOS:000076717400007</w:t>
        </w:r>
      </w:hyperlink>
    </w:p>
  </w:comment>
  <w:comment w:id="28" w:author="Quentin R McCalla" w:date="2025-04-07T15:41:00Z" w:initials="QM">
    <w:p w14:paraId="0B8836FC" w14:textId="29976B5F" w:rsidR="005E2653" w:rsidRDefault="005E2653" w:rsidP="005E2653">
      <w:pPr>
        <w:pStyle w:val="CommentText"/>
      </w:pPr>
      <w:r>
        <w:rPr>
          <w:rStyle w:val="CommentReference"/>
        </w:rPr>
        <w:annotationRef/>
      </w:r>
      <w:hyperlink r:id="rId12" w:history="1">
        <w:r w:rsidRPr="00D82206">
          <w:rPr>
            <w:rStyle w:val="Hyperlink"/>
          </w:rPr>
          <w:t>https://www.webofscience.com/wos/woscc/full-record/WOS:000078858200006</w:t>
        </w:r>
      </w:hyperlink>
    </w:p>
  </w:comment>
  <w:comment w:id="29" w:author="Quentin R McCalla" w:date="2025-04-07T15:48:00Z" w:initials="QM">
    <w:p w14:paraId="0F5A7702" w14:textId="77777777" w:rsidR="008625F9" w:rsidRDefault="008625F9" w:rsidP="008625F9">
      <w:pPr>
        <w:pStyle w:val="CommentText"/>
      </w:pPr>
      <w:r>
        <w:rPr>
          <w:rStyle w:val="CommentReference"/>
        </w:rPr>
        <w:annotationRef/>
      </w:r>
      <w:hyperlink r:id="rId13" w:history="1">
        <w:r w:rsidRPr="008E5C04">
          <w:rPr>
            <w:rStyle w:val="Hyperlink"/>
          </w:rPr>
          <w:t>https://www.webofscience.com/wos/woscc/full-record/WOS:000305719800004</w:t>
        </w:r>
      </w:hyperlink>
    </w:p>
  </w:comment>
  <w:comment w:id="30" w:author="Quentin R McCalla" w:date="2025-04-07T15:49:00Z" w:initials="QM">
    <w:p w14:paraId="04BA4DB5" w14:textId="77777777" w:rsidR="008625F9" w:rsidRDefault="008625F9" w:rsidP="008625F9">
      <w:pPr>
        <w:pStyle w:val="CommentText"/>
      </w:pPr>
      <w:r>
        <w:rPr>
          <w:rStyle w:val="CommentReference"/>
        </w:rPr>
        <w:annotationRef/>
      </w:r>
      <w:hyperlink r:id="rId14" w:history="1">
        <w:r w:rsidRPr="00F1527E">
          <w:rPr>
            <w:rStyle w:val="Hyperlink"/>
          </w:rPr>
          <w:t>https://www.webofscience.com/wos/woscc/full-record/WOS:A1983RC76000026</w:t>
        </w:r>
      </w:hyperlink>
    </w:p>
  </w:comment>
  <w:comment w:id="31" w:author="Quentin R McCalla" w:date="2025-04-07T15:50:00Z" w:initials="QM">
    <w:p w14:paraId="6833297F" w14:textId="77777777" w:rsidR="008625F9" w:rsidRDefault="008625F9" w:rsidP="008625F9">
      <w:pPr>
        <w:pStyle w:val="CommentText"/>
      </w:pPr>
      <w:r>
        <w:rPr>
          <w:rStyle w:val="CommentReference"/>
        </w:rPr>
        <w:annotationRef/>
      </w:r>
      <w:hyperlink r:id="rId15" w:history="1">
        <w:r w:rsidRPr="006256F8">
          <w:rPr>
            <w:rStyle w:val="Hyperlink"/>
          </w:rPr>
          <w:t>https://www.webofscience.com/wos/woscc/full-record/WOS:000085329100007</w:t>
        </w:r>
      </w:hyperlink>
    </w:p>
  </w:comment>
  <w:comment w:id="32" w:author="Quentin R McCalla" w:date="2025-04-07T15:52:00Z" w:initials="QM">
    <w:p w14:paraId="4291ED7B" w14:textId="77777777" w:rsidR="008625F9" w:rsidRDefault="008625F9" w:rsidP="008625F9">
      <w:pPr>
        <w:pStyle w:val="CommentText"/>
      </w:pPr>
      <w:r>
        <w:rPr>
          <w:rStyle w:val="CommentReference"/>
        </w:rPr>
        <w:annotationRef/>
      </w:r>
      <w:hyperlink r:id="rId16" w:history="1">
        <w:r w:rsidRPr="00244945">
          <w:rPr>
            <w:rStyle w:val="Hyperlink"/>
          </w:rPr>
          <w:t>https://www.webofscience.com/wos/woscc/full-record/WOS:000356940500016</w:t>
        </w:r>
      </w:hyperlink>
    </w:p>
  </w:comment>
  <w:comment w:id="34" w:author="Cooper,David" w:date="2025-04-05T13:24:00Z" w:initials="C">
    <w:p w14:paraId="75D89A83" w14:textId="77777777" w:rsidR="00A214EA" w:rsidRDefault="00A214EA" w:rsidP="00A214EA">
      <w:r>
        <w:rPr>
          <w:rStyle w:val="CommentReference"/>
        </w:rPr>
        <w:annotationRef/>
      </w:r>
      <w:r>
        <w:rPr>
          <w:color w:val="000000"/>
          <w:sz w:val="20"/>
          <w:szCs w:val="20"/>
        </w:rPr>
        <w:t>why not provide the actual value?</w:t>
      </w:r>
    </w:p>
  </w:comment>
  <w:comment w:id="36" w:author="Cooper,David" w:date="2025-04-05T13:19:00Z" w:initials="C">
    <w:p w14:paraId="27FBF187" w14:textId="77777777" w:rsidR="00A52FD5" w:rsidRDefault="00A52FD5" w:rsidP="00BF5807">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37" w:author="Merritt, David - FS, CO" w:date="2025-04-07T08:52:00Z" w:initials="MDFC">
    <w:p w14:paraId="40B74509" w14:textId="77777777" w:rsidR="00DF4E13" w:rsidRDefault="00DF4E13" w:rsidP="00DF4E13">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47" w:author="Cooper,David" w:date="2025-04-05T13:30:00Z" w:initials="C">
    <w:p w14:paraId="0798313D" w14:textId="77777777" w:rsidR="00516EBF" w:rsidRDefault="00516EBF" w:rsidP="00041F74">
      <w:r>
        <w:rPr>
          <w:rStyle w:val="CommentReference"/>
        </w:rPr>
        <w:annotationRef/>
      </w:r>
      <w:r>
        <w:rPr>
          <w:color w:val="000000"/>
          <w:sz w:val="20"/>
          <w:szCs w:val="20"/>
        </w:rPr>
        <w:t xml:space="preserve">This is not really the case.  You can only study where they had survived at the end of the first summer.  You don’t know where they established but didn’t survive.  </w:t>
      </w:r>
    </w:p>
  </w:comment>
  <w:comment w:id="48" w:author="Cooper,David" w:date="2025-04-05T13:31:00Z" w:initials="C">
    <w:p w14:paraId="098EBC43" w14:textId="77777777" w:rsidR="00516EBF" w:rsidRDefault="00516EBF" w:rsidP="00F1020B">
      <w:r>
        <w:rPr>
          <w:rStyle w:val="CommentReference"/>
        </w:rPr>
        <w:annotationRef/>
      </w:r>
      <w:r>
        <w:rPr>
          <w:color w:val="000000"/>
          <w:sz w:val="20"/>
          <w:szCs w:val="20"/>
        </w:rPr>
        <w:t>did you measure light or PAR?</w:t>
      </w:r>
    </w:p>
  </w:comment>
  <w:comment w:id="49"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54" w:author="Quentin R McCalla" w:date="2025-04-09T09:02:00Z" w:initials="QM">
    <w:p w14:paraId="17A6B6F0" w14:textId="77777777" w:rsidR="00843C64" w:rsidRDefault="00843C64" w:rsidP="00843C64">
      <w:pPr>
        <w:pStyle w:val="CommentText"/>
      </w:pPr>
      <w:r>
        <w:rPr>
          <w:rStyle w:val="CommentReference"/>
        </w:rPr>
        <w:annotationRef/>
      </w:r>
      <w:r>
        <w:t>Move to discussion</w:t>
      </w:r>
    </w:p>
  </w:comment>
  <w:comment w:id="55" w:author="Cooper,David" w:date="2025-04-05T13:45:00Z" w:initials="C">
    <w:p w14:paraId="4BE66DFF" w14:textId="6F8A9CF1" w:rsidR="008279F5" w:rsidRDefault="008279F5" w:rsidP="008A1684">
      <w:r>
        <w:rPr>
          <w:rStyle w:val="CommentReference"/>
        </w:rPr>
        <w:annotationRef/>
      </w:r>
      <w:r>
        <w:rPr>
          <w:color w:val="000000"/>
          <w:sz w:val="20"/>
          <w:szCs w:val="20"/>
        </w:rPr>
        <w:t>redundant</w:t>
      </w:r>
    </w:p>
  </w:comment>
  <w:comment w:id="64"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66" w:author="Cooper,David" w:date="2025-04-05T13:58:00Z" w:initials="C">
    <w:p w14:paraId="30886226" w14:textId="77777777" w:rsidR="00BE7FD1" w:rsidRDefault="00BE7FD1" w:rsidP="00395004">
      <w:r>
        <w:rPr>
          <w:rStyle w:val="CommentReference"/>
        </w:rPr>
        <w:annotationRef/>
      </w:r>
      <w:r>
        <w:rPr>
          <w:color w:val="000000"/>
          <w:sz w:val="20"/>
          <w:szCs w:val="20"/>
        </w:rPr>
        <w:t>I would linlucde this graph, with a linked graph with the same X axis that shows total annual flow, or annual peak flow so that we can see the relationship of flow to recruitment of these trees.</w:t>
      </w:r>
    </w:p>
  </w:comment>
  <w:comment w:id="67" w:author="Merritt, David - FS, CO" w:date="2025-04-07T12:38:00Z" w:initials="MDFC">
    <w:p w14:paraId="7B598833" w14:textId="77777777" w:rsidR="002B6513" w:rsidRDefault="002B6513" w:rsidP="002B6513">
      <w:pPr>
        <w:pStyle w:val="CommentText"/>
      </w:pPr>
      <w:r>
        <w:rPr>
          <w:rStyle w:val="CommentReference"/>
        </w:rPr>
        <w:annotationRef/>
      </w:r>
      <w:r>
        <w:t>Agree entirely.</w:t>
      </w:r>
    </w:p>
  </w:comment>
  <w:comment w:id="69"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77"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78" w:author="Quentin R McCalla" w:date="2025-04-09T09:07:00Z" w:initials="QM">
    <w:p w14:paraId="6392395D" w14:textId="77777777" w:rsidR="002B2A01" w:rsidRDefault="002B2A01" w:rsidP="002B2A01">
      <w:pPr>
        <w:pStyle w:val="CommentText"/>
      </w:pPr>
      <w:r>
        <w:rPr>
          <w:rStyle w:val="CommentReference"/>
        </w:rPr>
        <w:annotationRef/>
      </w:r>
      <w:r>
        <w:t>Reference literature about seedling survivorship</w:t>
      </w:r>
    </w:p>
  </w:comment>
  <w:comment w:id="79"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81" w:author="Cooper,David" w:date="2025-04-05T14:19:00Z" w:initials="C">
    <w:p w14:paraId="44D7F498" w14:textId="74B3D840" w:rsidR="004C1A79" w:rsidRDefault="004C1A79" w:rsidP="0075327E">
      <w:r>
        <w:rPr>
          <w:rStyle w:val="CommentReference"/>
        </w:rPr>
        <w:annotationRef/>
      </w:r>
      <w:r>
        <w:rPr>
          <w:color w:val="000000"/>
          <w:sz w:val="20"/>
          <w:szCs w:val="20"/>
        </w:rPr>
        <w:t>how do you know these were 2024 seedlings?</w:t>
      </w:r>
    </w:p>
  </w:comment>
  <w:comment w:id="82" w:author="Quentin R McCalla" w:date="2025-04-09T09:14:00Z" w:initials="QM">
    <w:p w14:paraId="76175D26" w14:textId="77777777" w:rsidR="002B2A01" w:rsidRDefault="002B2A01" w:rsidP="002B2A01">
      <w:pPr>
        <w:pStyle w:val="CommentText"/>
      </w:pPr>
      <w:r>
        <w:rPr>
          <w:rStyle w:val="CommentReference"/>
        </w:rPr>
        <w:annotationRef/>
      </w:r>
      <w:r>
        <w:t>Growing season/report. USDA zones?</w:t>
      </w:r>
    </w:p>
  </w:comment>
  <w:comment w:id="83" w:author="Quentin R McCalla" w:date="2025-04-09T09:16:00Z" w:initials="QM">
    <w:p w14:paraId="4FC42864" w14:textId="77777777" w:rsidR="002B2A01" w:rsidRDefault="002B2A01" w:rsidP="002B2A01">
      <w:pPr>
        <w:pStyle w:val="CommentText"/>
      </w:pPr>
      <w:r>
        <w:rPr>
          <w:rStyle w:val="CommentReference"/>
        </w:rPr>
        <w:annotationRef/>
      </w:r>
      <w:r>
        <w:t>cite</w:t>
      </w:r>
    </w:p>
  </w:comment>
  <w:comment w:id="84" w:author="Cooper,David" w:date="2025-04-05T14:20:00Z" w:initials="C">
    <w:p w14:paraId="577EEF4A" w14:textId="4A936882"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85"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87"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91"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93" w:author="Quentin R McCalla" w:date="2025-04-09T09:25:00Z" w:initials="QM">
    <w:p w14:paraId="59E453AC" w14:textId="77777777" w:rsidR="004349BE" w:rsidRDefault="004349BE" w:rsidP="004349BE">
      <w:pPr>
        <w:pStyle w:val="CommentText"/>
      </w:pPr>
      <w:r>
        <w:rPr>
          <w:rStyle w:val="CommentReference"/>
        </w:rPr>
        <w:annotationRef/>
      </w:r>
      <w:r>
        <w:t>cite</w:t>
      </w:r>
    </w:p>
  </w:comment>
  <w:comment w:id="94" w:author="Cooper,David" w:date="2025-04-05T14:27:00Z" w:initials="C">
    <w:p w14:paraId="47A4440E" w14:textId="554E3F69" w:rsidR="00E24A13" w:rsidRDefault="00E24A13" w:rsidP="00FA28B7">
      <w:r>
        <w:rPr>
          <w:rStyle w:val="CommentReference"/>
        </w:rPr>
        <w:annotationRef/>
      </w:r>
      <w:r>
        <w:rPr>
          <w:color w:val="000000"/>
          <w:sz w:val="20"/>
          <w:szCs w:val="20"/>
        </w:rPr>
        <w:t>?</w:t>
      </w:r>
    </w:p>
  </w:comment>
  <w:comment w:id="95" w:author="Quentin R McCalla" w:date="2025-04-09T09:32:00Z" w:initials="QM">
    <w:p w14:paraId="706571D4" w14:textId="77777777" w:rsidR="00FB0D86" w:rsidRDefault="00FB0D86" w:rsidP="00FB0D86">
      <w:pPr>
        <w:pStyle w:val="CommentText"/>
      </w:pPr>
      <w:r>
        <w:rPr>
          <w:rStyle w:val="CommentReference"/>
        </w:rPr>
        <w:annotationRef/>
      </w:r>
      <w:r>
        <w:t>cite</w:t>
      </w:r>
    </w:p>
  </w:comment>
  <w:comment w:id="96" w:author="Quentin R McCalla" w:date="2025-04-09T09:35:00Z" w:initials="QM">
    <w:p w14:paraId="1B436063" w14:textId="77777777" w:rsidR="00FB0D86" w:rsidRDefault="00FB0D86" w:rsidP="00FB0D86">
      <w:pPr>
        <w:pStyle w:val="CommentText"/>
      </w:pPr>
      <w:r>
        <w:rPr>
          <w:rStyle w:val="CommentReference"/>
        </w:rPr>
        <w:annotationRef/>
      </w:r>
      <w:r>
        <w:t>reword</w:t>
      </w:r>
    </w:p>
  </w:comment>
  <w:comment w:id="97" w:author="Cooper,David" w:date="2025-04-05T14:30:00Z" w:initials="C">
    <w:p w14:paraId="251026E6" w14:textId="61E3DE5B" w:rsidR="00E24A13" w:rsidRDefault="00E24A13" w:rsidP="00982143">
      <w:r>
        <w:rPr>
          <w:rStyle w:val="CommentReference"/>
        </w:rPr>
        <w:annotationRef/>
      </w:r>
      <w:r>
        <w:rPr>
          <w:color w:val="000000"/>
          <w:sz w:val="20"/>
          <w:szCs w:val="20"/>
        </w:rPr>
        <w:t>IN the upper Colorado River drainage this species lives &gt;200 years.</w:t>
      </w:r>
    </w:p>
  </w:comment>
  <w:comment w:id="99" w:author="Cooper,David" w:date="2025-04-05T14:30:00Z" w:initials="C">
    <w:p w14:paraId="58B55392" w14:textId="77777777" w:rsidR="00E24A13" w:rsidRDefault="00E24A13" w:rsidP="003F6EB3">
      <w:r>
        <w:rPr>
          <w:rStyle w:val="CommentReference"/>
        </w:rPr>
        <w:annotationRef/>
      </w:r>
      <w:r>
        <w:rPr>
          <w:color w:val="000000"/>
          <w:sz w:val="20"/>
          <w:szCs w:val="20"/>
        </w:rPr>
        <w:t>citation?</w:t>
      </w:r>
    </w:p>
  </w:comment>
  <w:comment w:id="100" w:author="Quentin R McCalla" w:date="2025-04-09T09:38:00Z" w:initials="QM">
    <w:p w14:paraId="51CBD08D" w14:textId="77777777" w:rsidR="00E03ECE" w:rsidRDefault="00E03ECE" w:rsidP="00E03ECE">
      <w:pPr>
        <w:pStyle w:val="CommentText"/>
      </w:pPr>
      <w:r>
        <w:rPr>
          <w:rStyle w:val="CommentReference"/>
        </w:rPr>
        <w:annotationRef/>
      </w:r>
      <w:r>
        <w:t>clarify</w:t>
      </w:r>
    </w:p>
  </w:comment>
  <w:comment w:id="101"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102"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103" w:author="Quentin R McCalla" w:date="2025-04-09T09:39:00Z" w:initials="QM">
    <w:p w14:paraId="209FCC51" w14:textId="77777777" w:rsidR="00E03ECE" w:rsidRDefault="00E03ECE" w:rsidP="00E03ECE">
      <w:pPr>
        <w:pStyle w:val="CommentText"/>
      </w:pPr>
      <w:r>
        <w:rPr>
          <w:rStyle w:val="CommentReference"/>
        </w:rPr>
        <w:annotationRef/>
      </w:r>
      <w:r>
        <w:t>cited</w:t>
      </w:r>
    </w:p>
  </w:comment>
  <w:comment w:id="104" w:author="Merritt, David - FS, CO" w:date="2025-04-07T12:53:00Z" w:initials="MDFC">
    <w:p w14:paraId="7895A264" w14:textId="51A8C9F8" w:rsidR="00512C0B" w:rsidRDefault="00512C0B" w:rsidP="00512C0B">
      <w:pPr>
        <w:pStyle w:val="CommentText"/>
      </w:pPr>
      <w:r>
        <w:rPr>
          <w:rStyle w:val="CommentReference"/>
        </w:rPr>
        <w:annotationRef/>
      </w:r>
      <w:r>
        <w:t>Need to cite every time.</w:t>
      </w:r>
    </w:p>
  </w:comment>
  <w:comment w:id="106" w:author="Quentin R McCalla" w:date="2025-04-09T09:43:00Z" w:initials="QM">
    <w:p w14:paraId="53F3632A" w14:textId="77777777" w:rsidR="00E03ECE" w:rsidRDefault="00E03ECE" w:rsidP="00E03ECE">
      <w:pPr>
        <w:pStyle w:val="CommentText"/>
      </w:pPr>
      <w:r>
        <w:rPr>
          <w:rStyle w:val="CommentReference"/>
        </w:rPr>
        <w:annotationRef/>
      </w:r>
      <w:r>
        <w:t>USDA or growing season paper</w:t>
      </w:r>
    </w:p>
  </w:comment>
  <w:comment w:id="107" w:author="Quentin R McCalla" w:date="2025-04-09T09:44:00Z" w:initials="QM">
    <w:p w14:paraId="4C7ABDA1" w14:textId="77777777" w:rsidR="00E03ECE" w:rsidRDefault="00E03ECE" w:rsidP="00E03ECE">
      <w:pPr>
        <w:pStyle w:val="CommentText"/>
      </w:pPr>
      <w:r>
        <w:rPr>
          <w:rStyle w:val="CommentReference"/>
        </w:rPr>
        <w:annotationRef/>
      </w:r>
      <w:r>
        <w:t>cite</w:t>
      </w:r>
    </w:p>
  </w:comment>
  <w:comment w:id="108" w:author="Quentin R McCalla" w:date="2025-04-09T09:47:00Z" w:initials="QM">
    <w:p w14:paraId="79A352D5" w14:textId="77777777" w:rsidR="00B522C1" w:rsidRDefault="00B522C1" w:rsidP="00B522C1">
      <w:pPr>
        <w:pStyle w:val="CommentText"/>
      </w:pPr>
      <w:r>
        <w:rPr>
          <w:rStyle w:val="CommentReference"/>
        </w:rPr>
        <w:annotationRef/>
      </w:r>
      <w:r>
        <w:t>Clarify</w:t>
      </w:r>
    </w:p>
  </w:comment>
  <w:comment w:id="109"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110" w:author="Quentin R McCalla" w:date="2025-04-09T09:49:00Z" w:initials="QM">
    <w:p w14:paraId="0A7C84E8" w14:textId="54D7B850" w:rsidR="00B522C1" w:rsidRDefault="00B522C1" w:rsidP="00B522C1">
      <w:pPr>
        <w:pStyle w:val="CommentText"/>
      </w:pPr>
      <w:r>
        <w:rPr>
          <w:rStyle w:val="CommentReference"/>
        </w:rPr>
        <w:annotationRef/>
      </w:r>
      <w:r>
        <w:t>New word</w:t>
      </w:r>
    </w:p>
  </w:comment>
  <w:comment w:id="111" w:author="Cooper,David" w:date="2025-04-05T14:39:00Z" w:initials="C">
    <w:p w14:paraId="448D2532" w14:textId="4F50F3AC" w:rsidR="00B078D0" w:rsidRDefault="00B078D0" w:rsidP="004B070B">
      <w:r>
        <w:rPr>
          <w:rStyle w:val="CommentReference"/>
        </w:rPr>
        <w:annotationRef/>
      </w:r>
      <w:r>
        <w:rPr>
          <w:color w:val="000000"/>
          <w:sz w:val="20"/>
          <w:szCs w:val="20"/>
        </w:rPr>
        <w:t>this is speculation?</w:t>
      </w:r>
    </w:p>
  </w:comment>
  <w:comment w:id="112" w:author="Quentin R McCalla" w:date="2025-04-09T09:54:00Z" w:initials="QM">
    <w:p w14:paraId="4E9B7E01" w14:textId="77777777" w:rsidR="00B522C1" w:rsidRDefault="00B522C1" w:rsidP="00B522C1">
      <w:pPr>
        <w:pStyle w:val="CommentText"/>
      </w:pPr>
      <w:r>
        <w:rPr>
          <w:rStyle w:val="CommentReference"/>
        </w:rPr>
        <w:annotationRef/>
      </w:r>
      <w:r>
        <w:t>Conservative estimates?</w:t>
      </w:r>
    </w:p>
  </w:comment>
  <w:comment w:id="113"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114" w:author="Quentin R McCalla" w:date="2025-04-09T09:59:00Z" w:initials="QM">
    <w:p w14:paraId="478D8228" w14:textId="77777777" w:rsidR="00AE20AD" w:rsidRDefault="00AE20AD" w:rsidP="00AE20AD">
      <w:pPr>
        <w:pStyle w:val="CommentText"/>
      </w:pPr>
      <w:r>
        <w:rPr>
          <w:rStyle w:val="CommentReference"/>
        </w:rPr>
        <w:annotationRef/>
      </w:r>
      <w:r>
        <w:t>clarify</w:t>
      </w:r>
    </w:p>
  </w:comment>
  <w:comment w:id="119"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C76CC0" w15:done="0"/>
  <w15:commentEx w15:paraId="26B09AA2" w15:done="0"/>
  <w15:commentEx w15:paraId="0B0E5F78" w15:done="0"/>
  <w15:commentEx w15:paraId="7F062486" w15:done="0"/>
  <w15:commentEx w15:paraId="7032514A" w15:done="0"/>
  <w15:commentEx w15:paraId="100B34EB" w15:done="0"/>
  <w15:commentEx w15:paraId="587636F1" w15:done="0"/>
  <w15:commentEx w15:paraId="0B34925C" w15:done="0"/>
  <w15:commentEx w15:paraId="572592C6" w15:done="0"/>
  <w15:commentEx w15:paraId="50C7B699" w15:done="0"/>
  <w15:commentEx w15:paraId="673D62DF" w15:done="0"/>
  <w15:commentEx w15:paraId="6F175F5B" w15:done="0"/>
  <w15:commentEx w15:paraId="1E6D5FE1" w15:paraIdParent="6F175F5B" w15:done="0"/>
  <w15:commentEx w15:paraId="6F6CE436" w15:done="0"/>
  <w15:commentEx w15:paraId="3763F15A" w15:done="0"/>
  <w15:commentEx w15:paraId="403DA650" w15:done="0"/>
  <w15:commentEx w15:paraId="6ABD28F1" w15:done="0"/>
  <w15:commentEx w15:paraId="6C457FDF" w15:done="0"/>
  <w15:commentEx w15:paraId="07F9CF4E" w15:done="0"/>
  <w15:commentEx w15:paraId="37511F23" w15:done="0"/>
  <w15:commentEx w15:paraId="0B8836FC" w15:done="0"/>
  <w15:commentEx w15:paraId="0F5A7702" w15:done="0"/>
  <w15:commentEx w15:paraId="04BA4DB5" w15:paraIdParent="0F5A7702" w15:done="0"/>
  <w15:commentEx w15:paraId="6833297F" w15:done="0"/>
  <w15:commentEx w15:paraId="4291ED7B" w15:done="0"/>
  <w15:commentEx w15:paraId="75D89A83" w15:done="0"/>
  <w15:commentEx w15:paraId="27FBF187" w15:done="0"/>
  <w15:commentEx w15:paraId="40B74509" w15:done="0"/>
  <w15:commentEx w15:paraId="0798313D" w15:done="0"/>
  <w15:commentEx w15:paraId="098EBC43" w15:done="0"/>
  <w15:commentEx w15:paraId="277646E5" w15:done="0"/>
  <w15:commentEx w15:paraId="17A6B6F0" w15:done="0"/>
  <w15:commentEx w15:paraId="4BE66DFF" w15:done="0"/>
  <w15:commentEx w15:paraId="1D5FEA44" w15:done="0"/>
  <w15:commentEx w15:paraId="30886226" w15:done="0"/>
  <w15:commentEx w15:paraId="7B598833" w15:paraIdParent="30886226" w15:done="0"/>
  <w15:commentEx w15:paraId="4B644DD6" w15:done="0"/>
  <w15:commentEx w15:paraId="421DCCE5" w15:done="0"/>
  <w15:commentEx w15:paraId="6392395D" w15:done="0"/>
  <w15:commentEx w15:paraId="688288EE" w15:done="0"/>
  <w15:commentEx w15:paraId="44D7F498" w15:done="0"/>
  <w15:commentEx w15:paraId="76175D26" w15:done="0"/>
  <w15:commentEx w15:paraId="4FC42864" w15:done="0"/>
  <w15:commentEx w15:paraId="577EEF4A" w15:done="0"/>
  <w15:commentEx w15:paraId="7E5256A3" w15:done="0"/>
  <w15:commentEx w15:paraId="5DC8634D" w15:done="0"/>
  <w15:commentEx w15:paraId="7302531E" w15:done="0"/>
  <w15:commentEx w15:paraId="59E453AC" w15:done="0"/>
  <w15:commentEx w15:paraId="47A4440E" w15:done="0"/>
  <w15:commentEx w15:paraId="706571D4" w15:done="0"/>
  <w15:commentEx w15:paraId="1B436063" w15:done="0"/>
  <w15:commentEx w15:paraId="251026E6" w15:done="0"/>
  <w15:commentEx w15:paraId="58B55392" w15:done="0"/>
  <w15:commentEx w15:paraId="51CBD08D" w15:done="0"/>
  <w15:commentEx w15:paraId="334572EC" w15:done="0"/>
  <w15:commentEx w15:paraId="5AFA2984" w15:paraIdParent="334572EC" w15:done="0"/>
  <w15:commentEx w15:paraId="209FCC51" w15:done="0"/>
  <w15:commentEx w15:paraId="7895A264" w15:done="0"/>
  <w15:commentEx w15:paraId="53F3632A" w15:done="0"/>
  <w15:commentEx w15:paraId="4C7ABDA1" w15:done="0"/>
  <w15:commentEx w15:paraId="79A352D5" w15:done="0"/>
  <w15:commentEx w15:paraId="686BAC63" w15:done="0"/>
  <w15:commentEx w15:paraId="0A7C84E8" w15:done="0"/>
  <w15:commentEx w15:paraId="448D2532" w15:done="0"/>
  <w15:commentEx w15:paraId="4E9B7E01" w15:done="0"/>
  <w15:commentEx w15:paraId="3649FAE3" w15:done="0"/>
  <w15:commentEx w15:paraId="478D8228"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6839B" w16cex:dateUtc="2025-04-05T19:08:00Z"/>
  <w16cex:commentExtensible w16cex:durableId="41722108" w16cex:dateUtc="2025-04-05T19:09:00Z"/>
  <w16cex:commentExtensible w16cex:durableId="374E5913" w16cex:dateUtc="2025-04-05T19:10:00Z"/>
  <w16cex:commentExtensible w16cex:durableId="6B93857B" w16cex:dateUtc="2025-04-07T13:25:00Z"/>
  <w16cex:commentExtensible w16cex:durableId="5E1D1864" w16cex:dateUtc="2025-04-05T19:11:00Z"/>
  <w16cex:commentExtensible w16cex:durableId="47DBDCBD" w16cex:dateUtc="2025-04-05T19:12:00Z"/>
  <w16cex:commentExtensible w16cex:durableId="7C5BC1EB" w16cex:dateUtc="2025-04-08T18:34:00Z"/>
  <w16cex:commentExtensible w16cex:durableId="6CF71706" w16cex:dateUtc="2025-04-07T14:54:00Z"/>
  <w16cex:commentExtensible w16cex:durableId="7A0F1FC4" w16cex:dateUtc="2025-04-07T22:15:00Z"/>
  <w16cex:commentExtensible w16cex:durableId="4007AF54" w16cex:dateUtc="2025-04-07T22:16:00Z"/>
  <w16cex:commentExtensible w16cex:durableId="40B1D132" w16cex:dateUtc="2025-04-07T22:39:00Z"/>
  <w16cex:commentExtensible w16cex:durableId="695EEFC0" w16cex:dateUtc="2025-04-07T22:24:00Z"/>
  <w16cex:commentExtensible w16cex:durableId="584C0021" w16cex:dateUtc="2025-04-07T22:28:00Z"/>
  <w16cex:commentExtensible w16cex:durableId="1DE337CA" w16cex:dateUtc="2025-04-07T22:27:00Z"/>
  <w16cex:commentExtensible w16cex:durableId="5FD4F71F" w16cex:dateUtc="2025-04-07T22:31:00Z"/>
  <w16cex:commentExtensible w16cex:durableId="273B494E" w16cex:dateUtc="2025-04-07T22:34:00Z"/>
  <w16cex:commentExtensible w16cex:durableId="26295F07" w16cex:dateUtc="2025-04-05T19:22:00Z"/>
  <w16cex:commentExtensible w16cex:durableId="460D7C3F" w16cex:dateUtc="2025-04-05T19:20:00Z"/>
  <w16cex:commentExtensible w16cex:durableId="1BBD7E2A" w16cex:dateUtc="2025-04-07T22:43:00Z"/>
  <w16cex:commentExtensible w16cex:durableId="40A5CBEE" w16cex:dateUtc="2025-04-07T22:42:00Z"/>
  <w16cex:commentExtensible w16cex:durableId="723D1F44" w16cex:dateUtc="2025-04-07T22:41:00Z"/>
  <w16cex:commentExtensible w16cex:durableId="63B4AA6A" w16cex:dateUtc="2025-04-07T22:48:00Z"/>
  <w16cex:commentExtensible w16cex:durableId="5317C3A1" w16cex:dateUtc="2025-04-07T22:49:00Z"/>
  <w16cex:commentExtensible w16cex:durableId="013E29E2" w16cex:dateUtc="2025-04-07T22:50:00Z"/>
  <w16cex:commentExtensible w16cex:durableId="2C56810F" w16cex:dateUtc="2025-04-07T22:52:00Z"/>
  <w16cex:commentExtensible w16cex:durableId="662832EE" w16cex:dateUtc="2025-04-05T19:24:00Z"/>
  <w16cex:commentExtensible w16cex:durableId="76D15688" w16cex:dateUtc="2025-04-05T19:19:00Z"/>
  <w16cex:commentExtensible w16cex:durableId="424136DF" w16cex:dateUtc="2025-04-07T14:52:00Z"/>
  <w16cex:commentExtensible w16cex:durableId="2C747615" w16cex:dateUtc="2025-04-05T19:30:00Z"/>
  <w16cex:commentExtensible w16cex:durableId="1D81D4B3" w16cex:dateUtc="2025-04-05T19:31:00Z"/>
  <w16cex:commentExtensible w16cex:durableId="297A34D3" w16cex:dateUtc="2025-04-07T18:16:00Z"/>
  <w16cex:commentExtensible w16cex:durableId="559EA742" w16cex:dateUtc="2025-04-09T16:02:00Z"/>
  <w16cex:commentExtensible w16cex:durableId="36722520" w16cex:dateUtc="2025-04-05T19:45:00Z"/>
  <w16cex:commentExtensible w16cex:durableId="58688C7B" w16cex:dateUtc="2025-04-05T19:54:00Z"/>
  <w16cex:commentExtensible w16cex:durableId="6E28C60A" w16cex:dateUtc="2025-04-05T19:58:00Z"/>
  <w16cex:commentExtensible w16cex:durableId="2A61AC41" w16cex:dateUtc="2025-04-07T18:38:00Z"/>
  <w16cex:commentExtensible w16cex:durableId="6BCE49B2" w16cex:dateUtc="2025-04-05T19:59:00Z"/>
  <w16cex:commentExtensible w16cex:durableId="064A3C9A" w16cex:dateUtc="2025-04-07T18:45:00Z"/>
  <w16cex:commentExtensible w16cex:durableId="51316A5E" w16cex:dateUtc="2025-04-09T16:07:00Z"/>
  <w16cex:commentExtensible w16cex:durableId="587DA836" w16cex:dateUtc="2025-04-09T16:15:00Z"/>
  <w16cex:commentExtensible w16cex:durableId="5BAA3081" w16cex:dateUtc="2025-04-05T20:19:00Z"/>
  <w16cex:commentExtensible w16cex:durableId="587ECB09" w16cex:dateUtc="2025-04-09T16:14:00Z"/>
  <w16cex:commentExtensible w16cex:durableId="0F034404" w16cex:dateUtc="2025-04-09T16:16: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3072244A" w16cex:dateUtc="2025-04-09T16:25:00Z"/>
  <w16cex:commentExtensible w16cex:durableId="1CE7B24A" w16cex:dateUtc="2025-04-05T20:27:00Z"/>
  <w16cex:commentExtensible w16cex:durableId="396B6941" w16cex:dateUtc="2025-04-09T16:32:00Z"/>
  <w16cex:commentExtensible w16cex:durableId="60230A27" w16cex:dateUtc="2025-04-09T16:35:00Z"/>
  <w16cex:commentExtensible w16cex:durableId="4F17DFBF" w16cex:dateUtc="2025-04-05T20:30:00Z"/>
  <w16cex:commentExtensible w16cex:durableId="6DF7C9C3" w16cex:dateUtc="2025-04-05T20:30:00Z"/>
  <w16cex:commentExtensible w16cex:durableId="2653D236" w16cex:dateUtc="2025-04-09T16:38:00Z"/>
  <w16cex:commentExtensible w16cex:durableId="35A6D6DA" w16cex:dateUtc="2025-04-09T16:37:00Z"/>
  <w16cex:commentExtensible w16cex:durableId="757EAB19" w16cex:dateUtc="2025-04-09T16:37:00Z"/>
  <w16cex:commentExtensible w16cex:durableId="19D941D0" w16cex:dateUtc="2025-04-09T16:39:00Z"/>
  <w16cex:commentExtensible w16cex:durableId="0D532162" w16cex:dateUtc="2025-04-07T18:53:00Z"/>
  <w16cex:commentExtensible w16cex:durableId="15B6F435" w16cex:dateUtc="2025-04-09T16:43:00Z"/>
  <w16cex:commentExtensible w16cex:durableId="5422D7D7" w16cex:dateUtc="2025-04-09T16:44:00Z"/>
  <w16cex:commentExtensible w16cex:durableId="379D2178" w16cex:dateUtc="2025-04-09T16:47:00Z"/>
  <w16cex:commentExtensible w16cex:durableId="5167C655" w16cex:dateUtc="2025-04-09T16:51:00Z"/>
  <w16cex:commentExtensible w16cex:durableId="405558C9" w16cex:dateUtc="2025-04-09T16:49:00Z"/>
  <w16cex:commentExtensible w16cex:durableId="1413C1A8" w16cex:dateUtc="2025-04-05T20:39:00Z"/>
  <w16cex:commentExtensible w16cex:durableId="37BE0FAC" w16cex:dateUtc="2025-04-09T16:54:00Z"/>
  <w16cex:commentExtensible w16cex:durableId="3F243868" w16cex:dateUtc="2025-04-09T16:55:00Z"/>
  <w16cex:commentExtensible w16cex:durableId="5D9050C0" w16cex:dateUtc="2025-04-09T16:59: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C76CC0" w16cid:durableId="6B96839B"/>
  <w16cid:commentId w16cid:paraId="26B09AA2" w16cid:durableId="41722108"/>
  <w16cid:commentId w16cid:paraId="0B0E5F78" w16cid:durableId="374E5913"/>
  <w16cid:commentId w16cid:paraId="7F062486" w16cid:durableId="6B93857B"/>
  <w16cid:commentId w16cid:paraId="7032514A" w16cid:durableId="5E1D1864"/>
  <w16cid:commentId w16cid:paraId="100B34EB" w16cid:durableId="47DBDCBD"/>
  <w16cid:commentId w16cid:paraId="587636F1" w16cid:durableId="7C5BC1EB"/>
  <w16cid:commentId w16cid:paraId="0B34925C" w16cid:durableId="6CF71706"/>
  <w16cid:commentId w16cid:paraId="572592C6" w16cid:durableId="7A0F1FC4"/>
  <w16cid:commentId w16cid:paraId="50C7B699" w16cid:durableId="4007AF54"/>
  <w16cid:commentId w16cid:paraId="673D62DF" w16cid:durableId="40B1D132"/>
  <w16cid:commentId w16cid:paraId="6F175F5B" w16cid:durableId="695EEFC0"/>
  <w16cid:commentId w16cid:paraId="1E6D5FE1" w16cid:durableId="584C0021"/>
  <w16cid:commentId w16cid:paraId="6F6CE436" w16cid:durableId="1DE337CA"/>
  <w16cid:commentId w16cid:paraId="3763F15A" w16cid:durableId="5FD4F71F"/>
  <w16cid:commentId w16cid:paraId="403DA650" w16cid:durableId="273B494E"/>
  <w16cid:commentId w16cid:paraId="6ABD28F1" w16cid:durableId="26295F07"/>
  <w16cid:commentId w16cid:paraId="6C457FDF" w16cid:durableId="460D7C3F"/>
  <w16cid:commentId w16cid:paraId="07F9CF4E" w16cid:durableId="1BBD7E2A"/>
  <w16cid:commentId w16cid:paraId="37511F23" w16cid:durableId="40A5CBEE"/>
  <w16cid:commentId w16cid:paraId="0B8836FC" w16cid:durableId="723D1F44"/>
  <w16cid:commentId w16cid:paraId="0F5A7702" w16cid:durableId="63B4AA6A"/>
  <w16cid:commentId w16cid:paraId="04BA4DB5" w16cid:durableId="5317C3A1"/>
  <w16cid:commentId w16cid:paraId="6833297F" w16cid:durableId="013E29E2"/>
  <w16cid:commentId w16cid:paraId="4291ED7B" w16cid:durableId="2C56810F"/>
  <w16cid:commentId w16cid:paraId="75D89A83" w16cid:durableId="662832EE"/>
  <w16cid:commentId w16cid:paraId="27FBF187" w16cid:durableId="76D15688"/>
  <w16cid:commentId w16cid:paraId="40B74509" w16cid:durableId="424136DF"/>
  <w16cid:commentId w16cid:paraId="0798313D" w16cid:durableId="2C747615"/>
  <w16cid:commentId w16cid:paraId="098EBC43" w16cid:durableId="1D81D4B3"/>
  <w16cid:commentId w16cid:paraId="277646E5" w16cid:durableId="297A34D3"/>
  <w16cid:commentId w16cid:paraId="17A6B6F0" w16cid:durableId="559EA742"/>
  <w16cid:commentId w16cid:paraId="4BE66DFF" w16cid:durableId="36722520"/>
  <w16cid:commentId w16cid:paraId="1D5FEA44" w16cid:durableId="58688C7B"/>
  <w16cid:commentId w16cid:paraId="30886226" w16cid:durableId="6E28C60A"/>
  <w16cid:commentId w16cid:paraId="7B598833" w16cid:durableId="2A61AC41"/>
  <w16cid:commentId w16cid:paraId="4B644DD6" w16cid:durableId="6BCE49B2"/>
  <w16cid:commentId w16cid:paraId="421DCCE5" w16cid:durableId="064A3C9A"/>
  <w16cid:commentId w16cid:paraId="6392395D" w16cid:durableId="51316A5E"/>
  <w16cid:commentId w16cid:paraId="688288EE" w16cid:durableId="587DA836"/>
  <w16cid:commentId w16cid:paraId="44D7F498" w16cid:durableId="5BAA3081"/>
  <w16cid:commentId w16cid:paraId="76175D26" w16cid:durableId="587ECB09"/>
  <w16cid:commentId w16cid:paraId="4FC42864" w16cid:durableId="0F034404"/>
  <w16cid:commentId w16cid:paraId="577EEF4A" w16cid:durableId="12EC72E9"/>
  <w16cid:commentId w16cid:paraId="7E5256A3" w16cid:durableId="73E7B13A"/>
  <w16cid:commentId w16cid:paraId="5DC8634D" w16cid:durableId="7E02B733"/>
  <w16cid:commentId w16cid:paraId="7302531E" w16cid:durableId="4D8516C6"/>
  <w16cid:commentId w16cid:paraId="59E453AC" w16cid:durableId="3072244A"/>
  <w16cid:commentId w16cid:paraId="47A4440E" w16cid:durableId="1CE7B24A"/>
  <w16cid:commentId w16cid:paraId="706571D4" w16cid:durableId="396B6941"/>
  <w16cid:commentId w16cid:paraId="1B436063" w16cid:durableId="60230A27"/>
  <w16cid:commentId w16cid:paraId="251026E6" w16cid:durableId="4F17DFBF"/>
  <w16cid:commentId w16cid:paraId="58B55392" w16cid:durableId="6DF7C9C3"/>
  <w16cid:commentId w16cid:paraId="51CBD08D" w16cid:durableId="2653D236"/>
  <w16cid:commentId w16cid:paraId="334572EC" w16cid:durableId="35A6D6DA"/>
  <w16cid:commentId w16cid:paraId="5AFA2984" w16cid:durableId="757EAB19"/>
  <w16cid:commentId w16cid:paraId="209FCC51" w16cid:durableId="19D941D0"/>
  <w16cid:commentId w16cid:paraId="7895A264" w16cid:durableId="0D532162"/>
  <w16cid:commentId w16cid:paraId="53F3632A" w16cid:durableId="15B6F435"/>
  <w16cid:commentId w16cid:paraId="4C7ABDA1" w16cid:durableId="5422D7D7"/>
  <w16cid:commentId w16cid:paraId="79A352D5" w16cid:durableId="379D2178"/>
  <w16cid:commentId w16cid:paraId="686BAC63" w16cid:durableId="5167C655"/>
  <w16cid:commentId w16cid:paraId="0A7C84E8" w16cid:durableId="405558C9"/>
  <w16cid:commentId w16cid:paraId="448D2532" w16cid:durableId="1413C1A8"/>
  <w16cid:commentId w16cid:paraId="4E9B7E01" w16cid:durableId="37BE0FAC"/>
  <w16cid:commentId w16cid:paraId="3649FAE3" w16cid:durableId="3F243868"/>
  <w16cid:commentId w16cid:paraId="478D8228" w16cid:durableId="5D9050C0"/>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ECB09" w14:textId="77777777" w:rsidR="00255FF3" w:rsidRDefault="00255FF3">
      <w:pPr>
        <w:spacing w:line="240" w:lineRule="auto"/>
      </w:pPr>
      <w:r>
        <w:separator/>
      </w:r>
    </w:p>
  </w:endnote>
  <w:endnote w:type="continuationSeparator" w:id="0">
    <w:p w14:paraId="4CCFC035" w14:textId="77777777" w:rsidR="00255FF3" w:rsidRDefault="00255F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D3C51" w14:textId="77777777" w:rsidR="00255FF3" w:rsidRDefault="00255FF3">
      <w:pPr>
        <w:spacing w:line="240" w:lineRule="auto"/>
      </w:pPr>
      <w:r>
        <w:separator/>
      </w:r>
    </w:p>
  </w:footnote>
  <w:footnote w:type="continuationSeparator" w:id="0">
    <w:p w14:paraId="602D5C61" w14:textId="77777777" w:rsidR="00255FF3" w:rsidRDefault="00255F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D.Merritt">
    <w15:presenceInfo w15:providerId="None" w15:userId="D.Merritt"/>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D1C18"/>
    <w:rsid w:val="00107F5F"/>
    <w:rsid w:val="00110FC9"/>
    <w:rsid w:val="00140FC2"/>
    <w:rsid w:val="001504C0"/>
    <w:rsid w:val="00197849"/>
    <w:rsid w:val="001A5A20"/>
    <w:rsid w:val="001C783B"/>
    <w:rsid w:val="002245EF"/>
    <w:rsid w:val="00244F4F"/>
    <w:rsid w:val="00255FF3"/>
    <w:rsid w:val="00271AE2"/>
    <w:rsid w:val="00276F26"/>
    <w:rsid w:val="002B2A01"/>
    <w:rsid w:val="002B6513"/>
    <w:rsid w:val="00343140"/>
    <w:rsid w:val="00367065"/>
    <w:rsid w:val="00370FB4"/>
    <w:rsid w:val="0038100D"/>
    <w:rsid w:val="00387901"/>
    <w:rsid w:val="004349BE"/>
    <w:rsid w:val="00462DF1"/>
    <w:rsid w:val="004C1A79"/>
    <w:rsid w:val="004F6371"/>
    <w:rsid w:val="00512C0B"/>
    <w:rsid w:val="00516EBF"/>
    <w:rsid w:val="00563AD9"/>
    <w:rsid w:val="005901E8"/>
    <w:rsid w:val="005E0FF8"/>
    <w:rsid w:val="005E2653"/>
    <w:rsid w:val="00635413"/>
    <w:rsid w:val="0064393E"/>
    <w:rsid w:val="00692820"/>
    <w:rsid w:val="00692843"/>
    <w:rsid w:val="00697AE0"/>
    <w:rsid w:val="00697D5A"/>
    <w:rsid w:val="00777E8D"/>
    <w:rsid w:val="007838C1"/>
    <w:rsid w:val="007956F7"/>
    <w:rsid w:val="007D43EB"/>
    <w:rsid w:val="007F680C"/>
    <w:rsid w:val="008279F5"/>
    <w:rsid w:val="00843C64"/>
    <w:rsid w:val="00856710"/>
    <w:rsid w:val="008625F9"/>
    <w:rsid w:val="00885393"/>
    <w:rsid w:val="008856CC"/>
    <w:rsid w:val="009954F4"/>
    <w:rsid w:val="009E44FD"/>
    <w:rsid w:val="00A003B7"/>
    <w:rsid w:val="00A024BD"/>
    <w:rsid w:val="00A214EA"/>
    <w:rsid w:val="00A22010"/>
    <w:rsid w:val="00A36451"/>
    <w:rsid w:val="00A52FD5"/>
    <w:rsid w:val="00A54640"/>
    <w:rsid w:val="00AD6CE3"/>
    <w:rsid w:val="00AD7E56"/>
    <w:rsid w:val="00AE20AD"/>
    <w:rsid w:val="00B078D0"/>
    <w:rsid w:val="00B30EE6"/>
    <w:rsid w:val="00B44760"/>
    <w:rsid w:val="00B522C1"/>
    <w:rsid w:val="00BE7FD1"/>
    <w:rsid w:val="00C2061C"/>
    <w:rsid w:val="00C309D8"/>
    <w:rsid w:val="00C4242B"/>
    <w:rsid w:val="00C502E4"/>
    <w:rsid w:val="00CB20AA"/>
    <w:rsid w:val="00D23292"/>
    <w:rsid w:val="00D75EBC"/>
    <w:rsid w:val="00D811DE"/>
    <w:rsid w:val="00DF35C2"/>
    <w:rsid w:val="00DF4E13"/>
    <w:rsid w:val="00E03ECE"/>
    <w:rsid w:val="00E24A13"/>
    <w:rsid w:val="00E32D30"/>
    <w:rsid w:val="00E871C0"/>
    <w:rsid w:val="00EB6C45"/>
    <w:rsid w:val="00F4077F"/>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webofscience.com/wos/woscc/full-record/WOS:000311762700006" TargetMode="External"/><Relationship Id="rId13" Type="http://schemas.openxmlformats.org/officeDocument/2006/relationships/hyperlink" Target="https://www.webofscience.com/wos/woscc/full-record/WOS:000305719800004" TargetMode="External"/><Relationship Id="rId3" Type="http://schemas.openxmlformats.org/officeDocument/2006/relationships/hyperlink" Target="https://bioone.org/journals/the-southwestern-naturalist/volume-59/issue-2/F15-MLK-15.1/Avian-use-of-isolated-cottonwood-tamarisk-and-residential-patches-of/10.1894/F15-MLK-15.1.full" TargetMode="External"/><Relationship Id="rId7" Type="http://schemas.openxmlformats.org/officeDocument/2006/relationships/hyperlink" Target="https://www.webofscience.com/wos/woscc/full-record/WOS:000279089100003" TargetMode="External"/><Relationship Id="rId12" Type="http://schemas.openxmlformats.org/officeDocument/2006/relationships/hyperlink" Target="https://www.webofscience.com/wos/woscc/full-record/WOS:000078858200006" TargetMode="External"/><Relationship Id="rId2" Type="http://schemas.openxmlformats.org/officeDocument/2006/relationships/hyperlink" Target="https://www.ingentaconnect.com/content/miiz/actac/2007/00000009/00000001/art00013" TargetMode="External"/><Relationship Id="rId16" Type="http://schemas.openxmlformats.org/officeDocument/2006/relationships/hyperlink" Target="https://www.webofscience.com/wos/woscc/full-record/WOS:000356940500016" TargetMode="External"/><Relationship Id="rId1" Type="http://schemas.openxmlformats.org/officeDocument/2006/relationships/hyperlink" Target="https://link.springer.com/article/10.1007/BF03161668?utm_source=wiley&amp;getft_integrator=wiley" TargetMode="External"/><Relationship Id="rId6" Type="http://schemas.openxmlformats.org/officeDocument/2006/relationships/hyperlink" Target="https://www.webofscience.com/wos/woscc/full-record/WOS:000176475600012" TargetMode="External"/><Relationship Id="rId11" Type="http://schemas.openxmlformats.org/officeDocument/2006/relationships/hyperlink" Target="https://www.webofscience.com/wos/woscc/full-record/WOS:000076717400007" TargetMode="External"/><Relationship Id="rId5" Type="http://schemas.openxmlformats.org/officeDocument/2006/relationships/hyperlink" Target="https://www.webofscience.com/wos/woscc/full-record/WOS:A1993ME26400006" TargetMode="External"/><Relationship Id="rId15" Type="http://schemas.openxmlformats.org/officeDocument/2006/relationships/hyperlink" Target="https://www.webofscience.com/wos/woscc/full-record/WOS:000085329100007" TargetMode="External"/><Relationship Id="rId10" Type="http://schemas.openxmlformats.org/officeDocument/2006/relationships/hyperlink" Target="https://www.webofscience.com/wos/woscc/full-record/WOS:000186452200004" TargetMode="External"/><Relationship Id="rId4" Type="http://schemas.openxmlformats.org/officeDocument/2006/relationships/hyperlink" Target="https://www.webofscience.com/wos/woscc/full-record/WOS:A1992JV60500013" TargetMode="External"/><Relationship Id="rId9" Type="http://schemas.openxmlformats.org/officeDocument/2006/relationships/hyperlink" Target="https://www.webofscience.com/wos/woscc/full-record/WOS:000175693800018" TargetMode="External"/><Relationship Id="rId14" Type="http://schemas.openxmlformats.org/officeDocument/2006/relationships/hyperlink" Target="https://www.webofscience.com/wos/woscc/full-record/WOS:A1983RC7600002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41</Pages>
  <Words>14617</Words>
  <Characters>83322</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9</cp:revision>
  <dcterms:created xsi:type="dcterms:W3CDTF">2025-04-07T22:13:00Z</dcterms:created>
  <dcterms:modified xsi:type="dcterms:W3CDTF">2025-04-09T16:59:00Z</dcterms:modified>
</cp:coreProperties>
</file>