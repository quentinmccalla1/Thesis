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076282" w14:textId="6F7A419B" w:rsidR="0038100D" w:rsidRPr="002245EF" w:rsidRDefault="0038100D" w:rsidP="002245EF">
      <w:pPr>
        <w:pStyle w:val="Heading1"/>
        <w:jc w:val="center"/>
        <w:rPr>
          <w:rFonts w:ascii="Times New Roman" w:hAnsi="Times New Roman" w:cs="Times New Roman"/>
          <w:color w:val="auto"/>
          <w:sz w:val="28"/>
          <w:szCs w:val="28"/>
        </w:rPr>
      </w:pPr>
      <w:bookmarkStart w:id="0" w:name="_Toc193890712"/>
      <w:r w:rsidRPr="002245EF">
        <w:rPr>
          <w:rFonts w:ascii="Times New Roman" w:hAnsi="Times New Roman" w:cs="Times New Roman"/>
          <w:color w:val="auto"/>
          <w:sz w:val="28"/>
          <w:szCs w:val="28"/>
        </w:rPr>
        <w:t>Fremont Cottonwood demographics and regeneration along an unregulated wild and scenic river</w:t>
      </w:r>
      <w:bookmarkEnd w:id="0"/>
    </w:p>
    <w:p w14:paraId="135AD85E" w14:textId="77777777" w:rsidR="0038100D" w:rsidRPr="002245EF" w:rsidRDefault="0038100D" w:rsidP="0038100D">
      <w:pPr>
        <w:pStyle w:val="Heading2"/>
        <w:rPr>
          <w:rFonts w:ascii="Times New Roman" w:hAnsi="Times New Roman" w:cs="Times New Roman"/>
          <w:color w:val="auto"/>
        </w:rPr>
      </w:pPr>
      <w:bookmarkStart w:id="1" w:name="_Toc187849249"/>
      <w:bookmarkStart w:id="2" w:name="_Toc193890713"/>
      <w:r w:rsidRPr="002245EF">
        <w:rPr>
          <w:rFonts w:ascii="Times New Roman" w:hAnsi="Times New Roman" w:cs="Times New Roman"/>
          <w:color w:val="auto"/>
        </w:rPr>
        <w:t>Abstract</w:t>
      </w:r>
      <w:bookmarkEnd w:id="1"/>
      <w:bookmarkEnd w:id="2"/>
    </w:p>
    <w:p w14:paraId="1F2B3809" w14:textId="59FCF94C" w:rsidR="0038100D" w:rsidRPr="002245EF" w:rsidRDefault="0038100D" w:rsidP="0038100D">
      <w:pPr>
        <w:spacing w:line="480" w:lineRule="auto"/>
        <w:rPr>
          <w:rFonts w:ascii="Times New Roman" w:hAnsi="Times New Roman" w:cs="Times New Roman"/>
          <w:sz w:val="24"/>
          <w:szCs w:val="24"/>
        </w:rPr>
        <w:sectPr w:rsidR="0038100D" w:rsidRPr="002245EF" w:rsidSect="0038100D">
          <w:footerReference w:type="default" r:id="rId8"/>
          <w:pgSz w:w="12240" w:h="15840"/>
          <w:pgMar w:top="1440" w:right="1440" w:bottom="1440" w:left="1440" w:header="720" w:footer="720" w:gutter="0"/>
          <w:pgNumType w:start="1"/>
          <w:cols w:space="720"/>
          <w:docGrid w:linePitch="360"/>
        </w:sectPr>
      </w:pPr>
      <w:r w:rsidRPr="002245EF">
        <w:rPr>
          <w:rFonts w:ascii="Times New Roman" w:hAnsi="Times New Roman" w:cs="Times New Roman"/>
          <w:sz w:val="24"/>
          <w:szCs w:val="24"/>
        </w:rPr>
        <w:t>Fremont cottonwood (</w:t>
      </w:r>
      <w:r w:rsidRPr="002245EF">
        <w:rPr>
          <w:rFonts w:ascii="Times New Roman" w:hAnsi="Times New Roman" w:cs="Times New Roman"/>
          <w:i/>
          <w:iCs/>
          <w:sz w:val="24"/>
          <w:szCs w:val="24"/>
        </w:rPr>
        <w:t xml:space="preserve">Populus </w:t>
      </w:r>
      <w:proofErr w:type="spellStart"/>
      <w:r w:rsidRPr="002245EF">
        <w:rPr>
          <w:rFonts w:ascii="Times New Roman" w:hAnsi="Times New Roman" w:cs="Times New Roman"/>
          <w:i/>
          <w:iCs/>
          <w:sz w:val="24"/>
          <w:szCs w:val="24"/>
        </w:rPr>
        <w:t>fremontii</w:t>
      </w:r>
      <w:proofErr w:type="spellEnd"/>
      <w:r w:rsidRPr="002245EF">
        <w:rPr>
          <w:rFonts w:ascii="Times New Roman" w:hAnsi="Times New Roman" w:cs="Times New Roman"/>
          <w:i/>
          <w:iCs/>
          <w:sz w:val="24"/>
          <w:szCs w:val="24"/>
        </w:rPr>
        <w:t xml:space="preserve">) </w:t>
      </w:r>
      <w:r w:rsidRPr="002245EF">
        <w:rPr>
          <w:rFonts w:ascii="Times New Roman" w:hAnsi="Times New Roman" w:cs="Times New Roman"/>
          <w:sz w:val="24"/>
          <w:szCs w:val="24"/>
        </w:rPr>
        <w:t xml:space="preserve">is a dominant riparian tree species in the Southwestern U.S. </w:t>
      </w:r>
      <w:r w:rsidR="007956F7">
        <w:rPr>
          <w:rFonts w:ascii="Times New Roman" w:hAnsi="Times New Roman" w:cs="Times New Roman"/>
          <w:sz w:val="24"/>
          <w:szCs w:val="24"/>
        </w:rPr>
        <w:t>It</w:t>
      </w:r>
      <w:r w:rsidR="007956F7" w:rsidRPr="002245EF">
        <w:rPr>
          <w:rFonts w:ascii="Times New Roman" w:hAnsi="Times New Roman" w:cs="Times New Roman"/>
          <w:sz w:val="24"/>
          <w:szCs w:val="24"/>
        </w:rPr>
        <w:t xml:space="preserve"> </w:t>
      </w:r>
      <w:r w:rsidRPr="002245EF">
        <w:rPr>
          <w:rFonts w:ascii="Times New Roman" w:hAnsi="Times New Roman" w:cs="Times New Roman"/>
          <w:sz w:val="24"/>
          <w:szCs w:val="24"/>
        </w:rPr>
        <w:t>provide</w:t>
      </w:r>
      <w:r w:rsidR="007956F7">
        <w:rPr>
          <w:rFonts w:ascii="Times New Roman" w:hAnsi="Times New Roman" w:cs="Times New Roman"/>
          <w:sz w:val="24"/>
          <w:szCs w:val="24"/>
        </w:rPr>
        <w:t>s</w:t>
      </w:r>
      <w:r w:rsidRPr="002245EF">
        <w:rPr>
          <w:rFonts w:ascii="Times New Roman" w:hAnsi="Times New Roman" w:cs="Times New Roman"/>
          <w:sz w:val="24"/>
          <w:szCs w:val="24"/>
        </w:rPr>
        <w:t xml:space="preserve"> important habitat for native wildlife and </w:t>
      </w:r>
      <w:r w:rsidR="007956F7">
        <w:rPr>
          <w:rFonts w:ascii="Times New Roman" w:hAnsi="Times New Roman" w:cs="Times New Roman"/>
          <w:sz w:val="24"/>
          <w:szCs w:val="24"/>
        </w:rPr>
        <w:t>is</w:t>
      </w:r>
      <w:r w:rsidR="007956F7" w:rsidRPr="002245EF">
        <w:rPr>
          <w:rFonts w:ascii="Times New Roman" w:hAnsi="Times New Roman" w:cs="Times New Roman"/>
          <w:sz w:val="24"/>
          <w:szCs w:val="24"/>
        </w:rPr>
        <w:t xml:space="preserve"> </w:t>
      </w:r>
      <w:r w:rsidRPr="002245EF">
        <w:rPr>
          <w:rFonts w:ascii="Times New Roman" w:hAnsi="Times New Roman" w:cs="Times New Roman"/>
          <w:sz w:val="24"/>
          <w:szCs w:val="24"/>
        </w:rPr>
        <w:t>highly dependent upon river hydrolog</w:t>
      </w:r>
      <w:r w:rsidR="007956F7">
        <w:rPr>
          <w:rFonts w:ascii="Times New Roman" w:hAnsi="Times New Roman" w:cs="Times New Roman"/>
          <w:sz w:val="24"/>
          <w:szCs w:val="24"/>
        </w:rPr>
        <w:t>ic regimes</w:t>
      </w:r>
      <w:r w:rsidRPr="002245EF">
        <w:rPr>
          <w:rFonts w:ascii="Times New Roman" w:hAnsi="Times New Roman" w:cs="Times New Roman"/>
          <w:sz w:val="24"/>
          <w:szCs w:val="24"/>
        </w:rPr>
        <w:t>. Fremont cottonwood</w:t>
      </w:r>
      <w:ins w:id="3" w:author="Merritt, David - FS, CO" w:date="2025-04-07T07:21:00Z" w16du:dateUtc="2025-04-07T13:21:00Z">
        <w:r w:rsidR="00B44760">
          <w:rPr>
            <w:rFonts w:ascii="Times New Roman" w:hAnsi="Times New Roman" w:cs="Times New Roman"/>
            <w:sz w:val="24"/>
            <w:szCs w:val="24"/>
          </w:rPr>
          <w:t>-</w:t>
        </w:r>
      </w:ins>
      <w:del w:id="4" w:author="Merritt, David - FS, CO" w:date="2025-04-07T07:21:00Z" w16du:dateUtc="2025-04-07T13:21:00Z">
        <w:r w:rsidRPr="002245EF" w:rsidDel="00B44760">
          <w:rPr>
            <w:rFonts w:ascii="Times New Roman" w:hAnsi="Times New Roman" w:cs="Times New Roman"/>
            <w:sz w:val="24"/>
            <w:szCs w:val="24"/>
          </w:rPr>
          <w:delText xml:space="preserve"> </w:delText>
        </w:r>
      </w:del>
      <w:r w:rsidR="007956F7">
        <w:rPr>
          <w:rFonts w:ascii="Times New Roman" w:hAnsi="Times New Roman" w:cs="Times New Roman"/>
          <w:sz w:val="24"/>
          <w:szCs w:val="24"/>
        </w:rPr>
        <w:t xml:space="preserve">dominated forests </w:t>
      </w:r>
      <w:r w:rsidRPr="002245EF">
        <w:rPr>
          <w:rFonts w:ascii="Times New Roman" w:hAnsi="Times New Roman" w:cs="Times New Roman"/>
          <w:sz w:val="24"/>
          <w:szCs w:val="24"/>
        </w:rPr>
        <w:t xml:space="preserve">is one of the Outstandingly Remarkable Values of the Wild Scenic River Act for a reach of the Verde River designated as Wild and Scenic River in 1984. Fremont cottonwood health and demographics along the Verde River are poorly understood but an understanding of the patterns and processes </w:t>
      </w:r>
      <w:commentRangeStart w:id="5"/>
      <w:r w:rsidRPr="002245EF">
        <w:rPr>
          <w:rFonts w:ascii="Times New Roman" w:hAnsi="Times New Roman" w:cs="Times New Roman"/>
          <w:sz w:val="24"/>
          <w:szCs w:val="24"/>
        </w:rPr>
        <w:t xml:space="preserve">that drive them </w:t>
      </w:r>
      <w:commentRangeEnd w:id="5"/>
      <w:r w:rsidR="007956F7">
        <w:rPr>
          <w:rStyle w:val="CommentReference"/>
        </w:rPr>
        <w:commentReference w:id="5"/>
      </w:r>
      <w:r w:rsidRPr="002245EF">
        <w:rPr>
          <w:rFonts w:ascii="Times New Roman" w:hAnsi="Times New Roman" w:cs="Times New Roman"/>
          <w:sz w:val="24"/>
          <w:szCs w:val="24"/>
        </w:rPr>
        <w:t xml:space="preserve">are important for securing water rights and managing environmental flows. This study </w:t>
      </w:r>
      <w:r w:rsidR="00B44760">
        <w:rPr>
          <w:rFonts w:ascii="Times New Roman" w:hAnsi="Times New Roman" w:cs="Times New Roman"/>
          <w:sz w:val="24"/>
          <w:szCs w:val="24"/>
        </w:rPr>
        <w:t xml:space="preserve">monitors </w:t>
      </w:r>
      <w:r w:rsidRPr="002245EF">
        <w:rPr>
          <w:rFonts w:ascii="Times New Roman" w:hAnsi="Times New Roman" w:cs="Times New Roman"/>
          <w:sz w:val="24"/>
          <w:szCs w:val="24"/>
        </w:rPr>
        <w:t xml:space="preserve">seedling plots established </w:t>
      </w:r>
      <w:r w:rsidR="00B44760">
        <w:rPr>
          <w:rFonts w:ascii="Times New Roman" w:hAnsi="Times New Roman" w:cs="Times New Roman"/>
          <w:sz w:val="24"/>
          <w:szCs w:val="24"/>
        </w:rPr>
        <w:t xml:space="preserve">in the spring </w:t>
      </w:r>
      <w:r w:rsidRPr="002245EF">
        <w:rPr>
          <w:rFonts w:ascii="Times New Roman" w:hAnsi="Times New Roman" w:cs="Times New Roman"/>
          <w:sz w:val="24"/>
          <w:szCs w:val="24"/>
        </w:rPr>
        <w:t xml:space="preserve">after a 10-to-25-year flood event that </w:t>
      </w:r>
      <w:commentRangeStart w:id="6"/>
      <w:r w:rsidRPr="002245EF">
        <w:rPr>
          <w:rFonts w:ascii="Times New Roman" w:hAnsi="Times New Roman" w:cs="Times New Roman"/>
          <w:sz w:val="24"/>
          <w:szCs w:val="24"/>
        </w:rPr>
        <w:t>occurred during 2023 winter floods</w:t>
      </w:r>
      <w:commentRangeEnd w:id="6"/>
      <w:r w:rsidR="007956F7">
        <w:rPr>
          <w:rStyle w:val="CommentReference"/>
        </w:rPr>
        <w:commentReference w:id="6"/>
      </w:r>
      <w:r w:rsidRPr="002245EF">
        <w:rPr>
          <w:rFonts w:ascii="Times New Roman" w:hAnsi="Times New Roman" w:cs="Times New Roman"/>
          <w:sz w:val="24"/>
          <w:szCs w:val="24"/>
        </w:rPr>
        <w:t xml:space="preserve"> and dendrochronology to monitor regeneration and to quantify tree age and growth. Verde River Fremont cottonwoods within the riparian zone are young, with the mean age being 25 years old. They continue to add biomass at a constant rate and their growth is significantly </w:t>
      </w:r>
      <w:commentRangeStart w:id="7"/>
      <w:r w:rsidRPr="002245EF">
        <w:rPr>
          <w:rFonts w:ascii="Times New Roman" w:hAnsi="Times New Roman" w:cs="Times New Roman"/>
          <w:sz w:val="24"/>
          <w:szCs w:val="24"/>
        </w:rPr>
        <w:t xml:space="preserve">impacted </w:t>
      </w:r>
      <w:commentRangeEnd w:id="7"/>
      <w:r w:rsidR="007956F7">
        <w:rPr>
          <w:rStyle w:val="CommentReference"/>
        </w:rPr>
        <w:commentReference w:id="7"/>
      </w:r>
      <w:r w:rsidRPr="002245EF">
        <w:rPr>
          <w:rFonts w:ascii="Times New Roman" w:hAnsi="Times New Roman" w:cs="Times New Roman"/>
          <w:sz w:val="24"/>
          <w:szCs w:val="24"/>
        </w:rPr>
        <w:t xml:space="preserve">by summer temperatures and river flows. Seedlings from the 2023 cohort continue to grow rapidly and their survival is governed by a </w:t>
      </w:r>
      <w:commentRangeStart w:id="8"/>
      <w:commentRangeStart w:id="9"/>
      <w:r w:rsidRPr="002245EF">
        <w:rPr>
          <w:rFonts w:ascii="Times New Roman" w:hAnsi="Times New Roman" w:cs="Times New Roman"/>
          <w:sz w:val="24"/>
          <w:szCs w:val="24"/>
        </w:rPr>
        <w:t>diverse</w:t>
      </w:r>
      <w:commentRangeEnd w:id="8"/>
      <w:r w:rsidR="00367065">
        <w:rPr>
          <w:rStyle w:val="CommentReference"/>
        </w:rPr>
        <w:commentReference w:id="8"/>
      </w:r>
      <w:r w:rsidRPr="002245EF">
        <w:rPr>
          <w:rFonts w:ascii="Times New Roman" w:hAnsi="Times New Roman" w:cs="Times New Roman"/>
          <w:sz w:val="24"/>
          <w:szCs w:val="24"/>
        </w:rPr>
        <w:t xml:space="preserve"> set of environmental conditions</w:t>
      </w:r>
      <w:commentRangeEnd w:id="9"/>
      <w:r w:rsidR="007956F7">
        <w:rPr>
          <w:rStyle w:val="CommentReference"/>
        </w:rPr>
        <w:commentReference w:id="9"/>
      </w:r>
      <w:r w:rsidRPr="002245EF">
        <w:rPr>
          <w:rFonts w:ascii="Times New Roman" w:hAnsi="Times New Roman" w:cs="Times New Roman"/>
          <w:sz w:val="24"/>
          <w:szCs w:val="24"/>
        </w:rPr>
        <w:t xml:space="preserve">. Fremont cottonwoods along the Verde </w:t>
      </w:r>
      <w:commentRangeStart w:id="10"/>
      <w:r w:rsidRPr="002245EF">
        <w:rPr>
          <w:rFonts w:ascii="Times New Roman" w:hAnsi="Times New Roman" w:cs="Times New Roman"/>
          <w:sz w:val="24"/>
          <w:szCs w:val="24"/>
        </w:rPr>
        <w:t>require a ten-year flood event to cause regeneration</w:t>
      </w:r>
      <w:commentRangeEnd w:id="10"/>
      <w:r w:rsidR="007956F7">
        <w:rPr>
          <w:rStyle w:val="CommentReference"/>
        </w:rPr>
        <w:commentReference w:id="10"/>
      </w:r>
      <w:r w:rsidRPr="002245EF">
        <w:rPr>
          <w:rFonts w:ascii="Times New Roman" w:hAnsi="Times New Roman" w:cs="Times New Roman"/>
          <w:sz w:val="24"/>
          <w:szCs w:val="24"/>
        </w:rPr>
        <w:t xml:space="preserve"> but stand dynamics are determined by the frequency and magnitude of flood events. </w:t>
      </w:r>
    </w:p>
    <w:p w14:paraId="581184DA" w14:textId="77777777" w:rsidR="0038100D" w:rsidRPr="002245EF" w:rsidRDefault="0038100D" w:rsidP="0038100D">
      <w:pPr>
        <w:spacing w:line="480" w:lineRule="auto"/>
        <w:rPr>
          <w:rFonts w:ascii="Times New Roman" w:hAnsi="Times New Roman" w:cs="Times New Roman"/>
          <w:sz w:val="24"/>
          <w:szCs w:val="24"/>
        </w:rPr>
      </w:pPr>
    </w:p>
    <w:p w14:paraId="33227DA5"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Keywords: Fremont Cottonwood (</w:t>
      </w:r>
      <w:r w:rsidRPr="002245EF">
        <w:rPr>
          <w:rFonts w:ascii="Times New Roman" w:hAnsi="Times New Roman" w:cs="Times New Roman"/>
          <w:i/>
          <w:iCs/>
          <w:sz w:val="24"/>
          <w:szCs w:val="24"/>
        </w:rPr>
        <w:t xml:space="preserve">Populus </w:t>
      </w:r>
      <w:proofErr w:type="spellStart"/>
      <w:r w:rsidRPr="002245EF">
        <w:rPr>
          <w:rFonts w:ascii="Times New Roman" w:hAnsi="Times New Roman" w:cs="Times New Roman"/>
          <w:i/>
          <w:iCs/>
          <w:sz w:val="24"/>
          <w:szCs w:val="24"/>
        </w:rPr>
        <w:t>fremontii</w:t>
      </w:r>
      <w:proofErr w:type="spellEnd"/>
      <w:r w:rsidRPr="002245EF">
        <w:rPr>
          <w:rFonts w:ascii="Times New Roman" w:hAnsi="Times New Roman" w:cs="Times New Roman"/>
          <w:sz w:val="24"/>
          <w:szCs w:val="24"/>
        </w:rPr>
        <w:t>), Verde River, Wild and Scenic Rivers, dendrochronology, riparian</w:t>
      </w:r>
    </w:p>
    <w:p w14:paraId="4D3AE806" w14:textId="77777777" w:rsidR="0038100D" w:rsidRPr="002245EF" w:rsidRDefault="0038100D" w:rsidP="0038100D">
      <w:pPr>
        <w:spacing w:line="480" w:lineRule="auto"/>
        <w:rPr>
          <w:rFonts w:ascii="Times New Roman" w:hAnsi="Times New Roman" w:cs="Times New Roman"/>
          <w:sz w:val="24"/>
          <w:szCs w:val="24"/>
        </w:rPr>
      </w:pPr>
    </w:p>
    <w:p w14:paraId="65781CD0" w14:textId="77777777" w:rsidR="00A214EA" w:rsidRDefault="0038100D" w:rsidP="00A214EA">
      <w:pPr>
        <w:spacing w:line="480" w:lineRule="auto"/>
        <w:rPr>
          <w:rFonts w:ascii="Times New Roman" w:hAnsi="Times New Roman" w:cs="Times New Roman"/>
          <w:b/>
          <w:bCs/>
          <w:sz w:val="24"/>
          <w:szCs w:val="24"/>
        </w:rPr>
      </w:pPr>
      <w:bookmarkStart w:id="11" w:name="_Toc193890714"/>
      <w:r w:rsidRPr="002245EF">
        <w:rPr>
          <w:rFonts w:ascii="Times New Roman" w:hAnsi="Times New Roman" w:cs="Times New Roman"/>
          <w:sz w:val="24"/>
          <w:szCs w:val="24"/>
        </w:rPr>
        <w:t>Introduction</w:t>
      </w:r>
      <w:bookmarkEnd w:id="11"/>
      <w:r w:rsidR="00A214EA" w:rsidRPr="00A214EA">
        <w:rPr>
          <w:rFonts w:ascii="Times New Roman" w:hAnsi="Times New Roman" w:cs="Times New Roman"/>
          <w:b/>
          <w:bCs/>
          <w:sz w:val="24"/>
          <w:szCs w:val="24"/>
        </w:rPr>
        <w:t xml:space="preserve"> </w:t>
      </w:r>
    </w:p>
    <w:p w14:paraId="7CE9BAAA" w14:textId="77777777" w:rsidR="00A214EA" w:rsidRDefault="00A214EA" w:rsidP="00A214EA">
      <w:pPr>
        <w:spacing w:line="480" w:lineRule="auto"/>
        <w:ind w:firstLine="576"/>
        <w:rPr>
          <w:rFonts w:ascii="Times New Roman" w:hAnsi="Times New Roman" w:cs="Times New Roman"/>
          <w:sz w:val="24"/>
          <w:szCs w:val="24"/>
        </w:rPr>
      </w:pPr>
      <w:r>
        <w:rPr>
          <w:rFonts w:ascii="Times New Roman" w:hAnsi="Times New Roman" w:cs="Times New Roman"/>
          <w:b/>
          <w:bCs/>
          <w:sz w:val="24"/>
          <w:szCs w:val="24"/>
        </w:rPr>
        <w:lastRenderedPageBreak/>
        <w:t>Riparian areas</w:t>
      </w:r>
      <w:r w:rsidRPr="00A214EA">
        <w:rPr>
          <w:rFonts w:ascii="Times New Roman" w:hAnsi="Times New Roman" w:cs="Times New Roman"/>
          <w:sz w:val="24"/>
          <w:szCs w:val="24"/>
        </w:rPr>
        <w:t xml:space="preserve"> </w:t>
      </w:r>
    </w:p>
    <w:p w14:paraId="5BCB8C9E" w14:textId="06D6E3B1" w:rsidR="00A214EA" w:rsidRPr="002245EF" w:rsidRDefault="00A214EA" w:rsidP="00A214EA">
      <w:pPr>
        <w:spacing w:line="480" w:lineRule="auto"/>
        <w:ind w:firstLine="576"/>
        <w:rPr>
          <w:rFonts w:ascii="Times New Roman" w:hAnsi="Times New Roman" w:cs="Times New Roman"/>
          <w:sz w:val="24"/>
          <w:szCs w:val="24"/>
        </w:rPr>
      </w:pPr>
      <w:r w:rsidRPr="002245EF">
        <w:rPr>
          <w:rFonts w:ascii="Times New Roman" w:hAnsi="Times New Roman" w:cs="Times New Roman"/>
          <w:sz w:val="24"/>
          <w:szCs w:val="24"/>
        </w:rPr>
        <w:t xml:space="preserve">Riparian areas are defined as the “banks and floodplains of flowing water… influenced by processes associated with open channel flow” (Merritt 2022). Riparian forests in Arizona are disproportionately important to the landscape despite their relatively small geographic area. Riparian forests in Arizona cover only about 0.4% of land surface area yet support more biodiversity and ecosystem functions than surrounding upland habitat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{"citationID":"JV46DWk6","properties":{"formattedCitation":"(Ffolliott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(Ffolliott et al., 2004)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In Arizona, 80 percent of all vertebrate species complete a part of their lifecycle in riparian areas (Hubbard, 1977).  Riparian forests support and enhance terrestrial and aquatic habitat, filter upland sediment and nutrients, store water and recharge aquifers and stabilize stream banks among many other functions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{"citationID":"5udJUo6E","properties":{"formattedCitation":"(Schultz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(Schultz et al., 2009)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w:t>
      </w:r>
    </w:p>
    <w:p w14:paraId="701B0AB3" w14:textId="2ADE5FDE" w:rsidR="00A214EA" w:rsidRDefault="00A214EA" w:rsidP="00A214EA">
      <w:pPr>
        <w:pStyle w:val="ListParagraph"/>
        <w:numPr>
          <w:ilvl w:val="0"/>
          <w:numId w:val="24"/>
        </w:numPr>
        <w:spacing w:line="480" w:lineRule="auto"/>
        <w:rPr>
          <w:rFonts w:ascii="Times New Roman" w:hAnsi="Times New Roman" w:cs="Times New Roman"/>
          <w:b/>
          <w:bCs/>
          <w:sz w:val="24"/>
          <w:szCs w:val="24"/>
        </w:rPr>
      </w:pPr>
    </w:p>
    <w:p w14:paraId="43BA3593" w14:textId="2924A3B6" w:rsidR="00A214EA" w:rsidRDefault="00A214EA" w:rsidP="00A214EA">
      <w:pPr>
        <w:pStyle w:val="ListParagraph"/>
        <w:numPr>
          <w:ilvl w:val="0"/>
          <w:numId w:val="24"/>
        </w:num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Broad </w:t>
      </w:r>
      <w:r w:rsidR="00057F69">
        <w:rPr>
          <w:rFonts w:ascii="Times New Roman" w:hAnsi="Times New Roman" w:cs="Times New Roman"/>
          <w:b/>
          <w:bCs/>
          <w:sz w:val="24"/>
          <w:szCs w:val="24"/>
        </w:rPr>
        <w:t>importance</w:t>
      </w:r>
      <w:r>
        <w:rPr>
          <w:rFonts w:ascii="Times New Roman" w:hAnsi="Times New Roman" w:cs="Times New Roman"/>
          <w:b/>
          <w:bCs/>
          <w:sz w:val="24"/>
          <w:szCs w:val="24"/>
        </w:rPr>
        <w:t xml:space="preserve"> about </w:t>
      </w:r>
      <w:proofErr w:type="spellStart"/>
      <w:r>
        <w:rPr>
          <w:rFonts w:ascii="Times New Roman" w:hAnsi="Times New Roman" w:cs="Times New Roman"/>
          <w:b/>
          <w:bCs/>
          <w:sz w:val="24"/>
          <w:szCs w:val="24"/>
        </w:rPr>
        <w:t>PopFre</w:t>
      </w:r>
      <w:proofErr w:type="spellEnd"/>
      <w:r>
        <w:rPr>
          <w:rFonts w:ascii="Times New Roman" w:hAnsi="Times New Roman" w:cs="Times New Roman"/>
          <w:b/>
          <w:bCs/>
          <w:sz w:val="24"/>
          <w:szCs w:val="24"/>
        </w:rPr>
        <w:t xml:space="preserve"> </w:t>
      </w:r>
    </w:p>
    <w:p w14:paraId="5FE77F1A" w14:textId="5A3F6DE7" w:rsidR="005901E8" w:rsidRDefault="005901E8" w:rsidP="005901E8">
      <w:pPr>
        <w:pStyle w:val="ListParagraph"/>
        <w:numPr>
          <w:ilvl w:val="1"/>
          <w:numId w:val="24"/>
        </w:numPr>
        <w:spacing w:line="480" w:lineRule="auto"/>
        <w:rPr>
          <w:rFonts w:ascii="Times New Roman" w:hAnsi="Times New Roman" w:cs="Times New Roman"/>
          <w:b/>
          <w:bCs/>
          <w:sz w:val="24"/>
          <w:szCs w:val="24"/>
        </w:rPr>
      </w:pPr>
      <w:r>
        <w:rPr>
          <w:rFonts w:ascii="Times New Roman" w:hAnsi="Times New Roman" w:cs="Times New Roman"/>
          <w:b/>
          <w:bCs/>
          <w:sz w:val="24"/>
          <w:szCs w:val="24"/>
        </w:rPr>
        <w:t>Rarity</w:t>
      </w:r>
    </w:p>
    <w:p w14:paraId="0A042C64" w14:textId="337565AB" w:rsidR="005901E8" w:rsidRPr="00A214EA" w:rsidRDefault="005901E8" w:rsidP="005901E8">
      <w:pPr>
        <w:pStyle w:val="ListParagraph"/>
        <w:numPr>
          <w:ilvl w:val="1"/>
          <w:numId w:val="24"/>
        </w:numPr>
        <w:spacing w:line="480" w:lineRule="auto"/>
        <w:rPr>
          <w:rFonts w:ascii="Times New Roman" w:hAnsi="Times New Roman" w:cs="Times New Roman"/>
          <w:b/>
          <w:bCs/>
          <w:sz w:val="24"/>
          <w:szCs w:val="24"/>
        </w:rPr>
      </w:pPr>
      <w:commentRangeStart w:id="12"/>
      <w:r>
        <w:rPr>
          <w:rFonts w:ascii="Times New Roman" w:hAnsi="Times New Roman" w:cs="Times New Roman"/>
          <w:b/>
          <w:bCs/>
          <w:sz w:val="24"/>
          <w:szCs w:val="24"/>
        </w:rPr>
        <w:t>Importance</w:t>
      </w:r>
      <w:commentRangeEnd w:id="12"/>
      <w:r>
        <w:rPr>
          <w:rStyle w:val="CommentReference"/>
        </w:rPr>
        <w:commentReference w:id="12"/>
      </w:r>
      <w:r w:rsidR="00C0626B">
        <w:rPr>
          <w:rFonts w:ascii="Times New Roman" w:hAnsi="Times New Roman" w:cs="Times New Roman"/>
          <w:b/>
          <w:bCs/>
          <w:sz w:val="24"/>
          <w:szCs w:val="24"/>
        </w:rPr>
        <w:t xml:space="preserve"> </w:t>
      </w:r>
      <w:r w:rsidR="00C0626B">
        <w:rPr>
          <w:rFonts w:ascii="Times New Roman" w:hAnsi="Times New Roman" w:cs="Times New Roman"/>
          <w:b/>
          <w:bCs/>
          <w:sz w:val="24"/>
          <w:szCs w:val="24"/>
        </w:rPr>
        <w:fldChar w:fldCharType="begin"/>
      </w:r>
      <w:r w:rsidR="00C0626B">
        <w:rPr>
          <w:rFonts w:ascii="Times New Roman" w:hAnsi="Times New Roman" w:cs="Times New Roman"/>
          <w:b/>
          <w:bCs/>
          <w:sz w:val="24"/>
          <w:szCs w:val="24"/>
        </w:rPr>
        <w:instrText xml:space="preserve"> ADDIN ZOTERO_ITEM CSL_CITATION {"citationID":"peXowCNs","properties":{"formattedCitation":"(Patten, 1998)","plainCitation":"(Patten, 1998)","noteIndex":0},"citationItems":[{"id":92,"uris":["http://zotero.org/users/local/yyBX3i8n/items/WUD4PHED"],"itemData":{"id":92,"type":"article-journal","container-title":"Wetlands","DOI":"10.1007/BF03161668","ISSN":"0277-5212, 1943-6246","issue":"4","journalAbbreviation":"Wetlands","language":"en","license":"http://www.springer.com/tdm","page":"498-512","source":"DOI.org (Crossref)","title":"Riparian ecosytems of semi-arid North America: Diversity and human impacts","title-short":"Riparian ecosytems of semi-arid North America","volume":"18","author":[{"family":"Patten","given":"Duncan T."}],"issued":{"date-parts":[["1998",12]]}}}],"schema":"https://github.com/citation-style-language/schema/raw/master/csl-citation.json"} </w:instrText>
      </w:r>
      <w:r w:rsidR="00C0626B">
        <w:rPr>
          <w:rFonts w:ascii="Times New Roman" w:hAnsi="Times New Roman" w:cs="Times New Roman"/>
          <w:b/>
          <w:bCs/>
          <w:sz w:val="24"/>
          <w:szCs w:val="24"/>
        </w:rPr>
        <w:fldChar w:fldCharType="separate"/>
      </w:r>
      <w:r w:rsidR="00C0626B" w:rsidRPr="00C0626B">
        <w:rPr>
          <w:rFonts w:ascii="Times New Roman" w:hAnsi="Times New Roman" w:cs="Times New Roman"/>
          <w:sz w:val="24"/>
        </w:rPr>
        <w:t>(Patten, 1998)</w:t>
      </w:r>
      <w:r w:rsidR="00C0626B">
        <w:rPr>
          <w:rFonts w:ascii="Times New Roman" w:hAnsi="Times New Roman" w:cs="Times New Roman"/>
          <w:b/>
          <w:bCs/>
          <w:sz w:val="24"/>
          <w:szCs w:val="24"/>
        </w:rPr>
        <w:fldChar w:fldCharType="end"/>
      </w:r>
    </w:p>
    <w:p w14:paraId="6506A916" w14:textId="3D78FC69" w:rsidR="00A214EA" w:rsidRPr="002245EF" w:rsidRDefault="00A214EA" w:rsidP="00A214EA">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Riparian forest overview</w:t>
      </w:r>
    </w:p>
    <w:p w14:paraId="2B176D13" w14:textId="5CF771BC" w:rsidR="00A214EA" w:rsidRPr="002245EF" w:rsidRDefault="00A214EA" w:rsidP="00A214EA">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Fremont cottonwood </w:t>
      </w:r>
      <w:r w:rsidRPr="002245EF">
        <w:rPr>
          <w:rFonts w:ascii="Times New Roman" w:hAnsi="Times New Roman" w:cs="Times New Roman"/>
          <w:i/>
          <w:sz w:val="24"/>
          <w:szCs w:val="24"/>
        </w:rPr>
        <w:t xml:space="preserve">(Populus </w:t>
      </w:r>
      <w:proofErr w:type="spellStart"/>
      <w:r w:rsidRPr="002245EF">
        <w:rPr>
          <w:rFonts w:ascii="Times New Roman" w:hAnsi="Times New Roman" w:cs="Times New Roman"/>
          <w:i/>
          <w:sz w:val="24"/>
          <w:szCs w:val="24"/>
        </w:rPr>
        <w:t>fremontii</w:t>
      </w:r>
      <w:proofErr w:type="spellEnd"/>
      <w:r w:rsidRPr="002245EF">
        <w:rPr>
          <w:rFonts w:ascii="Times New Roman" w:hAnsi="Times New Roman" w:cs="Times New Roman"/>
          <w:sz w:val="24"/>
          <w:szCs w:val="24"/>
        </w:rPr>
        <w:t>) and Goodding’s willow (</w:t>
      </w:r>
      <w:r w:rsidRPr="002245EF">
        <w:rPr>
          <w:rFonts w:ascii="Times New Roman" w:hAnsi="Times New Roman" w:cs="Times New Roman"/>
          <w:i/>
          <w:sz w:val="24"/>
          <w:szCs w:val="24"/>
        </w:rPr>
        <w:t>Salix gooddingii</w:t>
      </w:r>
      <w:r w:rsidRPr="002245EF">
        <w:rPr>
          <w:rFonts w:ascii="Times New Roman" w:hAnsi="Times New Roman" w:cs="Times New Roman"/>
          <w:sz w:val="24"/>
          <w:szCs w:val="24"/>
        </w:rPr>
        <w:t xml:space="preserve">) are major components of riparian forests along the Verde River. </w:t>
      </w:r>
      <w:r>
        <w:rPr>
          <w:rFonts w:ascii="Times New Roman" w:hAnsi="Times New Roman" w:cs="Times New Roman"/>
          <w:sz w:val="24"/>
          <w:szCs w:val="24"/>
        </w:rPr>
        <w:t xml:space="preserve">Cottonwood-willow forests are rare in the Southwest but the Verde River offers one of the largest, contiguous </w:t>
      </w:r>
      <w:proofErr w:type="spellStart"/>
      <w:proofErr w:type="gramStart"/>
      <w:r>
        <w:rPr>
          <w:rFonts w:ascii="Times New Roman" w:hAnsi="Times New Roman" w:cs="Times New Roman"/>
          <w:sz w:val="24"/>
          <w:szCs w:val="24"/>
        </w:rPr>
        <w:t>stands.</w:t>
      </w:r>
      <w:r w:rsidRPr="002245EF">
        <w:rPr>
          <w:rFonts w:ascii="Times New Roman" w:hAnsi="Times New Roman" w:cs="Times New Roman"/>
          <w:sz w:val="24"/>
          <w:szCs w:val="24"/>
          <w:highlight w:val="yellow"/>
        </w:rPr>
        <w:t>FREMONT</w:t>
      </w:r>
      <w:proofErr w:type="spellEnd"/>
      <w:proofErr w:type="gramEnd"/>
      <w:r w:rsidRPr="002245EF">
        <w:rPr>
          <w:rFonts w:ascii="Times New Roman" w:hAnsi="Times New Roman" w:cs="Times New Roman"/>
          <w:sz w:val="24"/>
          <w:szCs w:val="24"/>
          <w:highlight w:val="yellow"/>
        </w:rPr>
        <w:t xml:space="preserve"> COTTONWOOD </w:t>
      </w:r>
      <w:commentRangeStart w:id="13"/>
      <w:r w:rsidRPr="002245EF">
        <w:rPr>
          <w:rFonts w:ascii="Times New Roman" w:hAnsi="Times New Roman" w:cs="Times New Roman"/>
          <w:sz w:val="24"/>
          <w:szCs w:val="24"/>
          <w:highlight w:val="yellow"/>
        </w:rPr>
        <w:t>IMPORTANCE</w:t>
      </w:r>
      <w:commentRangeEnd w:id="13"/>
      <w:r>
        <w:rPr>
          <w:rStyle w:val="CommentReference"/>
        </w:rPr>
        <w:commentReference w:id="13"/>
      </w:r>
    </w:p>
    <w:p w14:paraId="3CC04DEA" w14:textId="77777777" w:rsidR="00A214EA" w:rsidRPr="002245EF" w:rsidRDefault="00A214EA" w:rsidP="00A214EA">
      <w:pPr>
        <w:pStyle w:val="ListParagraph"/>
        <w:numPr>
          <w:ilvl w:val="0"/>
          <w:numId w:val="23"/>
        </w:num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One of Fremont cottonwoods most studied impacts is on bird habitat. </w:t>
      </w:r>
    </w:p>
    <w:p w14:paraId="6B77B534" w14:textId="6775CE66" w:rsidR="00C502E4" w:rsidRPr="005901E8" w:rsidRDefault="00C502E4" w:rsidP="005901E8">
      <w:pPr>
        <w:pStyle w:val="ListParagraph"/>
        <w:numPr>
          <w:ilvl w:val="1"/>
          <w:numId w:val="23"/>
        </w:numPr>
        <w:spacing w:line="480" w:lineRule="auto"/>
        <w:rPr>
          <w:rFonts w:ascii="Times New Roman" w:hAnsi="Times New Roman" w:cs="Times New Roman"/>
          <w:sz w:val="24"/>
          <w:szCs w:val="24"/>
        </w:rPr>
      </w:pPr>
      <w:r>
        <w:rPr>
          <w:rFonts w:ascii="Times New Roman" w:hAnsi="Times New Roman" w:cs="Times New Roman"/>
          <w:sz w:val="24"/>
          <w:szCs w:val="24"/>
        </w:rPr>
        <w:t xml:space="preserve">Older and mature forests are important habitat to </w:t>
      </w:r>
      <w:proofErr w:type="spellStart"/>
      <w:r w:rsidR="005901E8">
        <w:rPr>
          <w:rFonts w:ascii="Times New Roman" w:hAnsi="Times New Roman" w:cs="Times New Roman"/>
          <w:sz w:val="24"/>
          <w:szCs w:val="24"/>
        </w:rPr>
        <w:t>Neartic-Neotropic</w:t>
      </w:r>
      <w:proofErr w:type="spellEnd"/>
      <w:r w:rsidR="005901E8">
        <w:rPr>
          <w:rFonts w:ascii="Times New Roman" w:hAnsi="Times New Roman" w:cs="Times New Roman"/>
          <w:sz w:val="24"/>
          <w:szCs w:val="24"/>
        </w:rPr>
        <w:t xml:space="preserve"> migrants avian than </w:t>
      </w:r>
      <w:r w:rsidRPr="005901E8">
        <w:rPr>
          <w:rFonts w:ascii="Times New Roman" w:hAnsi="Times New Roman" w:cs="Times New Roman"/>
          <w:sz w:val="24"/>
          <w:szCs w:val="24"/>
        </w:rPr>
        <w:t>tamarisk</w:t>
      </w:r>
      <w:r w:rsidR="00C0626B">
        <w:rPr>
          <w:rFonts w:ascii="Times New Roman" w:hAnsi="Times New Roman" w:cs="Times New Roman"/>
          <w:sz w:val="24"/>
          <w:szCs w:val="24"/>
        </w:rPr>
        <w:t xml:space="preserve"> </w:t>
      </w:r>
      <w:r w:rsidR="00C0626B">
        <w:rPr>
          <w:rFonts w:ascii="Times New Roman" w:hAnsi="Times New Roman" w:cs="Times New Roman"/>
          <w:sz w:val="24"/>
          <w:szCs w:val="24"/>
        </w:rPr>
        <w:fldChar w:fldCharType="begin"/>
      </w:r>
      <w:r w:rsidR="00C0626B">
        <w:rPr>
          <w:rFonts w:ascii="Times New Roman" w:hAnsi="Times New Roman" w:cs="Times New Roman"/>
          <w:sz w:val="24"/>
          <w:szCs w:val="24"/>
        </w:rPr>
        <w:instrText xml:space="preserve"> ADDIN ZOTERO_ITEM CSL_CITATION {"citationID":"PVIVZbxZ","properties":{"formattedCitation":"(Keller &amp; Avery, 2014)","plainCitation":"(Keller &amp; Avery, 2014)","noteIndex":0},"citationItems":[{"id":91,"uris":["http://zotero.org/users/local/yyBX3i8n/items/ZSJRE2DB"],"itemData":{"id":91,"type":"article-journal","container-title":"The Southwestern Naturalist","DOI":"10.1894/F15-MLK-15.1","ISSN":"0038-4909, 1943-6262","issue":"2","journalAbbreviation":"The Southwestern Naturalist","language":"en","page":"263-271","source":"DOI.org (Crossref)","title":"Avian use of isolated cottonwood, tamarisk, and residential patches of habitat during migration on the high plains of New Mexico","volume":"59","author":[{"family":"Keller","given":"Gregory S."},{"family":"Avery","given":"Julian D."}],"issued":{"date-parts":[["2014",6]]}}}],"schema":"https://github.com/citation-style-language/schema/raw/master/csl-citation.json"} </w:instrText>
      </w:r>
      <w:r w:rsidR="00C0626B">
        <w:rPr>
          <w:rFonts w:ascii="Times New Roman" w:hAnsi="Times New Roman" w:cs="Times New Roman"/>
          <w:sz w:val="24"/>
          <w:szCs w:val="24"/>
        </w:rPr>
        <w:fldChar w:fldCharType="separate"/>
      </w:r>
      <w:r w:rsidR="00C0626B" w:rsidRPr="00C0626B">
        <w:rPr>
          <w:rFonts w:ascii="Times New Roman" w:hAnsi="Times New Roman" w:cs="Times New Roman"/>
          <w:sz w:val="24"/>
        </w:rPr>
        <w:t>(Keller &amp; Avery, 2014)</w:t>
      </w:r>
      <w:r w:rsidR="00C0626B">
        <w:rPr>
          <w:rFonts w:ascii="Times New Roman" w:hAnsi="Times New Roman" w:cs="Times New Roman"/>
          <w:sz w:val="24"/>
          <w:szCs w:val="24"/>
        </w:rPr>
        <w:fldChar w:fldCharType="end"/>
      </w:r>
    </w:p>
    <w:p w14:paraId="77B35126" w14:textId="0DECF0F5" w:rsidR="005E2653" w:rsidRPr="002245EF" w:rsidRDefault="005E2653" w:rsidP="005E2653">
      <w:pPr>
        <w:pStyle w:val="ListParagraph"/>
        <w:numPr>
          <w:ilvl w:val="0"/>
          <w:numId w:val="23"/>
        </w:numPr>
        <w:spacing w:line="480" w:lineRule="auto"/>
        <w:rPr>
          <w:rFonts w:ascii="Times New Roman" w:hAnsi="Times New Roman" w:cs="Times New Roman"/>
          <w:sz w:val="24"/>
          <w:szCs w:val="24"/>
        </w:rPr>
      </w:pPr>
      <w:r>
        <w:rPr>
          <w:rFonts w:ascii="Times New Roman" w:hAnsi="Times New Roman" w:cs="Times New Roman"/>
          <w:sz w:val="24"/>
          <w:szCs w:val="24"/>
        </w:rPr>
        <w:t>Phreatophytes</w:t>
      </w:r>
      <w:r w:rsidR="00C0626B">
        <w:rPr>
          <w:rFonts w:ascii="Times New Roman" w:hAnsi="Times New Roman" w:cs="Times New Roman"/>
          <w:sz w:val="24"/>
          <w:szCs w:val="24"/>
        </w:rPr>
        <w:t xml:space="preserve"> </w:t>
      </w:r>
      <w:r w:rsidR="00C0626B">
        <w:rPr>
          <w:rFonts w:ascii="Times New Roman" w:hAnsi="Times New Roman" w:cs="Times New Roman"/>
          <w:sz w:val="24"/>
          <w:szCs w:val="24"/>
        </w:rPr>
        <w:fldChar w:fldCharType="begin"/>
      </w:r>
      <w:r w:rsidR="00C0626B">
        <w:rPr>
          <w:rFonts w:ascii="Times New Roman" w:hAnsi="Times New Roman" w:cs="Times New Roman"/>
          <w:sz w:val="24"/>
          <w:szCs w:val="24"/>
        </w:rPr>
        <w:instrText xml:space="preserve"> ADDIN ZOTERO_ITEM CSL_CITATION {"citationID":"ojP8ESac","properties":{"formattedCitation":"(Busch et al., 1992)","plainCitation":"(Busch et al., 1992)","noteIndex":0},"citationItems":[{"id":90,"uris":["http://zotero.org/users/local/yyBX3i8n/items/LBTF334X"],"itemData":{"id":90,"type":"article-journal","abstract":"Alluvial forest associations are often dominated by woody phreatophytes, plants that are tightly linked to aquifers for water uptake. Anthropogenic hydrological alterations (e.g., water impoundment or diversion) are of clear importance to riparian ecosystem function. Because decreased frequency of flooding and depression of water tables may, in effect, sever riparian plants from their natural water sources, research was undertaken to determine water uptake patterns for the dominant native and introduced woody taxa of riparian plant communities of the southwestern United States. At floodplain study sites along the Bill Williams and lower Colorado Rivers (Arizona, USA), naturally occurring D and\n              1\n              8\n              O were used to distinguish among potential water sources. Isotopic ratios from potential uptake locations were compared to water extracted from the dominant woody taxa of the study area (Populus fremontii, Salix gooddingii, and Tamarix ramosissima) to elucidate patterns of water absorption. Isotopic composition of water obtained from sapwood cores did not differ significantly from heartwood or branch water, suggesting that heartwood water exchange, stem capacitance, and phloem sap mixing may be inconsequential in actively transpiring Salix and Populus. There was evidence for close hydrologic linkage of river, ground, and soil water during the early part of the growing season. Surface soils exhibited D enrichment due to cumulative exposure to evaporation as the growing season progressed. Isotopic ratios of water extracted from Populus and Salix did not exhibit isotopic enrichment and were not significantly different from groundwater or saturated soil water sources, indicating a phreatophytic uptake pattern. Associations of isotopic ratios with water relations parameters indicated high levels of canopy evaporation and possible use of moisture from unsaturated alluvial soils in addition to groundwater in Tamarix.","container-title":"Ecological Applications","DOI":"10.2307/1941880","ISSN":"1051-0761, 1939-5582","issue":"4","journalAbbreviation":"Ecological Applications","language":"en","license":"http://onlinelibrary.wiley.com/termsAndConditions#vor","page":"450-459","source":"DOI.org (Crossref)","title":"Water Uptake in Woody Riparian Phreatophytes of the Southwestern United States: A Stable Isotope Study","title-short":"Water Uptake in Woody Riparian Phreatophytes of the Southwestern United States","volume":"2","author":[{"family":"Busch","given":"David E."},{"family":"Ingraham","given":"Neil L."},{"family":"Smith","given":"Stanley D."}],"issued":{"date-parts":[["1992",11]]}}}],"schema":"https://github.com/citation-style-language/schema/raw/master/csl-citation.json"} </w:instrText>
      </w:r>
      <w:r w:rsidR="00C0626B">
        <w:rPr>
          <w:rFonts w:ascii="Times New Roman" w:hAnsi="Times New Roman" w:cs="Times New Roman"/>
          <w:sz w:val="24"/>
          <w:szCs w:val="24"/>
        </w:rPr>
        <w:fldChar w:fldCharType="separate"/>
      </w:r>
      <w:r w:rsidR="00C0626B" w:rsidRPr="00C0626B">
        <w:rPr>
          <w:rFonts w:ascii="Times New Roman" w:hAnsi="Times New Roman" w:cs="Times New Roman"/>
          <w:sz w:val="24"/>
        </w:rPr>
        <w:t>(Busch et al., 1992)</w:t>
      </w:r>
      <w:r w:rsidR="00C0626B">
        <w:rPr>
          <w:rFonts w:ascii="Times New Roman" w:hAnsi="Times New Roman" w:cs="Times New Roman"/>
          <w:sz w:val="24"/>
          <w:szCs w:val="24"/>
        </w:rPr>
        <w:fldChar w:fldCharType="end"/>
      </w:r>
    </w:p>
    <w:p w14:paraId="187B5BBC" w14:textId="77777777" w:rsidR="00A214EA" w:rsidRDefault="00A214EA" w:rsidP="00A214EA">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lastRenderedPageBreak/>
        <w:t>Stromberg (1993) describes Fremont cottonwood and Goodding willow ecology in Arizona. Fremont cottonwoods are pioneer species, rely</w:t>
      </w:r>
      <w:r>
        <w:rPr>
          <w:rFonts w:ascii="Times New Roman" w:hAnsi="Times New Roman" w:cs="Times New Roman"/>
          <w:sz w:val="24"/>
          <w:szCs w:val="24"/>
        </w:rPr>
        <w:t>ing</w:t>
      </w:r>
      <w:r w:rsidRPr="002245EF">
        <w:rPr>
          <w:rFonts w:ascii="Times New Roman" w:hAnsi="Times New Roman" w:cs="Times New Roman"/>
          <w:sz w:val="24"/>
          <w:szCs w:val="24"/>
        </w:rPr>
        <w:t xml:space="preserve"> on disturbance and large amounts of seeds for sexual establishment. Both species produce large numbers (up to 25 million on mature</w:t>
      </w:r>
      <w:r>
        <w:rPr>
          <w:rFonts w:ascii="Times New Roman" w:hAnsi="Times New Roman" w:cs="Times New Roman"/>
          <w:sz w:val="24"/>
          <w:szCs w:val="24"/>
        </w:rPr>
        <w:t>, female</w:t>
      </w:r>
      <w:r w:rsidRPr="002245EF">
        <w:rPr>
          <w:rFonts w:ascii="Times New Roman" w:hAnsi="Times New Roman" w:cs="Times New Roman"/>
          <w:sz w:val="24"/>
          <w:szCs w:val="24"/>
        </w:rPr>
        <w:t xml:space="preserve"> trees) of seeds each spring. The seeds are small and have “tufts'' that are designed for long distance wind and water dispersal. Seeds are released in early spring as winter floods recede. This allows the seeds to be deposited on bare, moist mineral soil scoured and deposited by high winter flows. </w:t>
      </w:r>
    </w:p>
    <w:p w14:paraId="701977E8" w14:textId="62BEDBA5" w:rsidR="00E871C0" w:rsidRDefault="00A214EA" w:rsidP="00E871C0">
      <w:pPr>
        <w:tabs>
          <w:tab w:val="left" w:pos="5445"/>
        </w:tabs>
        <w:spacing w:line="480" w:lineRule="auto"/>
        <w:rPr>
          <w:rFonts w:ascii="Times New Roman" w:hAnsi="Times New Roman" w:cs="Times New Roman"/>
          <w:sz w:val="24"/>
          <w:szCs w:val="24"/>
        </w:rPr>
      </w:pPr>
      <w:r w:rsidRPr="00D75EBC">
        <w:rPr>
          <w:rFonts w:ascii="Times New Roman" w:hAnsi="Times New Roman" w:cs="Times New Roman"/>
          <w:sz w:val="24"/>
          <w:szCs w:val="24"/>
          <w:highlight w:val="yellow"/>
        </w:rPr>
        <w:t>-Factors that impact cottonwood establishment</w:t>
      </w:r>
    </w:p>
    <w:p w14:paraId="432A412A" w14:textId="6A6CE907" w:rsidR="00E871C0" w:rsidRPr="00B816D7" w:rsidRDefault="00DA2844" w:rsidP="00B816D7">
      <w:pPr>
        <w:tabs>
          <w:tab w:val="left" w:pos="5445"/>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0626B">
        <w:rPr>
          <w:rFonts w:ascii="Times New Roman" w:hAnsi="Times New Roman" w:cs="Times New Roman"/>
          <w:sz w:val="24"/>
          <w:szCs w:val="24"/>
        </w:rPr>
        <w:t>Cottonwood seedlings are governed by a variety of abiotic and biotic impacts.</w:t>
      </w:r>
      <w:r w:rsidR="00B816D7">
        <w:rPr>
          <w:rFonts w:ascii="Times New Roman" w:hAnsi="Times New Roman" w:cs="Times New Roman"/>
          <w:sz w:val="24"/>
          <w:szCs w:val="24"/>
        </w:rPr>
        <w:t xml:space="preserve"> Timing and magnitude of flooding impacts cottonwood seedling germination and regeneration.</w:t>
      </w:r>
      <w:r w:rsidR="00C0626B">
        <w:rPr>
          <w:rFonts w:ascii="Times New Roman" w:hAnsi="Times New Roman" w:cs="Times New Roman"/>
          <w:sz w:val="24"/>
          <w:szCs w:val="24"/>
        </w:rPr>
        <w:t xml:space="preserve"> </w:t>
      </w:r>
      <w:r>
        <w:rPr>
          <w:rFonts w:ascii="Times New Roman" w:hAnsi="Times New Roman" w:cs="Times New Roman"/>
          <w:sz w:val="24"/>
          <w:szCs w:val="24"/>
        </w:rPr>
        <w:t xml:space="preserve">Fremont cottonwoods are phreatophytes, meaning they derive most of their water from groundwater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{"citationID":"h3t2pltF","properties":{"formattedCitation":"(Busch et al., 1992)","plainCitation":"(Busch et al., 1992)","noteIndex":0},"citationItems":[{"id":90,"uris":["http://zotero.org/users/local/yyBX3i8n/items/LBTF334X"],"itemData":{"id":90,"type":"article-journal","abstract":"Alluvial forest associations are often dominated by woody phreatophytes, plants that are tightly linked to aquifers for water uptake. Anthropogenic hydrological alterations (e.g., water impoundment or diversion) are of clear importance to riparian ecosystem function. Because decreased frequency of flooding and depression of water tables may, in effect, sever riparian plants from their natural water sources, research was undertaken to determine water uptake patterns for the dominant native and introduced woody taxa of riparian plant communities of the southwestern United States. At floodplain study sites along the Bill Williams and lower Colorado Rivers (Arizona, USA), naturally occurring D and\n              1\n              8\n              O were used to distinguish among potential water sources. Isotopic ratios from potential uptake locations were compared to water extracted from the dominant woody taxa of the study area (Populus fremontii, Salix gooddingii, and Tamarix ramosissima) to elucidate patterns of water absorption. Isotopic composition of water obtained from sapwood cores did not differ significantly from heartwood or branch water, suggesting that heartwood water exchange, stem capacitance, and phloem sap mixing may be inconsequential in actively transpiring Salix and Populus. There was evidence for close hydrologic linkage of river, ground, and soil water during the early part of the growing season. Surface soils exhibited D enrichment due to cumulative exposure to evaporation as the growing season progressed. Isotopic ratios of water extracted from Populus and Salix did not exhibit isotopic enrichment and were not significantly different from groundwater or saturated soil water sources, indicating a phreatophytic uptake pattern. Associations of isotopic ratios with water relations parameters indicated high levels of canopy evaporation and possible use of moisture from unsaturated alluvial soils in addition to groundwater in Tamarix.","container-title":"Ecological Applications","DOI":"10.2307/1941880","ISSN":"1051-0761, 1939-5582","issue":"4","journalAbbreviation":"Ecological Applications","language":"en","license":"http://onlinelibrary.wiley.com/termsAndConditions#vor","page":"450-459","source":"DOI.org (Crossref)","title":"Water Uptake in Woody Riparian Phreatophytes of the Southwestern United States: A Stable Isotope Study","title-short":"Water Uptake in Woody Riparian Phreatophytes of the Southwestern United States","volume":"2","author":[{"family":"Busch","given":"David E."},{"family":"Ingraham","given":"Neil L."},{"family":"Smith","given":"Stanley D."}],"issued":{"date-parts":[["1992",11]]}}}],"schema":"https://github.com/citation-style-language/schema/raw/master/csl-citation.json"} </w:instrText>
      </w:r>
      <w:r>
        <w:rPr>
          <w:rFonts w:ascii="Times New Roman" w:hAnsi="Times New Roman" w:cs="Times New Roman"/>
          <w:sz w:val="24"/>
          <w:szCs w:val="24"/>
        </w:rPr>
        <w:fldChar w:fldCharType="separate"/>
      </w:r>
      <w:r w:rsidRPr="00DA2844">
        <w:rPr>
          <w:rFonts w:ascii="Times New Roman" w:hAnsi="Times New Roman" w:cs="Times New Roman"/>
          <w:sz w:val="24"/>
        </w:rPr>
        <w:t>(Busch et al., 1992)</w:t>
      </w:r>
      <w:r>
        <w:rPr>
          <w:rFonts w:ascii="Times New Roman" w:hAnsi="Times New Roman" w:cs="Times New Roman"/>
          <w:sz w:val="24"/>
          <w:szCs w:val="24"/>
        </w:rPr>
        <w:fldChar w:fldCharType="end"/>
      </w:r>
      <w:r>
        <w:rPr>
          <w:rFonts w:ascii="Times New Roman" w:hAnsi="Times New Roman" w:cs="Times New Roman"/>
          <w:sz w:val="24"/>
          <w:szCs w:val="24"/>
        </w:rPr>
        <w:t xml:space="preserve">. This makes their seedlings sensitive to changes in groundwater depth. Groundwater levels cannot drop too quickly or else seedlings will become isolated from water and </w:t>
      </w:r>
      <w:r w:rsidR="00B816D7">
        <w:rPr>
          <w:rFonts w:ascii="Times New Roman" w:hAnsi="Times New Roman" w:cs="Times New Roman"/>
          <w:sz w:val="24"/>
          <w:szCs w:val="24"/>
        </w:rPr>
        <w:t>desiccate</w:t>
      </w:r>
      <w:r>
        <w:rPr>
          <w:rFonts w:ascii="Times New Roman" w:hAnsi="Times New Roman" w:cs="Times New Roman"/>
          <w:sz w:val="24"/>
          <w:szCs w:val="24"/>
        </w:rPr>
        <w:t>.</w:t>
      </w:r>
      <w:r w:rsidRPr="00DA2844">
        <w:rPr>
          <w:rFonts w:ascii="Times New Roman" w:hAnsi="Times New Roman" w:cs="Times New Roman"/>
          <w:sz w:val="24"/>
          <w:szCs w:val="24"/>
        </w:rPr>
        <w:t xml:space="preserve"> </w:t>
      </w:r>
      <w:r w:rsidR="00673032" w:rsidRPr="00DA2844">
        <w:rPr>
          <w:rFonts w:ascii="Times New Roman" w:hAnsi="Times New Roman" w:cs="Times New Roman"/>
          <w:sz w:val="24"/>
          <w:szCs w:val="24"/>
        </w:rPr>
        <w:fldChar w:fldCharType="begin"/>
      </w:r>
      <w:r w:rsidR="00B816D7">
        <w:rPr>
          <w:rFonts w:ascii="Times New Roman" w:hAnsi="Times New Roman" w:cs="Times New Roman"/>
          <w:sz w:val="24"/>
          <w:szCs w:val="24"/>
        </w:rPr>
        <w:instrText xml:space="preserve"> ADDIN ZOTERO_ITEM CSL_CITATION {"citationID":"8cObFZax","properties":{"formattedCitation":"(Amlin &amp; Rood, 2002; Mahoney &amp; Rood, 1998; Segelquist et al., 1993)","plainCitation":"(Amlin &amp; Rood, 2002; Mahoney &amp; Rood, 1998; Segelquist et al., 1993)","noteIndex":0},"citationItems":[{"id":78,"uris":["http://zotero.org/users/local/yyBX3i8n/items/REFZAPLV"],"itemData":{"id":78,"type":"article-journal","container-title":"Wetlands","DOI":"10.1672/0277-5212(2002)022[0338:CTORWA]2.0.CO;2","ISSN":"0277-5212, 1943-6246","issue":"2","journalAbbreviation":"Wetlands","language":"en","page":"338-346","source":"DOI.org (Crossref)","title":"Comparative tolerances of riparian willows and cottonwoods to water-table decline","volume":"22","author":[{"family":"Amlin","given":"Nadine M."},{"family":"Rood","given":"Stewart B."}],"issued":{"date-parts":[["2002",6]]}}},{"id":93,"uris":["http://zotero.org/users/local/yyBX3i8n/items/8NYBQNQ5"],"itemData":{"id":93,"type":"article-journal","container-title":"Wetlands","DOI":"10.1007/BF03161678","ISSN":"0277-5212, 1943-6246","issue":"4","journalAbbreviation":"Wetlands","language":"en","license":"http://www.springer.com/tdm","page":"634-645","source":"DOI.org (Crossref)","title":"Streamflow requirements for cottonwood seedling recruitment—An integrative model","volume":"18","author":[{"family":"Mahoney","given":"John M."},{"family":"Rood","given":"Stewart B."}],"issued":{"date-parts":[["1998",12]]}}},{"id":77,"uris":["http://zotero.org/users/local/yyBX3i8n/items/LDX8V3I7"],"itemData":{"id":77,"type":"article-journal","container-title":"American Midland Naturalist","DOI":"10.2307/2426127","ISSN":"00030031","issue":"2","journalAbbreviation":"American Midland Naturalist","page":"274","source":"DOI.org (Crossref)","title":"Establishment of Populus deltoides Under Simulated Alluvial Groundwater Declines","volume":"130","author":[{"family":"Segelquist","given":"Charles A."},{"family":"Scott","given":"Michael L."},{"family":"Auble","given":"Gregor T."}],"issued":{"date-parts":[["1993",10]]}}}],"schema":"https://github.com/citation-style-language/schema/raw/master/csl-citation.json"} </w:instrText>
      </w:r>
      <w:r w:rsidR="00673032" w:rsidRPr="00DA2844">
        <w:rPr>
          <w:rFonts w:ascii="Times New Roman" w:hAnsi="Times New Roman" w:cs="Times New Roman"/>
          <w:sz w:val="24"/>
          <w:szCs w:val="24"/>
        </w:rPr>
        <w:fldChar w:fldCharType="separate"/>
      </w:r>
      <w:r w:rsidR="00B816D7" w:rsidRPr="00B816D7">
        <w:rPr>
          <w:rFonts w:ascii="Times New Roman" w:hAnsi="Times New Roman" w:cs="Times New Roman"/>
          <w:sz w:val="24"/>
        </w:rPr>
        <w:t xml:space="preserve">(Amlin &amp; Rood, 2002; Mahoney &amp; Rood, 1998; </w:t>
      </w:r>
      <w:proofErr w:type="spellStart"/>
      <w:r w:rsidR="00B816D7" w:rsidRPr="00B816D7">
        <w:rPr>
          <w:rFonts w:ascii="Times New Roman" w:hAnsi="Times New Roman" w:cs="Times New Roman"/>
          <w:sz w:val="24"/>
        </w:rPr>
        <w:t>Segelquist</w:t>
      </w:r>
      <w:proofErr w:type="spellEnd"/>
      <w:r w:rsidR="00B816D7" w:rsidRPr="00B816D7">
        <w:rPr>
          <w:rFonts w:ascii="Times New Roman" w:hAnsi="Times New Roman" w:cs="Times New Roman"/>
          <w:sz w:val="24"/>
        </w:rPr>
        <w:t xml:space="preserve"> et al., 1993)</w:t>
      </w:r>
      <w:r w:rsidR="00673032" w:rsidRPr="00DA2844">
        <w:rPr>
          <w:rFonts w:ascii="Times New Roman" w:hAnsi="Times New Roman" w:cs="Times New Roman"/>
          <w:sz w:val="24"/>
          <w:szCs w:val="24"/>
        </w:rPr>
        <w:fldChar w:fldCharType="end"/>
      </w:r>
      <w:r>
        <w:rPr>
          <w:rFonts w:ascii="Times New Roman" w:hAnsi="Times New Roman" w:cs="Times New Roman"/>
          <w:sz w:val="24"/>
          <w:szCs w:val="24"/>
        </w:rPr>
        <w:t xml:space="preserve">. </w:t>
      </w:r>
      <w:r w:rsidR="00B816D7" w:rsidRPr="00581ABD">
        <w:rPr>
          <w:rFonts w:ascii="Times New Roman" w:hAnsi="Times New Roman" w:cs="Times New Roman"/>
          <w:sz w:val="24"/>
          <w:szCs w:val="24"/>
        </w:rPr>
        <w:t xml:space="preserve">Inundation time and temperature were also impactful for seedling survivorship. Cooler temperatures and seedling inundation of two weeks or less was found to be ideal for seedling survival </w:t>
      </w:r>
      <w:r w:rsidR="00B816D7" w:rsidRPr="00581ABD">
        <w:rPr>
          <w:rFonts w:ascii="Times New Roman" w:hAnsi="Times New Roman" w:cs="Times New Roman"/>
          <w:sz w:val="24"/>
          <w:szCs w:val="24"/>
        </w:rPr>
        <w:fldChar w:fldCharType="begin"/>
      </w:r>
      <w:r w:rsidR="00B816D7" w:rsidRPr="00581ABD">
        <w:rPr>
          <w:rFonts w:ascii="Times New Roman" w:hAnsi="Times New Roman" w:cs="Times New Roman"/>
          <w:sz w:val="24"/>
          <w:szCs w:val="24"/>
        </w:rPr>
        <w:instrText xml:space="preserve"> ADDIN ZOTERO_ITEM CSL_CITATION {"citationID":"bhgnWPhP","properties":{"formattedCitation":"(Auchincloss et al., 2012)","plainCitation":"(Auchincloss et al., 2012)","noteIndex":0},"citationItems":[{"id":80,"uris":["http://zotero.org/users/local/yyBX3i8n/items/E98IM2U6"],"itemData":{"id":80,"type":"article-journal","container-title":"Western North American Naturalist","DOI":"10.3398/064.072.0306","ISSN":"1527-0904, 1944-8341","issue":"3","journalAbbreviation":"Western North American Naturalist","language":"en","page":"323-333","source":"DOI.org (Crossref)","title":"Inundation Depth, Duration, and Temperature Influence Fremont Cottonwood ( &lt;i&gt;Populus fremontii&lt;/i&gt; ) Seedling Growth and Survival","volume":"72","author":[{"family":"Auchincloss","given":"L.C."},{"family":"Richards","given":"J.H."},{"family":"Young","given":"C.A."},{"family":"Tansey","given":"M.K."}],"issued":{"date-parts":[["2012",11]]}}}],"schema":"https://github.com/citation-style-language/schema/raw/master/csl-citation.json"} </w:instrText>
      </w:r>
      <w:r w:rsidR="00B816D7" w:rsidRPr="00581ABD">
        <w:rPr>
          <w:rFonts w:ascii="Times New Roman" w:hAnsi="Times New Roman" w:cs="Times New Roman"/>
          <w:sz w:val="24"/>
          <w:szCs w:val="24"/>
        </w:rPr>
        <w:fldChar w:fldCharType="separate"/>
      </w:r>
      <w:r w:rsidR="00B816D7" w:rsidRPr="00581ABD">
        <w:rPr>
          <w:rFonts w:ascii="Times New Roman" w:hAnsi="Times New Roman" w:cs="Times New Roman"/>
          <w:sz w:val="24"/>
        </w:rPr>
        <w:t>(Auchincloss et al., 2012)</w:t>
      </w:r>
      <w:r w:rsidR="00B816D7" w:rsidRPr="00581ABD">
        <w:rPr>
          <w:rFonts w:ascii="Times New Roman" w:hAnsi="Times New Roman" w:cs="Times New Roman"/>
          <w:sz w:val="24"/>
          <w:szCs w:val="24"/>
        </w:rPr>
        <w:fldChar w:fldCharType="end"/>
      </w:r>
      <w:r w:rsidR="00B816D7" w:rsidRPr="00581ABD">
        <w:rPr>
          <w:rFonts w:ascii="Times New Roman" w:hAnsi="Times New Roman" w:cs="Times New Roman"/>
          <w:sz w:val="24"/>
          <w:szCs w:val="24"/>
        </w:rPr>
        <w:t>.</w:t>
      </w:r>
      <w:r w:rsidR="00581ABD">
        <w:rPr>
          <w:rFonts w:ascii="Times New Roman" w:hAnsi="Times New Roman" w:cs="Times New Roman"/>
          <w:sz w:val="24"/>
          <w:szCs w:val="24"/>
        </w:rPr>
        <w:t>Cottonwood seedlings further apart from each other (at least 15cm) were found to have higher rates of survival</w:t>
      </w:r>
      <w:r w:rsidR="00673032" w:rsidRPr="00581ABD">
        <w:rPr>
          <w:rFonts w:ascii="Times New Roman" w:hAnsi="Times New Roman" w:cs="Times New Roman"/>
          <w:sz w:val="24"/>
          <w:szCs w:val="24"/>
        </w:rPr>
        <w:t xml:space="preserve"> </w:t>
      </w:r>
      <w:r w:rsidR="00673032" w:rsidRPr="00581ABD">
        <w:rPr>
          <w:rFonts w:ascii="Times New Roman" w:hAnsi="Times New Roman" w:cs="Times New Roman"/>
          <w:sz w:val="24"/>
          <w:szCs w:val="24"/>
        </w:rPr>
        <w:fldChar w:fldCharType="begin"/>
      </w:r>
      <w:r w:rsidR="00673032" w:rsidRPr="00581ABD">
        <w:rPr>
          <w:rFonts w:ascii="Times New Roman" w:hAnsi="Times New Roman" w:cs="Times New Roman"/>
          <w:sz w:val="24"/>
          <w:szCs w:val="24"/>
        </w:rPr>
        <w:instrText xml:space="preserve"> ADDIN ZOTERO_ITEM CSL_CITATION {"citationID":"R9pRrp95","properties":{"formattedCitation":"(Bhattacharjee et al., 2010)","plainCitation":"(Bhattacharjee et al., 2010)","noteIndex":0},"citationItems":[{"id":79,"uris":["http://zotero.org/users/local/yyBX3i8n/items/IZA3SC8Q"],"itemData":{"id":79,"type":"article-journal","container-title":"Journal of Arid Environments","DOI":"10.1016/j.jaridenv.2010.03.006","ISSN":"01401963","issue":"9","journalAbbreviation":"Journal of Arid Environments","language":"en","license":"https://www.elsevier.com/tdm/userlicense/1.0/","page":"1018-1023","source":"DOI.org (Crossref)","title":"Optimum seedling productivity in cottonwoods: A function of neighbor distance","title-short":"Optimum seedling productivity in cottonwoods","volume":"74","author":[{"family":"Bhattacharjee","given":"Joydeep"},{"family":"Taylor","given":"John P."},{"family":"Smith","given":"Loren M."}],"issued":{"date-parts":[["2010",9]]}}}],"schema":"https://github.com/citation-style-language/schema/raw/master/csl-citation.json"} </w:instrText>
      </w:r>
      <w:r w:rsidR="00673032" w:rsidRPr="00581ABD">
        <w:rPr>
          <w:rFonts w:ascii="Times New Roman" w:hAnsi="Times New Roman" w:cs="Times New Roman"/>
          <w:sz w:val="24"/>
          <w:szCs w:val="24"/>
        </w:rPr>
        <w:fldChar w:fldCharType="separate"/>
      </w:r>
      <w:r w:rsidR="00673032" w:rsidRPr="00581ABD">
        <w:rPr>
          <w:rFonts w:ascii="Times New Roman" w:hAnsi="Times New Roman" w:cs="Times New Roman"/>
          <w:sz w:val="24"/>
        </w:rPr>
        <w:t>(Bhattacharjee et al., 2010)</w:t>
      </w:r>
      <w:r w:rsidR="00673032" w:rsidRPr="00581ABD">
        <w:rPr>
          <w:rFonts w:ascii="Times New Roman" w:hAnsi="Times New Roman" w:cs="Times New Roman"/>
          <w:sz w:val="24"/>
          <w:szCs w:val="24"/>
        </w:rPr>
        <w:fldChar w:fldCharType="end"/>
      </w:r>
      <w:r w:rsidR="00581ABD">
        <w:rPr>
          <w:rFonts w:ascii="Times New Roman" w:hAnsi="Times New Roman" w:cs="Times New Roman"/>
          <w:sz w:val="24"/>
          <w:szCs w:val="24"/>
        </w:rPr>
        <w:t xml:space="preserve">. </w:t>
      </w:r>
      <w:r w:rsidR="005E2653" w:rsidRPr="00B816D7">
        <w:rPr>
          <w:rFonts w:ascii="Times New Roman" w:hAnsi="Times New Roman" w:cs="Times New Roman"/>
          <w:sz w:val="24"/>
          <w:szCs w:val="24"/>
        </w:rPr>
        <w:t xml:space="preserve">Cottonwood seedlings are also able to </w:t>
      </w:r>
      <w:r w:rsidR="00B816D7" w:rsidRPr="00B816D7">
        <w:rPr>
          <w:rFonts w:ascii="Times New Roman" w:hAnsi="Times New Roman" w:cs="Times New Roman"/>
          <w:sz w:val="24"/>
          <w:szCs w:val="24"/>
        </w:rPr>
        <w:t>withstand, and in some cases, outcompete invasive species such as tamarisk.</w:t>
      </w:r>
      <w:r w:rsidR="00673032" w:rsidRPr="00B816D7">
        <w:rPr>
          <w:rFonts w:ascii="Times New Roman" w:hAnsi="Times New Roman" w:cs="Times New Roman"/>
          <w:sz w:val="24"/>
          <w:szCs w:val="24"/>
        </w:rPr>
        <w:fldChar w:fldCharType="begin"/>
      </w:r>
      <w:r w:rsidR="00D87C17">
        <w:rPr>
          <w:rFonts w:ascii="Times New Roman" w:hAnsi="Times New Roman" w:cs="Times New Roman"/>
          <w:sz w:val="24"/>
          <w:szCs w:val="24"/>
        </w:rPr>
        <w:instrText xml:space="preserve"> ADDIN ZOTERO_ITEM CSL_CITATION {"citationID":"JI8pYLT0","properties":{"formattedCitation":"(Bhattacharjee et al., 2009; Sher et al., 2002)","plainCitation":"(Bhattacharjee et al., 2009; Sher et al., 2002)","noteIndex":0},"citationItems":[{"id":94,"uris":["http://zotero.org/users/local/yyBX3i8n/items/VFX635JV"],"itemData":{"id":94,"type":"article-journal","container-title":"Biological Invasions","DOI":"10.1007/s10530-008-9357-4","ISSN":"1387-3547, 1573-1464","issue":"8","journalAbbreviation":"Biol Invasions","language":"en","license":"https://creativecommons.org/licenses/by-nc/2.0","page":"1777-1787","source":"DOI.org (Crossref)","title":"Seedling competition between native cottonwood and exotic saltcedar: implications for restoration","title-short":"Seedling competition between native cottonwood and exotic saltcedar","volume":"11","author":[{"family":"Bhattacharjee","given":"Joydeep"},{"family":"Taylor","given":"John P."},{"family":"Smith","given":"Loren M."},{"family":"Haukos","given":"David A."}],"issued":{"date-parts":[["2009",10]]}}},{"id":81,"uris":["http://zotero.org/users/local/yyBX3i8n/items/HWUN4HNE"],"itemData":{"id":81,"type":"article-journal","container-title":"Ecological Applications","DOI":"10.1890/1051-0761(2002)012[0760:EPONPA]2.0.CO;2","ISSN":"1051-0761","issue":"3","journalAbbreviation":"Ecological Applications","language":"en","license":"http://doi.wiley.com/10.1002/tdm_license_1.1","page":"760-772","source":"DOI.org (Crossref)","title":"ESTABLISHMENT PATTERNS OF NATIVE POPULUS AND SALIX IN THE PRESENCE OF INVASIVE NONNATIVE TAMARIX","volume":"12","author":[{"family":"Sher","given":"Anna A."},{"family":"Marshall","given":"Diane L."},{"family":"Taylor","given":"John P."}],"issued":{"date-parts":[["2002",6]]}}}],"schema":"https://github.com/citation-style-language/schema/raw/master/csl-citation.json"} </w:instrText>
      </w:r>
      <w:r w:rsidR="00673032" w:rsidRPr="00B816D7">
        <w:rPr>
          <w:rFonts w:ascii="Times New Roman" w:hAnsi="Times New Roman" w:cs="Times New Roman"/>
          <w:sz w:val="24"/>
          <w:szCs w:val="24"/>
        </w:rPr>
        <w:fldChar w:fldCharType="separate"/>
      </w:r>
      <w:r w:rsidR="00D87C17" w:rsidRPr="00D87C17">
        <w:rPr>
          <w:rFonts w:ascii="Times New Roman" w:hAnsi="Times New Roman" w:cs="Times New Roman"/>
          <w:sz w:val="24"/>
        </w:rPr>
        <w:t>(Bhattacharjee et al., 2009; Sher et al., 2002)</w:t>
      </w:r>
      <w:r w:rsidR="00673032" w:rsidRPr="00B816D7">
        <w:rPr>
          <w:rFonts w:ascii="Times New Roman" w:hAnsi="Times New Roman" w:cs="Times New Roman"/>
          <w:sz w:val="24"/>
          <w:szCs w:val="24"/>
        </w:rPr>
        <w:fldChar w:fldCharType="end"/>
      </w:r>
    </w:p>
    <w:p w14:paraId="3B2B92F8" w14:textId="77777777" w:rsidR="005E2653" w:rsidRPr="00E871C0" w:rsidRDefault="005E2653" w:rsidP="00E871C0">
      <w:pPr>
        <w:pStyle w:val="ListParagraph"/>
        <w:numPr>
          <w:ilvl w:val="0"/>
          <w:numId w:val="23"/>
        </w:numPr>
        <w:tabs>
          <w:tab w:val="left" w:pos="5445"/>
        </w:tabs>
        <w:spacing w:line="480" w:lineRule="auto"/>
        <w:rPr>
          <w:rFonts w:ascii="Times New Roman" w:hAnsi="Times New Roman" w:cs="Times New Roman"/>
          <w:sz w:val="24"/>
          <w:szCs w:val="24"/>
        </w:rPr>
      </w:pPr>
    </w:p>
    <w:p w14:paraId="7FDD3800" w14:textId="622E6806" w:rsidR="00A214EA" w:rsidRDefault="00A214EA" w:rsidP="00A214EA">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Regeneration of Fremont cottonwood and Goodding willow occurs sporadically in Arizona. A study in Southern Arizona showed that regeneration occurred only about every </w:t>
      </w:r>
      <w:r w:rsidRPr="002245EF">
        <w:rPr>
          <w:rFonts w:ascii="Times New Roman" w:hAnsi="Times New Roman" w:cs="Times New Roman"/>
          <w:sz w:val="24"/>
          <w:szCs w:val="24"/>
        </w:rPr>
        <w:lastRenderedPageBreak/>
        <w:t xml:space="preserve">decade and was dependent on strong winter floods to scour vegetation and deposit fine alluvial soils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{"citationID":"qEd9Meav","properties":{"formattedCitation":"(Cooper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(Cooper et al. 1999; Stromberg, 1997)</w:t>
      </w:r>
      <w:r w:rsidRPr="002245EF">
        <w:rPr>
          <w:rFonts w:ascii="Times New Roman" w:hAnsi="Times New Roman" w:cs="Times New Roman"/>
          <w:sz w:val="24"/>
          <w:szCs w:val="24"/>
        </w:rPr>
        <w:fldChar w:fldCharType="end"/>
      </w:r>
      <w:ins w:id="14" w:author="D.Merritt" w:date="2025-03-16T12:57:00Z">
        <w:r w:rsidRPr="002245EF">
          <w:rPr>
            <w:rFonts w:ascii="Times New Roman" w:hAnsi="Times New Roman" w:cs="Times New Roman"/>
            <w:sz w:val="24"/>
            <w:szCs w:val="24"/>
          </w:rPr>
          <w:t>.</w:t>
        </w:r>
      </w:ins>
      <w:del w:id="15" w:author="D.Merritt" w:date="2025-03-16T12:57:00Z">
        <w:r w:rsidRPr="002245EF">
          <w:rPr>
            <w:rFonts w:ascii="Times New Roman" w:hAnsi="Times New Roman" w:cs="Times New Roman"/>
            <w:sz w:val="24"/>
            <w:szCs w:val="24"/>
          </w:rPr>
          <w:delText>.</w:delText>
        </w:r>
      </w:del>
      <w:r w:rsidRPr="002245EF">
        <w:rPr>
          <w:rFonts w:ascii="Times New Roman" w:hAnsi="Times New Roman" w:cs="Times New Roman"/>
          <w:sz w:val="24"/>
          <w:szCs w:val="24"/>
        </w:rPr>
        <w:t xml:space="preserve"> Because most of the Verde River is unregulated and largely free-flowing, native species still dominate riparian areas.  </w:t>
      </w:r>
      <w:commentRangeStart w:id="16"/>
      <w:r w:rsidRPr="002245EF">
        <w:rPr>
          <w:rFonts w:ascii="Times New Roman" w:hAnsi="Times New Roman" w:cs="Times New Roman"/>
          <w:sz w:val="24"/>
          <w:szCs w:val="24"/>
        </w:rPr>
        <w:t xml:space="preserve">Age class </w:t>
      </w:r>
      <w:commentRangeEnd w:id="16"/>
      <w:r>
        <w:rPr>
          <w:rStyle w:val="CommentReference"/>
        </w:rPr>
        <w:commentReference w:id="16"/>
      </w:r>
      <w:r w:rsidRPr="002245EF">
        <w:rPr>
          <w:rFonts w:ascii="Times New Roman" w:hAnsi="Times New Roman" w:cs="Times New Roman"/>
          <w:sz w:val="24"/>
          <w:szCs w:val="24"/>
        </w:rPr>
        <w:t xml:space="preserve">structure is very diverse among riparian trees along the Verde River. Stands of Fremont cottonwood and Goodding’s willow often occur in spatially separate, but same age cohorts with younger stands closer to the active channel and older stands extending up to 200 meters away (Stromberg, 1993). </w:t>
      </w:r>
    </w:p>
    <w:p w14:paraId="0310B4F1" w14:textId="0F744804" w:rsidR="005E2653" w:rsidRDefault="005E2653" w:rsidP="00A214EA">
      <w:pPr>
        <w:spacing w:line="480" w:lineRule="auto"/>
        <w:ind w:firstLine="720"/>
        <w:rPr>
          <w:rFonts w:ascii="Times New Roman" w:hAnsi="Times New Roman" w:cs="Times New Roman"/>
          <w:sz w:val="24"/>
          <w:szCs w:val="24"/>
        </w:rPr>
      </w:pPr>
      <w:r>
        <w:rPr>
          <w:rFonts w:ascii="Times New Roman" w:hAnsi="Times New Roman" w:cs="Times New Roman"/>
          <w:sz w:val="24"/>
          <w:szCs w:val="24"/>
        </w:rPr>
        <w:t>Threats</w:t>
      </w:r>
    </w:p>
    <w:p w14:paraId="13E4BE1D" w14:textId="0AB01EE2" w:rsidR="00581ABD" w:rsidRDefault="00581ABD" w:rsidP="00A214EA">
      <w:pPr>
        <w:spacing w:line="480" w:lineRule="auto"/>
        <w:ind w:firstLine="720"/>
        <w:rPr>
          <w:rFonts w:ascii="Times New Roman" w:hAnsi="Times New Roman" w:cs="Times New Roman"/>
          <w:sz w:val="24"/>
          <w:szCs w:val="24"/>
        </w:rPr>
      </w:pPr>
      <w:r>
        <w:rPr>
          <w:rFonts w:ascii="Times New Roman" w:hAnsi="Times New Roman" w:cs="Times New Roman"/>
          <w:sz w:val="24"/>
          <w:szCs w:val="24"/>
        </w:rPr>
        <w:t>Fremont cottonwood-Goodding willow face….</w:t>
      </w:r>
    </w:p>
    <w:p w14:paraId="4FFFB243" w14:textId="08067520" w:rsidR="008625F9" w:rsidRPr="00581ABD" w:rsidRDefault="008625F9" w:rsidP="00581ABD">
      <w:pPr>
        <w:spacing w:line="480" w:lineRule="auto"/>
        <w:ind w:firstLine="720"/>
        <w:rPr>
          <w:rFonts w:ascii="Times New Roman" w:hAnsi="Times New Roman" w:cs="Times New Roman"/>
          <w:sz w:val="24"/>
          <w:szCs w:val="24"/>
        </w:rPr>
      </w:pPr>
      <w:r w:rsidRPr="00581ABD">
        <w:rPr>
          <w:rFonts w:ascii="Times New Roman" w:hAnsi="Times New Roman" w:cs="Times New Roman"/>
          <w:sz w:val="24"/>
          <w:szCs w:val="24"/>
        </w:rPr>
        <w:t>Invasive species such as tamarisk (</w:t>
      </w:r>
      <w:r w:rsidRPr="00581ABD">
        <w:rPr>
          <w:rFonts w:ascii="Times New Roman" w:hAnsi="Times New Roman" w:cs="Times New Roman"/>
          <w:i/>
          <w:iCs/>
          <w:sz w:val="24"/>
          <w:szCs w:val="24"/>
        </w:rPr>
        <w:t>Tamaris spp.</w:t>
      </w:r>
      <w:r w:rsidRPr="00581ABD">
        <w:rPr>
          <w:rFonts w:ascii="Times New Roman" w:hAnsi="Times New Roman" w:cs="Times New Roman"/>
          <w:sz w:val="24"/>
          <w:szCs w:val="24"/>
        </w:rPr>
        <w:t xml:space="preserve">) and </w:t>
      </w:r>
      <w:commentRangeStart w:id="17"/>
      <w:r w:rsidRPr="00581ABD">
        <w:rPr>
          <w:rFonts w:ascii="Times New Roman" w:hAnsi="Times New Roman" w:cs="Times New Roman"/>
          <w:sz w:val="24"/>
          <w:szCs w:val="24"/>
        </w:rPr>
        <w:t xml:space="preserve">Arundo </w:t>
      </w:r>
      <w:commentRangeEnd w:id="17"/>
      <w:r>
        <w:rPr>
          <w:rStyle w:val="CommentReference"/>
        </w:rPr>
        <w:commentReference w:id="17"/>
      </w:r>
      <w:r w:rsidRPr="00581ABD">
        <w:rPr>
          <w:rFonts w:ascii="Times New Roman" w:hAnsi="Times New Roman" w:cs="Times New Roman"/>
          <w:sz w:val="24"/>
          <w:szCs w:val="24"/>
        </w:rPr>
        <w:t>(</w:t>
      </w:r>
      <w:r w:rsidRPr="00581ABD">
        <w:rPr>
          <w:rFonts w:ascii="Times New Roman" w:hAnsi="Times New Roman" w:cs="Times New Roman"/>
          <w:i/>
          <w:iCs/>
          <w:sz w:val="24"/>
          <w:szCs w:val="24"/>
        </w:rPr>
        <w:t xml:space="preserve">Arundo </w:t>
      </w:r>
      <w:proofErr w:type="spellStart"/>
      <w:r w:rsidRPr="00581ABD">
        <w:rPr>
          <w:rFonts w:ascii="Times New Roman" w:hAnsi="Times New Roman" w:cs="Times New Roman"/>
          <w:i/>
          <w:iCs/>
          <w:sz w:val="24"/>
          <w:szCs w:val="24"/>
        </w:rPr>
        <w:t>donax</w:t>
      </w:r>
      <w:proofErr w:type="spellEnd"/>
      <w:r w:rsidRPr="00581ABD">
        <w:rPr>
          <w:rFonts w:ascii="Times New Roman" w:hAnsi="Times New Roman" w:cs="Times New Roman"/>
          <w:sz w:val="24"/>
          <w:szCs w:val="24"/>
        </w:rPr>
        <w:t xml:space="preserve">) exist along the Verde River. However, invasive species are generally not dominant. For example, along the Upper Verde River, tamarisk accounts for only 8% of stems </w:t>
      </w:r>
      <w:r w:rsidRPr="00581ABD">
        <w:rPr>
          <w:rFonts w:ascii="Times New Roman" w:hAnsi="Times New Roman" w:cs="Times New Roman"/>
          <w:sz w:val="24"/>
          <w:szCs w:val="24"/>
        </w:rPr>
        <w:fldChar w:fldCharType="begin"/>
      </w:r>
      <w:r w:rsidRPr="00581ABD">
        <w:rPr>
          <w:rFonts w:ascii="Times New Roman" w:hAnsi="Times New Roman" w:cs="Times New Roman"/>
          <w:sz w:val="24"/>
          <w:szCs w:val="24"/>
        </w:rPr>
        <w:instrText xml:space="preserve"> ADDIN ZOTERO_ITEM CSL_CITATION {"citationID":"Cu1dC1YG","properties":{"formattedCitation":"(Johnson, Kolb, and Medina 2010)","plainCitation":"(Johnson, Kolb, and Medina 2010)","dontUpdate":true,"noteIndex":0},"citationItems":[{"id":66,"uris":["http://zotero.org/users/local/yyBX3i8n/items/2IPWPH9J"],"itemData":{"id":66,"type":"article-journal","container-title":"Biological Invasions","DOI":"10.1007/s10530-009-9658-2","ISSN":"1387-3547, 1573-1464","issue":"8","journalAbbreviation":"Biol Invasions","language":"en","license":"http://www.springer.com/tdm","page":"2487-2497","source":"DOI.org (Crossref)","title":"Do riparian plant community characteristics differ between Tamarix (L.) invaded and non-invaded sites on the upper Verde River, Arizona?","volume":"12","author":[{"family":"Johnson","given":"Tyler D."},{"family":"Kolb","given":"Thomas E."},{"family":"Medina","given":"Alvin L."}],"issued":{"date-parts":[["2010",8]]}}}],"schema":"https://github.com/citation-style-language/schema/raw/master/csl-citation.json"} </w:instrText>
      </w:r>
      <w:r w:rsidRPr="00581ABD">
        <w:rPr>
          <w:rFonts w:ascii="Times New Roman" w:hAnsi="Times New Roman" w:cs="Times New Roman"/>
          <w:sz w:val="24"/>
          <w:szCs w:val="24"/>
        </w:rPr>
        <w:fldChar w:fldCharType="separate"/>
      </w:r>
      <w:r w:rsidRPr="00581ABD">
        <w:rPr>
          <w:rFonts w:ascii="Times New Roman" w:hAnsi="Times New Roman" w:cs="Times New Roman"/>
          <w:sz w:val="24"/>
        </w:rPr>
        <w:t>(Johnson et al. 2010)</w:t>
      </w:r>
      <w:r w:rsidRPr="00581ABD">
        <w:rPr>
          <w:rFonts w:ascii="Times New Roman" w:hAnsi="Times New Roman" w:cs="Times New Roman"/>
          <w:sz w:val="24"/>
          <w:szCs w:val="24"/>
        </w:rPr>
        <w:fldChar w:fldCharType="end"/>
      </w:r>
      <w:r w:rsidRPr="00581ABD">
        <w:rPr>
          <w:rFonts w:ascii="Times New Roman" w:hAnsi="Times New Roman" w:cs="Times New Roman"/>
          <w:sz w:val="24"/>
          <w:szCs w:val="24"/>
        </w:rPr>
        <w:t xml:space="preserve">. Invasive species abundance is impacted by many variables with river regulation and altered hydrologic conditions being an important factor </w:t>
      </w:r>
      <w:r w:rsidRPr="00581ABD">
        <w:rPr>
          <w:rFonts w:ascii="Times New Roman" w:hAnsi="Times New Roman" w:cs="Times New Roman"/>
          <w:sz w:val="24"/>
          <w:szCs w:val="24"/>
        </w:rPr>
        <w:fldChar w:fldCharType="begin"/>
      </w:r>
      <w:r w:rsidRPr="00581ABD">
        <w:rPr>
          <w:rFonts w:ascii="Times New Roman" w:hAnsi="Times New Roman" w:cs="Times New Roman"/>
          <w:sz w:val="24"/>
          <w:szCs w:val="24"/>
        </w:rPr>
        <w:instrText xml:space="preserve"> ADDIN ZOTERO_ITEM CSL_CITATION {"citationID":"9b14F96Y","properties":{"formattedCitation":"(Horton et al., 2001; Merritt &amp; Cooper, 2000; Shafroth et al., 2002)","plainCitation":"(Horton et al., 2001; Merritt &amp; Cooper, 2000; Shafroth et al., 2002)","noteIndex":0},"citationItems":[{"id":69,"uris":["http://zotero.org/users/local/yyBX3i8n/items/QWMWSXYJ"],"itemData":{"id":69,"type":"article-journal","container-title":"Ecological Applications","DOI":"10.1890/1051-0761(2001)011[1046:PRTGDV]2.0.CO;2","ISSN":"1051-0761","issue":"4","journalAbbreviation":"Ecological Applications","language":"en","license":"http://doi.wiley.com/10.1002/tdm_license_1.1","page":"1046-1059","source":"DOI.org (Crossref)","title":"PHYSIOLOGICAL RESPONSE TO GROUNDWATER DEPTH VARIES AMONG SPECIES AND WITH RIVER FLOW REGULATION","volume":"11","author":[{"family":"Horton","given":"Jonathan L."},{"family":"Kolb","given":"Thomas E."},{"family":"Hart","given":"Stephen C."}],"issued":{"date-parts":[["2001",8]]}}},{"id":70,"uris":["http://zotero.org/users/local/yyBX3i8n/items/3CCT4NCD"],"itemData":{"id":70,"type":"article-journal","container-title":"Regulated Rivers: Research &amp; Management","DOI":"10.1002/1099-1646(200011/12)16:6&lt;543::AID-RRR590&gt;3.0.CO;2-N","ISSN":"0886-9375, 1099-1646","issue":"6","journalAbbreviation":"Regul. Rivers: Res. Mgmt.","language":"en","license":"http://doi.wiley.com/10.1002/tdm_license_1.1","page":"543-564","source":"DOI.org (Crossref)","title":"Riparian vegetation and channel change in response to river regulation: a comparative study of regulated and unregulated streams in the Green River Basin, USA","title-short":"Riparian vegetation and channel change in response to river regulation","volume":"16","author":[{"family":"Merritt","given":"David M."},{"family":"Cooper","given":"David J."}],"issued":{"date-parts":[["2000",11]]}}},{"id":68,"uris":["http://zotero.org/users/local/yyBX3i8n/items/D5HFVGTA"],"itemData":{"id":68,"type":"article-journal","container-title":"Ecological Applications","DOI":"10.1890/1051-0761(2002)012[0107:RVRTAD]2.0.CO;2","ISSN":"1051-0761","issue":"1","journalAbbreviation":"Ecological Applications","language":"en","license":"http://doi.wiley.com/10.1002/tdm_license_1.1","page":"107-123","source":"DOI.org (Crossref)","title":"RIPARIAN VEGETATION RESPONSE TO ALTERED DISTURBANCE AND STRESS REGIMES","volume":"12","author":[{"family":"Shafroth","given":"Patrick B."},{"family":"Stromberg","given":"Juliet C."},{"family":"Patten","given":"Duncan T."}],"issued":{"date-parts":[["2002",2]]}}}],"schema":"https://github.com/citation-style-language/schema/raw/master/csl-citation.json"} </w:instrText>
      </w:r>
      <w:r w:rsidRPr="00581ABD">
        <w:rPr>
          <w:rFonts w:ascii="Times New Roman" w:hAnsi="Times New Roman" w:cs="Times New Roman"/>
          <w:sz w:val="24"/>
          <w:szCs w:val="24"/>
        </w:rPr>
        <w:fldChar w:fldCharType="separate"/>
      </w:r>
      <w:r w:rsidRPr="00581ABD">
        <w:rPr>
          <w:rFonts w:ascii="Times New Roman" w:hAnsi="Times New Roman" w:cs="Times New Roman"/>
          <w:sz w:val="24"/>
        </w:rPr>
        <w:t>(Horton et al., 2001; Merritt &amp; Cooper, 2000; Shafroth et al., 2002)</w:t>
      </w:r>
      <w:r w:rsidRPr="00581ABD">
        <w:rPr>
          <w:rFonts w:ascii="Times New Roman" w:hAnsi="Times New Roman" w:cs="Times New Roman"/>
          <w:sz w:val="24"/>
          <w:szCs w:val="24"/>
        </w:rPr>
        <w:fldChar w:fldCharType="end"/>
      </w:r>
      <w:r w:rsidRPr="00581ABD">
        <w:rPr>
          <w:rFonts w:ascii="Times New Roman" w:hAnsi="Times New Roman" w:cs="Times New Roman"/>
          <w:sz w:val="24"/>
          <w:szCs w:val="24"/>
        </w:rPr>
        <w:t xml:space="preserve">. River regulation along the Salt River, in Arizona was found to negatively impact Fremont Cottonwoods and their regeneration </w:t>
      </w:r>
      <w:r w:rsidRPr="00581ABD">
        <w:rPr>
          <w:rFonts w:ascii="Times New Roman" w:hAnsi="Times New Roman" w:cs="Times New Roman"/>
          <w:sz w:val="24"/>
          <w:szCs w:val="24"/>
        </w:rPr>
        <w:fldChar w:fldCharType="begin"/>
      </w:r>
      <w:r w:rsidRPr="00581ABD">
        <w:rPr>
          <w:rFonts w:ascii="Times New Roman" w:hAnsi="Times New Roman" w:cs="Times New Roman"/>
          <w:sz w:val="24"/>
          <w:szCs w:val="24"/>
        </w:rPr>
        <w:instrText xml:space="preserve"> ADDIN ZOTERO_ITEM CSL_CITATION {"citationID":"BxfM9QIv","properties":{"formattedCitation":"(Fenner &amp; D. R. Patton, 1985)","plainCitation":"(Fenner &amp; D. R. Patton, 1985)","noteIndex":0},"citationItems":[{"id":72,"uris":["http://zotero.org/users/local/yyBX3i8n/items/2VDP9LUE"],"itemData":{"id":72,"type":"article-journal","container-title":"Rangeland Ecology and Management","title":"Effects of regulated water flows on regeneration of Fremont cottonwood.","author":[{"family":"Fenner","given":"Brady P."},{"family":"D. R. Patton","given":""}],"issued":{"date-parts":[["1985"]]}}}],"schema":"https://github.com/citation-style-language/schema/raw/master/csl-citation.json"} </w:instrText>
      </w:r>
      <w:r w:rsidRPr="00581ABD">
        <w:rPr>
          <w:rFonts w:ascii="Times New Roman" w:hAnsi="Times New Roman" w:cs="Times New Roman"/>
          <w:sz w:val="24"/>
          <w:szCs w:val="24"/>
        </w:rPr>
        <w:fldChar w:fldCharType="separate"/>
      </w:r>
      <w:r w:rsidRPr="00581ABD">
        <w:rPr>
          <w:rFonts w:ascii="Times New Roman" w:hAnsi="Times New Roman" w:cs="Times New Roman"/>
          <w:sz w:val="24"/>
        </w:rPr>
        <w:t>(Fenner &amp; D. R. Patton, 1985)</w:t>
      </w:r>
      <w:r w:rsidRPr="00581ABD">
        <w:rPr>
          <w:rFonts w:ascii="Times New Roman" w:hAnsi="Times New Roman" w:cs="Times New Roman"/>
          <w:sz w:val="24"/>
          <w:szCs w:val="24"/>
        </w:rPr>
        <w:fldChar w:fldCharType="end"/>
      </w:r>
      <w:r w:rsidRPr="00581ABD">
        <w:rPr>
          <w:rFonts w:ascii="Times New Roman" w:hAnsi="Times New Roman" w:cs="Times New Roman"/>
          <w:sz w:val="24"/>
          <w:szCs w:val="24"/>
        </w:rPr>
        <w:t>.</w:t>
      </w:r>
    </w:p>
    <w:p w14:paraId="1DC708DB" w14:textId="5EA2CB1C" w:rsidR="005E2653" w:rsidRDefault="005E2653" w:rsidP="005E2653">
      <w:pPr>
        <w:pStyle w:val="ListParagraph"/>
        <w:numPr>
          <w:ilvl w:val="0"/>
          <w:numId w:val="23"/>
        </w:numPr>
        <w:spacing w:line="480" w:lineRule="auto"/>
        <w:rPr>
          <w:rFonts w:ascii="Times New Roman" w:hAnsi="Times New Roman" w:cs="Times New Roman"/>
          <w:sz w:val="24"/>
          <w:szCs w:val="24"/>
        </w:rPr>
      </w:pPr>
      <w:r>
        <w:rPr>
          <w:rFonts w:ascii="Times New Roman" w:hAnsi="Times New Roman" w:cs="Times New Roman"/>
          <w:sz w:val="24"/>
          <w:szCs w:val="24"/>
        </w:rPr>
        <w:t>Water level decline</w:t>
      </w:r>
      <w:r w:rsidR="00581ABD">
        <w:rPr>
          <w:rFonts w:ascii="Times New Roman" w:hAnsi="Times New Roman" w:cs="Times New Roman"/>
          <w:sz w:val="24"/>
          <w:szCs w:val="24"/>
        </w:rPr>
        <w:t xml:space="preserve"> perhaps the largest threat to riparian forests in arid and semi-arid environments.</w:t>
      </w:r>
    </w:p>
    <w:p w14:paraId="787EB741" w14:textId="7EBF0E6E" w:rsidR="00673032" w:rsidRDefault="00673032" w:rsidP="005E2653">
      <w:pPr>
        <w:pStyle w:val="ListParagraph"/>
        <w:numPr>
          <w:ilvl w:val="0"/>
          <w:numId w:val="23"/>
        </w:numPr>
        <w:spacing w:line="480" w:lineRule="auto"/>
        <w:rPr>
          <w:rFonts w:ascii="Times New Roman" w:hAnsi="Times New Roman" w:cs="Times New Roman"/>
          <w:sz w:val="24"/>
          <w:szCs w:val="24"/>
        </w:rPr>
      </w:pPr>
      <w:r>
        <w:rPr>
          <w:rFonts w:ascii="Times New Roman" w:hAnsi="Times New Roman" w:cs="Times New Roman"/>
          <w:sz w:val="24"/>
          <w:szCs w:val="24"/>
        </w:rPr>
        <w:fldChar w:fldCharType="begin"/>
      </w:r>
      <w:r w:rsidR="00C0626B">
        <w:rPr>
          <w:rFonts w:ascii="Times New Roman" w:hAnsi="Times New Roman" w:cs="Times New Roman"/>
          <w:sz w:val="24"/>
          <w:szCs w:val="24"/>
        </w:rPr>
        <w:instrText xml:space="preserve"> ADDIN ZOTERO_ITEM CSL_CITATION {"citationID":"xu2aRFRi","properties":{"formattedCitation":"(Kranjcec et al., 1998; Rood et al., 2003; Scott et al., 1999)","plainCitation":"(Kranjcec et al., 1998; Rood et al., 2003; Scott et al., 1999)","noteIndex":0},"citationItems":[{"id":83,"uris":["http://zotero.org/users/local/yyBX3i8n/items/E2R4JRN8"],"itemData":{"id":83,"type":"article-journal","container-title":"Forest Ecology and Management","DOI":"10.1016/S0378-1127(98)00276-X","ISSN":"03781127","issue":"1-3","journalAbbreviation":"Forest Ecology and Management","language":"en","license":"https://www.elsevier.com/tdm/userlicense/1.0/","page":"77-87","source":"DOI.org (Crossref)","title":"The responses of three riparian cottonwood species to water table decline","volume":"110","author":[{"family":"Kranjcec","given":"Julie"},{"family":"Mahoney","given":"John M"},{"family":"Rood","given":"Stewart B"}],"issued":{"date-parts":[["1998",10]]}}},{"id":82,"uris":["http://zotero.org/users/local/yyBX3i8n/items/TY2QF5W6"],"itemData":{"id":82,"type":"article-journal","container-title":"Tree Physiology","DOI":"10.1093/treephys/23.16.1113","ISSN":"0829-318X, 1758-4469","issue":"16","journalAbbreviation":"Tree Physiology","language":"en","page":"1113-1124","source":"DOI.org (Crossref)","title":"Ecophysiology of riparian cottonwoods: stream flow dependency, water relations and restoration","title-short":"Ecophysiology of riparian cottonwoods","volume":"23","author":[{"family":"Rood","given":"S. B."},{"family":"Braatne","given":"J. H."},{"family":"Hughes","given":"F. M. R."}],"issued":{"date-parts":[["2003",11,1]]}}},{"id":84,"uris":["http://zotero.org/users/local/yyBX3i8n/items/LITZLTIC"],"itemData":{"id":84,"type":"article-journal","container-title":"Environmental Management","title":"Responses of riparian cottonwoods to alluvial water declines","volume":"23(3)","author":[{"family":"Scott","given":"Michael L."},{"family":"Shafroth","given":"Patrick B."},{"family":"Auble","given":"Gregor T."}],"issued":{"date-parts":[["1999"]]}}}],"schema":"https://github.com/citation-style-language/schema/raw/master/csl-citation.json"} </w:instrText>
      </w:r>
      <w:r>
        <w:rPr>
          <w:rFonts w:ascii="Times New Roman" w:hAnsi="Times New Roman" w:cs="Times New Roman"/>
          <w:sz w:val="24"/>
          <w:szCs w:val="24"/>
        </w:rPr>
        <w:fldChar w:fldCharType="separate"/>
      </w:r>
      <w:r w:rsidR="00C0626B" w:rsidRPr="00C0626B">
        <w:rPr>
          <w:rFonts w:ascii="Times New Roman" w:hAnsi="Times New Roman" w:cs="Times New Roman"/>
          <w:sz w:val="24"/>
        </w:rPr>
        <w:t>(</w:t>
      </w:r>
      <w:proofErr w:type="spellStart"/>
      <w:r w:rsidR="00C0626B" w:rsidRPr="00C0626B">
        <w:rPr>
          <w:rFonts w:ascii="Times New Roman" w:hAnsi="Times New Roman" w:cs="Times New Roman"/>
          <w:sz w:val="24"/>
        </w:rPr>
        <w:t>Kranjcec</w:t>
      </w:r>
      <w:proofErr w:type="spellEnd"/>
      <w:r w:rsidR="00C0626B" w:rsidRPr="00C0626B">
        <w:rPr>
          <w:rFonts w:ascii="Times New Roman" w:hAnsi="Times New Roman" w:cs="Times New Roman"/>
          <w:sz w:val="24"/>
        </w:rPr>
        <w:t xml:space="preserve"> et al., 1998; Rood et al., 2003; Scott et al., 1999)</w:t>
      </w:r>
      <w:r>
        <w:rPr>
          <w:rFonts w:ascii="Times New Roman" w:hAnsi="Times New Roman" w:cs="Times New Roman"/>
          <w:sz w:val="24"/>
          <w:szCs w:val="24"/>
        </w:rPr>
        <w:fldChar w:fldCharType="end"/>
      </w:r>
    </w:p>
    <w:p w14:paraId="335AA3F8" w14:textId="7BB065CF" w:rsidR="005E2653" w:rsidRDefault="008625F9" w:rsidP="005E2653">
      <w:pPr>
        <w:pStyle w:val="ListParagraph"/>
        <w:numPr>
          <w:ilvl w:val="0"/>
          <w:numId w:val="23"/>
        </w:numPr>
        <w:spacing w:line="480" w:lineRule="auto"/>
        <w:rPr>
          <w:rFonts w:ascii="Times New Roman" w:hAnsi="Times New Roman" w:cs="Times New Roman"/>
          <w:sz w:val="24"/>
          <w:szCs w:val="24"/>
        </w:rPr>
      </w:pPr>
      <w:r>
        <w:rPr>
          <w:rFonts w:ascii="Times New Roman" w:hAnsi="Times New Roman" w:cs="Times New Roman"/>
          <w:sz w:val="24"/>
          <w:szCs w:val="24"/>
        </w:rPr>
        <w:t>Grazing</w:t>
      </w:r>
      <w:r w:rsidR="00581ABD">
        <w:rPr>
          <w:rFonts w:ascii="Times New Roman" w:hAnsi="Times New Roman" w:cs="Times New Roman"/>
          <w:sz w:val="24"/>
          <w:szCs w:val="24"/>
        </w:rPr>
        <w:t xml:space="preserve"> was historically allowed within the Verde River riparian </w:t>
      </w:r>
      <w:commentRangeStart w:id="18"/>
      <w:r w:rsidR="00581ABD">
        <w:rPr>
          <w:rFonts w:ascii="Times New Roman" w:hAnsi="Times New Roman" w:cs="Times New Roman"/>
          <w:sz w:val="24"/>
          <w:szCs w:val="24"/>
        </w:rPr>
        <w:t>zone</w:t>
      </w:r>
      <w:commentRangeEnd w:id="18"/>
      <w:r w:rsidR="00581ABD">
        <w:rPr>
          <w:rStyle w:val="CommentReference"/>
        </w:rPr>
        <w:commentReference w:id="18"/>
      </w:r>
    </w:p>
    <w:p w14:paraId="62490CFC" w14:textId="5CC97D59" w:rsidR="008625F9" w:rsidRPr="00581ABD" w:rsidRDefault="00581ABD" w:rsidP="00581ABD">
      <w:pPr>
        <w:spacing w:line="480" w:lineRule="auto"/>
        <w:rPr>
          <w:rFonts w:ascii="Times New Roman" w:hAnsi="Times New Roman" w:cs="Times New Roman"/>
          <w:sz w:val="24"/>
          <w:szCs w:val="24"/>
        </w:rPr>
      </w:pPr>
      <w:r>
        <w:rPr>
          <w:rFonts w:ascii="Times New Roman" w:hAnsi="Times New Roman" w:cs="Times New Roman"/>
          <w:sz w:val="24"/>
          <w:szCs w:val="24"/>
        </w:rPr>
        <w:t>Grazing n</w:t>
      </w:r>
      <w:r w:rsidR="008625F9" w:rsidRPr="00581ABD">
        <w:rPr>
          <w:rFonts w:ascii="Times New Roman" w:hAnsi="Times New Roman" w:cs="Times New Roman"/>
          <w:sz w:val="24"/>
          <w:szCs w:val="24"/>
        </w:rPr>
        <w:t>egative</w:t>
      </w:r>
      <w:r>
        <w:rPr>
          <w:rFonts w:ascii="Times New Roman" w:hAnsi="Times New Roman" w:cs="Times New Roman"/>
          <w:sz w:val="24"/>
          <w:szCs w:val="24"/>
        </w:rPr>
        <w:t>ly</w:t>
      </w:r>
      <w:r w:rsidR="008625F9" w:rsidRPr="00581ABD">
        <w:rPr>
          <w:rFonts w:ascii="Times New Roman" w:hAnsi="Times New Roman" w:cs="Times New Roman"/>
          <w:sz w:val="24"/>
          <w:szCs w:val="24"/>
        </w:rPr>
        <w:t xml:space="preserve"> impact</w:t>
      </w:r>
      <w:r>
        <w:rPr>
          <w:rFonts w:ascii="Times New Roman" w:hAnsi="Times New Roman" w:cs="Times New Roman"/>
          <w:sz w:val="24"/>
          <w:szCs w:val="24"/>
        </w:rPr>
        <w:t>s</w:t>
      </w:r>
      <w:r w:rsidR="008625F9" w:rsidRPr="00581ABD">
        <w:rPr>
          <w:rFonts w:ascii="Times New Roman" w:hAnsi="Times New Roman" w:cs="Times New Roman"/>
          <w:sz w:val="24"/>
          <w:szCs w:val="24"/>
        </w:rPr>
        <w:t xml:space="preserve"> seedling abundance</w:t>
      </w:r>
      <w:r w:rsidR="00C0626B" w:rsidRPr="00581ABD">
        <w:rPr>
          <w:rFonts w:ascii="Times New Roman" w:hAnsi="Times New Roman" w:cs="Times New Roman"/>
          <w:sz w:val="24"/>
          <w:szCs w:val="24"/>
        </w:rPr>
        <w:t xml:space="preserve"> </w:t>
      </w:r>
      <w:r w:rsidR="00C0626B" w:rsidRPr="00581ABD">
        <w:rPr>
          <w:rFonts w:ascii="Times New Roman" w:hAnsi="Times New Roman" w:cs="Times New Roman"/>
          <w:sz w:val="24"/>
          <w:szCs w:val="24"/>
        </w:rPr>
        <w:fldChar w:fldCharType="begin"/>
      </w:r>
      <w:r w:rsidR="00C0626B" w:rsidRPr="00581ABD">
        <w:rPr>
          <w:rFonts w:ascii="Times New Roman" w:hAnsi="Times New Roman" w:cs="Times New Roman"/>
          <w:sz w:val="24"/>
          <w:szCs w:val="24"/>
        </w:rPr>
        <w:instrText xml:space="preserve"> ADDIN ZOTERO_ITEM CSL_CITATION {"citationID":"kFV6hR6y","properties":{"formattedCitation":"(Endress et al., 2012; Szaro &amp; Pase, 1983)","plainCitation":"(Endress et al., 2012; Szaro &amp; Pase, 1983)","noteIndex":0},"citationItems":[{"id":85,"uris":["http://zotero.org/users/local/yyBX3i8n/items/BYYFH3W4"],"itemData":{"id":85,"type":"article-journal","container-title":"Forest Ecology and Management","DOI":"10.1016/j.foreco.2012.03.019","ISSN":"03781127","journalAbbreviation":"Forest Ecology and Management","language":"en","license":"https://www.elsevier.com/tdm/userlicense/1.0/","page":"33-40","source":"DOI.org (Crossref)","title":"Effects of ungulate herbivory on aspen, cottonwood, and willow development under forest fuels treatment regimes","volume":"276","author":[{"family":"Endress","given":"Bryan A."},{"family":"Wisdom","given":"Michael J."},{"family":"Vavra","given":"Martin"},{"family":"Parks","given":"Catherine G."},{"family":"Dick","given":"Brian L."},{"family":"Naylor","given":"Bridgett J."},{"family":"Boyd","given":"Jennifer M."}],"issued":{"date-parts":[["2012",7]]}}},{"id":86,"uris":["http://zotero.org/users/local/yyBX3i8n/items/ZPWVN2Z5"],"itemData":{"id":86,"type":"article-journal","container-title":"Journal of Range Management","DOI":"10.2307/3898493","ISSN":"0022409X","issue":"3","journalAbbreviation":"Journal of Range Management","page":"382","source":"DOI.org (Crossref)","title":"Short-Term Changes in a Cottonwood-Ash-Willow Association on a Grazed and an Ungrazed Portion of Little Ash Creek in Central Arizona","volume":"36","author":[{"family":"Szaro","given":"Robert C."},{"family":"Pase","given":"Charles P."}],"issued":{"date-parts":[["1983",5]]}}}],"schema":"https://github.com/citation-style-language/schema/raw/master/csl-citation.json"} </w:instrText>
      </w:r>
      <w:r w:rsidR="00C0626B" w:rsidRPr="00581ABD">
        <w:rPr>
          <w:rFonts w:ascii="Times New Roman" w:hAnsi="Times New Roman" w:cs="Times New Roman"/>
          <w:sz w:val="24"/>
          <w:szCs w:val="24"/>
        </w:rPr>
        <w:fldChar w:fldCharType="separate"/>
      </w:r>
      <w:r w:rsidR="00C0626B" w:rsidRPr="00581ABD">
        <w:rPr>
          <w:rFonts w:ascii="Times New Roman" w:hAnsi="Times New Roman" w:cs="Times New Roman"/>
          <w:sz w:val="24"/>
        </w:rPr>
        <w:t xml:space="preserve">(Endress et al., 2012; Szaro &amp; </w:t>
      </w:r>
      <w:proofErr w:type="spellStart"/>
      <w:r w:rsidR="00C0626B" w:rsidRPr="00581ABD">
        <w:rPr>
          <w:rFonts w:ascii="Times New Roman" w:hAnsi="Times New Roman" w:cs="Times New Roman"/>
          <w:sz w:val="24"/>
        </w:rPr>
        <w:t>Pase</w:t>
      </w:r>
      <w:proofErr w:type="spellEnd"/>
      <w:r w:rsidR="00C0626B" w:rsidRPr="00581ABD">
        <w:rPr>
          <w:rFonts w:ascii="Times New Roman" w:hAnsi="Times New Roman" w:cs="Times New Roman"/>
          <w:sz w:val="24"/>
        </w:rPr>
        <w:t>, 1983)</w:t>
      </w:r>
      <w:r w:rsidR="00C0626B" w:rsidRPr="00581ABD">
        <w:rPr>
          <w:rFonts w:ascii="Times New Roman" w:hAnsi="Times New Roman" w:cs="Times New Roman"/>
          <w:sz w:val="24"/>
          <w:szCs w:val="24"/>
        </w:rPr>
        <w:fldChar w:fldCharType="end"/>
      </w:r>
      <w:r>
        <w:rPr>
          <w:rFonts w:ascii="Times New Roman" w:hAnsi="Times New Roman" w:cs="Times New Roman"/>
          <w:sz w:val="24"/>
          <w:szCs w:val="24"/>
        </w:rPr>
        <w:t>. Small, deciduous seedlings are ideal forage for both domestic cattle and wild animals.</w:t>
      </w:r>
    </w:p>
    <w:p w14:paraId="329D8669" w14:textId="6275F96F" w:rsidR="008625F9" w:rsidRDefault="008625F9" w:rsidP="008625F9">
      <w:pPr>
        <w:pStyle w:val="ListParagraph"/>
        <w:numPr>
          <w:ilvl w:val="0"/>
          <w:numId w:val="23"/>
        </w:numPr>
        <w:spacing w:line="480" w:lineRule="auto"/>
        <w:rPr>
          <w:rFonts w:ascii="Times New Roman" w:hAnsi="Times New Roman" w:cs="Times New Roman"/>
          <w:sz w:val="24"/>
          <w:szCs w:val="24"/>
        </w:rPr>
      </w:pPr>
      <w:r>
        <w:rPr>
          <w:rFonts w:ascii="Times New Roman" w:hAnsi="Times New Roman" w:cs="Times New Roman"/>
          <w:sz w:val="24"/>
          <w:szCs w:val="24"/>
        </w:rPr>
        <w:t>Fire</w:t>
      </w:r>
    </w:p>
    <w:p w14:paraId="0760FEFF" w14:textId="6B9B929D" w:rsidR="008625F9" w:rsidRDefault="008625F9" w:rsidP="008625F9">
      <w:pPr>
        <w:pStyle w:val="ListParagraph"/>
        <w:numPr>
          <w:ilvl w:val="1"/>
          <w:numId w:val="23"/>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Resprouting in some species</w:t>
      </w:r>
      <w:r w:rsidR="00C0626B">
        <w:rPr>
          <w:rFonts w:ascii="Times New Roman" w:hAnsi="Times New Roman" w:cs="Times New Roman"/>
          <w:sz w:val="24"/>
          <w:szCs w:val="24"/>
        </w:rPr>
        <w:t xml:space="preserve"> </w:t>
      </w:r>
      <w:r w:rsidR="00C0626B">
        <w:rPr>
          <w:rFonts w:ascii="Times New Roman" w:hAnsi="Times New Roman" w:cs="Times New Roman"/>
          <w:sz w:val="24"/>
          <w:szCs w:val="24"/>
        </w:rPr>
        <w:fldChar w:fldCharType="begin"/>
      </w:r>
      <w:r w:rsidR="00C0626B">
        <w:rPr>
          <w:rFonts w:ascii="Times New Roman" w:hAnsi="Times New Roman" w:cs="Times New Roman"/>
          <w:sz w:val="24"/>
          <w:szCs w:val="24"/>
        </w:rPr>
        <w:instrText xml:space="preserve"> ADDIN ZOTERO_ITEM CSL_CITATION {"citationID":"mcgV4k3q","properties":{"formattedCitation":"(Gom &amp; Rood, 2000)","plainCitation":"(Gom &amp; Rood, 2000)","noteIndex":0},"citationItems":[{"id":88,"uris":["http://zotero.org/users/local/yyBX3i8n/items/FZ3W4T5W"],"itemData":{"id":88,"type":"article-journal","abstract":"The principal native trees in the semiarid regions of southern Alberta are riparian cottonwoods. These include narrowleaf cottonwood, Populus angustifolia James, balsam poplar, Populus balsamifera ssp. balsamifera L., black cottonwood, Populus balsamifera ssp.trichocarpa Torr. &amp; Gray, and prairie cottonwood, Populus deltoides Bartr., and interspecific hybrids. These phreatophytic poplars occur on the moist floodplains along streams and require flood disturbance for seedling recruitment. The present study investigated the responses of cottonwoods to another physical disturbance, fire. Two fires occurred in April 1992, in adjacent groves along the Oldman River at Lethbridge, Alberta. The fires occurred prior to bud flushing and the cottonwoods responded by vigorous sprouting, particularly in the first summer. By September of 1992 about 75% of the burned trees had produced coppice sprouts, new shoots from the remnant stumps. Root suckers, adventitious shoots from the roots of the burned trees, were also common, averaging 1 sucker/3 m\n              2\n              in the burned zone. Five years after the burns, the number of clonal sprouts was reduced by about half and those had reached an average height of 3 m. Because of the difficulties of species identification for juvenile cottonwoods, sprouts were designated as Populus section Aigeiros (P. deltoides) or section Tacamahaca (the other species). After 5 months, 90% of the sprouting trunks and 80% of the suckers belonged to section Tacamahaca. After 5 years, this ratio had increased to 97% of the sprouting trunks and 98% of the suckers. This indicates that Tacamahaca cottonwoods produced more numerous sprouts with better survival than P. deltoides. This pattern across Populus sections was also observed at seven other cottonwood burn sites in western North America, from northern British Columbia to southern Utah. The Aigeiros cottonwoods, P. deltoides and P. fremontii S. Wats., produced few clonal shoots following fire, whereas Tacamahaca trees sprouted profusely. This study demonstrates that fire disturbance can stimulate clonal regeneration of riparian cottonwoods, particularly of section Tacamahaca.","container-title":"Canadian Journal of Botany","DOI":"10.1139/b99-135","ISSN":"0008-4026","issue":"11","journalAbbreviation":"Can. J. Bot.","language":"fr","license":"http://www.nrcresearchpress.com/page/about/CorporateTextAndDataMining","page":"1604-1616","source":"DOI.org (Crossref)","title":"Fire induces clonal sprouting of riparian cottonwoods","volume":"77","author":[{"family":"Gom","given":"Lori A"},{"family":"Rood","given":"Stewart B"}],"issued":{"date-parts":[["2000",1,30]]}}}],"schema":"https://github.com/citation-style-language/schema/raw/master/csl-citation.json"} </w:instrText>
      </w:r>
      <w:r w:rsidR="00C0626B">
        <w:rPr>
          <w:rFonts w:ascii="Times New Roman" w:hAnsi="Times New Roman" w:cs="Times New Roman"/>
          <w:sz w:val="24"/>
          <w:szCs w:val="24"/>
        </w:rPr>
        <w:fldChar w:fldCharType="separate"/>
      </w:r>
      <w:r w:rsidR="00C0626B" w:rsidRPr="00C0626B">
        <w:rPr>
          <w:rFonts w:ascii="Times New Roman" w:hAnsi="Times New Roman" w:cs="Times New Roman"/>
          <w:sz w:val="24"/>
        </w:rPr>
        <w:t>(</w:t>
      </w:r>
      <w:proofErr w:type="spellStart"/>
      <w:r w:rsidR="00C0626B" w:rsidRPr="00C0626B">
        <w:rPr>
          <w:rFonts w:ascii="Times New Roman" w:hAnsi="Times New Roman" w:cs="Times New Roman"/>
          <w:sz w:val="24"/>
        </w:rPr>
        <w:t>Gom</w:t>
      </w:r>
      <w:proofErr w:type="spellEnd"/>
      <w:r w:rsidR="00C0626B" w:rsidRPr="00C0626B">
        <w:rPr>
          <w:rFonts w:ascii="Times New Roman" w:hAnsi="Times New Roman" w:cs="Times New Roman"/>
          <w:sz w:val="24"/>
        </w:rPr>
        <w:t xml:space="preserve"> &amp; Rood, 2000)</w:t>
      </w:r>
      <w:r w:rsidR="00C0626B">
        <w:rPr>
          <w:rFonts w:ascii="Times New Roman" w:hAnsi="Times New Roman" w:cs="Times New Roman"/>
          <w:sz w:val="24"/>
          <w:szCs w:val="24"/>
        </w:rPr>
        <w:fldChar w:fldCharType="end"/>
      </w:r>
    </w:p>
    <w:p w14:paraId="4B96C249" w14:textId="26AE7C3F" w:rsidR="008625F9" w:rsidRPr="005E2653" w:rsidRDefault="008625F9" w:rsidP="008625F9">
      <w:pPr>
        <w:pStyle w:val="ListParagraph"/>
        <w:numPr>
          <w:ilvl w:val="1"/>
          <w:numId w:val="23"/>
        </w:numPr>
        <w:spacing w:line="480" w:lineRule="auto"/>
        <w:rPr>
          <w:rFonts w:ascii="Times New Roman" w:hAnsi="Times New Roman" w:cs="Times New Roman"/>
          <w:sz w:val="24"/>
          <w:szCs w:val="24"/>
        </w:rPr>
      </w:pPr>
      <w:r>
        <w:rPr>
          <w:rFonts w:ascii="Times New Roman" w:hAnsi="Times New Roman" w:cs="Times New Roman"/>
          <w:sz w:val="24"/>
          <w:szCs w:val="24"/>
        </w:rPr>
        <w:t>Generally negative</w:t>
      </w:r>
      <w:r w:rsidR="00C0626B">
        <w:rPr>
          <w:rFonts w:ascii="Times New Roman" w:hAnsi="Times New Roman" w:cs="Times New Roman"/>
          <w:sz w:val="24"/>
          <w:szCs w:val="24"/>
        </w:rPr>
        <w:t xml:space="preserve">  </w:t>
      </w:r>
      <w:r w:rsidR="00C0626B">
        <w:rPr>
          <w:rFonts w:ascii="Times New Roman" w:hAnsi="Times New Roman" w:cs="Times New Roman"/>
          <w:sz w:val="24"/>
          <w:szCs w:val="24"/>
        </w:rPr>
        <w:fldChar w:fldCharType="begin"/>
      </w:r>
      <w:r w:rsidR="00C0626B">
        <w:rPr>
          <w:rFonts w:ascii="Times New Roman" w:hAnsi="Times New Roman" w:cs="Times New Roman"/>
          <w:sz w:val="24"/>
          <w:szCs w:val="24"/>
        </w:rPr>
        <w:instrText xml:space="preserve"> ADDIN ZOTERO_ITEM CSL_CITATION {"citationID":"fhWh0bMg","properties":{"formattedCitation":"(Bock &amp; Bock, 2014)","plainCitation":"(Bock &amp; Bock, 2014)","noteIndex":0},"citationItems":[{"id":25,"uris":["http://zotero.org/users/local/yyBX3i8n/items/MK38AXCF"],"itemData":{"id":25,"type":"article-journal","container-title":"SOUTHWESTERN NATURALIST","DOI":"10.1894/JEM-08.1","ISSN":"0038-4909","issue":"4","page":"568-574","title":"EFFECTS OF WILDFIRE ON RIPARIAN TREES IN SOUTHEASTERN ARIZONA","volume":"59","author":[{"family":"Bock","given":"Carl E."},{"family":"Bock","given":"Jane H."}],"issued":{"date-parts":[["2014",12]]}}}],"schema":"https://github.com/citation-style-language/schema/raw/master/csl-citation.json"} </w:instrText>
      </w:r>
      <w:r w:rsidR="00C0626B">
        <w:rPr>
          <w:rFonts w:ascii="Times New Roman" w:hAnsi="Times New Roman" w:cs="Times New Roman"/>
          <w:sz w:val="24"/>
          <w:szCs w:val="24"/>
        </w:rPr>
        <w:fldChar w:fldCharType="separate"/>
      </w:r>
      <w:r w:rsidR="00C0626B" w:rsidRPr="00C0626B">
        <w:rPr>
          <w:rFonts w:ascii="Times New Roman" w:hAnsi="Times New Roman" w:cs="Times New Roman"/>
          <w:sz w:val="24"/>
        </w:rPr>
        <w:t>(Bock &amp; Bock, 2014)</w:t>
      </w:r>
      <w:r w:rsidR="00C0626B">
        <w:rPr>
          <w:rFonts w:ascii="Times New Roman" w:hAnsi="Times New Roman" w:cs="Times New Roman"/>
          <w:sz w:val="24"/>
          <w:szCs w:val="24"/>
        </w:rPr>
        <w:fldChar w:fldCharType="end"/>
      </w:r>
    </w:p>
    <w:p w14:paraId="59E26B24" w14:textId="77777777" w:rsidR="00A214EA" w:rsidRDefault="00A214EA" w:rsidP="00A214EA">
      <w:pPr>
        <w:spacing w:line="480" w:lineRule="auto"/>
        <w:ind w:firstLine="720"/>
        <w:rPr>
          <w:rFonts w:ascii="Times New Roman" w:hAnsi="Times New Roman" w:cs="Times New Roman"/>
          <w:sz w:val="24"/>
          <w:szCs w:val="24"/>
        </w:rPr>
      </w:pPr>
    </w:p>
    <w:p w14:paraId="765A3C30" w14:textId="13655BC2" w:rsidR="00A214EA" w:rsidRPr="002245EF" w:rsidRDefault="00A214EA" w:rsidP="00A214EA">
      <w:pPr>
        <w:spacing w:line="480" w:lineRule="auto"/>
        <w:ind w:firstLine="720"/>
        <w:rPr>
          <w:rFonts w:ascii="Times New Roman" w:hAnsi="Times New Roman" w:cs="Times New Roman"/>
          <w:sz w:val="24"/>
          <w:szCs w:val="24"/>
        </w:rPr>
      </w:pPr>
    </w:p>
    <w:p w14:paraId="7EC3FC83" w14:textId="77777777" w:rsidR="00A214EA" w:rsidRPr="002245EF" w:rsidRDefault="00A214EA" w:rsidP="00A214EA">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The winter of 2023 was the one of the wettest</w:t>
      </w:r>
      <w:ins w:id="19" w:author="Peter Z Fule" w:date="2025-03-08T10:52: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in Arizona in the past 30 years (Figure 2.1). On March 1</w:t>
      </w:r>
      <w:r w:rsidRPr="002245EF">
        <w:rPr>
          <w:rFonts w:ascii="Times New Roman" w:hAnsi="Times New Roman" w:cs="Times New Roman"/>
          <w:sz w:val="24"/>
          <w:szCs w:val="24"/>
          <w:vertAlign w:val="superscript"/>
        </w:rPr>
        <w:t>st</w:t>
      </w:r>
      <w:r w:rsidRPr="002245EF">
        <w:rPr>
          <w:rFonts w:ascii="Times New Roman" w:hAnsi="Times New Roman" w:cs="Times New Roman"/>
          <w:sz w:val="24"/>
          <w:szCs w:val="24"/>
        </w:rPr>
        <w:t xml:space="preserve">, 2023, the Verde River basin was at 318% of its normal snowpack (NRCS). As a result, during spring snowmelt the Verde River flows reached between a ten percent and a four percent annual exceedance probability (AEP) flood. This means that there is a four </w:t>
      </w:r>
      <w:r>
        <w:rPr>
          <w:rFonts w:ascii="Times New Roman" w:hAnsi="Times New Roman" w:cs="Times New Roman"/>
          <w:sz w:val="24"/>
          <w:szCs w:val="24"/>
        </w:rPr>
        <w:t>to</w:t>
      </w:r>
      <w:r w:rsidRPr="002245EF">
        <w:rPr>
          <w:rFonts w:ascii="Times New Roman" w:hAnsi="Times New Roman" w:cs="Times New Roman"/>
          <w:sz w:val="24"/>
          <w:szCs w:val="24"/>
        </w:rPr>
        <w:t xml:space="preserve"> 10 percent chance a flood of this magnitude would be equaled or exceeded in any given year. (</w:t>
      </w:r>
      <w:hyperlink r:id="rId13" w:history="1">
        <w:r w:rsidRPr="002245EF">
          <w:rPr>
            <w:rStyle w:val="Hyperlink"/>
            <w:rFonts w:ascii="Times New Roman" w:eastAsia="Times New Roman" w:hAnsi="Times New Roman" w:cs="Times New Roman"/>
            <w:color w:val="auto"/>
            <w:sz w:val="24"/>
            <w:szCs w:val="24"/>
          </w:rPr>
          <w:t>https://streamstats.usgs.gov/ss/?gage=09506000&amp;tab=info</w:t>
        </w:r>
      </w:hyperlink>
      <w:r w:rsidRPr="002245EF">
        <w:rPr>
          <w:rFonts w:ascii="Times New Roman" w:hAnsi="Times New Roman" w:cs="Times New Roman"/>
          <w:sz w:val="24"/>
          <w:szCs w:val="24"/>
        </w:rPr>
        <w:t xml:space="preserve">).  Peak snowmelt occurred in mid-March and </w:t>
      </w:r>
      <w:commentRangeStart w:id="20"/>
      <w:r w:rsidRPr="002245EF">
        <w:rPr>
          <w:rFonts w:ascii="Times New Roman" w:hAnsi="Times New Roman" w:cs="Times New Roman"/>
          <w:sz w:val="24"/>
          <w:szCs w:val="24"/>
        </w:rPr>
        <w:t xml:space="preserve">almost reached </w:t>
      </w:r>
      <w:commentRangeEnd w:id="20"/>
      <w:r>
        <w:rPr>
          <w:rStyle w:val="CommentReference"/>
        </w:rPr>
        <w:commentReference w:id="20"/>
      </w:r>
      <w:r w:rsidRPr="002245EF">
        <w:rPr>
          <w:rFonts w:ascii="Times New Roman" w:hAnsi="Times New Roman" w:cs="Times New Roman"/>
          <w:sz w:val="24"/>
          <w:szCs w:val="24"/>
        </w:rPr>
        <w:t>1000 m</w:t>
      </w:r>
      <w:r w:rsidRPr="002245EF">
        <w:rPr>
          <w:rFonts w:ascii="Times New Roman" w:hAnsi="Times New Roman" w:cs="Times New Roman"/>
          <w:sz w:val="24"/>
          <w:szCs w:val="24"/>
          <w:vertAlign w:val="superscript"/>
        </w:rPr>
        <w:t>3</w:t>
      </w:r>
      <w:r w:rsidRPr="002245EF">
        <w:rPr>
          <w:rFonts w:ascii="Times New Roman" w:hAnsi="Times New Roman" w:cs="Times New Roman"/>
          <w:sz w:val="24"/>
          <w:szCs w:val="24"/>
        </w:rPr>
        <w:t>/sec</w:t>
      </w:r>
      <w:r>
        <w:rPr>
          <w:rFonts w:ascii="Times New Roman" w:hAnsi="Times New Roman" w:cs="Times New Roman"/>
          <w:sz w:val="24"/>
          <w:szCs w:val="24"/>
        </w:rPr>
        <w:t xml:space="preserve"> (Figure 2.1)</w:t>
      </w:r>
      <w:r w:rsidRPr="002245EF">
        <w:rPr>
          <w:rFonts w:ascii="Times New Roman" w:hAnsi="Times New Roman" w:cs="Times New Roman"/>
          <w:sz w:val="24"/>
          <w:szCs w:val="24"/>
        </w:rPr>
        <w:t>. Flows then declined to the summer and fall low-flow period where base</w:t>
      </w:r>
      <w:ins w:id="21" w:author="Abraham E Springer" w:date="2025-02-21T15:14: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flows can drop below 1 m</w:t>
      </w:r>
      <w:r w:rsidRPr="002245EF">
        <w:rPr>
          <w:rFonts w:ascii="Times New Roman" w:hAnsi="Times New Roman" w:cs="Times New Roman"/>
          <w:sz w:val="24"/>
          <w:szCs w:val="24"/>
          <w:vertAlign w:val="superscript"/>
        </w:rPr>
        <w:t>3</w:t>
      </w:r>
      <w:r w:rsidRPr="002245EF">
        <w:rPr>
          <w:rFonts w:ascii="Times New Roman" w:hAnsi="Times New Roman" w:cs="Times New Roman"/>
          <w:sz w:val="24"/>
          <w:szCs w:val="24"/>
        </w:rPr>
        <w:t>/sec. This large flood caused significant floodplain inundation, toppled riparian trees and in some cases, reshaped and re-routed the active channel. This flood disturbance created conditions for Fremont cottonwoods to regenerate via seed and a unique opportunity to study their establishment and survivorship.</w:t>
      </w:r>
    </w:p>
    <w:p w14:paraId="67E41A26" w14:textId="3FBB3031" w:rsidR="0038100D" w:rsidRPr="002245EF" w:rsidRDefault="0038100D" w:rsidP="0038100D">
      <w:pPr>
        <w:pStyle w:val="Heading2"/>
        <w:spacing w:line="480" w:lineRule="auto"/>
        <w:rPr>
          <w:rFonts w:ascii="Times New Roman" w:hAnsi="Times New Roman" w:cs="Times New Roman"/>
          <w:color w:val="auto"/>
          <w:sz w:val="24"/>
          <w:szCs w:val="24"/>
        </w:rPr>
      </w:pPr>
    </w:p>
    <w:p w14:paraId="34CC1A31" w14:textId="77777777" w:rsidR="0038100D" w:rsidRPr="002245EF" w:rsidRDefault="0038100D" w:rsidP="0038100D">
      <w:pPr>
        <w:rPr>
          <w:rFonts w:ascii="Times New Roman" w:hAnsi="Times New Roman" w:cs="Times New Roman"/>
          <w:b/>
          <w:bCs/>
        </w:rPr>
      </w:pPr>
      <w:r w:rsidRPr="002245EF">
        <w:rPr>
          <w:rFonts w:ascii="Times New Roman" w:hAnsi="Times New Roman" w:cs="Times New Roman"/>
          <w:b/>
          <w:bCs/>
        </w:rPr>
        <w:t>Verde River introduction</w:t>
      </w:r>
    </w:p>
    <w:p w14:paraId="1515A358" w14:textId="77777777" w:rsidR="0038100D" w:rsidRPr="002245EF" w:rsidRDefault="0038100D" w:rsidP="0038100D">
      <w:pPr>
        <w:spacing w:line="480" w:lineRule="auto"/>
        <w:ind w:firstLine="720"/>
        <w:rPr>
          <w:rFonts w:ascii="Times New Roman" w:hAnsi="Times New Roman" w:cs="Times New Roman"/>
          <w:sz w:val="24"/>
          <w:szCs w:val="24"/>
        </w:rPr>
      </w:pPr>
      <w:commentRangeStart w:id="22"/>
      <w:r w:rsidRPr="002245EF">
        <w:rPr>
          <w:rFonts w:ascii="Times New Roman" w:hAnsi="Times New Roman" w:cs="Times New Roman"/>
          <w:sz w:val="24"/>
          <w:szCs w:val="24"/>
        </w:rPr>
        <w:t xml:space="preserve">The </w:t>
      </w:r>
      <w:commentRangeEnd w:id="22"/>
      <w:r w:rsidR="00A52FD5">
        <w:rPr>
          <w:rStyle w:val="CommentReference"/>
        </w:rPr>
        <w:commentReference w:id="22"/>
      </w:r>
      <w:commentRangeStart w:id="23"/>
      <w:r w:rsidRPr="002245EF">
        <w:rPr>
          <w:rFonts w:ascii="Times New Roman" w:hAnsi="Times New Roman" w:cs="Times New Roman"/>
          <w:sz w:val="24"/>
          <w:szCs w:val="24"/>
        </w:rPr>
        <w:t>Verde</w:t>
      </w:r>
      <w:commentRangeEnd w:id="23"/>
      <w:r w:rsidR="00DF4E13">
        <w:rPr>
          <w:rStyle w:val="CommentReference"/>
        </w:rPr>
        <w:commentReference w:id="23"/>
      </w:r>
      <w:r w:rsidRPr="002245EF">
        <w:rPr>
          <w:rFonts w:ascii="Times New Roman" w:hAnsi="Times New Roman" w:cs="Times New Roman"/>
          <w:sz w:val="24"/>
          <w:szCs w:val="24"/>
        </w:rPr>
        <w:t xml:space="preserve"> River in central Arizona drains over 16,000 km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and is the longest</w:t>
      </w:r>
      <w:del w:id="24" w:author="Peter Z Fule" w:date="2025-03-08T10:34:00Z">
        <w:r w:rsidRPr="002245EF" w:rsidDel="007E00AD">
          <w:rPr>
            <w:rFonts w:ascii="Times New Roman" w:hAnsi="Times New Roman" w:cs="Times New Roman"/>
            <w:sz w:val="24"/>
            <w:szCs w:val="24"/>
          </w:rPr>
          <w:delText>,</w:delText>
        </w:r>
      </w:del>
      <w:r w:rsidRPr="002245EF">
        <w:rPr>
          <w:rFonts w:ascii="Times New Roman" w:hAnsi="Times New Roman" w:cs="Times New Roman"/>
          <w:sz w:val="24"/>
          <w:szCs w:val="24"/>
        </w:rPr>
        <w:t xml:space="preserve"> perennial river remaining in Arizona. Its watershed has elevations that range from over 3650 m ASL in the San Francisco Peaks to about 400 m ASL at its confluence with the Salt River. The headwaters in the upper Verde Valley originate from a series of springs draining the Big Chino and Little Chino aquifers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{"citationID":"m1NV8BHe","properties":{"formattedCitation":"(Wirt et al., 2005)","plainCitation":"(Wirt et al.,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(Wirt et al., 2005)</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The river then flows through the middle Verde Valley before it reaches</w:t>
      </w:r>
      <w:ins w:id="25" w:author="D.Merritt" w:date="2025-03-16T12:57: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the reach designated as Wild and Scenic (W&amp;S) just south of Camp Verde, AZ. Along this reach the Verde River gains volume from a string of canyons with perennial tributaries </w:t>
      </w:r>
      <w:r w:rsidRPr="002245EF">
        <w:rPr>
          <w:rFonts w:ascii="Times New Roman" w:hAnsi="Times New Roman" w:cs="Times New Roman"/>
          <w:sz w:val="24"/>
          <w:szCs w:val="24"/>
        </w:rPr>
        <w:lastRenderedPageBreak/>
        <w:t>which get large portions of their base</w:t>
      </w:r>
      <w:ins w:id="26" w:author="Abraham E Springer" w:date="2024-03-02T07:38: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flow from springs discharging from the regional aquifers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{"citationID":"Y5BjDlqe","properties":{"formattedCitation":"(Ecological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Springer"},{"family":"Turner","given":"D.S."}],"issued":{"date-parts":[["2008"]]}}}],"schema":"https://github.com/citation-style-language/schema/raw/master/csl-citation.json"}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(Ecological Implications of Verde River Flows, 2008)</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After the W&amp;S reach of the river, the Verde enters its lower reach and flows through two large storage reservoirs before joining the Salt River. There are no reservoirs on the upper reach</w:t>
      </w:r>
      <w:ins w:id="27" w:author="Abraham E Springer" w:date="2025-03-31T13:33:00Z">
        <w:r w:rsidRPr="002245EF">
          <w:rPr>
            <w:rFonts w:ascii="Times New Roman" w:hAnsi="Times New Roman" w:cs="Times New Roman"/>
            <w:sz w:val="24"/>
            <w:szCs w:val="24"/>
          </w:rPr>
          <w:t>,</w:t>
        </w:r>
      </w:ins>
      <w:r w:rsidRPr="002245EF">
        <w:rPr>
          <w:rFonts w:ascii="Times New Roman" w:hAnsi="Times New Roman" w:cs="Times New Roman"/>
          <w:sz w:val="24"/>
          <w:szCs w:val="24"/>
        </w:rPr>
        <w:t xml:space="preserve"> allowing large winter and monsoon floods to flow through the wild and scenic reach of the river and continuously influence the ecology and geomorphology.</w:t>
      </w:r>
    </w:p>
    <w:p w14:paraId="7A281CC4" w14:textId="77777777" w:rsidR="0038100D" w:rsidRPr="002245EF" w:rsidRDefault="0038100D" w:rsidP="0038100D">
      <w:pPr>
        <w:spacing w:line="480" w:lineRule="auto"/>
        <w:ind w:firstLine="576"/>
        <w:rPr>
          <w:rFonts w:ascii="Times New Roman" w:hAnsi="Times New Roman" w:cs="Times New Roman"/>
          <w:sz w:val="24"/>
          <w:szCs w:val="24"/>
        </w:rPr>
      </w:pPr>
      <w:r w:rsidRPr="002245EF">
        <w:rPr>
          <w:rFonts w:ascii="Times New Roman" w:hAnsi="Times New Roman" w:cs="Times New Roman"/>
          <w:sz w:val="24"/>
          <w:szCs w:val="24"/>
        </w:rPr>
        <w:tab/>
        <w:t xml:space="preserve">Although there are no large storage reservoirs above the Verde River Wild and Scenic corridor, the Verde River is still impacted by human use. Aquifers are pumped by municipal, irrigation, and domestic wells in the Big and Little Chino Basins. Perennial flow of the Verde River begins about eight km further downstream than it did historically because of groundwater pumping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{"citationID":"eXVFBvUS","properties":{"formattedCitation":"(Ecological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Springer"},{"family":"Turner","given":"D.S."}],"issued":{"date-parts":[["2008"]]}}}],"schema":"https://github.com/citation-style-language/schema/raw/master/csl-citation.json"}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(Ecological Implications of Verde River Flows , 2008)</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Surface water diversions between Clarkdale and Beasley River Access Point reduce base</w:t>
      </w:r>
      <w:ins w:id="28" w:author="Abraham E Springer" w:date="2025-03-31T13:35: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flow during the summer when water levels are historically at their lowest. Irrigation diversion ditches withdraw about 42,000,000 m</w:t>
      </w:r>
      <w:r w:rsidRPr="002245EF">
        <w:rPr>
          <w:rFonts w:ascii="Times New Roman" w:hAnsi="Times New Roman" w:cs="Times New Roman"/>
          <w:sz w:val="24"/>
          <w:szCs w:val="24"/>
          <w:vertAlign w:val="superscript"/>
        </w:rPr>
        <w:t>3</w:t>
      </w:r>
      <w:r w:rsidRPr="002245EF">
        <w:rPr>
          <w:rFonts w:ascii="Times New Roman" w:hAnsi="Times New Roman" w:cs="Times New Roman"/>
          <w:sz w:val="24"/>
          <w:szCs w:val="24"/>
        </w:rPr>
        <w:t xml:space="preserve"> (34,000 acre feet) with about half of that being consumed and the other half returning to the river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{"citationID":"utTOnxiF","properties":{"formattedCitation":"(Alam,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(Alam, 1997; Blasch et al., 2006)</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The Verde Valley also is an agricultural area with land being used for</w:t>
      </w:r>
      <w:del w:id="29" w:author="Peter Z Fule" w:date="2025-03-08T10:38:00Z">
        <w:r w:rsidRPr="002245EF" w:rsidDel="0098728E">
          <w:rPr>
            <w:rFonts w:ascii="Times New Roman" w:hAnsi="Times New Roman" w:cs="Times New Roman"/>
            <w:sz w:val="24"/>
            <w:szCs w:val="24"/>
          </w:rPr>
          <w:delText>:</w:delText>
        </w:r>
      </w:del>
      <w:r w:rsidRPr="002245EF">
        <w:rPr>
          <w:rFonts w:ascii="Times New Roman" w:hAnsi="Times New Roman" w:cs="Times New Roman"/>
          <w:sz w:val="24"/>
          <w:szCs w:val="24"/>
        </w:rPr>
        <w:t xml:space="preserve"> pasture, pecans, grapes, alfalfa, barley, corn, and other vegetables. However, most farms are often small in size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{"citationID":"qGFBqPy8","properties":{"formattedCitation":"(USDA, 2012; Zhao et al., 2019)","plainCitation":"(USDA, 2012; Zhao et al., 2019)","noteIndex":0},"citationItems":[{"id":11,"uris":["http://zotero.org/users/local/yyBX3i8n/items/ES4WDK62"],"itemData":{"id":11,"type":"report","collection-title":"Census of Agriculture","title":"Yavapai County Profile","URL":"https://agcensus.library.cornell.edu/wp-content/uploads/2012-Arizona-cp04025.pdf","author":[{"literal":"USDA"}],"issued":{"date-parts":[["2012"]]}}},{"id":61,"uris":["http://zotero.org/users/local/yyBX3i8n/items/9D36W82N"],"itemData":{"id":61,"type":"article-journal","container-title":"Forest Policy and Economics","DOI":"10.1016/j.forpol.2019.101999","ISSN":"13899341","journalAbbreviation":"Forest Policy and Economics","language":"en","page":"101999","source":"DOI.org (Crossref)","title":"The impact of forest restoration on agriculture in the Verde River watershed, Arizona, USA","volume":"109","author":[{"family":"Zhao","given":"Xiaobing"},{"family":"Du","given":"Ding"},{"family":"Xiong","given":"Jun"},{"family":"Springer","given":"Abraham"},{"family":"Masek Lopez","given":"Sharon R."},{"family":"Winkler","given":"Blake"},{"family":"Hubler","given":"Kenedy"}],"issued":{"date-parts":[["2019",12]]}}}],"schema":"https://github.com/citation-style-language/schema/raw/master/csl-citation.json"}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(USDA, 2012; Zhao et al., 2019)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w:t>
      </w:r>
    </w:p>
    <w:p w14:paraId="6FE47513" w14:textId="2B66DE49"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The Verde River is also important economically for the State of Arizona. The Nature Conservancy (2011) estimated in 2010 that the economic value of the Middle Verde River was $150-161 million and created 737 jobs. About $88 million was related to tourism. About $35 million was estimated for agriculture (including the wine industry) and they estimated the ecological value of the Middle Verde River at $15-22 million. In addition, about 60% of water delivered to the Phoenix metropolitan area is supplied by the Salt and Verde Rivers </w:t>
      </w:r>
      <w:r w:rsidRPr="002245EF">
        <w:rPr>
          <w:rFonts w:ascii="Times New Roman" w:hAnsi="Times New Roman" w:cs="Times New Roman"/>
          <w:sz w:val="24"/>
          <w:szCs w:val="24"/>
        </w:rPr>
        <w:lastRenderedPageBreak/>
        <w:t>(</w:t>
      </w:r>
      <w:r w:rsidRPr="002245EF">
        <w:rPr>
          <w:rFonts w:ascii="Times New Roman" w:hAnsi="Times New Roman" w:cs="Times New Roman"/>
          <w:sz w:val="16"/>
          <w:szCs w:val="16"/>
        </w:rPr>
        <w:t>https://www.phoenix.gov/administration/departments/waterservices/supply-conservation/drought/drought-shortage-operations.html#:~:text=The%20City%20uses%20nearly%2060,Central%20Arizona%20Project%20(CAP</w:t>
      </w:r>
      <w:r w:rsidR="002245EF">
        <w:rPr>
          <w:rFonts w:ascii="Times New Roman" w:hAnsi="Times New Roman" w:cs="Times New Roman"/>
          <w:sz w:val="16"/>
          <w:szCs w:val="16"/>
        </w:rPr>
        <w:t>)</w:t>
      </w:r>
      <w:r w:rsidRPr="002245EF">
        <w:rPr>
          <w:rFonts w:ascii="Times New Roman" w:hAnsi="Times New Roman" w:cs="Times New Roman"/>
          <w:sz w:val="16"/>
          <w:szCs w:val="16"/>
        </w:rPr>
        <w:t xml:space="preserve">). </w:t>
      </w:r>
      <w:r w:rsidRPr="002245EF">
        <w:rPr>
          <w:rFonts w:ascii="Times New Roman" w:hAnsi="Times New Roman" w:cs="Times New Roman"/>
          <w:sz w:val="24"/>
          <w:szCs w:val="24"/>
        </w:rPr>
        <w:t>Most Arizonans live within the Phoenix metro area, making the Verde River a critical water supply in the region.</w:t>
      </w:r>
    </w:p>
    <w:p w14:paraId="2A6C4D12"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The Verde River is one of two federally designated Wild and Scenic Rivers in Arizona. The Wild and Scenic Rivers Act designated the Verde River for study in 1978 before being officially designated in 1984. To be designated, a river must possess “</w:t>
      </w:r>
      <w:r w:rsidRPr="002245EF">
        <w:rPr>
          <w:rFonts w:ascii="Times New Roman" w:hAnsi="Times New Roman" w:cs="Times New Roman"/>
          <w:sz w:val="24"/>
          <w:szCs w:val="24"/>
          <w:highlight w:val="white"/>
        </w:rPr>
        <w:t>outstandingly remarkable scenic, recreational, geologic, fish and wildlife, historic, cultural or other similar values” (ORVs; Wild and Scenic Rivers Act, 1968). Maintaining these values along the Verde River are required because of this designation. Riparian forests along the Verde River contribute to many of the ORVs identified in the Wild and Scenic Rivers Act. Therefore, maintaining and regenerating Fremont cottonwoods (</w:t>
      </w:r>
      <w:r w:rsidRPr="002245EF">
        <w:rPr>
          <w:rFonts w:ascii="Times New Roman" w:hAnsi="Times New Roman" w:cs="Times New Roman"/>
          <w:i/>
          <w:iCs/>
          <w:sz w:val="24"/>
          <w:szCs w:val="24"/>
          <w:highlight w:val="white"/>
        </w:rPr>
        <w:t xml:space="preserve">Populus </w:t>
      </w:r>
      <w:proofErr w:type="spellStart"/>
      <w:r w:rsidRPr="002245EF">
        <w:rPr>
          <w:rFonts w:ascii="Times New Roman" w:hAnsi="Times New Roman" w:cs="Times New Roman"/>
          <w:i/>
          <w:iCs/>
          <w:sz w:val="24"/>
          <w:szCs w:val="24"/>
          <w:highlight w:val="white"/>
        </w:rPr>
        <w:t>fremontii</w:t>
      </w:r>
      <w:proofErr w:type="spellEnd"/>
      <w:r w:rsidRPr="002245EF">
        <w:rPr>
          <w:rFonts w:ascii="Times New Roman" w:hAnsi="Times New Roman" w:cs="Times New Roman"/>
          <w:i/>
          <w:iCs/>
          <w:sz w:val="24"/>
          <w:szCs w:val="24"/>
          <w:highlight w:val="white"/>
        </w:rPr>
        <w:t>)</w:t>
      </w:r>
      <w:r w:rsidRPr="002245EF">
        <w:rPr>
          <w:rFonts w:ascii="Times New Roman" w:hAnsi="Times New Roman" w:cs="Times New Roman"/>
          <w:sz w:val="24"/>
          <w:szCs w:val="24"/>
          <w:highlight w:val="white"/>
        </w:rPr>
        <w:t xml:space="preserve"> along the Verde is crucial to sustaining its remarkable values. </w:t>
      </w:r>
    </w:p>
    <w:p w14:paraId="63ADEE78" w14:textId="77777777" w:rsidR="0038100D" w:rsidRPr="002245EF" w:rsidRDefault="0038100D" w:rsidP="0038100D">
      <w:pPr>
        <w:spacing w:line="480" w:lineRule="auto"/>
        <w:rPr>
          <w:rFonts w:ascii="Times New Roman" w:hAnsi="Times New Roman" w:cs="Times New Roman"/>
          <w:sz w:val="24"/>
          <w:szCs w:val="24"/>
        </w:rPr>
      </w:pPr>
    </w:p>
    <w:p w14:paraId="22A26AFB" w14:textId="77777777" w:rsidR="0038100D" w:rsidRPr="002245EF" w:rsidRDefault="0038100D" w:rsidP="0038100D">
      <w:pPr>
        <w:spacing w:line="480" w:lineRule="auto"/>
        <w:jc w:val="center"/>
        <w:rPr>
          <w:rFonts w:ascii="Times New Roman" w:hAnsi="Times New Roman" w:cs="Times New Roman"/>
          <w:sz w:val="24"/>
          <w:szCs w:val="24"/>
        </w:rPr>
      </w:pPr>
    </w:p>
    <w:p w14:paraId="4BEEDC8D" w14:textId="708DF99B" w:rsidR="0038100D" w:rsidRDefault="0038100D" w:rsidP="0038100D">
      <w:pPr>
        <w:spacing w:line="480" w:lineRule="auto"/>
        <w:jc w:val="center"/>
        <w:rPr>
          <w:rFonts w:ascii="Times New Roman" w:hAnsi="Times New Roman" w:cs="Times New Roman"/>
          <w:sz w:val="24"/>
          <w:szCs w:val="24"/>
        </w:rPr>
      </w:pPr>
    </w:p>
    <w:p w14:paraId="17FB930D" w14:textId="5A6B5FF0" w:rsidR="002245EF" w:rsidRPr="002245EF" w:rsidRDefault="002245EF" w:rsidP="0038100D">
      <w:pPr>
        <w:spacing w:line="480"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644C6003" wp14:editId="6A8B6905">
            <wp:extent cx="3521682" cy="3670300"/>
            <wp:effectExtent l="0" t="0" r="3175" b="6350"/>
            <wp:docPr id="339356176" name="Picture 1" descr="A graph of a graph showing the amount of snow me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56176" name="Picture 1" descr="A graph of a graph showing the amount of snow melt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27003" cy="3675845"/>
                    </a:xfrm>
                    <a:prstGeom prst="rect">
                      <a:avLst/>
                    </a:prstGeom>
                  </pic:spPr>
                </pic:pic>
              </a:graphicData>
            </a:graphic>
          </wp:inline>
        </w:drawing>
      </w:r>
    </w:p>
    <w:p w14:paraId="258FDDFF"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30" w:name="_Toc193890751"/>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Mean daily discharge for the Verde River near Camp Verde, AZ USGS gage (09506000) for </w:t>
      </w:r>
      <w:bookmarkEnd w:id="30"/>
      <w:r w:rsidRPr="002245EF">
        <w:rPr>
          <w:rFonts w:ascii="Times New Roman" w:hAnsi="Times New Roman" w:cs="Times New Roman"/>
          <w:color w:val="auto"/>
          <w:sz w:val="24"/>
          <w:szCs w:val="24"/>
        </w:rPr>
        <w:t>2023.</w:t>
      </w:r>
    </w:p>
    <w:p w14:paraId="1B445223" w14:textId="2A8D9BB2"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The Verde River’s unique and intact </w:t>
      </w:r>
      <w:r w:rsidR="005901E8">
        <w:rPr>
          <w:rFonts w:ascii="Times New Roman" w:hAnsi="Times New Roman" w:cs="Times New Roman"/>
          <w:sz w:val="24"/>
          <w:szCs w:val="24"/>
        </w:rPr>
        <w:t>flow regime</w:t>
      </w:r>
      <w:r w:rsidRPr="002245EF">
        <w:rPr>
          <w:rFonts w:ascii="Times New Roman" w:hAnsi="Times New Roman" w:cs="Times New Roman"/>
          <w:sz w:val="24"/>
          <w:szCs w:val="24"/>
        </w:rPr>
        <w:t xml:space="preserve"> makes it rare in the Southwest. We used the following research questions to understand regeneration and establishment of Fremont cottonwood on this river.</w:t>
      </w:r>
      <w:r w:rsidR="005901E8">
        <w:rPr>
          <w:rFonts w:ascii="Times New Roman" w:hAnsi="Times New Roman" w:cs="Times New Roman"/>
          <w:sz w:val="24"/>
          <w:szCs w:val="24"/>
        </w:rPr>
        <w:t xml:space="preserve"> We also investigated the impact of certain climate variables on the growth (fitness) of Fremont cottonwoods.</w:t>
      </w:r>
    </w:p>
    <w:p w14:paraId="270FBBAB"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1)  How have seedlings from the 2023 spring cohort survived and grown in the past two growing seasons?</w:t>
      </w:r>
    </w:p>
    <w:p w14:paraId="219F5661" w14:textId="7204B543"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2) What are the demographics of Fremont </w:t>
      </w:r>
      <w:r w:rsidR="00107F5F" w:rsidRPr="002245EF">
        <w:rPr>
          <w:rFonts w:ascii="Times New Roman" w:hAnsi="Times New Roman" w:cs="Times New Roman"/>
          <w:sz w:val="24"/>
          <w:szCs w:val="24"/>
        </w:rPr>
        <w:t>cottonwood along</w:t>
      </w:r>
      <w:r w:rsidRPr="002245EF">
        <w:rPr>
          <w:rFonts w:ascii="Times New Roman" w:hAnsi="Times New Roman" w:cs="Times New Roman"/>
          <w:sz w:val="24"/>
          <w:szCs w:val="24"/>
        </w:rPr>
        <w:t xml:space="preserve"> the Verde River?</w:t>
      </w:r>
    </w:p>
    <w:p w14:paraId="78C1971C" w14:textId="0BDDD2DC"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3) What </w:t>
      </w:r>
      <w:r w:rsidR="002245EF">
        <w:rPr>
          <w:rFonts w:ascii="Times New Roman" w:hAnsi="Times New Roman" w:cs="Times New Roman"/>
          <w:sz w:val="24"/>
          <w:szCs w:val="24"/>
        </w:rPr>
        <w:t xml:space="preserve">climate </w:t>
      </w:r>
      <w:r w:rsidRPr="002245EF">
        <w:rPr>
          <w:rFonts w:ascii="Times New Roman" w:hAnsi="Times New Roman" w:cs="Times New Roman"/>
          <w:sz w:val="24"/>
          <w:szCs w:val="24"/>
        </w:rPr>
        <w:t>variables impact annual growth (fitness) of Fremont cottonwood along the Verde River?</w:t>
      </w:r>
    </w:p>
    <w:p w14:paraId="35CEFF24" w14:textId="77777777" w:rsidR="0038100D" w:rsidRPr="002245EF" w:rsidRDefault="0038100D" w:rsidP="0038100D">
      <w:pPr>
        <w:pStyle w:val="Heading2"/>
        <w:spacing w:line="480" w:lineRule="auto"/>
        <w:rPr>
          <w:rFonts w:ascii="Times New Roman" w:hAnsi="Times New Roman" w:cs="Times New Roman"/>
          <w:color w:val="auto"/>
          <w:sz w:val="24"/>
          <w:szCs w:val="24"/>
        </w:rPr>
      </w:pPr>
      <w:bookmarkStart w:id="31" w:name="_Toc193890715"/>
      <w:r w:rsidRPr="002245EF">
        <w:rPr>
          <w:rFonts w:ascii="Times New Roman" w:hAnsi="Times New Roman" w:cs="Times New Roman"/>
          <w:color w:val="auto"/>
          <w:sz w:val="24"/>
          <w:szCs w:val="24"/>
        </w:rPr>
        <w:lastRenderedPageBreak/>
        <w:t>Methods</w:t>
      </w:r>
      <w:bookmarkEnd w:id="31"/>
    </w:p>
    <w:p w14:paraId="611EC631"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Study Site</w:t>
      </w:r>
    </w:p>
    <w:p w14:paraId="50AC523E" w14:textId="070C676D" w:rsidR="0038100D" w:rsidRDefault="0038100D" w:rsidP="002245EF">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Access to the Verde River Wild and Scenic Corridor is restricted to a few road access points or from rafting along the river. Because of the limited access, sites were chosen that are logistically feasible and realistic to access on a frequent and continuous basis. Beasley Flat River Access Point (BRAP), downstream of Camp Verde and Childs dispersed camping area, upstream from the confluence of the Verde River with Fossil Creek (Figure 2.2) were chosen to visit repeatedly. A third site at Sheep Bridge River Access Point was used to collect tree cores but was not used to study seedling mortality monitoring because of its remote location. All three sites have healthy Fremont cottonwood-Goodding’s willow riparian, gallery forests and have a largely unaltered flood hydrology. </w:t>
      </w:r>
    </w:p>
    <w:p w14:paraId="4E6EE66D" w14:textId="77777777" w:rsidR="002245EF" w:rsidRDefault="002245EF" w:rsidP="002245EF">
      <w:pPr>
        <w:spacing w:line="480" w:lineRule="auto"/>
        <w:rPr>
          <w:rFonts w:ascii="Times New Roman" w:hAnsi="Times New Roman" w:cs="Times New Roman"/>
          <w:sz w:val="24"/>
          <w:szCs w:val="24"/>
        </w:rPr>
      </w:pPr>
    </w:p>
    <w:p w14:paraId="59D72BBF" w14:textId="77777777" w:rsidR="002245EF" w:rsidRPr="002245EF" w:rsidRDefault="002245EF" w:rsidP="002245EF">
      <w:pPr>
        <w:spacing w:line="480" w:lineRule="auto"/>
        <w:rPr>
          <w:rFonts w:ascii="Times New Roman" w:hAnsi="Times New Roman" w:cs="Times New Roman"/>
          <w:sz w:val="24"/>
          <w:szCs w:val="24"/>
        </w:rPr>
      </w:pPr>
    </w:p>
    <w:p w14:paraId="7DDBE5E4"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rPr>
        <w:lastRenderedPageBreak/>
        <w:drawing>
          <wp:inline distT="0" distB="0" distL="0" distR="0" wp14:anchorId="08B36911" wp14:editId="65D26566">
            <wp:extent cx="5486400" cy="3657600"/>
            <wp:effectExtent l="0" t="0" r="0" b="0"/>
            <wp:docPr id="544139331" name="Picture 3" descr="A map of a r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39331" name="Picture 3" descr="A map of a riv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780F6611"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32" w:name="_Toc193890752"/>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Map of the Verde River basin showing the Wild and Scenic reach of the Verde River and study sites.</w:t>
      </w:r>
      <w:bookmarkEnd w:id="32"/>
    </w:p>
    <w:p w14:paraId="01CB9F54"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Seedling Plots</w:t>
      </w:r>
    </w:p>
    <w:p w14:paraId="7BAC0472" w14:textId="738C8E18"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River reaches were walked in </w:t>
      </w:r>
      <w:r w:rsidR="00A52FD5">
        <w:rPr>
          <w:rFonts w:ascii="Times New Roman" w:hAnsi="Times New Roman" w:cs="Times New Roman"/>
          <w:sz w:val="24"/>
          <w:szCs w:val="24"/>
        </w:rPr>
        <w:t>f</w:t>
      </w:r>
      <w:r w:rsidR="00A52FD5" w:rsidRPr="002245EF">
        <w:rPr>
          <w:rFonts w:ascii="Times New Roman" w:hAnsi="Times New Roman" w:cs="Times New Roman"/>
          <w:sz w:val="24"/>
          <w:szCs w:val="24"/>
        </w:rPr>
        <w:t xml:space="preserve">all </w:t>
      </w:r>
      <w:r w:rsidRPr="002245EF">
        <w:rPr>
          <w:rFonts w:ascii="Times New Roman" w:hAnsi="Times New Roman" w:cs="Times New Roman"/>
          <w:sz w:val="24"/>
          <w:szCs w:val="24"/>
        </w:rPr>
        <w:t xml:space="preserve">2023 to identify seedlings that had survived their first growing season. We established ten monitoring plots at BRAP and Childs using purposive (subjective) sampling. Plots were selected in areas where </w:t>
      </w:r>
      <w:r w:rsidR="00A52FD5">
        <w:rPr>
          <w:rFonts w:ascii="Times New Roman" w:hAnsi="Times New Roman" w:cs="Times New Roman"/>
          <w:sz w:val="24"/>
          <w:szCs w:val="24"/>
        </w:rPr>
        <w:t xml:space="preserve">live </w:t>
      </w:r>
      <w:r w:rsidRPr="002245EF">
        <w:rPr>
          <w:rFonts w:ascii="Times New Roman" w:hAnsi="Times New Roman" w:cs="Times New Roman"/>
          <w:sz w:val="24"/>
          <w:szCs w:val="24"/>
        </w:rPr>
        <w:t>seedlings</w:t>
      </w:r>
      <w:r w:rsidR="00A52FD5">
        <w:rPr>
          <w:rFonts w:ascii="Times New Roman" w:hAnsi="Times New Roman" w:cs="Times New Roman"/>
          <w:sz w:val="24"/>
          <w:szCs w:val="24"/>
        </w:rPr>
        <w:t xml:space="preserve"> occurred</w:t>
      </w:r>
      <w:r w:rsidRPr="002245EF">
        <w:rPr>
          <w:rFonts w:ascii="Times New Roman" w:hAnsi="Times New Roman" w:cs="Times New Roman"/>
          <w:sz w:val="24"/>
          <w:szCs w:val="24"/>
        </w:rPr>
        <w:t>, not randomly across the floodplain. Seedling</w:t>
      </w:r>
      <w:r w:rsidR="00516EBF">
        <w:rPr>
          <w:rFonts w:ascii="Times New Roman" w:hAnsi="Times New Roman" w:cs="Times New Roman"/>
          <w:sz w:val="24"/>
          <w:szCs w:val="24"/>
        </w:rPr>
        <w:t>s were</w:t>
      </w:r>
      <w:r w:rsidRPr="002245EF">
        <w:rPr>
          <w:rFonts w:ascii="Times New Roman" w:hAnsi="Times New Roman" w:cs="Times New Roman"/>
          <w:sz w:val="24"/>
          <w:szCs w:val="24"/>
        </w:rPr>
        <w:t xml:space="preserve"> concentrated </w:t>
      </w:r>
      <w:r w:rsidR="00516EBF">
        <w:rPr>
          <w:rFonts w:ascii="Times New Roman" w:hAnsi="Times New Roman" w:cs="Times New Roman"/>
          <w:sz w:val="24"/>
          <w:szCs w:val="24"/>
        </w:rPr>
        <w:t>forming</w:t>
      </w:r>
      <w:r w:rsidR="00516EBF"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dense </w:t>
      </w:r>
      <w:r w:rsidR="00516EBF">
        <w:rPr>
          <w:rFonts w:ascii="Times New Roman" w:hAnsi="Times New Roman" w:cs="Times New Roman"/>
          <w:sz w:val="24"/>
          <w:szCs w:val="24"/>
        </w:rPr>
        <w:t>patches and a r</w:t>
      </w:r>
      <w:r w:rsidRPr="002245EF">
        <w:rPr>
          <w:rFonts w:ascii="Times New Roman" w:hAnsi="Times New Roman" w:cs="Times New Roman"/>
          <w:sz w:val="24"/>
          <w:szCs w:val="24"/>
        </w:rPr>
        <w:t xml:space="preserve">andom or systematic approach likely would not have </w:t>
      </w:r>
      <w:r w:rsidR="002245EF">
        <w:rPr>
          <w:rFonts w:ascii="Times New Roman" w:hAnsi="Times New Roman" w:cs="Times New Roman"/>
          <w:sz w:val="24"/>
          <w:szCs w:val="24"/>
        </w:rPr>
        <w:t>located</w:t>
      </w:r>
      <w:r w:rsidRPr="002245EF">
        <w:rPr>
          <w:rFonts w:ascii="Times New Roman" w:hAnsi="Times New Roman" w:cs="Times New Roman"/>
          <w:sz w:val="24"/>
          <w:szCs w:val="24"/>
        </w:rPr>
        <w:t xml:space="preserve"> the regeneration. By choosing sites where regeneration had survived their first growing season, it allowed us to better study and understand which variables impact their </w:t>
      </w:r>
      <w:commentRangeStart w:id="33"/>
      <w:r w:rsidRPr="002245EF">
        <w:rPr>
          <w:rFonts w:ascii="Times New Roman" w:hAnsi="Times New Roman" w:cs="Times New Roman"/>
          <w:sz w:val="24"/>
          <w:szCs w:val="24"/>
        </w:rPr>
        <w:t>survivorship</w:t>
      </w:r>
      <w:commentRangeEnd w:id="33"/>
      <w:r w:rsidR="00516EBF">
        <w:rPr>
          <w:rStyle w:val="CommentReference"/>
        </w:rPr>
        <w:commentReference w:id="33"/>
      </w:r>
      <w:r w:rsidRPr="002245EF">
        <w:rPr>
          <w:rFonts w:ascii="Times New Roman" w:hAnsi="Times New Roman" w:cs="Times New Roman"/>
          <w:sz w:val="24"/>
          <w:szCs w:val="24"/>
        </w:rPr>
        <w:t>.</w:t>
      </w:r>
    </w:p>
    <w:p w14:paraId="11338CB2"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We pounded metal pin into the ground and a radius was determined to encompass the seedlings. We then measured seedling heights with a ruler or measuring tape to the nearest </w:t>
      </w:r>
      <w:r w:rsidRPr="002245EF">
        <w:rPr>
          <w:rFonts w:ascii="Times New Roman" w:hAnsi="Times New Roman" w:cs="Times New Roman"/>
          <w:sz w:val="24"/>
          <w:szCs w:val="24"/>
        </w:rPr>
        <w:lastRenderedPageBreak/>
        <w:t xml:space="preserve">centimeter and the diameters near the ground with calipers to the nearest millimeter within the determined radius. </w:t>
      </w:r>
    </w:p>
    <w:p w14:paraId="01A935DA"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If a regeneration area was too dense to feasibly measure every seedling, we subsampled the area. First, we mapped the area containing the cottonwood seedling using an Arrow100 GNSS (Quebec, Canada). After the polygon was created and the area determined to the nearest square meter, a one square meter hoop was used to create subsample areas and seedlings within the hoop were then measured and recorded. We sampled 15-30% of the total area containing seedlings.</w:t>
      </w:r>
    </w:p>
    <w:p w14:paraId="53838D9D" w14:textId="77777777" w:rsidR="0038100D" w:rsidRPr="002245EF" w:rsidRDefault="0038100D" w:rsidP="0038100D">
      <w:pPr>
        <w:spacing w:line="480" w:lineRule="auto"/>
        <w:rPr>
          <w:rFonts w:ascii="Times New Roman" w:hAnsi="Times New Roman" w:cs="Times New Roman"/>
          <w:b/>
          <w:sz w:val="24"/>
          <w:szCs w:val="24"/>
          <w:lang w:val="en-US"/>
        </w:rPr>
      </w:pPr>
      <w:r w:rsidRPr="002245EF">
        <w:rPr>
          <w:rFonts w:ascii="Times New Roman" w:hAnsi="Times New Roman" w:cs="Times New Roman"/>
          <w:b/>
          <w:sz w:val="24"/>
          <w:szCs w:val="24"/>
          <w:lang w:val="en-US"/>
        </w:rPr>
        <w:t>Light</w:t>
      </w:r>
    </w:p>
    <w:p w14:paraId="78DC9A52" w14:textId="77777777" w:rsidR="0038100D" w:rsidRPr="002245EF" w:rsidRDefault="0038100D" w:rsidP="0038100D">
      <w:pPr>
        <w:spacing w:line="480" w:lineRule="auto"/>
        <w:ind w:firstLine="720"/>
        <w:rPr>
          <w:rFonts w:ascii="Times New Roman" w:hAnsi="Times New Roman" w:cs="Times New Roman"/>
          <w:sz w:val="24"/>
          <w:szCs w:val="24"/>
        </w:rPr>
      </w:pPr>
      <w:commentRangeStart w:id="34"/>
      <w:r w:rsidRPr="002245EF">
        <w:rPr>
          <w:rFonts w:ascii="Times New Roman" w:hAnsi="Times New Roman" w:cs="Times New Roman"/>
          <w:sz w:val="24"/>
          <w:szCs w:val="24"/>
        </w:rPr>
        <w:t xml:space="preserve">Light </w:t>
      </w:r>
      <w:commentRangeEnd w:id="34"/>
      <w:r w:rsidR="00516EBF">
        <w:rPr>
          <w:rStyle w:val="CommentReference"/>
        </w:rPr>
        <w:commentReference w:id="34"/>
      </w:r>
      <w:r w:rsidRPr="002245EF">
        <w:rPr>
          <w:rFonts w:ascii="Times New Roman" w:hAnsi="Times New Roman" w:cs="Times New Roman"/>
          <w:sz w:val="24"/>
          <w:szCs w:val="24"/>
        </w:rPr>
        <w:t>intensity was measured with a Li-COR LI-1500 Light Sensor Logger (Lincoln, NE). The pyranometer sensor was placed in the or near the plot and allowed to acclimate. A reading was taken every minute for 5 minutes. These readings were then averaged to get an average W/m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value at each plot at an accuracy of ± 0.3%.</w:t>
      </w:r>
    </w:p>
    <w:p w14:paraId="421942BC" w14:textId="77777777" w:rsidR="0038100D" w:rsidRPr="002245EF" w:rsidRDefault="0038100D" w:rsidP="0038100D">
      <w:pPr>
        <w:spacing w:line="480" w:lineRule="auto"/>
        <w:rPr>
          <w:rFonts w:ascii="Times New Roman" w:hAnsi="Times New Roman" w:cs="Times New Roman"/>
          <w:b/>
          <w:sz w:val="24"/>
          <w:szCs w:val="24"/>
          <w:lang w:val="en-US"/>
        </w:rPr>
      </w:pPr>
      <w:r w:rsidRPr="002245EF">
        <w:rPr>
          <w:rFonts w:ascii="Times New Roman" w:hAnsi="Times New Roman" w:cs="Times New Roman"/>
          <w:b/>
          <w:sz w:val="24"/>
          <w:szCs w:val="24"/>
          <w:lang w:val="en-US"/>
        </w:rPr>
        <w:t>Herbaceous Coverage</w:t>
      </w:r>
    </w:p>
    <w:p w14:paraId="5E220561"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We measured herbaceous coverage to observe competition of other herbaceous plants with cottonwood seedlings.  Herbaceous coverage was estimated using the Braun-Blanquet 6 step scale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{"citationID":"uj4yrV78","properties":{"formattedCitation":"(Braun-Blanquet, 1964)","plainCitation":"(Braun-Blanquet, 1964)","noteIndex":0},"citationItems":[{"id":48,"uris":["http://zotero.org/users/local/yyBX3i8n/items/UPCR4PYG"],"itemData":{"id":48,"type":"book","event-place":"Vienna","ISBN":"978-3-7091-8111-9","language":"de","license":"http://www.springer.com/tdm","note":"DOI: 10.1007/978-3-7091-8110-2","publisher":"Springer Vienna","publisher-place":"Vienna","source":"DOI.org (Crossref)","title":"Pflanzensoziologie","URL":"http://link.springer.com/10.1007/978-3-7091-8110-2","author":[{"family":"Braun-Blanquet","given":"J."}],"accessed":{"date-parts":[["2024",12,19]]},"issued":{"date-parts":[["1964"]]}}}],"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(Braun-Blanquet, 1964)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Only herbaceous plants within the plots and rooted at the same elevation as the cottonwood seedlings were considered as herbaceous competition. Plants rooted at the same elevation as cottonwood seedlings would be competing for light, water, space and nutrients.</w:t>
      </w:r>
    </w:p>
    <w:p w14:paraId="5A354755"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lang w:val="en-US"/>
        </w:rPr>
        <w:t xml:space="preserve">Soil </w:t>
      </w:r>
    </w:p>
    <w:p w14:paraId="48FE73B3" w14:textId="343111EF" w:rsidR="0038100D" w:rsidRPr="002245EF" w:rsidRDefault="0038100D" w:rsidP="0038100D">
      <w:pPr>
        <w:spacing w:line="480" w:lineRule="auto"/>
        <w:ind w:firstLine="720"/>
        <w:rPr>
          <w:rFonts w:ascii="Times New Roman" w:hAnsi="Times New Roman" w:cs="Times New Roman"/>
          <w:sz w:val="24"/>
          <w:szCs w:val="24"/>
          <w:lang w:val="en-US"/>
        </w:rPr>
      </w:pPr>
      <w:r w:rsidRPr="002245EF">
        <w:rPr>
          <w:rFonts w:ascii="Times New Roman" w:hAnsi="Times New Roman" w:cs="Times New Roman"/>
          <w:sz w:val="24"/>
          <w:szCs w:val="24"/>
          <w:lang w:val="en-US"/>
        </w:rPr>
        <w:t xml:space="preserve">Soil samples were collected inside the seedling plots using a trowel. Soil samples are from the first few inches of the soil horizon where the cottonwoods originally germinated. </w:t>
      </w:r>
      <w:r w:rsidRPr="002245EF">
        <w:rPr>
          <w:rFonts w:ascii="Times New Roman" w:hAnsi="Times New Roman" w:cs="Times New Roman"/>
          <w:sz w:val="24"/>
          <w:szCs w:val="24"/>
          <w:lang w:val="en-US"/>
        </w:rPr>
        <w:lastRenderedPageBreak/>
        <w:t>Samples were dried in an oven for 6 hours at 70</w:t>
      </w:r>
      <w:r w:rsidRPr="002245EF">
        <w:rPr>
          <w:rFonts w:ascii="Times New Roman" w:hAnsi="Times New Roman" w:cs="Times New Roman"/>
          <w:sz w:val="24"/>
          <w:szCs w:val="24"/>
          <w:vertAlign w:val="superscript"/>
          <w:lang w:val="en-US"/>
        </w:rPr>
        <w:t>o</w:t>
      </w:r>
      <w:r w:rsidRPr="002245EF">
        <w:rPr>
          <w:rFonts w:ascii="Times New Roman" w:hAnsi="Times New Roman" w:cs="Times New Roman"/>
          <w:sz w:val="24"/>
          <w:szCs w:val="24"/>
          <w:lang w:val="en-US"/>
        </w:rPr>
        <w:t xml:space="preserve"> C. The samples were placed in a shaker and sieved for 15 minutes and the percent fines (0.075mm or smaller) was calculated for each site</w:t>
      </w:r>
      <w:r w:rsidR="00843C64">
        <w:rPr>
          <w:rFonts w:ascii="Times New Roman" w:hAnsi="Times New Roman" w:cs="Times New Roman"/>
          <w:sz w:val="24"/>
          <w:szCs w:val="24"/>
          <w:lang w:val="en-US"/>
        </w:rPr>
        <w:t xml:space="preserve"> by subtracting the weight of fine sediment from the total sediment weight</w:t>
      </w:r>
      <w:r w:rsidRPr="002245EF">
        <w:rPr>
          <w:rFonts w:ascii="Times New Roman" w:hAnsi="Times New Roman" w:cs="Times New Roman"/>
          <w:sz w:val="24"/>
          <w:szCs w:val="24"/>
          <w:lang w:val="en-US"/>
        </w:rPr>
        <w:t>. Grain size distributions were based on dry weight percentage.</w:t>
      </w:r>
    </w:p>
    <w:p w14:paraId="64A9827A"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Survey data/distance to water level</w:t>
      </w:r>
    </w:p>
    <w:p w14:paraId="55FF641A" w14:textId="2A9FE91B" w:rsidR="0038100D"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We surveyed seedling plots to incorporate them into larger hydraulic models. The goal of the surveying </w:t>
      </w:r>
      <w:r w:rsidR="002245EF">
        <w:rPr>
          <w:rFonts w:ascii="Times New Roman" w:hAnsi="Times New Roman" w:cs="Times New Roman"/>
          <w:sz w:val="24"/>
          <w:szCs w:val="24"/>
        </w:rPr>
        <w:t>is</w:t>
      </w:r>
      <w:r w:rsidRPr="002245EF">
        <w:rPr>
          <w:rFonts w:ascii="Times New Roman" w:hAnsi="Times New Roman" w:cs="Times New Roman"/>
          <w:sz w:val="24"/>
          <w:szCs w:val="24"/>
        </w:rPr>
        <w:t xml:space="preserve"> to determine what </w:t>
      </w:r>
      <w:r w:rsidR="002245EF">
        <w:rPr>
          <w:rFonts w:ascii="Times New Roman" w:hAnsi="Times New Roman" w:cs="Times New Roman"/>
          <w:sz w:val="24"/>
          <w:szCs w:val="24"/>
        </w:rPr>
        <w:t xml:space="preserve">river </w:t>
      </w:r>
      <w:r w:rsidRPr="002245EF">
        <w:rPr>
          <w:rFonts w:ascii="Times New Roman" w:hAnsi="Times New Roman" w:cs="Times New Roman"/>
          <w:sz w:val="24"/>
          <w:szCs w:val="24"/>
        </w:rPr>
        <w:t>discharge is required to inundate seedling sites. Sites at BRAP and Childs were surveyed with a Trimble R10 GNSS base and rover (Westminster, CO) with an accuracy of 8mm horizontally and 15 mm vertically. Transects were surveyed starting at the upper mesquite (</w:t>
      </w:r>
      <w:proofErr w:type="spellStart"/>
      <w:r w:rsidRPr="002245EF">
        <w:rPr>
          <w:rFonts w:ascii="Times New Roman" w:hAnsi="Times New Roman" w:cs="Times New Roman"/>
          <w:i/>
          <w:iCs/>
          <w:sz w:val="24"/>
          <w:szCs w:val="24"/>
        </w:rPr>
        <w:t>Propsis</w:t>
      </w:r>
      <w:proofErr w:type="spellEnd"/>
      <w:r w:rsidRPr="002245EF">
        <w:rPr>
          <w:rFonts w:ascii="Times New Roman" w:hAnsi="Times New Roman" w:cs="Times New Roman"/>
          <w:i/>
          <w:iCs/>
          <w:sz w:val="24"/>
          <w:szCs w:val="24"/>
        </w:rPr>
        <w:t xml:space="preserve"> spp.</w:t>
      </w:r>
      <w:r w:rsidRPr="002245EF">
        <w:rPr>
          <w:rFonts w:ascii="Times New Roman" w:hAnsi="Times New Roman" w:cs="Times New Roman"/>
          <w:sz w:val="24"/>
          <w:szCs w:val="24"/>
        </w:rPr>
        <w:t>) terrace, down through the seedling plot and to the edge of the water. Points were taken at different geomorphic features (top and bottom of swales etc.) to create a detailed cross-section of the floodplain where the seedlings regenerated.</w:t>
      </w:r>
    </w:p>
    <w:p w14:paraId="284A4856" w14:textId="38399344" w:rsidR="002245EF" w:rsidRPr="002245EF" w:rsidRDefault="002245EF" w:rsidP="002245EF">
      <w:pPr>
        <w:spacing w:line="480" w:lineRule="auto"/>
        <w:ind w:firstLine="720"/>
        <w:jc w:val="center"/>
        <w:rPr>
          <w:rFonts w:ascii="Times New Roman" w:hAnsi="Times New Roman" w:cs="Times New Roman"/>
          <w:sz w:val="24"/>
          <w:szCs w:val="24"/>
        </w:rPr>
      </w:pPr>
      <w:r w:rsidRPr="002245EF">
        <w:rPr>
          <w:rFonts w:ascii="Times New Roman" w:hAnsi="Times New Roman" w:cs="Times New Roman"/>
          <w:sz w:val="24"/>
          <w:szCs w:val="24"/>
          <w:highlight w:val="yellow"/>
        </w:rPr>
        <w:t>TO BE INCORPORATED FULLY LATER</w:t>
      </w:r>
    </w:p>
    <w:p w14:paraId="41B014DC"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b/>
          <w:sz w:val="24"/>
          <w:szCs w:val="24"/>
        </w:rPr>
        <w:t>Analysis Methods</w:t>
      </w:r>
      <w:r w:rsidRPr="002245EF">
        <w:rPr>
          <w:rFonts w:ascii="Times New Roman" w:hAnsi="Times New Roman" w:cs="Times New Roman"/>
          <w:sz w:val="24"/>
          <w:szCs w:val="24"/>
        </w:rPr>
        <w:t xml:space="preserve"> </w:t>
      </w:r>
    </w:p>
    <w:p w14:paraId="1B1D067A" w14:textId="5B54431D"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 </w:t>
      </w:r>
      <w:commentRangeStart w:id="35"/>
      <w:r w:rsidR="00A22010">
        <w:rPr>
          <w:rFonts w:ascii="Times New Roman" w:hAnsi="Times New Roman" w:cs="Times New Roman"/>
          <w:sz w:val="24"/>
          <w:szCs w:val="24"/>
        </w:rPr>
        <w:t>was</w:t>
      </w:r>
      <w:commentRangeEnd w:id="35"/>
      <w:r w:rsidR="00A22010">
        <w:rPr>
          <w:rStyle w:val="CommentReference"/>
        </w:rPr>
        <w:commentReference w:id="35"/>
      </w:r>
      <w:r w:rsidRPr="002245EF">
        <w:rPr>
          <w:rFonts w:ascii="Times New Roman" w:hAnsi="Times New Roman" w:cs="Times New Roman"/>
          <w:sz w:val="24"/>
          <w:szCs w:val="24"/>
        </w:rPr>
        <w:t xml:space="preserve"> used to calculate summary statistics (R version 4.4.2). Height and diameter values were converted into a single Height-Diameter ratio (HDR</w:t>
      </w:r>
      <w:r w:rsidR="00516EBF">
        <w:rPr>
          <w:rFonts w:ascii="Times New Roman" w:hAnsi="Times New Roman" w:cs="Times New Roman"/>
          <w:sz w:val="24"/>
          <w:szCs w:val="24"/>
        </w:rPr>
        <w:t>)</w:t>
      </w:r>
      <w:r w:rsidRPr="002245EF">
        <w:rPr>
          <w:rFonts w:ascii="Times New Roman" w:hAnsi="Times New Roman" w:cs="Times New Roman"/>
          <w:sz w:val="24"/>
          <w:szCs w:val="24"/>
        </w:rPr>
        <w:t>,</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{"citationID":"e98MP7FS","properties":{"formattedCitation":"(Rose et al., 1999)","plainCitation":"(Rose et al., 1999)","noteIndex":0},"citationItems":[{"id":74,"uris":["http://zotero.org/users/local/yyBX3i8n/items/9SPASW6V"],"itemData":{"id":74,"type":"article-journal","abstract":"Abstract\n            Responses of Douglas-fir seedlings were studied for 3 yr following eight vegetation-control treatments in three western Oregon clearcuts. The objectives were to determine seedling growth response to different areas of spot vegetation control and to determine the relative influence of early woody and herbaceous competition on seedling growth. Herbicide treatment areas varied in size from those receiving no control to full control (9.3 m2). Controlled areas were maintained free of herbaceous vegetation for 2 yr and all woody vegetation was controlled for 3 yr. Two additional treatments, complete control of woody vegetation only and complete control of herbaceous vegetation only, were also examined. On two sites (Summit and Marcola), seedling growth parameters were maximized at or near full vegetation control with a tree spacing of 3 m x 3 m. On the third site (Pedee), maximum growth response occurred between 5 and 6 m2; of control. Herbaceous vegetation control resulted in increased seedling growth at all sites while woody vegetation control yielded increased seedling growth only at the Pedee site. Cumulative 3 yr herbaceous cover accounted for 68% and 41% of the variability in stem volume at Summit and Marcola, respectively. Adding cumulative 3 yr woody cover to the model accounted for an additional 18% and 49% of the variability in stem volume at Summit and Marcola, respectively. At Pedee, neither herbaceous nor woody cover significantly influenced 3 yr stem volume, suggesting that factors other than vegetation cover were responsible for differences measured. For. Sci. 45(1):117-126.","container-title":"Forest Science","DOI":"10.1093/forestscience/45.1.117","ISSN":"0015-749X, 1938-3738","issue":"1","language":"en","page":"117-126","source":"DOI.org (Crossref)","title":"Three-Year Survival and Growth of Douglas-Fir Seedlings Under Various Vegetation-Free Regimes","volume":"45","author":[{"family":"Rose","given":"R."},{"family":"Ketchum","given":"J.S."},{"family":"Hanson","given":"D. E."}],"issued":{"date-parts":[["1999",2,1]]}}}],"schema":"https://github.com/citation-style-language/schema/raw/master/csl-citation.json"}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(Rose et al., 1999)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so each seedling had a single value describing its size. A higher HDR means that a seedling is thinner and taller.</w:t>
      </w:r>
    </w:p>
    <w:p w14:paraId="438E45E5" w14:textId="77777777" w:rsidR="0038100D" w:rsidRPr="002245EF" w:rsidRDefault="0038100D" w:rsidP="0038100D">
      <w:pPr>
        <w:spacing w:line="480" w:lineRule="auto"/>
        <w:rPr>
          <w:rFonts w:ascii="Times New Roman" w:hAnsi="Times New Roman" w:cs="Times New Roman"/>
          <w:sz w:val="24"/>
          <w:szCs w:val="24"/>
        </w:rPr>
      </w:pPr>
    </w:p>
    <w:p w14:paraId="441C3849" w14:textId="77777777" w:rsidR="0038100D" w:rsidRPr="002245EF" w:rsidRDefault="0038100D" w:rsidP="0038100D">
      <w:pPr>
        <w:spacing w:line="480" w:lineRule="auto"/>
        <w:rPr>
          <w:rFonts w:ascii="Times New Roman" w:hAnsi="Times New Roman" w:cs="Times New Roman"/>
          <w:i/>
          <w:sz w:val="24"/>
          <w:szCs w:val="24"/>
        </w:rPr>
      </w:pPr>
      <m:oMathPara>
        <m:oMath>
          <m:r>
            <w:rPr>
              <w:rFonts w:ascii="Cambria Math" w:hAnsi="Cambria Math" w:cs="Times New Roman"/>
              <w:sz w:val="24"/>
              <w:szCs w:val="24"/>
            </w:rPr>
            <m:t>HDR=</m:t>
          </m:r>
          <m:f>
            <m:fPr>
              <m:ctrlPr>
                <w:rPr>
                  <w:rFonts w:ascii="Cambria Math" w:hAnsi="Cambria Math" w:cs="Times New Roman"/>
                  <w:i/>
                  <w:sz w:val="24"/>
                  <w:szCs w:val="24"/>
                </w:rPr>
              </m:ctrlPr>
            </m:fPr>
            <m:num>
              <m:r>
                <w:rPr>
                  <w:rFonts w:ascii="Cambria Math" w:hAnsi="Cambria Math" w:cs="Times New Roman"/>
                  <w:sz w:val="24"/>
                  <w:szCs w:val="24"/>
                </w:rPr>
                <m:t>Height (cm)</m:t>
              </m:r>
            </m:num>
            <m:den>
              <m:r>
                <w:rPr>
                  <w:rFonts w:ascii="Cambria Math" w:hAnsi="Cambria Math" w:cs="Times New Roman"/>
                  <w:sz w:val="24"/>
                  <w:szCs w:val="24"/>
                </w:rPr>
                <m:t>Diameter (cm)</m:t>
              </m:r>
            </m:den>
          </m:f>
        </m:oMath>
      </m:oMathPara>
    </w:p>
    <w:p w14:paraId="09A8170C" w14:textId="77777777" w:rsidR="0038100D" w:rsidRPr="002245EF" w:rsidRDefault="0038100D" w:rsidP="0038100D">
      <w:pPr>
        <w:pStyle w:val="Caption"/>
        <w:spacing w:line="480" w:lineRule="auto"/>
        <w:jc w:val="center"/>
        <w:rPr>
          <w:rFonts w:ascii="Times New Roman" w:hAnsi="Times New Roman" w:cs="Times New Roman"/>
          <w:color w:val="auto"/>
          <w:sz w:val="24"/>
        </w:rPr>
      </w:pPr>
      <w:r w:rsidRPr="002245EF">
        <w:rPr>
          <w:rFonts w:ascii="Times New Roman" w:hAnsi="Times New Roman" w:cs="Times New Roman"/>
          <w:color w:val="auto"/>
          <w:sz w:val="24"/>
          <w:szCs w:val="24"/>
        </w:rPr>
        <w:t xml:space="preserve">Equation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Equation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w:t>
      </w:r>
      <w:r w:rsidRPr="002245EF">
        <w:rPr>
          <w:rFonts w:ascii="Times New Roman" w:hAnsi="Times New Roman" w:cs="Times New Roman"/>
          <w:color w:val="auto"/>
          <w:sz w:val="24"/>
          <w:szCs w:val="24"/>
        </w:rPr>
        <w:fldChar w:fldCharType="end"/>
      </w:r>
    </w:p>
    <w:p w14:paraId="1088E8A0" w14:textId="77777777" w:rsidR="0038100D" w:rsidRPr="002245EF" w:rsidRDefault="0038100D" w:rsidP="0038100D">
      <w:pPr>
        <w:spacing w:line="480" w:lineRule="auto"/>
        <w:rPr>
          <w:rFonts w:ascii="Times New Roman" w:hAnsi="Times New Roman" w:cs="Times New Roman"/>
          <w:sz w:val="24"/>
          <w:szCs w:val="24"/>
        </w:rPr>
      </w:pPr>
    </w:p>
    <w:p w14:paraId="6F50FD9E" w14:textId="7FD32D7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Changes in density and seedling size were determined by subtracting the Fall 2024 values from the Fall 2023 values. To measure changes between visit</w:t>
      </w:r>
      <w:r w:rsidR="00A22010">
        <w:rPr>
          <w:rFonts w:ascii="Times New Roman" w:hAnsi="Times New Roman" w:cs="Times New Roman"/>
          <w:sz w:val="24"/>
          <w:szCs w:val="24"/>
        </w:rPr>
        <w:t>s</w:t>
      </w:r>
      <w:r w:rsidRPr="002245EF">
        <w:rPr>
          <w:rFonts w:ascii="Times New Roman" w:hAnsi="Times New Roman" w:cs="Times New Roman"/>
          <w:sz w:val="24"/>
          <w:szCs w:val="24"/>
        </w:rPr>
        <w:t xml:space="preserve"> (Fall 2023, Spring 2024 and Fall </w:t>
      </w:r>
      <w:r w:rsidRPr="002245EF">
        <w:rPr>
          <w:rFonts w:ascii="Times New Roman" w:hAnsi="Times New Roman" w:cs="Times New Roman"/>
          <w:sz w:val="24"/>
          <w:szCs w:val="24"/>
        </w:rPr>
        <w:lastRenderedPageBreak/>
        <w:t>2024) and growth (mean height, diameter and HDR) an Analysis of Variance (ANOVA) was used to test for significance. Tukey’s HSD test was used to test for significant changes between variables at a critical P-value of less than or equal to 0.05.</w:t>
      </w:r>
    </w:p>
    <w:p w14:paraId="111E78C8" w14:textId="5431AF76"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A logistic regression model was used </w:t>
      </w:r>
      <w:r w:rsidR="00387901">
        <w:rPr>
          <w:rFonts w:ascii="Times New Roman" w:hAnsi="Times New Roman" w:cs="Times New Roman"/>
          <w:sz w:val="24"/>
          <w:szCs w:val="24"/>
        </w:rPr>
        <w:t xml:space="preserve">to </w:t>
      </w:r>
      <w:r w:rsidR="00A22010">
        <w:rPr>
          <w:rFonts w:ascii="Times New Roman" w:hAnsi="Times New Roman" w:cs="Times New Roman"/>
          <w:sz w:val="24"/>
          <w:szCs w:val="24"/>
        </w:rPr>
        <w:t xml:space="preserve">model </w:t>
      </w:r>
      <w:r w:rsidRPr="002245EF">
        <w:rPr>
          <w:rFonts w:ascii="Times New Roman" w:hAnsi="Times New Roman" w:cs="Times New Roman"/>
          <w:sz w:val="24"/>
          <w:szCs w:val="24"/>
        </w:rPr>
        <w:t>the three measured variables impacted seedling survivorship (</w:t>
      </w:r>
      <w:r w:rsidR="002245EF">
        <w:rPr>
          <w:rFonts w:ascii="Times New Roman" w:hAnsi="Times New Roman" w:cs="Times New Roman"/>
          <w:sz w:val="24"/>
          <w:szCs w:val="24"/>
        </w:rPr>
        <w:t>APPENDIX X)</w:t>
      </w:r>
      <w:ins w:id="36" w:author="Cooper,David" w:date="2025-04-05T13:34:00Z">
        <w:r w:rsidR="00516EBF">
          <w:rPr>
            <w:rFonts w:ascii="Times New Roman" w:hAnsi="Times New Roman" w:cs="Times New Roman"/>
            <w:sz w:val="24"/>
            <w:szCs w:val="24"/>
          </w:rPr>
          <w:t>.</w:t>
        </w:r>
      </w:ins>
      <w:r w:rsidRPr="002245EF">
        <w:rPr>
          <w:rFonts w:ascii="Times New Roman" w:hAnsi="Times New Roman" w:cs="Times New Roman"/>
          <w:sz w:val="24"/>
          <w:szCs w:val="24"/>
        </w:rPr>
        <w:t xml:space="preserve"> The three site variables were compared to Fall 2024 survivorship. A stepwise selection model was run to determine which variables, and which combinations were significant predictors of survival.</w:t>
      </w:r>
    </w:p>
    <w:p w14:paraId="590C572A"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Dendrochronology</w:t>
      </w:r>
    </w:p>
    <w:p w14:paraId="4978BD2D" w14:textId="3548A24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To determine the age and </w:t>
      </w:r>
      <w:r w:rsidR="00516EBF">
        <w:rPr>
          <w:rFonts w:ascii="Times New Roman" w:hAnsi="Times New Roman" w:cs="Times New Roman"/>
          <w:sz w:val="24"/>
          <w:szCs w:val="24"/>
        </w:rPr>
        <w:t xml:space="preserve">diameter </w:t>
      </w:r>
      <w:r w:rsidRPr="002245EF">
        <w:rPr>
          <w:rFonts w:ascii="Times New Roman" w:hAnsi="Times New Roman" w:cs="Times New Roman"/>
          <w:sz w:val="24"/>
          <w:szCs w:val="24"/>
        </w:rPr>
        <w:t xml:space="preserve">growth of Fremont cottonwood trees, cores were </w:t>
      </w:r>
      <w:r w:rsidR="00A22010">
        <w:rPr>
          <w:rFonts w:ascii="Times New Roman" w:hAnsi="Times New Roman" w:cs="Times New Roman"/>
          <w:sz w:val="24"/>
          <w:szCs w:val="24"/>
        </w:rPr>
        <w:t xml:space="preserve">measured and </w:t>
      </w:r>
      <w:r w:rsidRPr="002245EF">
        <w:rPr>
          <w:rFonts w:ascii="Times New Roman" w:hAnsi="Times New Roman" w:cs="Times New Roman"/>
          <w:sz w:val="24"/>
          <w:szCs w:val="24"/>
        </w:rPr>
        <w:t>collected in October 2023 at all three study sites. Fremont cottonwoods</w:t>
      </w:r>
      <w:r w:rsidR="002245EF">
        <w:rPr>
          <w:rFonts w:ascii="Times New Roman" w:hAnsi="Times New Roman" w:cs="Times New Roman"/>
          <w:sz w:val="24"/>
          <w:szCs w:val="24"/>
        </w:rPr>
        <w:t xml:space="preserve"> (n=175)</w:t>
      </w:r>
      <w:r w:rsidRPr="002245EF">
        <w:rPr>
          <w:rFonts w:ascii="Times New Roman" w:hAnsi="Times New Roman" w:cs="Times New Roman"/>
          <w:sz w:val="24"/>
          <w:szCs w:val="24"/>
        </w:rPr>
        <w:t xml:space="preserve"> and a few Goodding willows </w:t>
      </w:r>
      <w:r w:rsidR="002245EF">
        <w:rPr>
          <w:rFonts w:ascii="Times New Roman" w:hAnsi="Times New Roman" w:cs="Times New Roman"/>
          <w:sz w:val="24"/>
          <w:szCs w:val="24"/>
        </w:rPr>
        <w:t>(n=15)</w:t>
      </w:r>
      <w:ins w:id="37" w:author="Merritt, David - FS, CO" w:date="2025-04-07T12:18:00Z" w16du:dateUtc="2025-04-07T18:18:00Z">
        <w:r w:rsidR="00A22010">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from the riparian area where cored. The riparian area is defined as the part of the floodplain dominated </w:t>
      </w:r>
      <w:r w:rsidR="00A22010">
        <w:rPr>
          <w:rFonts w:ascii="Times New Roman" w:hAnsi="Times New Roman" w:cs="Times New Roman"/>
          <w:sz w:val="24"/>
          <w:szCs w:val="24"/>
        </w:rPr>
        <w:t xml:space="preserve">that is subjected to inundation and fluvial disturbance </w:t>
      </w:r>
      <w:r w:rsidRPr="002245EF">
        <w:rPr>
          <w:rFonts w:ascii="Times New Roman" w:hAnsi="Times New Roman" w:cs="Times New Roman"/>
          <w:sz w:val="24"/>
          <w:szCs w:val="24"/>
        </w:rPr>
        <w:t xml:space="preserve">(Merritt, 2022). On the Verde River, </w:t>
      </w:r>
      <w:r w:rsidR="00A22010">
        <w:rPr>
          <w:rFonts w:ascii="Times New Roman" w:hAnsi="Times New Roman" w:cs="Times New Roman"/>
          <w:sz w:val="24"/>
          <w:szCs w:val="24"/>
        </w:rPr>
        <w:t xml:space="preserve">we sampled the riparian area </w:t>
      </w:r>
      <w:r w:rsidRPr="002245EF">
        <w:rPr>
          <w:rFonts w:ascii="Times New Roman" w:hAnsi="Times New Roman" w:cs="Times New Roman"/>
          <w:sz w:val="24"/>
          <w:szCs w:val="24"/>
        </w:rPr>
        <w:t xml:space="preserve">immediately </w:t>
      </w:r>
      <w:r w:rsidR="00A22010">
        <w:rPr>
          <w:rFonts w:ascii="Times New Roman" w:hAnsi="Times New Roman" w:cs="Times New Roman"/>
          <w:sz w:val="24"/>
          <w:szCs w:val="24"/>
        </w:rPr>
        <w:t xml:space="preserve">adjacent to </w:t>
      </w:r>
      <w:r w:rsidRPr="002245EF">
        <w:rPr>
          <w:rFonts w:ascii="Times New Roman" w:hAnsi="Times New Roman" w:cs="Times New Roman"/>
          <w:sz w:val="24"/>
          <w:szCs w:val="24"/>
        </w:rPr>
        <w:t>the active channel of the river. Other terraces or locations that are infrequently influenced by fluvial processes were not considered riparian. Within this area,</w:t>
      </w:r>
      <w:r w:rsidR="00885393">
        <w:rPr>
          <w:rFonts w:ascii="Times New Roman" w:hAnsi="Times New Roman" w:cs="Times New Roman"/>
          <w:sz w:val="24"/>
          <w:szCs w:val="24"/>
        </w:rPr>
        <w:t xml:space="preserve"> we cored</w:t>
      </w:r>
      <w:r w:rsidRPr="002245EF">
        <w:rPr>
          <w:rFonts w:ascii="Times New Roman" w:hAnsi="Times New Roman" w:cs="Times New Roman"/>
          <w:sz w:val="24"/>
          <w:szCs w:val="24"/>
        </w:rPr>
        <w:t xml:space="preserve"> </w:t>
      </w:r>
      <w:r w:rsidR="00885393">
        <w:rPr>
          <w:rFonts w:ascii="Times New Roman" w:hAnsi="Times New Roman" w:cs="Times New Roman"/>
          <w:sz w:val="24"/>
          <w:szCs w:val="24"/>
        </w:rPr>
        <w:t>most</w:t>
      </w:r>
      <w:r w:rsidRPr="002245EF">
        <w:rPr>
          <w:rFonts w:ascii="Times New Roman" w:hAnsi="Times New Roman" w:cs="Times New Roman"/>
          <w:sz w:val="24"/>
          <w:szCs w:val="24"/>
        </w:rPr>
        <w:t xml:space="preserve"> Fremont cottonwoods within a few hundred meters of the access point. </w:t>
      </w:r>
      <w:r w:rsidR="00885393">
        <w:rPr>
          <w:rFonts w:ascii="Times New Roman" w:hAnsi="Times New Roman" w:cs="Times New Roman"/>
          <w:sz w:val="24"/>
          <w:szCs w:val="24"/>
        </w:rPr>
        <w:t>We did not core t</w:t>
      </w:r>
      <w:r w:rsidRPr="002245EF">
        <w:rPr>
          <w:rFonts w:ascii="Times New Roman" w:hAnsi="Times New Roman" w:cs="Times New Roman"/>
          <w:sz w:val="24"/>
          <w:szCs w:val="24"/>
        </w:rPr>
        <w:t>rees small</w:t>
      </w:r>
      <w:r w:rsidR="00885393">
        <w:rPr>
          <w:rFonts w:ascii="Times New Roman" w:hAnsi="Times New Roman" w:cs="Times New Roman"/>
          <w:sz w:val="24"/>
          <w:szCs w:val="24"/>
        </w:rPr>
        <w:t>er</w:t>
      </w:r>
      <w:r w:rsidRPr="002245EF">
        <w:rPr>
          <w:rFonts w:ascii="Times New Roman" w:hAnsi="Times New Roman" w:cs="Times New Roman"/>
          <w:sz w:val="24"/>
          <w:szCs w:val="24"/>
        </w:rPr>
        <w:t xml:space="preserve"> </w:t>
      </w:r>
      <w:r w:rsidR="00885393">
        <w:rPr>
          <w:rFonts w:ascii="Times New Roman" w:hAnsi="Times New Roman" w:cs="Times New Roman"/>
          <w:sz w:val="24"/>
          <w:szCs w:val="24"/>
        </w:rPr>
        <w:t>than</w:t>
      </w:r>
      <w:r w:rsidRPr="002245EF">
        <w:rPr>
          <w:rFonts w:ascii="Times New Roman" w:hAnsi="Times New Roman" w:cs="Times New Roman"/>
          <w:sz w:val="24"/>
          <w:szCs w:val="24"/>
        </w:rPr>
        <w:t xml:space="preserve"> 5 cm at their base. </w:t>
      </w:r>
    </w:p>
    <w:p w14:paraId="37FE35CC" w14:textId="07525E3B"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However, Fremont cottonwoods exist outside of the riparian zone along the Verde River. To include older trees that may not be in the riparian zone, </w:t>
      </w:r>
      <w:r w:rsidR="007F680C">
        <w:rPr>
          <w:rFonts w:ascii="Times New Roman" w:hAnsi="Times New Roman" w:cs="Times New Roman"/>
          <w:sz w:val="24"/>
          <w:szCs w:val="24"/>
        </w:rPr>
        <w:t xml:space="preserve">we cored </w:t>
      </w:r>
      <w:r w:rsidRPr="002245EF">
        <w:rPr>
          <w:rFonts w:ascii="Times New Roman" w:hAnsi="Times New Roman" w:cs="Times New Roman"/>
          <w:sz w:val="24"/>
          <w:szCs w:val="24"/>
        </w:rPr>
        <w:t xml:space="preserve">a </w:t>
      </w:r>
      <w:r w:rsidR="007F680C">
        <w:rPr>
          <w:rFonts w:ascii="Times New Roman" w:hAnsi="Times New Roman" w:cs="Times New Roman"/>
          <w:sz w:val="24"/>
          <w:szCs w:val="24"/>
        </w:rPr>
        <w:t>stand of</w:t>
      </w:r>
      <w:r w:rsidRPr="002245EF">
        <w:rPr>
          <w:rFonts w:ascii="Times New Roman" w:hAnsi="Times New Roman" w:cs="Times New Roman"/>
          <w:sz w:val="24"/>
          <w:szCs w:val="24"/>
        </w:rPr>
        <w:t xml:space="preserve"> larger trees </w:t>
      </w:r>
      <w:r w:rsidR="00843C64">
        <w:rPr>
          <w:rFonts w:ascii="Times New Roman" w:hAnsi="Times New Roman" w:cs="Times New Roman"/>
          <w:sz w:val="24"/>
          <w:szCs w:val="24"/>
        </w:rPr>
        <w:t>outside of the active floodplain.</w:t>
      </w:r>
      <w:r w:rsidRPr="002245EF">
        <w:rPr>
          <w:rFonts w:ascii="Times New Roman" w:hAnsi="Times New Roman" w:cs="Times New Roman"/>
          <w:sz w:val="24"/>
          <w:szCs w:val="24"/>
        </w:rPr>
        <w:t xml:space="preserve"> This stand was located </w:t>
      </w:r>
      <w:r w:rsidR="007F680C">
        <w:rPr>
          <w:rFonts w:ascii="Times New Roman" w:hAnsi="Times New Roman" w:cs="Times New Roman"/>
          <w:sz w:val="24"/>
          <w:szCs w:val="24"/>
        </w:rPr>
        <w:t xml:space="preserve">just upstream </w:t>
      </w:r>
      <w:r w:rsidR="00A22010">
        <w:rPr>
          <w:rFonts w:ascii="Times New Roman" w:hAnsi="Times New Roman" w:cs="Times New Roman"/>
          <w:sz w:val="24"/>
          <w:szCs w:val="24"/>
        </w:rPr>
        <w:t xml:space="preserve">from </w:t>
      </w:r>
      <w:r w:rsidRPr="002245EF">
        <w:rPr>
          <w:rFonts w:ascii="Times New Roman" w:hAnsi="Times New Roman" w:cs="Times New Roman"/>
          <w:sz w:val="24"/>
          <w:szCs w:val="24"/>
        </w:rPr>
        <w:t>the confluence of the Verde River and one of its tributaries</w:t>
      </w:r>
      <w:r w:rsidR="007F680C">
        <w:rPr>
          <w:rFonts w:ascii="Times New Roman" w:hAnsi="Times New Roman" w:cs="Times New Roman"/>
          <w:sz w:val="24"/>
          <w:szCs w:val="24"/>
        </w:rPr>
        <w:t xml:space="preserve">, </w:t>
      </w:r>
      <w:r w:rsidRPr="002245EF">
        <w:rPr>
          <w:rFonts w:ascii="Times New Roman" w:hAnsi="Times New Roman" w:cs="Times New Roman"/>
          <w:sz w:val="24"/>
          <w:szCs w:val="24"/>
        </w:rPr>
        <w:t xml:space="preserve">West Clear Creek. These large trees (more than one meter diameter at breast height) were </w:t>
      </w:r>
      <w:r w:rsidR="007F680C">
        <w:rPr>
          <w:rFonts w:ascii="Times New Roman" w:hAnsi="Times New Roman" w:cs="Times New Roman"/>
          <w:sz w:val="24"/>
          <w:szCs w:val="24"/>
        </w:rPr>
        <w:t>around</w:t>
      </w:r>
      <w:r w:rsidRPr="002245EF">
        <w:rPr>
          <w:rFonts w:ascii="Times New Roman" w:hAnsi="Times New Roman" w:cs="Times New Roman"/>
          <w:sz w:val="24"/>
          <w:szCs w:val="24"/>
        </w:rPr>
        <w:t xml:space="preserve"> 100</w:t>
      </w:r>
      <w:ins w:id="38" w:author="Merritt, David - FS, CO" w:date="2025-04-07T12:21:00Z" w16du:dateUtc="2025-04-07T18:21:00Z">
        <w:r w:rsidR="00A22010">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m from the active channel at the Verde River. </w:t>
      </w:r>
    </w:p>
    <w:p w14:paraId="2E62B3C5"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lastRenderedPageBreak/>
        <w:t>A core was taken as low on the tree trunk as possible, at an angle perpendicular to the tree’s lean and aimed to be as close to the pith as possible. The borer was then drilled into the tree far enough to ensure that the pith had been passed. No cores were taken from trees smaller than 5cm at the elevation where cores were taken.</w:t>
      </w:r>
    </w:p>
    <w:p w14:paraId="1B974C2F" w14:textId="50542E3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Cores were air dried, glued to wooden mounts and then progressively sanded until cells were visible under magnification (Stokes and Smiley, 1968). </w:t>
      </w:r>
      <w:r w:rsidR="007F680C">
        <w:rPr>
          <w:rFonts w:ascii="Times New Roman" w:hAnsi="Times New Roman" w:cs="Times New Roman"/>
          <w:sz w:val="24"/>
          <w:szCs w:val="24"/>
        </w:rPr>
        <w:t>We placed the cores</w:t>
      </w:r>
      <w:r w:rsidRPr="002245EF">
        <w:rPr>
          <w:rFonts w:ascii="Times New Roman" w:hAnsi="Times New Roman" w:cs="Times New Roman"/>
          <w:sz w:val="24"/>
          <w:szCs w:val="24"/>
        </w:rPr>
        <w:t xml:space="preserve"> under a dissecting microscope and rings were counted. For cores without a pith,</w:t>
      </w:r>
      <w:r w:rsidRPr="002245EF">
        <w:rPr>
          <w:rFonts w:ascii="Times New Roman" w:hAnsi="Times New Roman" w:cs="Times New Roman"/>
          <w:sz w:val="24"/>
          <w:szCs w:val="24"/>
          <w:shd w:val="clear" w:color="auto" w:fill="FFFFFF"/>
        </w:rPr>
        <w:t xml:space="preserve"> a concentric circle ruler was used to estimate position and determine the number of the few missing rings. </w:t>
      </w:r>
      <w:r w:rsidRPr="002245EF">
        <w:rPr>
          <w:rFonts w:ascii="Times New Roman" w:hAnsi="Times New Roman" w:cs="Times New Roman"/>
          <w:sz w:val="24"/>
          <w:szCs w:val="24"/>
        </w:rPr>
        <w:t xml:space="preserve">Ages of the innermost ring as well as the estimated pith date were recorded. For cores where a pith date could not be estimated, a minimum age was recorded. To measure the ring widths of each core, the cores were scanned, placed on an electronic scanner and uploaded into </w:t>
      </w:r>
      <w:proofErr w:type="spellStart"/>
      <w:r w:rsidRPr="002245EF">
        <w:rPr>
          <w:rFonts w:ascii="Times New Roman" w:hAnsi="Times New Roman" w:cs="Times New Roman"/>
          <w:sz w:val="24"/>
          <w:szCs w:val="24"/>
        </w:rPr>
        <w:t>Cybis</w:t>
      </w:r>
      <w:proofErr w:type="spellEnd"/>
      <w:r w:rsidRPr="002245EF">
        <w:rPr>
          <w:rFonts w:ascii="Times New Roman" w:hAnsi="Times New Roman" w:cs="Times New Roman"/>
          <w:sz w:val="24"/>
          <w:szCs w:val="24"/>
        </w:rPr>
        <w:t xml:space="preserve"> </w:t>
      </w:r>
      <w:proofErr w:type="spellStart"/>
      <w:r w:rsidRPr="002245EF">
        <w:rPr>
          <w:rFonts w:ascii="Times New Roman" w:hAnsi="Times New Roman" w:cs="Times New Roman"/>
          <w:sz w:val="24"/>
          <w:szCs w:val="24"/>
        </w:rPr>
        <w:t>CooRecorder</w:t>
      </w:r>
      <w:proofErr w:type="spellEnd"/>
      <w:r w:rsidRPr="002245EF">
        <w:rPr>
          <w:rFonts w:ascii="Times New Roman" w:hAnsi="Times New Roman" w:cs="Times New Roman"/>
          <w:sz w:val="24"/>
          <w:szCs w:val="24"/>
        </w:rPr>
        <w:t xml:space="preserve"> software (</w:t>
      </w:r>
      <w:hyperlink r:id="rId16" w:history="1">
        <w:r w:rsidRPr="002245EF">
          <w:rPr>
            <w:rStyle w:val="Hyperlink"/>
            <w:rFonts w:ascii="Times New Roman" w:eastAsia="Times New Roman" w:hAnsi="Times New Roman" w:cs="Times New Roman"/>
            <w:color w:val="auto"/>
            <w:sz w:val="24"/>
            <w:szCs w:val="24"/>
          </w:rPr>
          <w:t>https://www.cybis.se/forfun/dendro/index.htm</w:t>
        </w:r>
      </w:hyperlink>
      <w:r w:rsidRPr="002245EF">
        <w:rPr>
          <w:rFonts w:ascii="Times New Roman" w:hAnsi="Times New Roman" w:cs="Times New Roman"/>
          <w:sz w:val="24"/>
          <w:szCs w:val="24"/>
        </w:rPr>
        <w:t xml:space="preserve">). Each ring was marked </w:t>
      </w:r>
      <w:r w:rsidR="008279F5">
        <w:rPr>
          <w:rFonts w:ascii="Times New Roman" w:hAnsi="Times New Roman" w:cs="Times New Roman"/>
          <w:sz w:val="24"/>
          <w:szCs w:val="24"/>
        </w:rPr>
        <w:t>using</w:t>
      </w:r>
      <w:r w:rsidR="008279F5"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the software so that the date could be verified and ring widths measured. We saved dated and scanned cores </w:t>
      </w:r>
      <w:del w:id="39" w:author="Cooper,David" w:date="2025-04-05T13:41:00Z">
        <w:r w:rsidRPr="002245EF" w:rsidDel="008279F5">
          <w:rPr>
            <w:rFonts w:ascii="Times New Roman" w:hAnsi="Times New Roman" w:cs="Times New Roman"/>
            <w:sz w:val="24"/>
            <w:szCs w:val="24"/>
          </w:rPr>
          <w:delText xml:space="preserve"> </w:delText>
        </w:r>
      </w:del>
      <w:r w:rsidRPr="002245EF">
        <w:rPr>
          <w:rFonts w:ascii="Times New Roman" w:hAnsi="Times New Roman" w:cs="Times New Roman"/>
          <w:sz w:val="24"/>
          <w:szCs w:val="24"/>
        </w:rPr>
        <w:t xml:space="preserve">as a .RWL file and uploaded into </w:t>
      </w:r>
      <w:proofErr w:type="spellStart"/>
      <w:r w:rsidRPr="002245EF">
        <w:rPr>
          <w:rFonts w:ascii="Times New Roman" w:hAnsi="Times New Roman" w:cs="Times New Roman"/>
          <w:sz w:val="24"/>
          <w:szCs w:val="24"/>
        </w:rPr>
        <w:t>Cdendro</w:t>
      </w:r>
      <w:proofErr w:type="spellEnd"/>
      <w:r w:rsidRPr="002245EF">
        <w:rPr>
          <w:rFonts w:ascii="Times New Roman" w:hAnsi="Times New Roman" w:cs="Times New Roman"/>
          <w:sz w:val="24"/>
          <w:szCs w:val="24"/>
        </w:rPr>
        <w:t xml:space="preserve"> (</w:t>
      </w:r>
      <w:hyperlink r:id="rId17" w:history="1">
        <w:r w:rsidRPr="002245EF">
          <w:rPr>
            <w:rStyle w:val="Hyperlink"/>
            <w:rFonts w:ascii="Times New Roman" w:eastAsia="Times New Roman" w:hAnsi="Times New Roman" w:cs="Times New Roman"/>
            <w:color w:val="auto"/>
            <w:sz w:val="24"/>
            <w:szCs w:val="24"/>
          </w:rPr>
          <w:t>https://www.cybis.se/forfun/dendro/index.htm</w:t>
        </w:r>
      </w:hyperlink>
      <w:r w:rsidRPr="002245EF">
        <w:rPr>
          <w:rFonts w:ascii="Times New Roman" w:hAnsi="Times New Roman" w:cs="Times New Roman"/>
          <w:sz w:val="24"/>
          <w:szCs w:val="24"/>
        </w:rPr>
        <w:t>). Files were separated into four different sites: Upper Beasley, Lower Beasley, Childs and Sheep</w:t>
      </w:r>
      <w:r w:rsidR="008279F5">
        <w:rPr>
          <w:rFonts w:ascii="Times New Roman" w:hAnsi="Times New Roman" w:cs="Times New Roman"/>
          <w:sz w:val="24"/>
          <w:szCs w:val="24"/>
        </w:rPr>
        <w:t xml:space="preserve"> Bridge</w:t>
      </w:r>
      <w:r w:rsidRPr="002245EF">
        <w:rPr>
          <w:rFonts w:ascii="Times New Roman" w:hAnsi="Times New Roman" w:cs="Times New Roman"/>
          <w:sz w:val="24"/>
          <w:szCs w:val="24"/>
        </w:rPr>
        <w:t xml:space="preserve">. </w:t>
      </w:r>
    </w:p>
    <w:p w14:paraId="165262B8" w14:textId="77777777" w:rsidR="0038100D" w:rsidRPr="002245EF" w:rsidRDefault="0038100D" w:rsidP="0038100D">
      <w:pPr>
        <w:spacing w:line="480" w:lineRule="auto"/>
        <w:rPr>
          <w:rFonts w:ascii="Times New Roman" w:hAnsi="Times New Roman" w:cs="Times New Roman"/>
          <w:b/>
          <w:sz w:val="24"/>
          <w:szCs w:val="24"/>
          <w:highlight w:val="yellow"/>
        </w:rPr>
      </w:pPr>
      <w:r w:rsidRPr="002245EF">
        <w:rPr>
          <w:rFonts w:ascii="Times New Roman" w:hAnsi="Times New Roman" w:cs="Times New Roman"/>
          <w:b/>
          <w:sz w:val="24"/>
          <w:szCs w:val="24"/>
          <w:highlight w:val="yellow"/>
        </w:rPr>
        <w:t>Crossdating</w:t>
      </w:r>
      <w:r w:rsidRPr="002245EF">
        <w:rPr>
          <w:rFonts w:ascii="Times New Roman" w:hAnsi="Times New Roman" w:cs="Times New Roman"/>
          <w:b/>
          <w:sz w:val="24"/>
          <w:szCs w:val="24"/>
        </w:rPr>
        <w:t>/</w:t>
      </w:r>
      <w:commentRangeStart w:id="40"/>
      <w:r w:rsidRPr="002245EF">
        <w:rPr>
          <w:rFonts w:ascii="Times New Roman" w:hAnsi="Times New Roman" w:cs="Times New Roman"/>
          <w:b/>
          <w:sz w:val="24"/>
          <w:szCs w:val="24"/>
        </w:rPr>
        <w:t>dating</w:t>
      </w:r>
      <w:commentRangeEnd w:id="40"/>
      <w:r w:rsidR="00843C64">
        <w:rPr>
          <w:rStyle w:val="CommentReference"/>
        </w:rPr>
        <w:commentReference w:id="40"/>
      </w:r>
    </w:p>
    <w:p w14:paraId="71A1F6CC" w14:textId="21BACAB0"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Crossdating involves matching ring-width patterns among individuals or to a pre-existing chronology. No pre-existing chronology exists for any cottonwood species in Arizona and New Mexico. In addition, cored trees were generally short (20-30 years old) and exhibited high variation in interannual growth. This makes traditional crossdating impossible. </w:t>
      </w:r>
      <w:r w:rsidR="008279F5">
        <w:rPr>
          <w:rFonts w:ascii="Times New Roman" w:hAnsi="Times New Roman" w:cs="Times New Roman"/>
          <w:sz w:val="24"/>
          <w:szCs w:val="24"/>
        </w:rPr>
        <w:t>C</w:t>
      </w:r>
      <w:r w:rsidRPr="002245EF">
        <w:rPr>
          <w:rFonts w:ascii="Times New Roman" w:hAnsi="Times New Roman" w:cs="Times New Roman"/>
          <w:sz w:val="24"/>
          <w:szCs w:val="24"/>
        </w:rPr>
        <w:t xml:space="preserve">ottonwoods along the Verde River have access to perennial </w:t>
      </w:r>
      <w:r w:rsidR="008279F5">
        <w:rPr>
          <w:rFonts w:ascii="Times New Roman" w:hAnsi="Times New Roman" w:cs="Times New Roman"/>
          <w:sz w:val="24"/>
          <w:szCs w:val="24"/>
        </w:rPr>
        <w:t xml:space="preserve">ground </w:t>
      </w:r>
      <w:r w:rsidRPr="002245EF">
        <w:rPr>
          <w:rFonts w:ascii="Times New Roman" w:hAnsi="Times New Roman" w:cs="Times New Roman"/>
          <w:sz w:val="24"/>
          <w:szCs w:val="24"/>
        </w:rPr>
        <w:t xml:space="preserve">water which means that missing rings are unlikely. To maximize the </w:t>
      </w:r>
      <w:r w:rsidR="00C2061C">
        <w:rPr>
          <w:rFonts w:ascii="Times New Roman" w:hAnsi="Times New Roman" w:cs="Times New Roman"/>
          <w:sz w:val="24"/>
          <w:szCs w:val="24"/>
        </w:rPr>
        <w:t>in common</w:t>
      </w:r>
      <w:r w:rsidRPr="002245EF">
        <w:rPr>
          <w:rFonts w:ascii="Times New Roman" w:hAnsi="Times New Roman" w:cs="Times New Roman"/>
          <w:sz w:val="24"/>
          <w:szCs w:val="24"/>
        </w:rPr>
        <w:t xml:space="preserve"> signal</w:t>
      </w:r>
      <w:r w:rsidR="00C2061C">
        <w:rPr>
          <w:rFonts w:ascii="Times New Roman" w:hAnsi="Times New Roman" w:cs="Times New Roman"/>
          <w:sz w:val="24"/>
          <w:szCs w:val="24"/>
        </w:rPr>
        <w:t xml:space="preserve"> across sites</w:t>
      </w:r>
      <w:r w:rsidRPr="002245EF">
        <w:rPr>
          <w:rFonts w:ascii="Times New Roman" w:hAnsi="Times New Roman" w:cs="Times New Roman"/>
          <w:sz w:val="24"/>
          <w:szCs w:val="24"/>
        </w:rPr>
        <w:t xml:space="preserve">, we identified cores with a correlation </w:t>
      </w:r>
      <w:r w:rsidRPr="002245EF">
        <w:rPr>
          <w:rFonts w:ascii="Times New Roman" w:hAnsi="Times New Roman" w:cs="Times New Roman"/>
          <w:sz w:val="24"/>
          <w:szCs w:val="24"/>
        </w:rPr>
        <w:lastRenderedPageBreak/>
        <w:t>coefficient of +0.30 to the mean of all cores measured. We then separate</w:t>
      </w:r>
      <w:r w:rsidR="00C2061C">
        <w:rPr>
          <w:rFonts w:ascii="Times New Roman" w:hAnsi="Times New Roman" w:cs="Times New Roman"/>
          <w:sz w:val="24"/>
          <w:szCs w:val="24"/>
        </w:rPr>
        <w:t>d</w:t>
      </w:r>
      <w:r w:rsidRPr="002245EF">
        <w:rPr>
          <w:rFonts w:ascii="Times New Roman" w:hAnsi="Times New Roman" w:cs="Times New Roman"/>
          <w:sz w:val="24"/>
          <w:szCs w:val="24"/>
        </w:rPr>
        <w:t xml:space="preserve"> and saved these cores into a different “correlated” series. These cores showed in common signals with each other driven by larger factors instead of cores impacted by individual growth, competition, disease, etc. </w:t>
      </w:r>
      <w:r w:rsidR="00C2061C">
        <w:rPr>
          <w:rFonts w:ascii="Times New Roman" w:hAnsi="Times New Roman" w:cs="Times New Roman"/>
          <w:sz w:val="24"/>
          <w:szCs w:val="24"/>
        </w:rPr>
        <w:t>We ran this</w:t>
      </w:r>
      <w:r w:rsidRPr="002245EF">
        <w:rPr>
          <w:rFonts w:ascii="Times New Roman" w:hAnsi="Times New Roman" w:cs="Times New Roman"/>
          <w:sz w:val="24"/>
          <w:szCs w:val="24"/>
        </w:rPr>
        <w:t xml:space="preserve"> separated series (n=39) </w:t>
      </w:r>
      <w:r w:rsidR="00C2061C">
        <w:rPr>
          <w:rFonts w:ascii="Times New Roman" w:hAnsi="Times New Roman" w:cs="Times New Roman"/>
          <w:sz w:val="24"/>
          <w:szCs w:val="24"/>
        </w:rPr>
        <w:t>through</w:t>
      </w:r>
      <w:r w:rsidRPr="002245EF">
        <w:rPr>
          <w:rFonts w:ascii="Times New Roman" w:hAnsi="Times New Roman" w:cs="Times New Roman"/>
          <w:sz w:val="24"/>
          <w:szCs w:val="24"/>
        </w:rPr>
        <w:t xml:space="preserve"> COFECHA to </w:t>
      </w:r>
      <w:commentRangeStart w:id="41"/>
      <w:r w:rsidRPr="002245EF">
        <w:rPr>
          <w:rFonts w:ascii="Times New Roman" w:hAnsi="Times New Roman" w:cs="Times New Roman"/>
          <w:sz w:val="24"/>
          <w:szCs w:val="24"/>
        </w:rPr>
        <w:t>check for any dating issues. We analyzed the COFECHA output for each core and checked it for potential dating issues</w:t>
      </w:r>
      <w:commentRangeEnd w:id="41"/>
      <w:r w:rsidR="008279F5">
        <w:rPr>
          <w:rStyle w:val="CommentReference"/>
        </w:rPr>
        <w:commentReference w:id="41"/>
      </w:r>
      <w:r w:rsidRPr="002245EF">
        <w:rPr>
          <w:rFonts w:ascii="Times New Roman" w:hAnsi="Times New Roman" w:cs="Times New Roman"/>
          <w:sz w:val="24"/>
          <w:szCs w:val="24"/>
        </w:rPr>
        <w:t xml:space="preserve">. If we found a potential dating issue the core was reexamined under the microscope. The </w:t>
      </w:r>
      <w:proofErr w:type="spellStart"/>
      <w:r w:rsidRPr="002245EF">
        <w:rPr>
          <w:rFonts w:ascii="Times New Roman" w:hAnsi="Times New Roman" w:cs="Times New Roman"/>
          <w:sz w:val="24"/>
          <w:szCs w:val="24"/>
        </w:rPr>
        <w:t>dplR</w:t>
      </w:r>
      <w:proofErr w:type="spellEnd"/>
      <w:r w:rsidRPr="002245EF">
        <w:rPr>
          <w:rFonts w:ascii="Times New Roman" w:hAnsi="Times New Roman" w:cs="Times New Roman"/>
          <w:sz w:val="24"/>
          <w:szCs w:val="24"/>
        </w:rPr>
        <w:t xml:space="preserve"> package created by Dr. Andy Bunn was used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{"citationID":"HAGHol0D","properties":{"formattedCitation":"(Bunn, 2010)","plainCitation":"(Bunn, 2010)","noteIndex":0},"citationItems":[{"id":49,"uris":["http://zotero.org/users/local/yyBX3i8n/items/9DEAW8GT"],"itemData":{"id":49,"type":"article-journal","container-title":"Dendrochronologia","DOI":"10.1016/j.dendro.2009.12.001","ISSN":"11257865","issue":"4","journalAbbreviation":"Dendrochronologia","language":"en","license":"https://www.elsevier.com/tdm/userlicense/1.0/","page":"251-258","source":"DOI.org (Crossref)","title":"Statistical and visual crossdating in R using the dplR library","volume":"28","author":[{"family":"Bunn","given":"Andrew G."}],"issued":{"date-parts":[["2010",1]]}}}],"schema":"https://github.com/citation-style-language/schema/raw/master/csl-citation.json"}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(Bunn, 2010)</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to calculate Ring Width Indices (RWI) and Basal Area Increment (BAI) for the crossdated series to then be compared to climate variables. To determine RWI, raw ring widths were detrended using an age dependent spline method.</w:t>
      </w:r>
    </w:p>
    <w:p w14:paraId="6D85D4A9"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Correlation to climate</w:t>
      </w:r>
    </w:p>
    <w:p w14:paraId="423C4E9B"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Four climate variables were used to run a response function analysis on the chronologies. Mean monthly values for: average temperature, precipitation, and Palmer Drought Severity Index (PDSI) were downloaded from the NOAA climate monitoring website (</w:t>
      </w:r>
      <w:hyperlink r:id="rId18" w:history="1">
        <w:r w:rsidRPr="002245EF">
          <w:rPr>
            <w:rStyle w:val="Hyperlink"/>
            <w:rFonts w:ascii="Times New Roman" w:eastAsia="Times New Roman" w:hAnsi="Times New Roman" w:cs="Times New Roman"/>
            <w:color w:val="auto"/>
            <w:sz w:val="24"/>
            <w:szCs w:val="24"/>
          </w:rPr>
          <w:t>https://www.ncei.noaa.gov/access/monitoring/climate-at-a-glance/county/time-series/AZ-025/tmin/1/0/1993-2023?base_prd=true&amp;begbaseyear=1901&amp;endbaseyear=2000</w:t>
        </w:r>
      </w:hyperlink>
      <w:r w:rsidRPr="002245EF">
        <w:rPr>
          <w:rFonts w:ascii="Times New Roman" w:hAnsi="Times New Roman" w:cs="Times New Roman"/>
          <w:sz w:val="24"/>
          <w:szCs w:val="24"/>
        </w:rPr>
        <w:t xml:space="preserve">) from 1993 to 2023 for Yavapai County, Arizona. Mean monthly stream flow data were acquired from the Verde River near Camp Verde (09506000) USGS gauge from 1988-2023.  This gage was selected as it is located near the Wild and Scenic portion of the river and had the longest continuous discharge record (1988 to current). </w:t>
      </w:r>
    </w:p>
    <w:p w14:paraId="1EA069DA" w14:textId="77777777" w:rsidR="0038100D" w:rsidRPr="002245EF" w:rsidRDefault="0038100D" w:rsidP="0038100D">
      <w:pPr>
        <w:spacing w:line="480" w:lineRule="auto"/>
        <w:rPr>
          <w:rFonts w:ascii="Times New Roman" w:hAnsi="Times New Roman" w:cs="Times New Roman"/>
          <w:sz w:val="24"/>
          <w:szCs w:val="24"/>
        </w:rPr>
      </w:pPr>
    </w:p>
    <w:p w14:paraId="0B0985FF"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Response Function Analysis</w:t>
      </w:r>
    </w:p>
    <w:p w14:paraId="07664B27" w14:textId="08281DED"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Response function analysis is used to help determine relationships between climate variables and tree growth. These analyses differ from simple correlations in that they address the </w:t>
      </w:r>
      <w:r w:rsidRPr="002245EF">
        <w:rPr>
          <w:rFonts w:ascii="Times New Roman" w:hAnsi="Times New Roman" w:cs="Times New Roman"/>
          <w:sz w:val="24"/>
          <w:szCs w:val="24"/>
        </w:rPr>
        <w:lastRenderedPageBreak/>
        <w:t xml:space="preserve">autocorrelation that is usually prevalent in both climate and tree growth data. Response functions and their results are more robust than correlations. Using the </w:t>
      </w:r>
      <w:proofErr w:type="spellStart"/>
      <w:r w:rsidRPr="002245EF">
        <w:rPr>
          <w:rFonts w:ascii="Times New Roman" w:hAnsi="Times New Roman" w:cs="Times New Roman"/>
          <w:sz w:val="24"/>
          <w:szCs w:val="24"/>
        </w:rPr>
        <w:t>Treeclim</w:t>
      </w:r>
      <w:proofErr w:type="spellEnd"/>
      <w:r w:rsidRPr="002245EF">
        <w:rPr>
          <w:rFonts w:ascii="Times New Roman" w:hAnsi="Times New Roman" w:cs="Times New Roman"/>
          <w:sz w:val="24"/>
          <w:szCs w:val="24"/>
        </w:rPr>
        <w:t xml:space="preserve"> package in R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{"citationID":"0JhktPNB","properties":{"formattedCitation":"(Zang &amp; Biondi, 2015)","plainCitation":"(Zang &amp; Biondi, 2015)","noteIndex":0},"citationItems":[{"id":47,"uris":["http://zotero.org/users/local/yyBX3i8n/items/7RH2Z7TZ"],"itemData":{"id":47,"type":"article-journal","abstract":"The R package treeclim helps perform numerical calibration of proxy‐climate relationships, with an emphasis on tree‐ring chronologies. The package provides a unified, fast, and public‐domain compilation of established methods while adding novel functionality not implemented in other software. treeclim includes static and moving bootstrapped response and correlation functions, seasonal correlation analysis, a test for spurious temporal changes in proxy‐climate relations, and the evaluation of reconstruction skills. The stationary bootstrap method has been incorporated into the program as a ‘blocks of blocks’ resampling scheme. Applications of treeclim include the calibration of proxy timeseries used in paleoclimatology, forest ecology, and environmental monitoring.","container-title":"Ecography","DOI":"10.1111/ecog.01335","ISSN":"0906-7590, 1600-0587","issue":"4","journalAbbreviation":"Ecography","language":"en","page":"431-436","source":"DOI.org (Crossref)","title":"treeclim: an R package for the numerical calibration of proxy‐climate relationships","title-short":"treeclim","volume":"38","author":[{"family":"Zang","given":"Christian"},{"family":"Biondi","given":"Franco"}],"issued":{"date-parts":[["2015",4]]}}}],"schema":"https://github.com/citation-style-language/schema/raw/master/csl-citation.json"}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(Zang &amp; Biondi, 2015)</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chronologies were tested for the four climate variables. A critical P-value of less than or equal to 0.05 was used to determine if a trend was significant and an exact bootstrap method was used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{"citationID":"zoRUd3uf","properties":{"formattedCitation":"(Meko et al., 2011)","plainCitation":"(Meko et al., 2011)","noteIndex":0},"citationItems":[{"id":65,"uris":["http://zotero.org/users/local/yyBX3i8n/items/WLNHC4LF"],"itemData":{"id":65,"type":"article-journal","container-title":"Computers &amp; Geosciences","DOI":"10.1016/j.cageo.2011.01.013","ISSN":"00983004","issue":"9","journalAbbreviation":"Computers &amp; Geosciences","language":"en","page":"1234-1241","source":"DOI.org (Crossref)","title":"Seascorr: A MATLAB program for identifying the seasonal climate signal in an annual tree-ring time series","title-short":"Seascorr","volume":"37","author":[{"family":"Meko","given":"D.M."},{"family":"Touchan","given":"R."},{"family":"Anchukaitis","given":"K.J."}],"issued":{"date-parts":[["2011",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(Meko et al., 2011)</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An exact bootstrapping method tests for significance but does not produce specific p-values, just whether the relationship is significant. A response function analysis was used for water year (</w:t>
      </w:r>
      <w:r w:rsidR="00244F4F">
        <w:rPr>
          <w:rFonts w:ascii="Times New Roman" w:hAnsi="Times New Roman" w:cs="Times New Roman"/>
          <w:sz w:val="24"/>
          <w:szCs w:val="24"/>
        </w:rPr>
        <w:t>October</w:t>
      </w:r>
      <w:r w:rsidRPr="002245EF">
        <w:rPr>
          <w:rFonts w:ascii="Times New Roman" w:hAnsi="Times New Roman" w:cs="Times New Roman"/>
          <w:sz w:val="24"/>
          <w:szCs w:val="24"/>
        </w:rPr>
        <w:t>-</w:t>
      </w:r>
      <w:r w:rsidR="00244F4F">
        <w:rPr>
          <w:rFonts w:ascii="Times New Roman" w:hAnsi="Times New Roman" w:cs="Times New Roman"/>
          <w:sz w:val="24"/>
          <w:szCs w:val="24"/>
        </w:rPr>
        <w:t>September</w:t>
      </w:r>
      <w:r w:rsidRPr="002245EF">
        <w:rPr>
          <w:rFonts w:ascii="Times New Roman" w:hAnsi="Times New Roman" w:cs="Times New Roman"/>
          <w:sz w:val="24"/>
          <w:szCs w:val="24"/>
        </w:rPr>
        <w:t xml:space="preserve">) to test against the annual growth. </w:t>
      </w:r>
    </w:p>
    <w:p w14:paraId="7A5DBD87" w14:textId="77777777" w:rsidR="0038100D" w:rsidRPr="002245EF" w:rsidRDefault="0038100D" w:rsidP="0038100D">
      <w:pPr>
        <w:pStyle w:val="Heading2"/>
        <w:spacing w:line="480" w:lineRule="auto"/>
        <w:rPr>
          <w:rFonts w:ascii="Times New Roman" w:hAnsi="Times New Roman" w:cs="Times New Roman"/>
          <w:color w:val="auto"/>
          <w:sz w:val="24"/>
          <w:szCs w:val="24"/>
        </w:rPr>
      </w:pPr>
      <w:bookmarkStart w:id="42" w:name="_Toc193890716"/>
      <w:r w:rsidRPr="002245EF">
        <w:rPr>
          <w:rFonts w:ascii="Times New Roman" w:hAnsi="Times New Roman" w:cs="Times New Roman"/>
          <w:color w:val="auto"/>
          <w:sz w:val="24"/>
          <w:szCs w:val="24"/>
        </w:rPr>
        <w:t>Results</w:t>
      </w:r>
      <w:bookmarkEnd w:id="42"/>
    </w:p>
    <w:p w14:paraId="793CE43E"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Seedling Survivorship</w:t>
      </w:r>
    </w:p>
    <w:p w14:paraId="300D16A3" w14:textId="77777777" w:rsidR="0038100D" w:rsidRPr="002245EF" w:rsidRDefault="0038100D" w:rsidP="0038100D">
      <w:pPr>
        <w:spacing w:line="480" w:lineRule="auto"/>
        <w:rPr>
          <w:rFonts w:ascii="Times New Roman" w:hAnsi="Times New Roman" w:cs="Times New Roman"/>
          <w:sz w:val="24"/>
          <w:szCs w:val="24"/>
        </w:rPr>
        <w:sectPr w:rsidR="0038100D" w:rsidRPr="002245EF" w:rsidSect="0038100D">
          <w:footerReference w:type="default" r:id="rId19"/>
          <w:type w:val="continuous"/>
          <w:pgSz w:w="12240" w:h="15840"/>
          <w:pgMar w:top="1440" w:right="1440" w:bottom="1440" w:left="1440" w:header="720" w:footer="720" w:gutter="0"/>
          <w:cols w:space="720"/>
          <w:docGrid w:linePitch="360"/>
        </w:sectPr>
      </w:pPr>
    </w:p>
    <w:p w14:paraId="012A254A" w14:textId="77777777" w:rsidR="0038100D" w:rsidRPr="002245EF" w:rsidRDefault="0038100D" w:rsidP="0038100D">
      <w:pPr>
        <w:spacing w:line="480" w:lineRule="auto"/>
        <w:rPr>
          <w:rFonts w:ascii="Times New Roman" w:hAnsi="Times New Roman" w:cs="Times New Roman"/>
          <w:sz w:val="24"/>
          <w:szCs w:val="24"/>
        </w:rPr>
      </w:pPr>
    </w:p>
    <w:p w14:paraId="48E53297"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14:ligatures w14:val="standardContextual"/>
        </w:rPr>
        <w:drawing>
          <wp:inline distT="0" distB="0" distL="0" distR="0" wp14:anchorId="5388EB0C" wp14:editId="46AE01E7">
            <wp:extent cx="3028950" cy="2995943"/>
            <wp:effectExtent l="0" t="0" r="0" b="0"/>
            <wp:docPr id="1408951418" name="Picture 3" descr="A graph of a number of childr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51418" name="Picture 3" descr="A graph of a number of children&#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6431" cy="3003342"/>
                    </a:xfrm>
                    <a:prstGeom prst="rect">
                      <a:avLst/>
                    </a:prstGeom>
                  </pic:spPr>
                </pic:pic>
              </a:graphicData>
            </a:graphic>
          </wp:inline>
        </w:drawing>
      </w:r>
    </w:p>
    <w:p w14:paraId="1BD2B93B"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43" w:name="_Toc193890753"/>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3</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Mean site seedling densities across the three visits.</w:t>
      </w:r>
      <w:bookmarkEnd w:id="43"/>
    </w:p>
    <w:p w14:paraId="7E18BA5C"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Densities decreased or stayed constant in 80% of plots surveyed across the two sites. The remaining 20% of plots increased, possibly indicating that there was recruitment following the seed release in Spring of 2024 that survived into Fall 2024. At both BRAP and Childs, densities </w:t>
      </w:r>
      <w:r w:rsidRPr="002245EF">
        <w:rPr>
          <w:rFonts w:ascii="Times New Roman" w:hAnsi="Times New Roman" w:cs="Times New Roman"/>
          <w:sz w:val="24"/>
          <w:szCs w:val="24"/>
        </w:rPr>
        <w:lastRenderedPageBreak/>
        <w:t xml:space="preserve">only slightly decreased between Fall 2023 and Spring 2024 visits (Figure 2.3). Both sites saw larger decreases from the 2024 growing season with Childs densities decreasing by over half. Both sites had similar mean densities following Fall 2024 surveys.  </w:t>
      </w:r>
    </w:p>
    <w:p w14:paraId="15B268E4"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Seedling sizes</w:t>
      </w:r>
    </w:p>
    <w:p w14:paraId="786EA3E7"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At the plot level, mean height and diameters of seedlings increased between all three visits (Table 2.1). At BRAP, mean HDR values increased between all three visits as well. At Childs, HDR decreased between Fall 2023 and Spring 2024 visits before increasing in Fall 2024. </w:t>
      </w:r>
    </w:p>
    <w:p w14:paraId="4792D425" w14:textId="3424BE73"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At BRAP, seven out of nine variables changed significantly between the different visits (Table 2.</w:t>
      </w:r>
      <w:r w:rsidR="00244F4F">
        <w:rPr>
          <w:rFonts w:ascii="Times New Roman" w:hAnsi="Times New Roman" w:cs="Times New Roman"/>
          <w:sz w:val="24"/>
          <w:szCs w:val="24"/>
        </w:rPr>
        <w:t>2</w:t>
      </w:r>
      <w:r w:rsidRPr="002245EF">
        <w:rPr>
          <w:rFonts w:ascii="Times New Roman" w:hAnsi="Times New Roman" w:cs="Times New Roman"/>
          <w:sz w:val="24"/>
          <w:szCs w:val="24"/>
        </w:rPr>
        <w:t>). All the BRAP heights changed significantly between visits. Diameters between Spring 2024 and Fall 2024 did not change significantly and HDRs between Fall 2023 and Spring 2024 did not change significantly. At Childs, all variables changed significantly with eight out of nine being highly significant (p-value ≤ 0.001</w:t>
      </w:r>
      <w:r w:rsidR="00244F4F">
        <w:rPr>
          <w:rFonts w:ascii="Times New Roman" w:hAnsi="Times New Roman" w:cs="Times New Roman"/>
          <w:sz w:val="24"/>
          <w:szCs w:val="24"/>
        </w:rPr>
        <w:t>, Table 2.3</w:t>
      </w:r>
      <w:r w:rsidRPr="002245EF">
        <w:rPr>
          <w:rFonts w:ascii="Times New Roman" w:hAnsi="Times New Roman" w:cs="Times New Roman"/>
          <w:sz w:val="24"/>
          <w:szCs w:val="24"/>
        </w:rPr>
        <w:t>).</w:t>
      </w:r>
    </w:p>
    <w:p w14:paraId="66E179C3"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44" w:name="_Toc192072563"/>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Summary of mean height, diameter, and height-to-diameter ratio (HDR) for seedlings across three visits at both sites.</w:t>
      </w:r>
      <w:bookmarkEnd w:id="44"/>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1620"/>
        <w:gridCol w:w="1530"/>
        <w:gridCol w:w="1710"/>
        <w:gridCol w:w="1080"/>
        <w:gridCol w:w="2002"/>
      </w:tblGrid>
      <w:tr w:rsidR="002245EF" w:rsidRPr="002245EF" w14:paraId="0E047AC4" w14:textId="77777777" w:rsidTr="00567545">
        <w:trPr>
          <w:trHeight w:val="300"/>
          <w:jc w:val="center"/>
        </w:trPr>
        <w:tc>
          <w:tcPr>
            <w:tcW w:w="1165" w:type="dxa"/>
            <w:tcBorders>
              <w:top w:val="single" w:sz="4" w:space="0" w:color="auto"/>
              <w:bottom w:val="single" w:sz="4" w:space="0" w:color="auto"/>
            </w:tcBorders>
            <w:noWrap/>
            <w:hideMark/>
          </w:tcPr>
          <w:p w14:paraId="7309246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Site</w:t>
            </w:r>
          </w:p>
        </w:tc>
        <w:tc>
          <w:tcPr>
            <w:tcW w:w="1620" w:type="dxa"/>
            <w:tcBorders>
              <w:top w:val="single" w:sz="4" w:space="0" w:color="auto"/>
              <w:bottom w:val="single" w:sz="4" w:space="0" w:color="auto"/>
            </w:tcBorders>
            <w:noWrap/>
            <w:hideMark/>
          </w:tcPr>
          <w:p w14:paraId="40C55E5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Visit</w:t>
            </w:r>
          </w:p>
        </w:tc>
        <w:tc>
          <w:tcPr>
            <w:tcW w:w="1530" w:type="dxa"/>
            <w:tcBorders>
              <w:top w:val="single" w:sz="4" w:space="0" w:color="auto"/>
              <w:bottom w:val="single" w:sz="4" w:space="0" w:color="auto"/>
            </w:tcBorders>
            <w:noWrap/>
            <w:hideMark/>
          </w:tcPr>
          <w:p w14:paraId="6EC176B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 (cm)</w:t>
            </w:r>
          </w:p>
        </w:tc>
        <w:tc>
          <w:tcPr>
            <w:tcW w:w="1710" w:type="dxa"/>
            <w:tcBorders>
              <w:top w:val="single" w:sz="4" w:space="0" w:color="auto"/>
              <w:bottom w:val="single" w:sz="4" w:space="0" w:color="auto"/>
            </w:tcBorders>
            <w:noWrap/>
            <w:hideMark/>
          </w:tcPr>
          <w:p w14:paraId="0EF32F8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 (mm)</w:t>
            </w:r>
          </w:p>
        </w:tc>
        <w:tc>
          <w:tcPr>
            <w:tcW w:w="1080" w:type="dxa"/>
            <w:tcBorders>
              <w:top w:val="single" w:sz="4" w:space="0" w:color="auto"/>
              <w:bottom w:val="single" w:sz="4" w:space="0" w:color="auto"/>
            </w:tcBorders>
            <w:noWrap/>
            <w:hideMark/>
          </w:tcPr>
          <w:p w14:paraId="227335F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002" w:type="dxa"/>
            <w:tcBorders>
              <w:top w:val="single" w:sz="4" w:space="0" w:color="auto"/>
              <w:bottom w:val="single" w:sz="4" w:space="0" w:color="auto"/>
            </w:tcBorders>
          </w:tcPr>
          <w:p w14:paraId="38EA4276" w14:textId="77777777" w:rsidR="0038100D" w:rsidRPr="002245EF" w:rsidRDefault="0038100D" w:rsidP="00567545">
            <w:pPr>
              <w:rPr>
                <w:rFonts w:ascii="Times New Roman" w:eastAsia="Times New Roman" w:hAnsi="Times New Roman" w:cs="Times New Roman"/>
                <w:sz w:val="24"/>
                <w:szCs w:val="24"/>
                <w:vertAlign w:val="superscript"/>
                <w:lang w:val="en-US"/>
              </w:rPr>
            </w:pPr>
            <w:r w:rsidRPr="002245EF">
              <w:rPr>
                <w:rFonts w:ascii="Times New Roman" w:eastAsia="Times New Roman" w:hAnsi="Times New Roman" w:cs="Times New Roman"/>
                <w:sz w:val="24"/>
                <w:szCs w:val="24"/>
                <w:lang w:val="en-US"/>
              </w:rPr>
              <w:t>Density (no/m</w:t>
            </w:r>
            <w:r w:rsidRPr="002245EF">
              <w:rPr>
                <w:rFonts w:ascii="Times New Roman" w:eastAsia="Times New Roman" w:hAnsi="Times New Roman" w:cs="Times New Roman"/>
                <w:sz w:val="24"/>
                <w:szCs w:val="24"/>
                <w:vertAlign w:val="superscript"/>
                <w:lang w:val="en-US"/>
              </w:rPr>
              <w:t>2)</w:t>
            </w:r>
          </w:p>
        </w:tc>
      </w:tr>
      <w:tr w:rsidR="002245EF" w:rsidRPr="002245EF" w14:paraId="15ED914C" w14:textId="77777777" w:rsidTr="00567545">
        <w:trPr>
          <w:trHeight w:val="300"/>
          <w:jc w:val="center"/>
        </w:trPr>
        <w:tc>
          <w:tcPr>
            <w:tcW w:w="1165" w:type="dxa"/>
            <w:tcBorders>
              <w:top w:val="single" w:sz="4" w:space="0" w:color="auto"/>
            </w:tcBorders>
            <w:noWrap/>
            <w:hideMark/>
          </w:tcPr>
          <w:p w14:paraId="5CE67922"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BRAP</w:t>
            </w:r>
          </w:p>
        </w:tc>
        <w:tc>
          <w:tcPr>
            <w:tcW w:w="1620" w:type="dxa"/>
            <w:tcBorders>
              <w:top w:val="single" w:sz="4" w:space="0" w:color="auto"/>
            </w:tcBorders>
            <w:noWrap/>
            <w:hideMark/>
          </w:tcPr>
          <w:p w14:paraId="10C1F59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w:t>
            </w:r>
          </w:p>
        </w:tc>
        <w:tc>
          <w:tcPr>
            <w:tcW w:w="1530" w:type="dxa"/>
            <w:tcBorders>
              <w:top w:val="single" w:sz="4" w:space="0" w:color="auto"/>
            </w:tcBorders>
            <w:noWrap/>
            <w:hideMark/>
          </w:tcPr>
          <w:p w14:paraId="7BF6FBA4"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22</w:t>
            </w:r>
          </w:p>
        </w:tc>
        <w:tc>
          <w:tcPr>
            <w:tcW w:w="1710" w:type="dxa"/>
            <w:tcBorders>
              <w:top w:val="single" w:sz="4" w:space="0" w:color="auto"/>
            </w:tcBorders>
            <w:noWrap/>
            <w:hideMark/>
          </w:tcPr>
          <w:p w14:paraId="4D20AA5A"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2.5</w:t>
            </w:r>
          </w:p>
        </w:tc>
        <w:tc>
          <w:tcPr>
            <w:tcW w:w="1080" w:type="dxa"/>
            <w:tcBorders>
              <w:top w:val="single" w:sz="4" w:space="0" w:color="auto"/>
            </w:tcBorders>
            <w:noWrap/>
            <w:hideMark/>
          </w:tcPr>
          <w:p w14:paraId="79342E8F"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84.3</w:t>
            </w:r>
          </w:p>
        </w:tc>
        <w:tc>
          <w:tcPr>
            <w:tcW w:w="2002" w:type="dxa"/>
            <w:tcBorders>
              <w:top w:val="single" w:sz="4" w:space="0" w:color="auto"/>
            </w:tcBorders>
          </w:tcPr>
          <w:p w14:paraId="61EB2B6B"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3.36</w:t>
            </w:r>
          </w:p>
        </w:tc>
      </w:tr>
      <w:tr w:rsidR="002245EF" w:rsidRPr="002245EF" w14:paraId="5D75E53B" w14:textId="77777777" w:rsidTr="00567545">
        <w:trPr>
          <w:trHeight w:val="300"/>
          <w:jc w:val="center"/>
        </w:trPr>
        <w:tc>
          <w:tcPr>
            <w:tcW w:w="1165" w:type="dxa"/>
            <w:noWrap/>
            <w:hideMark/>
          </w:tcPr>
          <w:p w14:paraId="55EBD9E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BRAP</w:t>
            </w:r>
          </w:p>
        </w:tc>
        <w:tc>
          <w:tcPr>
            <w:tcW w:w="1620" w:type="dxa"/>
            <w:noWrap/>
            <w:hideMark/>
          </w:tcPr>
          <w:p w14:paraId="5412CC0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w:t>
            </w:r>
          </w:p>
        </w:tc>
        <w:tc>
          <w:tcPr>
            <w:tcW w:w="1530" w:type="dxa"/>
            <w:noWrap/>
            <w:hideMark/>
          </w:tcPr>
          <w:p w14:paraId="702A1E54"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28.4</w:t>
            </w:r>
          </w:p>
        </w:tc>
        <w:tc>
          <w:tcPr>
            <w:tcW w:w="1710" w:type="dxa"/>
            <w:noWrap/>
            <w:hideMark/>
          </w:tcPr>
          <w:p w14:paraId="1ADA6B0A"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3.1</w:t>
            </w:r>
          </w:p>
        </w:tc>
        <w:tc>
          <w:tcPr>
            <w:tcW w:w="1080" w:type="dxa"/>
            <w:noWrap/>
            <w:hideMark/>
          </w:tcPr>
          <w:p w14:paraId="48490F1C"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88.9</w:t>
            </w:r>
          </w:p>
        </w:tc>
        <w:tc>
          <w:tcPr>
            <w:tcW w:w="2002" w:type="dxa"/>
          </w:tcPr>
          <w:p w14:paraId="35D59305"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2.99</w:t>
            </w:r>
          </w:p>
        </w:tc>
      </w:tr>
      <w:tr w:rsidR="002245EF" w:rsidRPr="002245EF" w14:paraId="610179BC" w14:textId="77777777" w:rsidTr="00567545">
        <w:trPr>
          <w:trHeight w:val="300"/>
          <w:jc w:val="center"/>
        </w:trPr>
        <w:tc>
          <w:tcPr>
            <w:tcW w:w="1165" w:type="dxa"/>
            <w:noWrap/>
            <w:hideMark/>
          </w:tcPr>
          <w:p w14:paraId="0EE7EE0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BRAP</w:t>
            </w:r>
          </w:p>
        </w:tc>
        <w:tc>
          <w:tcPr>
            <w:tcW w:w="1620" w:type="dxa"/>
            <w:noWrap/>
            <w:hideMark/>
          </w:tcPr>
          <w:p w14:paraId="72A3B4C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2024</w:t>
            </w:r>
          </w:p>
        </w:tc>
        <w:tc>
          <w:tcPr>
            <w:tcW w:w="1530" w:type="dxa"/>
            <w:noWrap/>
            <w:hideMark/>
          </w:tcPr>
          <w:p w14:paraId="0D5BD4AC"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36.4</w:t>
            </w:r>
          </w:p>
        </w:tc>
        <w:tc>
          <w:tcPr>
            <w:tcW w:w="1710" w:type="dxa"/>
            <w:noWrap/>
            <w:hideMark/>
          </w:tcPr>
          <w:p w14:paraId="16FA86F4"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3.3</w:t>
            </w:r>
          </w:p>
        </w:tc>
        <w:tc>
          <w:tcPr>
            <w:tcW w:w="1080" w:type="dxa"/>
            <w:noWrap/>
            <w:hideMark/>
          </w:tcPr>
          <w:p w14:paraId="24180886"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106.2</w:t>
            </w:r>
          </w:p>
        </w:tc>
        <w:tc>
          <w:tcPr>
            <w:tcW w:w="2002" w:type="dxa"/>
          </w:tcPr>
          <w:p w14:paraId="490BB3E7"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2.08</w:t>
            </w:r>
          </w:p>
        </w:tc>
      </w:tr>
      <w:tr w:rsidR="002245EF" w:rsidRPr="002245EF" w14:paraId="13132F7A" w14:textId="77777777" w:rsidTr="00567545">
        <w:trPr>
          <w:trHeight w:val="300"/>
          <w:jc w:val="center"/>
        </w:trPr>
        <w:tc>
          <w:tcPr>
            <w:tcW w:w="1165" w:type="dxa"/>
            <w:noWrap/>
            <w:hideMark/>
          </w:tcPr>
          <w:p w14:paraId="10A812D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Childs</w:t>
            </w:r>
          </w:p>
        </w:tc>
        <w:tc>
          <w:tcPr>
            <w:tcW w:w="1620" w:type="dxa"/>
            <w:noWrap/>
            <w:hideMark/>
          </w:tcPr>
          <w:p w14:paraId="1AE69686"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w:t>
            </w:r>
          </w:p>
        </w:tc>
        <w:tc>
          <w:tcPr>
            <w:tcW w:w="1530" w:type="dxa"/>
            <w:noWrap/>
            <w:hideMark/>
          </w:tcPr>
          <w:p w14:paraId="1B2947CE"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32.1</w:t>
            </w:r>
          </w:p>
        </w:tc>
        <w:tc>
          <w:tcPr>
            <w:tcW w:w="1710" w:type="dxa"/>
            <w:noWrap/>
            <w:hideMark/>
          </w:tcPr>
          <w:p w14:paraId="19B47B5C"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2.9</w:t>
            </w:r>
          </w:p>
        </w:tc>
        <w:tc>
          <w:tcPr>
            <w:tcW w:w="1080" w:type="dxa"/>
            <w:noWrap/>
            <w:hideMark/>
          </w:tcPr>
          <w:p w14:paraId="3BED43E0"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108.1</w:t>
            </w:r>
          </w:p>
        </w:tc>
        <w:tc>
          <w:tcPr>
            <w:tcW w:w="2002" w:type="dxa"/>
          </w:tcPr>
          <w:p w14:paraId="1851BED8"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7.39</w:t>
            </w:r>
          </w:p>
        </w:tc>
      </w:tr>
      <w:tr w:rsidR="002245EF" w:rsidRPr="002245EF" w14:paraId="1B1EEC1D" w14:textId="77777777" w:rsidTr="00567545">
        <w:trPr>
          <w:trHeight w:val="300"/>
          <w:jc w:val="center"/>
        </w:trPr>
        <w:tc>
          <w:tcPr>
            <w:tcW w:w="1165" w:type="dxa"/>
            <w:noWrap/>
            <w:hideMark/>
          </w:tcPr>
          <w:p w14:paraId="621107F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Childs</w:t>
            </w:r>
          </w:p>
        </w:tc>
        <w:tc>
          <w:tcPr>
            <w:tcW w:w="1620" w:type="dxa"/>
            <w:noWrap/>
            <w:hideMark/>
          </w:tcPr>
          <w:p w14:paraId="426BE58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w:t>
            </w:r>
          </w:p>
        </w:tc>
        <w:tc>
          <w:tcPr>
            <w:tcW w:w="1530" w:type="dxa"/>
            <w:noWrap/>
            <w:hideMark/>
          </w:tcPr>
          <w:p w14:paraId="405222FF"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41.8</w:t>
            </w:r>
          </w:p>
        </w:tc>
        <w:tc>
          <w:tcPr>
            <w:tcW w:w="1710" w:type="dxa"/>
            <w:noWrap/>
            <w:hideMark/>
          </w:tcPr>
          <w:p w14:paraId="2A156322"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4.5</w:t>
            </w:r>
          </w:p>
        </w:tc>
        <w:tc>
          <w:tcPr>
            <w:tcW w:w="1080" w:type="dxa"/>
            <w:noWrap/>
            <w:hideMark/>
          </w:tcPr>
          <w:p w14:paraId="1188E8AB"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91</w:t>
            </w:r>
          </w:p>
        </w:tc>
        <w:tc>
          <w:tcPr>
            <w:tcW w:w="2002" w:type="dxa"/>
          </w:tcPr>
          <w:p w14:paraId="4C52AF61"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6.82</w:t>
            </w:r>
          </w:p>
        </w:tc>
      </w:tr>
      <w:tr w:rsidR="002245EF" w:rsidRPr="002245EF" w14:paraId="60489238" w14:textId="77777777" w:rsidTr="00567545">
        <w:trPr>
          <w:trHeight w:val="300"/>
          <w:jc w:val="center"/>
        </w:trPr>
        <w:tc>
          <w:tcPr>
            <w:tcW w:w="1165" w:type="dxa"/>
            <w:noWrap/>
            <w:hideMark/>
          </w:tcPr>
          <w:p w14:paraId="0C54E02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Childs</w:t>
            </w:r>
          </w:p>
        </w:tc>
        <w:tc>
          <w:tcPr>
            <w:tcW w:w="1620" w:type="dxa"/>
            <w:noWrap/>
            <w:hideMark/>
          </w:tcPr>
          <w:p w14:paraId="2F27831F"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2024</w:t>
            </w:r>
          </w:p>
        </w:tc>
        <w:tc>
          <w:tcPr>
            <w:tcW w:w="1530" w:type="dxa"/>
            <w:noWrap/>
            <w:hideMark/>
          </w:tcPr>
          <w:p w14:paraId="19DDFF07"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64.7</w:t>
            </w:r>
          </w:p>
        </w:tc>
        <w:tc>
          <w:tcPr>
            <w:tcW w:w="1710" w:type="dxa"/>
            <w:noWrap/>
            <w:hideMark/>
          </w:tcPr>
          <w:p w14:paraId="748D5CF2"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6.3</w:t>
            </w:r>
          </w:p>
        </w:tc>
        <w:tc>
          <w:tcPr>
            <w:tcW w:w="1080" w:type="dxa"/>
            <w:noWrap/>
            <w:hideMark/>
          </w:tcPr>
          <w:p w14:paraId="6E33B2F6"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116.2</w:t>
            </w:r>
          </w:p>
        </w:tc>
        <w:tc>
          <w:tcPr>
            <w:tcW w:w="2002" w:type="dxa"/>
          </w:tcPr>
          <w:p w14:paraId="50657BBB"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1.96</w:t>
            </w:r>
          </w:p>
        </w:tc>
      </w:tr>
    </w:tbl>
    <w:p w14:paraId="5B1E4DA7" w14:textId="77777777" w:rsidR="0038100D" w:rsidRPr="002245EF" w:rsidRDefault="0038100D" w:rsidP="0038100D">
      <w:pPr>
        <w:spacing w:line="480" w:lineRule="auto"/>
        <w:jc w:val="center"/>
        <w:rPr>
          <w:rFonts w:ascii="Times New Roman" w:hAnsi="Times New Roman" w:cs="Times New Roman"/>
          <w:sz w:val="24"/>
          <w:szCs w:val="24"/>
        </w:rPr>
      </w:pPr>
    </w:p>
    <w:p w14:paraId="3495DB4E"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45" w:name="_Toc192072564"/>
      <w:r w:rsidRPr="002245EF">
        <w:rPr>
          <w:rFonts w:ascii="Times New Roman" w:hAnsi="Times New Roman" w:cs="Times New Roman"/>
          <w:color w:val="auto"/>
          <w:sz w:val="24"/>
          <w:szCs w:val="24"/>
        </w:rPr>
        <w:t xml:space="preserve">Table </w:t>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color w:val="auto"/>
          <w:sz w:val="24"/>
          <w:szCs w:val="24"/>
        </w:rPr>
        <w:t>. ANOVA results for BRAP size metrics across all three visits. * Indicates P ≤ 0.05, ** indicates P ≤ 0.01, ***indicates P ≤ 0.001</w:t>
      </w:r>
      <w:bookmarkEnd w:id="45"/>
    </w:p>
    <w:tbl>
      <w:tblPr>
        <w:tblStyle w:val="TableGrid"/>
        <w:tblW w:w="584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2508"/>
        <w:gridCol w:w="1710"/>
      </w:tblGrid>
      <w:tr w:rsidR="002245EF" w:rsidRPr="002245EF" w14:paraId="1985408F" w14:textId="77777777" w:rsidTr="00567545">
        <w:trPr>
          <w:trHeight w:val="309"/>
          <w:jc w:val="center"/>
        </w:trPr>
        <w:tc>
          <w:tcPr>
            <w:tcW w:w="1627" w:type="dxa"/>
            <w:tcBorders>
              <w:top w:val="single" w:sz="4" w:space="0" w:color="auto"/>
              <w:bottom w:val="single" w:sz="4" w:space="0" w:color="auto"/>
            </w:tcBorders>
            <w:noWrap/>
            <w:hideMark/>
          </w:tcPr>
          <w:p w14:paraId="740B1EC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Variable</w:t>
            </w:r>
          </w:p>
        </w:tc>
        <w:tc>
          <w:tcPr>
            <w:tcW w:w="2508" w:type="dxa"/>
            <w:tcBorders>
              <w:top w:val="single" w:sz="4" w:space="0" w:color="auto"/>
              <w:bottom w:val="single" w:sz="4" w:space="0" w:color="auto"/>
            </w:tcBorders>
            <w:noWrap/>
            <w:hideMark/>
          </w:tcPr>
          <w:p w14:paraId="69A93B5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Comparison</w:t>
            </w:r>
          </w:p>
        </w:tc>
        <w:tc>
          <w:tcPr>
            <w:tcW w:w="1710" w:type="dxa"/>
            <w:tcBorders>
              <w:top w:val="single" w:sz="4" w:space="0" w:color="auto"/>
              <w:bottom w:val="single" w:sz="4" w:space="0" w:color="auto"/>
            </w:tcBorders>
            <w:noWrap/>
            <w:hideMark/>
          </w:tcPr>
          <w:p w14:paraId="1C55901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P-Value</w:t>
            </w:r>
          </w:p>
        </w:tc>
      </w:tr>
      <w:tr w:rsidR="002245EF" w:rsidRPr="002245EF" w14:paraId="5D1C0D3C" w14:textId="77777777" w:rsidTr="00567545">
        <w:trPr>
          <w:trHeight w:val="309"/>
          <w:jc w:val="center"/>
        </w:trPr>
        <w:tc>
          <w:tcPr>
            <w:tcW w:w="1627" w:type="dxa"/>
            <w:tcBorders>
              <w:top w:val="single" w:sz="4" w:space="0" w:color="auto"/>
            </w:tcBorders>
            <w:noWrap/>
            <w:hideMark/>
          </w:tcPr>
          <w:p w14:paraId="280A7A0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508" w:type="dxa"/>
            <w:tcBorders>
              <w:top w:val="single" w:sz="4" w:space="0" w:color="auto"/>
            </w:tcBorders>
            <w:noWrap/>
            <w:hideMark/>
          </w:tcPr>
          <w:p w14:paraId="34F739D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1710" w:type="dxa"/>
            <w:tcBorders>
              <w:top w:val="single" w:sz="4" w:space="0" w:color="auto"/>
            </w:tcBorders>
            <w:noWrap/>
            <w:hideMark/>
          </w:tcPr>
          <w:p w14:paraId="0B733099" w14:textId="5F9FB5EA"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2E705D20" w14:textId="77777777" w:rsidTr="00567545">
        <w:trPr>
          <w:trHeight w:val="309"/>
          <w:jc w:val="center"/>
        </w:trPr>
        <w:tc>
          <w:tcPr>
            <w:tcW w:w="1627" w:type="dxa"/>
            <w:noWrap/>
            <w:hideMark/>
          </w:tcPr>
          <w:p w14:paraId="1834A4B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lastRenderedPageBreak/>
              <w:t>Diameter</w:t>
            </w:r>
          </w:p>
        </w:tc>
        <w:tc>
          <w:tcPr>
            <w:tcW w:w="2508" w:type="dxa"/>
            <w:noWrap/>
            <w:hideMark/>
          </w:tcPr>
          <w:p w14:paraId="369FEC3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1710" w:type="dxa"/>
            <w:noWrap/>
            <w:hideMark/>
          </w:tcPr>
          <w:p w14:paraId="30364E8E"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0.53</w:t>
            </w:r>
          </w:p>
        </w:tc>
      </w:tr>
      <w:tr w:rsidR="002245EF" w:rsidRPr="002245EF" w14:paraId="0FCB5F2C" w14:textId="77777777" w:rsidTr="00567545">
        <w:trPr>
          <w:trHeight w:val="309"/>
          <w:jc w:val="center"/>
        </w:trPr>
        <w:tc>
          <w:tcPr>
            <w:tcW w:w="1627" w:type="dxa"/>
            <w:noWrap/>
            <w:hideMark/>
          </w:tcPr>
          <w:p w14:paraId="27B16FA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508" w:type="dxa"/>
            <w:noWrap/>
            <w:hideMark/>
          </w:tcPr>
          <w:p w14:paraId="5D159AD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1710" w:type="dxa"/>
            <w:noWrap/>
            <w:hideMark/>
          </w:tcPr>
          <w:p w14:paraId="20E1C18F" w14:textId="39554D82"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580FC4F0" w14:textId="77777777" w:rsidTr="00567545">
        <w:trPr>
          <w:trHeight w:val="309"/>
          <w:jc w:val="center"/>
        </w:trPr>
        <w:tc>
          <w:tcPr>
            <w:tcW w:w="1627" w:type="dxa"/>
            <w:noWrap/>
            <w:hideMark/>
          </w:tcPr>
          <w:p w14:paraId="080ED4C2"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508" w:type="dxa"/>
            <w:noWrap/>
            <w:hideMark/>
          </w:tcPr>
          <w:p w14:paraId="3C04CBA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1710" w:type="dxa"/>
            <w:noWrap/>
            <w:hideMark/>
          </w:tcPr>
          <w:p w14:paraId="1F068457"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0.003   **</w:t>
            </w:r>
          </w:p>
        </w:tc>
      </w:tr>
      <w:tr w:rsidR="002245EF" w:rsidRPr="002245EF" w14:paraId="5708045E" w14:textId="77777777" w:rsidTr="00567545">
        <w:trPr>
          <w:trHeight w:val="309"/>
          <w:jc w:val="center"/>
        </w:trPr>
        <w:tc>
          <w:tcPr>
            <w:tcW w:w="1627" w:type="dxa"/>
            <w:noWrap/>
            <w:hideMark/>
          </w:tcPr>
          <w:p w14:paraId="70030207"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508" w:type="dxa"/>
            <w:noWrap/>
            <w:hideMark/>
          </w:tcPr>
          <w:p w14:paraId="3E71B46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1710" w:type="dxa"/>
            <w:noWrap/>
            <w:hideMark/>
          </w:tcPr>
          <w:p w14:paraId="2B221EE5" w14:textId="7DAEB1AC"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719640DE" w14:textId="77777777" w:rsidTr="00567545">
        <w:trPr>
          <w:trHeight w:val="309"/>
          <w:jc w:val="center"/>
        </w:trPr>
        <w:tc>
          <w:tcPr>
            <w:tcW w:w="1627" w:type="dxa"/>
            <w:noWrap/>
            <w:hideMark/>
          </w:tcPr>
          <w:p w14:paraId="699C676F"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508" w:type="dxa"/>
            <w:noWrap/>
            <w:hideMark/>
          </w:tcPr>
          <w:p w14:paraId="3038ECA2"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1710" w:type="dxa"/>
            <w:noWrap/>
            <w:hideMark/>
          </w:tcPr>
          <w:p w14:paraId="12DADE7E" w14:textId="50160289"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3536F084" w14:textId="77777777" w:rsidTr="00567545">
        <w:trPr>
          <w:trHeight w:val="309"/>
          <w:jc w:val="center"/>
        </w:trPr>
        <w:tc>
          <w:tcPr>
            <w:tcW w:w="1627" w:type="dxa"/>
            <w:noWrap/>
            <w:hideMark/>
          </w:tcPr>
          <w:p w14:paraId="2C436E3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508" w:type="dxa"/>
            <w:noWrap/>
            <w:hideMark/>
          </w:tcPr>
          <w:p w14:paraId="31E8580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1710" w:type="dxa"/>
            <w:noWrap/>
            <w:hideMark/>
          </w:tcPr>
          <w:p w14:paraId="3984C2EE"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0.165</w:t>
            </w:r>
          </w:p>
        </w:tc>
      </w:tr>
      <w:tr w:rsidR="002245EF" w:rsidRPr="002245EF" w14:paraId="17101AAB" w14:textId="77777777" w:rsidTr="00567545">
        <w:trPr>
          <w:trHeight w:val="309"/>
          <w:jc w:val="center"/>
        </w:trPr>
        <w:tc>
          <w:tcPr>
            <w:tcW w:w="1627" w:type="dxa"/>
            <w:noWrap/>
            <w:hideMark/>
          </w:tcPr>
          <w:p w14:paraId="17B5B97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508" w:type="dxa"/>
            <w:noWrap/>
            <w:hideMark/>
          </w:tcPr>
          <w:p w14:paraId="3197F47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1710" w:type="dxa"/>
            <w:noWrap/>
            <w:hideMark/>
          </w:tcPr>
          <w:p w14:paraId="2D89B5CC" w14:textId="702DC36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0531800E" w14:textId="77777777" w:rsidTr="00567545">
        <w:trPr>
          <w:trHeight w:val="309"/>
          <w:jc w:val="center"/>
        </w:trPr>
        <w:tc>
          <w:tcPr>
            <w:tcW w:w="1627" w:type="dxa"/>
            <w:noWrap/>
            <w:hideMark/>
          </w:tcPr>
          <w:p w14:paraId="5FDBD78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508" w:type="dxa"/>
            <w:noWrap/>
            <w:hideMark/>
          </w:tcPr>
          <w:p w14:paraId="0FE7515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1710" w:type="dxa"/>
            <w:noWrap/>
            <w:hideMark/>
          </w:tcPr>
          <w:p w14:paraId="382882DF" w14:textId="7B3D9F5D"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bl>
    <w:p w14:paraId="570A40CC" w14:textId="77777777" w:rsidR="0038100D" w:rsidRPr="002245EF" w:rsidRDefault="0038100D" w:rsidP="0038100D">
      <w:pPr>
        <w:pStyle w:val="Caption"/>
        <w:spacing w:line="480" w:lineRule="auto"/>
        <w:rPr>
          <w:rFonts w:ascii="Times New Roman" w:hAnsi="Times New Roman" w:cs="Times New Roman"/>
          <w:color w:val="auto"/>
          <w:sz w:val="24"/>
          <w:szCs w:val="24"/>
        </w:rPr>
      </w:pPr>
    </w:p>
    <w:p w14:paraId="3F64B64A" w14:textId="761E7371"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46" w:name="_Toc192072565"/>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3</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ANOVA Childs results for size metrics across all three visits. * Indicates P ≤ 0.05, ** indicates P ≤0.01, ***indicates P≤ 0.001</w:t>
      </w:r>
      <w:bookmarkEnd w:id="46"/>
    </w:p>
    <w:tbl>
      <w:tblPr>
        <w:tblStyle w:val="TableGrid"/>
        <w:tblW w:w="683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2880"/>
        <w:gridCol w:w="2070"/>
      </w:tblGrid>
      <w:tr w:rsidR="002245EF" w:rsidRPr="002245EF" w14:paraId="35478E02" w14:textId="77777777" w:rsidTr="00567545">
        <w:trPr>
          <w:trHeight w:val="300"/>
          <w:jc w:val="center"/>
        </w:trPr>
        <w:tc>
          <w:tcPr>
            <w:tcW w:w="1885" w:type="dxa"/>
            <w:tcBorders>
              <w:top w:val="single" w:sz="4" w:space="0" w:color="auto"/>
              <w:bottom w:val="single" w:sz="4" w:space="0" w:color="auto"/>
            </w:tcBorders>
            <w:noWrap/>
            <w:hideMark/>
          </w:tcPr>
          <w:p w14:paraId="15B2091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Variable</w:t>
            </w:r>
          </w:p>
        </w:tc>
        <w:tc>
          <w:tcPr>
            <w:tcW w:w="2880" w:type="dxa"/>
            <w:tcBorders>
              <w:top w:val="single" w:sz="4" w:space="0" w:color="auto"/>
              <w:bottom w:val="single" w:sz="4" w:space="0" w:color="auto"/>
            </w:tcBorders>
            <w:noWrap/>
            <w:hideMark/>
          </w:tcPr>
          <w:p w14:paraId="6A140A9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Comparison</w:t>
            </w:r>
          </w:p>
        </w:tc>
        <w:tc>
          <w:tcPr>
            <w:tcW w:w="2070" w:type="dxa"/>
            <w:tcBorders>
              <w:top w:val="single" w:sz="4" w:space="0" w:color="auto"/>
              <w:bottom w:val="single" w:sz="4" w:space="0" w:color="auto"/>
            </w:tcBorders>
            <w:noWrap/>
            <w:hideMark/>
          </w:tcPr>
          <w:p w14:paraId="1DE6AB5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P-Value</w:t>
            </w:r>
          </w:p>
        </w:tc>
      </w:tr>
      <w:tr w:rsidR="002245EF" w:rsidRPr="002245EF" w14:paraId="13FED080" w14:textId="77777777" w:rsidTr="00567545">
        <w:trPr>
          <w:trHeight w:val="300"/>
          <w:jc w:val="center"/>
        </w:trPr>
        <w:tc>
          <w:tcPr>
            <w:tcW w:w="1885" w:type="dxa"/>
            <w:tcBorders>
              <w:top w:val="single" w:sz="4" w:space="0" w:color="auto"/>
            </w:tcBorders>
            <w:noWrap/>
            <w:hideMark/>
          </w:tcPr>
          <w:p w14:paraId="151FAA1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880" w:type="dxa"/>
            <w:tcBorders>
              <w:top w:val="single" w:sz="4" w:space="0" w:color="auto"/>
            </w:tcBorders>
            <w:noWrap/>
            <w:hideMark/>
          </w:tcPr>
          <w:p w14:paraId="7ACBD84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2070" w:type="dxa"/>
            <w:tcBorders>
              <w:top w:val="single" w:sz="4" w:space="0" w:color="auto"/>
            </w:tcBorders>
            <w:noWrap/>
            <w:hideMark/>
          </w:tcPr>
          <w:p w14:paraId="79357CB9" w14:textId="4F0908BC"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06A98B3D" w14:textId="77777777" w:rsidTr="00567545">
        <w:trPr>
          <w:trHeight w:val="300"/>
          <w:jc w:val="center"/>
        </w:trPr>
        <w:tc>
          <w:tcPr>
            <w:tcW w:w="1885" w:type="dxa"/>
            <w:noWrap/>
            <w:hideMark/>
          </w:tcPr>
          <w:p w14:paraId="31918BC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880" w:type="dxa"/>
            <w:noWrap/>
            <w:hideMark/>
          </w:tcPr>
          <w:p w14:paraId="37AB290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2070" w:type="dxa"/>
            <w:noWrap/>
            <w:hideMark/>
          </w:tcPr>
          <w:p w14:paraId="3C50E68D" w14:textId="31D92899"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311B0A76" w14:textId="77777777" w:rsidTr="00567545">
        <w:trPr>
          <w:trHeight w:val="300"/>
          <w:jc w:val="center"/>
        </w:trPr>
        <w:tc>
          <w:tcPr>
            <w:tcW w:w="1885" w:type="dxa"/>
            <w:noWrap/>
            <w:hideMark/>
          </w:tcPr>
          <w:p w14:paraId="314F58BC"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880" w:type="dxa"/>
            <w:noWrap/>
            <w:hideMark/>
          </w:tcPr>
          <w:p w14:paraId="4C0BF94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2070" w:type="dxa"/>
            <w:noWrap/>
            <w:hideMark/>
          </w:tcPr>
          <w:p w14:paraId="02667ECC" w14:textId="42120101"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41D95C01" w14:textId="77777777" w:rsidTr="00567545">
        <w:trPr>
          <w:trHeight w:val="300"/>
          <w:jc w:val="center"/>
        </w:trPr>
        <w:tc>
          <w:tcPr>
            <w:tcW w:w="1885" w:type="dxa"/>
            <w:noWrap/>
            <w:hideMark/>
          </w:tcPr>
          <w:p w14:paraId="756D2D1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880" w:type="dxa"/>
            <w:noWrap/>
            <w:hideMark/>
          </w:tcPr>
          <w:p w14:paraId="7868464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2070" w:type="dxa"/>
            <w:noWrap/>
            <w:hideMark/>
          </w:tcPr>
          <w:p w14:paraId="535D6ADC" w14:textId="49F2FE12"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4E71B07C" w14:textId="77777777" w:rsidTr="00567545">
        <w:trPr>
          <w:trHeight w:val="300"/>
          <w:jc w:val="center"/>
        </w:trPr>
        <w:tc>
          <w:tcPr>
            <w:tcW w:w="1885" w:type="dxa"/>
            <w:noWrap/>
            <w:hideMark/>
          </w:tcPr>
          <w:p w14:paraId="4AAB634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880" w:type="dxa"/>
            <w:noWrap/>
            <w:hideMark/>
          </w:tcPr>
          <w:p w14:paraId="2C0CC7F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2070" w:type="dxa"/>
            <w:noWrap/>
            <w:hideMark/>
          </w:tcPr>
          <w:p w14:paraId="015FACB8" w14:textId="1070C38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5230012B" w14:textId="77777777" w:rsidTr="00567545">
        <w:trPr>
          <w:trHeight w:val="300"/>
          <w:jc w:val="center"/>
        </w:trPr>
        <w:tc>
          <w:tcPr>
            <w:tcW w:w="1885" w:type="dxa"/>
            <w:noWrap/>
            <w:hideMark/>
          </w:tcPr>
          <w:p w14:paraId="7A8C743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880" w:type="dxa"/>
            <w:noWrap/>
            <w:hideMark/>
          </w:tcPr>
          <w:p w14:paraId="795442B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2070" w:type="dxa"/>
            <w:noWrap/>
            <w:hideMark/>
          </w:tcPr>
          <w:p w14:paraId="30915328" w14:textId="34AAD209"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2BB7351D" w14:textId="77777777" w:rsidTr="00567545">
        <w:trPr>
          <w:trHeight w:val="300"/>
          <w:jc w:val="center"/>
        </w:trPr>
        <w:tc>
          <w:tcPr>
            <w:tcW w:w="1885" w:type="dxa"/>
            <w:noWrap/>
            <w:hideMark/>
          </w:tcPr>
          <w:p w14:paraId="16A9AE1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880" w:type="dxa"/>
            <w:noWrap/>
            <w:hideMark/>
          </w:tcPr>
          <w:p w14:paraId="06881ED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2070" w:type="dxa"/>
            <w:noWrap/>
            <w:hideMark/>
          </w:tcPr>
          <w:p w14:paraId="2F13F553" w14:textId="047C28C3"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2F6F1252" w14:textId="77777777" w:rsidTr="00567545">
        <w:trPr>
          <w:trHeight w:val="300"/>
          <w:jc w:val="center"/>
        </w:trPr>
        <w:tc>
          <w:tcPr>
            <w:tcW w:w="1885" w:type="dxa"/>
            <w:noWrap/>
            <w:hideMark/>
          </w:tcPr>
          <w:p w14:paraId="2E7D69B6"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880" w:type="dxa"/>
            <w:noWrap/>
            <w:hideMark/>
          </w:tcPr>
          <w:p w14:paraId="1C4D2C3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2070" w:type="dxa"/>
            <w:noWrap/>
            <w:hideMark/>
          </w:tcPr>
          <w:p w14:paraId="57A6A75A" w14:textId="499B2D08"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1DEF2134" w14:textId="77777777" w:rsidTr="00567545">
        <w:trPr>
          <w:trHeight w:val="300"/>
          <w:jc w:val="center"/>
        </w:trPr>
        <w:tc>
          <w:tcPr>
            <w:tcW w:w="1885" w:type="dxa"/>
            <w:noWrap/>
            <w:hideMark/>
          </w:tcPr>
          <w:p w14:paraId="531E997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880" w:type="dxa"/>
            <w:noWrap/>
            <w:hideMark/>
          </w:tcPr>
          <w:p w14:paraId="57F28DF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2070" w:type="dxa"/>
            <w:noWrap/>
            <w:hideMark/>
          </w:tcPr>
          <w:p w14:paraId="0F3C78B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0.008 **</w:t>
            </w:r>
          </w:p>
        </w:tc>
      </w:tr>
    </w:tbl>
    <w:p w14:paraId="79D987E0" w14:textId="77777777" w:rsidR="0038100D" w:rsidRPr="002245EF" w:rsidRDefault="0038100D" w:rsidP="0038100D">
      <w:pPr>
        <w:spacing w:line="480" w:lineRule="auto"/>
        <w:rPr>
          <w:rFonts w:ascii="Times New Roman" w:hAnsi="Times New Roman" w:cs="Times New Roman"/>
          <w:sz w:val="24"/>
          <w:szCs w:val="24"/>
        </w:rPr>
      </w:pPr>
    </w:p>
    <w:p w14:paraId="293EA139" w14:textId="77777777" w:rsidR="0038100D" w:rsidRPr="002245EF" w:rsidRDefault="0038100D" w:rsidP="0038100D">
      <w:pPr>
        <w:spacing w:line="480" w:lineRule="auto"/>
        <w:rPr>
          <w:rFonts w:ascii="Times New Roman" w:hAnsi="Times New Roman" w:cs="Times New Roman"/>
          <w:sz w:val="24"/>
          <w:szCs w:val="24"/>
        </w:rPr>
      </w:pPr>
    </w:p>
    <w:p w14:paraId="62BBE37E"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Logistic regression model</w:t>
      </w:r>
    </w:p>
    <w:p w14:paraId="5D13462B"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47" w:name="_Toc192072566"/>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4</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BRAP logistic regression model. ***indicates P ≤ 0.001</w:t>
      </w:r>
      <w:bookmarkEnd w:id="47"/>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5"/>
        <w:gridCol w:w="1800"/>
      </w:tblGrid>
      <w:tr w:rsidR="002245EF" w:rsidRPr="002245EF" w14:paraId="174CA597" w14:textId="77777777" w:rsidTr="00567545">
        <w:trPr>
          <w:trHeight w:val="300"/>
          <w:jc w:val="center"/>
        </w:trPr>
        <w:tc>
          <w:tcPr>
            <w:tcW w:w="1975" w:type="dxa"/>
            <w:tcBorders>
              <w:top w:val="single" w:sz="4" w:space="0" w:color="auto"/>
              <w:bottom w:val="single" w:sz="4" w:space="0" w:color="auto"/>
            </w:tcBorders>
            <w:noWrap/>
            <w:hideMark/>
          </w:tcPr>
          <w:p w14:paraId="4777C0F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Variable</w:t>
            </w:r>
          </w:p>
        </w:tc>
        <w:tc>
          <w:tcPr>
            <w:tcW w:w="1800" w:type="dxa"/>
            <w:tcBorders>
              <w:top w:val="single" w:sz="4" w:space="0" w:color="auto"/>
              <w:bottom w:val="single" w:sz="4" w:space="0" w:color="auto"/>
            </w:tcBorders>
            <w:noWrap/>
            <w:hideMark/>
          </w:tcPr>
          <w:p w14:paraId="5832289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P-Value</w:t>
            </w:r>
          </w:p>
        </w:tc>
      </w:tr>
      <w:tr w:rsidR="002245EF" w:rsidRPr="002245EF" w14:paraId="3F8B71F7" w14:textId="77777777" w:rsidTr="00567545">
        <w:trPr>
          <w:trHeight w:val="300"/>
          <w:jc w:val="center"/>
        </w:trPr>
        <w:tc>
          <w:tcPr>
            <w:tcW w:w="1975" w:type="dxa"/>
            <w:tcBorders>
              <w:top w:val="single" w:sz="4" w:space="0" w:color="auto"/>
            </w:tcBorders>
            <w:noWrap/>
            <w:hideMark/>
          </w:tcPr>
          <w:p w14:paraId="72795F2E"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Light</w:t>
            </w:r>
          </w:p>
        </w:tc>
        <w:tc>
          <w:tcPr>
            <w:tcW w:w="1800" w:type="dxa"/>
            <w:tcBorders>
              <w:top w:val="single" w:sz="4" w:space="0" w:color="auto"/>
            </w:tcBorders>
            <w:noWrap/>
            <w:hideMark/>
          </w:tcPr>
          <w:p w14:paraId="354552EF" w14:textId="39070A4C"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306E0B9F" w14:textId="77777777" w:rsidTr="00567545">
        <w:trPr>
          <w:trHeight w:val="300"/>
          <w:jc w:val="center"/>
        </w:trPr>
        <w:tc>
          <w:tcPr>
            <w:tcW w:w="1975" w:type="dxa"/>
            <w:noWrap/>
            <w:hideMark/>
          </w:tcPr>
          <w:p w14:paraId="639FF41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Herbaceous</w:t>
            </w:r>
          </w:p>
        </w:tc>
        <w:tc>
          <w:tcPr>
            <w:tcW w:w="1800" w:type="dxa"/>
            <w:noWrap/>
            <w:hideMark/>
          </w:tcPr>
          <w:p w14:paraId="0A63C44A" w14:textId="048F3BA0"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74A28749" w14:textId="77777777" w:rsidTr="00567545">
        <w:trPr>
          <w:trHeight w:val="300"/>
          <w:jc w:val="center"/>
        </w:trPr>
        <w:tc>
          <w:tcPr>
            <w:tcW w:w="1975" w:type="dxa"/>
            <w:noWrap/>
            <w:hideMark/>
          </w:tcPr>
          <w:p w14:paraId="08C0AA3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Fines</w:t>
            </w:r>
          </w:p>
        </w:tc>
        <w:tc>
          <w:tcPr>
            <w:tcW w:w="1800" w:type="dxa"/>
            <w:noWrap/>
            <w:hideMark/>
          </w:tcPr>
          <w:p w14:paraId="624E65C1" w14:textId="4E7B355E"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bl>
    <w:p w14:paraId="1A2CE41F" w14:textId="77777777" w:rsidR="0038100D" w:rsidRPr="002245EF" w:rsidRDefault="0038100D" w:rsidP="0038100D">
      <w:pPr>
        <w:spacing w:line="480" w:lineRule="auto"/>
        <w:rPr>
          <w:rFonts w:ascii="Times New Roman" w:hAnsi="Times New Roman" w:cs="Times New Roman"/>
          <w:sz w:val="24"/>
          <w:szCs w:val="24"/>
        </w:rPr>
      </w:pPr>
    </w:p>
    <w:p w14:paraId="4738429E" w14:textId="77777777" w:rsidR="0038100D" w:rsidRPr="002245EF" w:rsidRDefault="0038100D" w:rsidP="0038100D">
      <w:pPr>
        <w:jc w:val="center"/>
        <w:rPr>
          <w:rFonts w:ascii="Times New Roman" w:hAnsi="Times New Roman" w:cs="Times New Roman"/>
        </w:rPr>
      </w:pPr>
      <w:r w:rsidRPr="002245EF">
        <w:rPr>
          <w:rFonts w:ascii="Times New Roman" w:hAnsi="Times New Roman" w:cs="Times New Roman"/>
          <w:highlight w:val="yellow"/>
        </w:rPr>
        <w:t>**Placeholder for model coefficients and other data**</w:t>
      </w:r>
    </w:p>
    <w:p w14:paraId="54607A91" w14:textId="77777777" w:rsidR="0038100D" w:rsidRPr="002245EF" w:rsidRDefault="0038100D" w:rsidP="0038100D">
      <w:pPr>
        <w:jc w:val="center"/>
        <w:rPr>
          <w:ins w:id="48" w:author="D.Merritt" w:date="2025-03-16T12:57:00Z"/>
          <w:rFonts w:ascii="Times New Roman" w:hAnsi="Times New Roman" w:cs="Times New Roman"/>
        </w:rPr>
      </w:pPr>
    </w:p>
    <w:p w14:paraId="144AFE58"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lastRenderedPageBreak/>
        <w:t>A logistic regression model indicated that light, herbaceous competition, and fine sediment were highly significant for seedling survival at BRAP (Table 2.4). Because all three variables were originally significant, the stepwise model did not have to remove any insignificant variables.</w:t>
      </w:r>
    </w:p>
    <w:p w14:paraId="1C0C3E80"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49" w:name="_Toc192072567"/>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5</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rPr>
        <w:t xml:space="preserve"> Childs logistic regression model. * Indicates P ≤0.05, ** indicates P ≤ 0.01, ***indicates P ≤ 0.001</w:t>
      </w:r>
      <w:bookmarkEnd w:id="49"/>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1620"/>
      </w:tblGrid>
      <w:tr w:rsidR="002245EF" w:rsidRPr="002245EF" w14:paraId="028523CF" w14:textId="77777777" w:rsidTr="00567545">
        <w:trPr>
          <w:trHeight w:val="300"/>
          <w:jc w:val="center"/>
        </w:trPr>
        <w:tc>
          <w:tcPr>
            <w:tcW w:w="2065" w:type="dxa"/>
            <w:tcBorders>
              <w:top w:val="single" w:sz="4" w:space="0" w:color="auto"/>
              <w:bottom w:val="single" w:sz="4" w:space="0" w:color="auto"/>
            </w:tcBorders>
            <w:noWrap/>
            <w:hideMark/>
          </w:tcPr>
          <w:p w14:paraId="1CC687BF"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Variable</w:t>
            </w:r>
          </w:p>
        </w:tc>
        <w:tc>
          <w:tcPr>
            <w:tcW w:w="1620" w:type="dxa"/>
            <w:tcBorders>
              <w:top w:val="single" w:sz="4" w:space="0" w:color="auto"/>
              <w:bottom w:val="single" w:sz="4" w:space="0" w:color="auto"/>
            </w:tcBorders>
            <w:noWrap/>
            <w:hideMark/>
          </w:tcPr>
          <w:p w14:paraId="07527CA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P-Value</w:t>
            </w:r>
          </w:p>
        </w:tc>
      </w:tr>
      <w:tr w:rsidR="002245EF" w:rsidRPr="002245EF" w14:paraId="44B0B6C9" w14:textId="77777777" w:rsidTr="00567545">
        <w:trPr>
          <w:trHeight w:val="300"/>
          <w:jc w:val="center"/>
        </w:trPr>
        <w:tc>
          <w:tcPr>
            <w:tcW w:w="2065" w:type="dxa"/>
            <w:tcBorders>
              <w:top w:val="single" w:sz="4" w:space="0" w:color="auto"/>
            </w:tcBorders>
            <w:noWrap/>
            <w:hideMark/>
          </w:tcPr>
          <w:p w14:paraId="48BB6975"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Herbaceous</w:t>
            </w:r>
          </w:p>
        </w:tc>
        <w:tc>
          <w:tcPr>
            <w:tcW w:w="1620" w:type="dxa"/>
            <w:tcBorders>
              <w:top w:val="single" w:sz="4" w:space="0" w:color="auto"/>
            </w:tcBorders>
            <w:noWrap/>
            <w:hideMark/>
          </w:tcPr>
          <w:p w14:paraId="58C97C41"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0.7778</w:t>
            </w:r>
          </w:p>
        </w:tc>
      </w:tr>
      <w:tr w:rsidR="002245EF" w:rsidRPr="002245EF" w14:paraId="28D7E12E" w14:textId="77777777" w:rsidTr="00567545">
        <w:trPr>
          <w:trHeight w:val="300"/>
          <w:jc w:val="center"/>
        </w:trPr>
        <w:tc>
          <w:tcPr>
            <w:tcW w:w="2065" w:type="dxa"/>
            <w:noWrap/>
            <w:hideMark/>
          </w:tcPr>
          <w:p w14:paraId="4A610972"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Light</w:t>
            </w:r>
          </w:p>
        </w:tc>
        <w:tc>
          <w:tcPr>
            <w:tcW w:w="1620" w:type="dxa"/>
            <w:noWrap/>
            <w:hideMark/>
          </w:tcPr>
          <w:p w14:paraId="07B43EBF"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≤.001 ***</w:t>
            </w:r>
          </w:p>
        </w:tc>
      </w:tr>
      <w:tr w:rsidR="002245EF" w:rsidRPr="002245EF" w14:paraId="4C0EE66C" w14:textId="77777777" w:rsidTr="00567545">
        <w:trPr>
          <w:trHeight w:val="300"/>
          <w:jc w:val="center"/>
        </w:trPr>
        <w:tc>
          <w:tcPr>
            <w:tcW w:w="2065" w:type="dxa"/>
            <w:noWrap/>
            <w:hideMark/>
          </w:tcPr>
          <w:p w14:paraId="7CE6799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Fines</w:t>
            </w:r>
          </w:p>
        </w:tc>
        <w:tc>
          <w:tcPr>
            <w:tcW w:w="1620" w:type="dxa"/>
            <w:noWrap/>
            <w:hideMark/>
          </w:tcPr>
          <w:p w14:paraId="30D3E542"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.0036 **</w:t>
            </w:r>
          </w:p>
        </w:tc>
      </w:tr>
    </w:tbl>
    <w:p w14:paraId="72AAA814"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p>
    <w:p w14:paraId="17FF0838"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The Childs logistic regression model run indicated that light and fines sediment were </w:t>
      </w:r>
      <w:commentRangeStart w:id="50"/>
      <w:r w:rsidRPr="002245EF">
        <w:rPr>
          <w:rFonts w:ascii="Times New Roman" w:hAnsi="Times New Roman" w:cs="Times New Roman"/>
          <w:sz w:val="24"/>
          <w:szCs w:val="24"/>
        </w:rPr>
        <w:t xml:space="preserve">significant </w:t>
      </w:r>
      <w:commentRangeEnd w:id="50"/>
      <w:r w:rsidR="00BE7FD1">
        <w:rPr>
          <w:rStyle w:val="CommentReference"/>
        </w:rPr>
        <w:commentReference w:id="50"/>
      </w:r>
      <w:r w:rsidRPr="002245EF">
        <w:rPr>
          <w:rFonts w:ascii="Times New Roman" w:hAnsi="Times New Roman" w:cs="Times New Roman"/>
          <w:sz w:val="24"/>
          <w:szCs w:val="24"/>
        </w:rPr>
        <w:t xml:space="preserve">variables in seedling survivorship but not herbaceous competition (Table 2.5). Once the stepwise model was run and the herbaceous variable removed, the p-value for fines decreased slightly. </w:t>
      </w:r>
    </w:p>
    <w:p w14:paraId="2DEB170C" w14:textId="77777777" w:rsidR="0038100D" w:rsidRPr="002245EF" w:rsidRDefault="0038100D" w:rsidP="0038100D">
      <w:pPr>
        <w:spacing w:line="480" w:lineRule="auto"/>
        <w:rPr>
          <w:rFonts w:ascii="Times New Roman" w:hAnsi="Times New Roman" w:cs="Times New Roman"/>
          <w:sz w:val="24"/>
          <w:szCs w:val="24"/>
        </w:rPr>
      </w:pPr>
    </w:p>
    <w:p w14:paraId="2EE004DF"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Age at Coring Height</w:t>
      </w:r>
    </w:p>
    <w:p w14:paraId="6327ACDC" w14:textId="77777777" w:rsidR="0038100D" w:rsidRPr="002245EF" w:rsidRDefault="0038100D" w:rsidP="0038100D">
      <w:pPr>
        <w:spacing w:line="480" w:lineRule="auto"/>
        <w:rPr>
          <w:rFonts w:ascii="Times New Roman" w:hAnsi="Times New Roman" w:cs="Times New Roman"/>
          <w:sz w:val="24"/>
          <w:szCs w:val="24"/>
        </w:rPr>
      </w:pPr>
    </w:p>
    <w:p w14:paraId="041F6990"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14:ligatures w14:val="standardContextual"/>
        </w:rPr>
        <w:lastRenderedPageBreak/>
        <w:drawing>
          <wp:inline distT="0" distB="0" distL="0" distR="0" wp14:anchorId="1C8BCCE4" wp14:editId="3A4015BA">
            <wp:extent cx="3486150" cy="3257465"/>
            <wp:effectExtent l="0" t="0" r="0" b="635"/>
            <wp:docPr id="1846521211"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21211" name="Picture 1" descr="A graph with a line going up&#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94546" cy="3265310"/>
                    </a:xfrm>
                    <a:prstGeom prst="rect">
                      <a:avLst/>
                    </a:prstGeom>
                  </pic:spPr>
                </pic:pic>
              </a:graphicData>
            </a:graphic>
          </wp:inline>
        </w:drawing>
      </w:r>
    </w:p>
    <w:p w14:paraId="44217388" w14:textId="6B8E27E4" w:rsidR="0038100D" w:rsidRPr="002245EF" w:rsidRDefault="00D87C17" w:rsidP="0038100D">
      <w:pPr>
        <w:spacing w:line="480"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479D57D4" wp14:editId="7A3F3F8C">
            <wp:extent cx="4960620" cy="2493029"/>
            <wp:effectExtent l="0" t="0" r="0" b="2540"/>
            <wp:docPr id="1232627136" name="Picture 1" descr="A graph of a number of ye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27136" name="Picture 1" descr="A graph of a number of year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72053" cy="2498775"/>
                    </a:xfrm>
                    <a:prstGeom prst="rect">
                      <a:avLst/>
                    </a:prstGeom>
                  </pic:spPr>
                </pic:pic>
              </a:graphicData>
            </a:graphic>
          </wp:inline>
        </w:drawing>
      </w:r>
    </w:p>
    <w:p w14:paraId="3A5159DC" w14:textId="05E4C9F9" w:rsidR="00697D5A" w:rsidRPr="00697D5A" w:rsidRDefault="0038100D" w:rsidP="00697D5A">
      <w:pPr>
        <w:jc w:val="center"/>
      </w:pPr>
      <w:bookmarkStart w:id="51" w:name="_Toc193890754"/>
      <w:r w:rsidRPr="002245EF">
        <w:rPr>
          <w:rFonts w:ascii="Times New Roman" w:hAnsi="Times New Roman" w:cs="Times New Roman"/>
          <w:sz w:val="24"/>
          <w:szCs w:val="24"/>
        </w:rPr>
        <w:t xml:space="preserve">Figure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STYLEREF 1 \s </w:instrText>
      </w:r>
      <w:r w:rsidRPr="002245EF">
        <w:rPr>
          <w:rFonts w:ascii="Times New Roman" w:hAnsi="Times New Roman" w:cs="Times New Roman"/>
          <w:sz w:val="24"/>
          <w:szCs w:val="24"/>
        </w:rPr>
        <w:fldChar w:fldCharType="separate"/>
      </w:r>
      <w:r w:rsidRPr="002245EF">
        <w:rPr>
          <w:rFonts w:ascii="Times New Roman" w:hAnsi="Times New Roman" w:cs="Times New Roman"/>
          <w:noProof/>
          <w:sz w:val="24"/>
          <w:szCs w:val="24"/>
        </w:rPr>
        <w:t>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SEQ Figure \* ARABIC \s 1 </w:instrText>
      </w:r>
      <w:r w:rsidRPr="002245EF">
        <w:rPr>
          <w:rFonts w:ascii="Times New Roman" w:hAnsi="Times New Roman" w:cs="Times New Roman"/>
          <w:sz w:val="24"/>
          <w:szCs w:val="24"/>
        </w:rPr>
        <w:fldChar w:fldCharType="separate"/>
      </w:r>
      <w:r w:rsidRPr="002245EF">
        <w:rPr>
          <w:rFonts w:ascii="Times New Roman" w:hAnsi="Times New Roman" w:cs="Times New Roman"/>
          <w:noProof/>
          <w:sz w:val="24"/>
          <w:szCs w:val="24"/>
        </w:rPr>
        <w:t>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Age at coring height. The bar graph is the number of trees dating back to each year while the line graph is the total cumulative number of cores over time</w:t>
      </w:r>
      <w:r w:rsidRPr="00697D5A">
        <w:rPr>
          <w:rFonts w:ascii="Times New Roman" w:hAnsi="Times New Roman" w:cs="Times New Roman"/>
          <w:sz w:val="24"/>
          <w:szCs w:val="24"/>
        </w:rPr>
        <w:t>.</w:t>
      </w:r>
      <w:bookmarkEnd w:id="51"/>
      <w:r w:rsidR="00697D5A" w:rsidRPr="00697D5A">
        <w:rPr>
          <w:rFonts w:ascii="Times New Roman" w:hAnsi="Times New Roman" w:cs="Times New Roman"/>
          <w:sz w:val="24"/>
          <w:szCs w:val="24"/>
          <w:highlight w:val="yellow"/>
        </w:rPr>
        <w:t xml:space="preserve"> Curious which of these </w:t>
      </w:r>
      <w:commentRangeStart w:id="52"/>
      <w:commentRangeStart w:id="53"/>
      <w:r w:rsidR="00697D5A" w:rsidRPr="00697D5A">
        <w:rPr>
          <w:rFonts w:ascii="Times New Roman" w:hAnsi="Times New Roman" w:cs="Times New Roman"/>
          <w:sz w:val="24"/>
          <w:szCs w:val="24"/>
          <w:highlight w:val="yellow"/>
        </w:rPr>
        <w:t xml:space="preserve">to </w:t>
      </w:r>
      <w:commentRangeEnd w:id="52"/>
      <w:r w:rsidR="00BE7FD1">
        <w:rPr>
          <w:rStyle w:val="CommentReference"/>
        </w:rPr>
        <w:commentReference w:id="52"/>
      </w:r>
      <w:commentRangeEnd w:id="53"/>
      <w:r w:rsidR="002B6513">
        <w:rPr>
          <w:rStyle w:val="CommentReference"/>
        </w:rPr>
        <w:commentReference w:id="53"/>
      </w:r>
      <w:r w:rsidR="00697D5A" w:rsidRPr="00697D5A">
        <w:rPr>
          <w:rFonts w:ascii="Times New Roman" w:hAnsi="Times New Roman" w:cs="Times New Roman"/>
          <w:sz w:val="24"/>
          <w:szCs w:val="24"/>
          <w:highlight w:val="yellow"/>
        </w:rPr>
        <w:t>include</w:t>
      </w:r>
    </w:p>
    <w:p w14:paraId="525A076A" w14:textId="5DF11CA5" w:rsidR="0038100D" w:rsidRDefault="0038100D" w:rsidP="0038100D">
      <w:pPr>
        <w:pStyle w:val="Caption"/>
        <w:spacing w:line="480" w:lineRule="auto"/>
        <w:jc w:val="center"/>
        <w:rPr>
          <w:rFonts w:ascii="Times New Roman" w:hAnsi="Times New Roman" w:cs="Times New Roman"/>
          <w:color w:val="auto"/>
          <w:sz w:val="24"/>
          <w:szCs w:val="24"/>
        </w:rPr>
      </w:pPr>
    </w:p>
    <w:p w14:paraId="62DB53A2" w14:textId="77777777" w:rsidR="0038100D" w:rsidRPr="002245EF" w:rsidRDefault="0038100D" w:rsidP="0038100D">
      <w:pPr>
        <w:jc w:val="center"/>
        <w:rPr>
          <w:rFonts w:ascii="Times New Roman" w:hAnsi="Times New Roman" w:cs="Times New Roman"/>
        </w:rPr>
      </w:pPr>
      <w:r w:rsidRPr="002245EF">
        <w:rPr>
          <w:rFonts w:ascii="Times New Roman" w:hAnsi="Times New Roman" w:cs="Times New Roman"/>
          <w:noProof/>
          <w:sz w:val="24"/>
          <w:szCs w:val="24"/>
        </w:rPr>
        <w:lastRenderedPageBreak/>
        <w:drawing>
          <wp:inline distT="0" distB="0" distL="0" distR="0" wp14:anchorId="225EB957" wp14:editId="26F8F36F">
            <wp:extent cx="2600696" cy="3457087"/>
            <wp:effectExtent l="0" t="0" r="9525" b="0"/>
            <wp:docPr id="1371047721"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47721" name="Picture 4" descr="A diagram of a graph&#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6353" cy="3464607"/>
                    </a:xfrm>
                    <a:prstGeom prst="rect">
                      <a:avLst/>
                    </a:prstGeom>
                    <a:noFill/>
                  </pic:spPr>
                </pic:pic>
              </a:graphicData>
            </a:graphic>
          </wp:inline>
        </w:drawing>
      </w:r>
    </w:p>
    <w:p w14:paraId="13245DCC" w14:textId="564D78C2" w:rsidR="0038100D" w:rsidRPr="002245EF" w:rsidRDefault="0038100D" w:rsidP="0038100D">
      <w:pPr>
        <w:pStyle w:val="Caption"/>
        <w:jc w:val="center"/>
        <w:rPr>
          <w:rFonts w:ascii="Times New Roman" w:hAnsi="Times New Roman" w:cs="Times New Roman"/>
          <w:color w:val="auto"/>
          <w:sz w:val="24"/>
          <w:szCs w:val="24"/>
        </w:rPr>
      </w:pPr>
      <w:bookmarkStart w:id="54" w:name="_Toc193890755"/>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5</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All </w:t>
      </w:r>
      <w:r w:rsidR="00C309D8">
        <w:rPr>
          <w:rFonts w:ascii="Times New Roman" w:hAnsi="Times New Roman" w:cs="Times New Roman"/>
          <w:color w:val="auto"/>
          <w:sz w:val="24"/>
          <w:szCs w:val="24"/>
        </w:rPr>
        <w:t>riparian</w:t>
      </w:r>
      <w:r w:rsidRPr="002245EF">
        <w:rPr>
          <w:rFonts w:ascii="Times New Roman" w:hAnsi="Times New Roman" w:cs="Times New Roman"/>
          <w:color w:val="auto"/>
          <w:sz w:val="24"/>
          <w:szCs w:val="24"/>
        </w:rPr>
        <w:t xml:space="preserve"> trees diameter vs age </w:t>
      </w:r>
      <w:commentRangeStart w:id="55"/>
      <w:r w:rsidRPr="002245EF">
        <w:rPr>
          <w:rFonts w:ascii="Times New Roman" w:hAnsi="Times New Roman" w:cs="Times New Roman"/>
          <w:color w:val="auto"/>
          <w:sz w:val="24"/>
          <w:szCs w:val="24"/>
        </w:rPr>
        <w:t>relationship</w:t>
      </w:r>
      <w:commentRangeEnd w:id="55"/>
      <w:r w:rsidR="005E0FF8">
        <w:rPr>
          <w:rStyle w:val="CommentReference"/>
          <w:i w:val="0"/>
          <w:iCs w:val="0"/>
          <w:color w:val="auto"/>
        </w:rPr>
        <w:commentReference w:id="55"/>
      </w:r>
      <w:r w:rsidRPr="002245EF">
        <w:rPr>
          <w:rFonts w:ascii="Times New Roman" w:hAnsi="Times New Roman" w:cs="Times New Roman"/>
          <w:color w:val="auto"/>
          <w:sz w:val="24"/>
          <w:szCs w:val="24"/>
        </w:rPr>
        <w:t>. R</w:t>
      </w:r>
      <w:r w:rsidRPr="002245EF">
        <w:rPr>
          <w:rFonts w:ascii="Times New Roman" w:hAnsi="Times New Roman" w:cs="Times New Roman"/>
          <w:color w:val="auto"/>
          <w:sz w:val="24"/>
          <w:szCs w:val="24"/>
          <w:vertAlign w:val="superscript"/>
        </w:rPr>
        <w:t>2</w:t>
      </w:r>
      <w:r w:rsidRPr="002245EF">
        <w:rPr>
          <w:rFonts w:ascii="Times New Roman" w:hAnsi="Times New Roman" w:cs="Times New Roman"/>
          <w:color w:val="auto"/>
          <w:sz w:val="24"/>
          <w:szCs w:val="24"/>
        </w:rPr>
        <w:t xml:space="preserve"> value of 0.06 and a p-value of 0.003</w:t>
      </w:r>
      <w:bookmarkEnd w:id="54"/>
    </w:p>
    <w:p w14:paraId="752F1CD2" w14:textId="77777777" w:rsidR="0038100D" w:rsidRPr="002245EF" w:rsidRDefault="0038100D" w:rsidP="0038100D">
      <w:pPr>
        <w:jc w:val="center"/>
        <w:rPr>
          <w:rFonts w:ascii="Times New Roman" w:hAnsi="Times New Roman" w:cs="Times New Roman"/>
        </w:rPr>
      </w:pPr>
    </w:p>
    <w:p w14:paraId="2B718998" w14:textId="32ABA848" w:rsidR="0038100D" w:rsidRPr="002245EF" w:rsidRDefault="0038100D" w:rsidP="0038100D">
      <w:pPr>
        <w:pStyle w:val="Caption"/>
        <w:spacing w:line="480" w:lineRule="auto"/>
        <w:ind w:firstLine="720"/>
        <w:rPr>
          <w:rFonts w:ascii="Times New Roman" w:hAnsi="Times New Roman" w:cs="Times New Roman"/>
          <w:i w:val="0"/>
          <w:iCs w:val="0"/>
          <w:noProof/>
          <w:color w:val="auto"/>
          <w:sz w:val="24"/>
          <w:szCs w:val="24"/>
        </w:rPr>
      </w:pPr>
      <w:r w:rsidRPr="002245EF">
        <w:rPr>
          <w:rFonts w:ascii="Times New Roman" w:hAnsi="Times New Roman" w:cs="Times New Roman"/>
          <w:i w:val="0"/>
          <w:iCs w:val="0"/>
          <w:color w:val="auto"/>
          <w:sz w:val="24"/>
          <w:szCs w:val="24"/>
        </w:rPr>
        <w:t>Tree core analyses (n=133) were used to determine</w:t>
      </w:r>
      <w:r w:rsidR="00387901">
        <w:rPr>
          <w:rFonts w:ascii="Times New Roman" w:hAnsi="Times New Roman" w:cs="Times New Roman"/>
          <w:i w:val="0"/>
          <w:iCs w:val="0"/>
          <w:color w:val="auto"/>
          <w:sz w:val="24"/>
          <w:szCs w:val="24"/>
        </w:rPr>
        <w:t xml:space="preserve"> </w:t>
      </w:r>
      <w:r w:rsidR="007838C1">
        <w:rPr>
          <w:rFonts w:ascii="Times New Roman" w:hAnsi="Times New Roman" w:cs="Times New Roman"/>
          <w:i w:val="0"/>
          <w:iCs w:val="0"/>
          <w:color w:val="auto"/>
          <w:sz w:val="24"/>
          <w:szCs w:val="24"/>
        </w:rPr>
        <w:t>wh</w:t>
      </w:r>
      <w:r w:rsidR="00387901">
        <w:rPr>
          <w:rFonts w:ascii="Times New Roman" w:hAnsi="Times New Roman" w:cs="Times New Roman"/>
          <w:i w:val="0"/>
          <w:iCs w:val="0"/>
          <w:color w:val="auto"/>
          <w:sz w:val="24"/>
          <w:szCs w:val="24"/>
        </w:rPr>
        <w:t>en trees regenerated</w:t>
      </w:r>
      <w:r w:rsidRPr="002245EF">
        <w:rPr>
          <w:rFonts w:ascii="Times New Roman" w:hAnsi="Times New Roman" w:cs="Times New Roman"/>
          <w:i w:val="0"/>
          <w:iCs w:val="0"/>
          <w:color w:val="auto"/>
          <w:sz w:val="24"/>
          <w:szCs w:val="24"/>
        </w:rPr>
        <w:t>. The age at coring height distribution is not normal (Shapiro-Wilk test of p&lt;0.05) (Figure 2.</w:t>
      </w:r>
      <w:r w:rsidR="00697D5A">
        <w:rPr>
          <w:rFonts w:ascii="Times New Roman" w:hAnsi="Times New Roman" w:cs="Times New Roman"/>
          <w:i w:val="0"/>
          <w:iCs w:val="0"/>
          <w:color w:val="auto"/>
          <w:sz w:val="24"/>
          <w:szCs w:val="24"/>
        </w:rPr>
        <w:t>5</w:t>
      </w:r>
      <w:r w:rsidRPr="002245EF">
        <w:rPr>
          <w:rFonts w:ascii="Times New Roman" w:hAnsi="Times New Roman" w:cs="Times New Roman"/>
          <w:i w:val="0"/>
          <w:iCs w:val="0"/>
          <w:color w:val="auto"/>
          <w:sz w:val="24"/>
          <w:szCs w:val="24"/>
        </w:rPr>
        <w:t xml:space="preserve">). The mean age </w:t>
      </w:r>
      <w:r w:rsidR="00C309D8">
        <w:rPr>
          <w:rFonts w:ascii="Times New Roman" w:hAnsi="Times New Roman" w:cs="Times New Roman"/>
          <w:i w:val="0"/>
          <w:iCs w:val="0"/>
          <w:color w:val="auto"/>
          <w:sz w:val="24"/>
          <w:szCs w:val="24"/>
        </w:rPr>
        <w:t xml:space="preserve">of riparian trees </w:t>
      </w:r>
      <w:r w:rsidRPr="002245EF">
        <w:rPr>
          <w:rFonts w:ascii="Times New Roman" w:hAnsi="Times New Roman" w:cs="Times New Roman"/>
          <w:i w:val="0"/>
          <w:iCs w:val="0"/>
          <w:color w:val="auto"/>
          <w:sz w:val="24"/>
          <w:szCs w:val="24"/>
        </w:rPr>
        <w:t>at coring height was 25 years old. The most recent core was from 2016. In addition, when diameter at coring height and calculated pith year are compared there is a weak (r</w:t>
      </w:r>
      <w:r w:rsidRPr="002245EF">
        <w:rPr>
          <w:rFonts w:ascii="Times New Roman" w:hAnsi="Times New Roman" w:cs="Times New Roman"/>
          <w:i w:val="0"/>
          <w:iCs w:val="0"/>
          <w:color w:val="auto"/>
          <w:sz w:val="24"/>
          <w:szCs w:val="24"/>
          <w:vertAlign w:val="superscript"/>
        </w:rPr>
        <w:t>2</w:t>
      </w:r>
      <w:r w:rsidRPr="002245EF">
        <w:rPr>
          <w:rFonts w:ascii="Times New Roman" w:hAnsi="Times New Roman" w:cs="Times New Roman"/>
          <w:i w:val="0"/>
          <w:iCs w:val="0"/>
          <w:color w:val="auto"/>
          <w:sz w:val="24"/>
          <w:szCs w:val="24"/>
        </w:rPr>
        <w:t>=0.06) but significant (p-value= 0.003) relationship (Figure 2.5).</w:t>
      </w:r>
      <w:r w:rsidRPr="002245EF">
        <w:rPr>
          <w:rFonts w:ascii="Times New Roman" w:hAnsi="Times New Roman" w:cs="Times New Roman"/>
          <w:i w:val="0"/>
          <w:iCs w:val="0"/>
          <w:noProof/>
          <w:color w:val="auto"/>
          <w:sz w:val="24"/>
          <w:szCs w:val="24"/>
        </w:rPr>
        <w:t xml:space="preserve"> </w:t>
      </w:r>
    </w:p>
    <w:p w14:paraId="3DB855E0" w14:textId="77777777" w:rsidR="0038100D" w:rsidRPr="002245EF" w:rsidRDefault="0038100D" w:rsidP="0038100D">
      <w:pPr>
        <w:pStyle w:val="Caption"/>
        <w:jc w:val="center"/>
        <w:rPr>
          <w:rFonts w:ascii="Times New Roman" w:hAnsi="Times New Roman" w:cs="Times New Roman"/>
          <w:color w:val="auto"/>
          <w:sz w:val="24"/>
          <w:szCs w:val="24"/>
        </w:rPr>
      </w:pPr>
      <w:r w:rsidRPr="002245EF">
        <w:rPr>
          <w:rFonts w:ascii="Times New Roman" w:hAnsi="Times New Roman" w:cs="Times New Roman"/>
          <w:noProof/>
          <w:color w:val="auto"/>
        </w:rPr>
        <w:lastRenderedPageBreak/>
        <w:drawing>
          <wp:inline distT="0" distB="0" distL="0" distR="0" wp14:anchorId="379F9EF9" wp14:editId="01A29266">
            <wp:extent cx="4759023" cy="2700078"/>
            <wp:effectExtent l="0" t="0" r="3810" b="5080"/>
            <wp:docPr id="1" name="Picture 1" descr="A graph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with black dot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5541" cy="2703776"/>
                    </a:xfrm>
                    <a:prstGeom prst="rect">
                      <a:avLst/>
                    </a:prstGeom>
                    <a:noFill/>
                    <a:ln>
                      <a:noFill/>
                    </a:ln>
                  </pic:spPr>
                </pic:pic>
              </a:graphicData>
            </a:graphic>
          </wp:inline>
        </w:drawing>
      </w:r>
      <w:r w:rsidRPr="002245EF">
        <w:rPr>
          <w:rFonts w:ascii="Times New Roman" w:hAnsi="Times New Roman" w:cs="Times New Roman"/>
          <w:color w:val="auto"/>
          <w:sz w:val="24"/>
          <w:szCs w:val="24"/>
        </w:rPr>
        <w:t xml:space="preserve"> </w:t>
      </w:r>
    </w:p>
    <w:p w14:paraId="63C33B0E" w14:textId="77777777" w:rsidR="0038100D" w:rsidRPr="002245EF" w:rsidRDefault="0038100D" w:rsidP="0038100D">
      <w:pPr>
        <w:pStyle w:val="Caption"/>
        <w:jc w:val="center"/>
        <w:rPr>
          <w:rFonts w:ascii="Times New Roman" w:hAnsi="Times New Roman" w:cs="Times New Roman"/>
          <w:color w:val="auto"/>
          <w:sz w:val="24"/>
          <w:szCs w:val="24"/>
        </w:rPr>
      </w:pPr>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6</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Age vs. size distribution of old-growth series.</w:t>
      </w:r>
    </w:p>
    <w:p w14:paraId="53BD6944" w14:textId="77777777" w:rsidR="0038100D" w:rsidRPr="002245EF" w:rsidRDefault="0038100D" w:rsidP="0038100D">
      <w:pPr>
        <w:spacing w:line="480" w:lineRule="auto"/>
        <w:ind w:firstLine="720"/>
        <w:rPr>
          <w:rFonts w:ascii="Times New Roman" w:hAnsi="Times New Roman" w:cs="Times New Roman"/>
          <w:sz w:val="24"/>
          <w:szCs w:val="24"/>
        </w:rPr>
      </w:pPr>
    </w:p>
    <w:p w14:paraId="247C4619" w14:textId="54B72E50"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Large legacy trees found outside of the active riparian corridor were cored to get a more complete understanding of Fremont cottonwood </w:t>
      </w:r>
      <w:r w:rsidR="00C309D8">
        <w:rPr>
          <w:rFonts w:ascii="Times New Roman" w:hAnsi="Times New Roman" w:cs="Times New Roman"/>
          <w:sz w:val="24"/>
          <w:szCs w:val="24"/>
        </w:rPr>
        <w:t>ages along the Verde River</w:t>
      </w:r>
      <w:r w:rsidRPr="002245EF">
        <w:rPr>
          <w:rFonts w:ascii="Times New Roman" w:hAnsi="Times New Roman" w:cs="Times New Roman"/>
          <w:sz w:val="24"/>
          <w:szCs w:val="24"/>
        </w:rPr>
        <w:t xml:space="preserve">. The trees radii were much larger than our increment borer so the pith and curvature on the other side were not able to be reached. As a result, only the minimum </w:t>
      </w:r>
      <w:proofErr w:type="spellStart"/>
      <w:r w:rsidRPr="002245EF">
        <w:rPr>
          <w:rFonts w:ascii="Times New Roman" w:hAnsi="Times New Roman" w:cs="Times New Roman"/>
          <w:sz w:val="24"/>
          <w:szCs w:val="24"/>
        </w:rPr>
        <w:t>ages</w:t>
      </w:r>
      <w:proofErr w:type="spellEnd"/>
      <w:r w:rsidRPr="002245EF">
        <w:rPr>
          <w:rFonts w:ascii="Times New Roman" w:hAnsi="Times New Roman" w:cs="Times New Roman"/>
          <w:sz w:val="24"/>
          <w:szCs w:val="24"/>
        </w:rPr>
        <w:t xml:space="preserve"> for these trees could be calculated (Figure 2.6). The oldest of these trees dated back to 1910, making it a minimum of 115 years old. Other legacy trees are a minimum of 110 and 95 years old.</w:t>
      </w:r>
    </w:p>
    <w:p w14:paraId="4E99F23E" w14:textId="77777777" w:rsidR="0038100D" w:rsidRPr="002245EF" w:rsidRDefault="0038100D" w:rsidP="0038100D">
      <w:pPr>
        <w:spacing w:line="480" w:lineRule="auto"/>
        <w:rPr>
          <w:rFonts w:ascii="Times New Roman" w:hAnsi="Times New Roman" w:cs="Times New Roman"/>
          <w:sz w:val="24"/>
          <w:szCs w:val="24"/>
        </w:rPr>
      </w:pPr>
    </w:p>
    <w:p w14:paraId="02EF011B"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b/>
          <w:sz w:val="24"/>
          <w:szCs w:val="24"/>
        </w:rPr>
        <w:t>Annual Growth</w:t>
      </w:r>
      <w:r w:rsidRPr="002245EF">
        <w:rPr>
          <w:rFonts w:ascii="Times New Roman" w:hAnsi="Times New Roman" w:cs="Times New Roman"/>
          <w:sz w:val="24"/>
          <w:szCs w:val="24"/>
        </w:rPr>
        <w:t xml:space="preserve"> </w:t>
      </w:r>
    </w:p>
    <w:p w14:paraId="260A0E59" w14:textId="458527BA"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 final </w:t>
      </w:r>
      <w:r w:rsidR="00C309D8">
        <w:rPr>
          <w:rFonts w:ascii="Times New Roman" w:hAnsi="Times New Roman" w:cs="Times New Roman"/>
          <w:sz w:val="24"/>
          <w:szCs w:val="24"/>
        </w:rPr>
        <w:t>correlated</w:t>
      </w:r>
      <w:r w:rsidRPr="002245EF">
        <w:rPr>
          <w:rFonts w:ascii="Times New Roman" w:hAnsi="Times New Roman" w:cs="Times New Roman"/>
          <w:sz w:val="24"/>
          <w:szCs w:val="24"/>
        </w:rPr>
        <w:t xml:space="preserve"> series (n=39) containing trees from all three sites produced an </w:t>
      </w:r>
      <w:proofErr w:type="spellStart"/>
      <w:r w:rsidRPr="002245EF">
        <w:rPr>
          <w:rFonts w:ascii="Times New Roman" w:hAnsi="Times New Roman" w:cs="Times New Roman"/>
          <w:sz w:val="24"/>
          <w:szCs w:val="24"/>
        </w:rPr>
        <w:t>interseries</w:t>
      </w:r>
      <w:proofErr w:type="spellEnd"/>
      <w:r w:rsidRPr="002245EF">
        <w:rPr>
          <w:rFonts w:ascii="Times New Roman" w:hAnsi="Times New Roman" w:cs="Times New Roman"/>
          <w:sz w:val="24"/>
          <w:szCs w:val="24"/>
        </w:rPr>
        <w:t xml:space="preserve"> correlation of +0.395 and a mean sensitivity of 0.533. This was the series used to determine growth and ring widths as well as to test against climate variables. Basal Area Index (BAI) generally increas</w:t>
      </w:r>
      <w:r w:rsidR="005E0FF8">
        <w:rPr>
          <w:rFonts w:ascii="Times New Roman" w:hAnsi="Times New Roman" w:cs="Times New Roman"/>
          <w:sz w:val="24"/>
          <w:szCs w:val="24"/>
        </w:rPr>
        <w:t>ed</w:t>
      </w:r>
      <w:r w:rsidRPr="002245EF">
        <w:rPr>
          <w:rFonts w:ascii="Times New Roman" w:hAnsi="Times New Roman" w:cs="Times New Roman"/>
          <w:sz w:val="24"/>
          <w:szCs w:val="24"/>
        </w:rPr>
        <w:t xml:space="preserve"> from 1995 to 2010 before stabilizing </w:t>
      </w:r>
      <w:r w:rsidR="004F6371">
        <w:rPr>
          <w:rFonts w:ascii="Times New Roman" w:hAnsi="Times New Roman" w:cs="Times New Roman"/>
          <w:sz w:val="24"/>
          <w:szCs w:val="24"/>
        </w:rPr>
        <w:t xml:space="preserve">around 2010 </w:t>
      </w:r>
      <w:r w:rsidRPr="002245EF">
        <w:rPr>
          <w:rFonts w:ascii="Times New Roman" w:hAnsi="Times New Roman" w:cs="Times New Roman"/>
          <w:sz w:val="24"/>
          <w:szCs w:val="24"/>
        </w:rPr>
        <w:t xml:space="preserve">(Figure 2.8). Ring Width Index (RWI) had a large spike in 2023 (Figure 2.7). Both BAI and RWI saw large increases in the year 2023. </w:t>
      </w:r>
    </w:p>
    <w:p w14:paraId="6AD5463F" w14:textId="77777777" w:rsidR="0038100D" w:rsidRPr="002245EF" w:rsidRDefault="0038100D" w:rsidP="0038100D">
      <w:pPr>
        <w:spacing w:line="480" w:lineRule="auto"/>
        <w:jc w:val="center"/>
        <w:rPr>
          <w:rFonts w:ascii="Times New Roman" w:hAnsi="Times New Roman" w:cs="Times New Roman"/>
          <w:sz w:val="24"/>
          <w:szCs w:val="24"/>
        </w:rPr>
      </w:pPr>
    </w:p>
    <w:p w14:paraId="12F4CE88"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rPr>
        <w:drawing>
          <wp:inline distT="0" distB="0" distL="0" distR="0" wp14:anchorId="54D701A9" wp14:editId="5767897C">
            <wp:extent cx="2714625" cy="2701864"/>
            <wp:effectExtent l="0" t="0" r="0" b="3810"/>
            <wp:docPr id="2063413728" name="Picture 7" descr="A graph of a graph showing the growth of the ye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13728" name="Picture 7" descr="A graph of a graph showing the growth of the yea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30730" cy="2717893"/>
                    </a:xfrm>
                    <a:prstGeom prst="rect">
                      <a:avLst/>
                    </a:prstGeom>
                  </pic:spPr>
                </pic:pic>
              </a:graphicData>
            </a:graphic>
          </wp:inline>
        </w:drawing>
      </w:r>
    </w:p>
    <w:p w14:paraId="54A403C2"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56" w:name="_Toc193890756"/>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7</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Ring Width Index (RWI) by year for the crossdated series</w:t>
      </w:r>
      <w:bookmarkEnd w:id="56"/>
    </w:p>
    <w:p w14:paraId="333106D7"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r w:rsidRPr="002245EF">
        <w:rPr>
          <w:rFonts w:ascii="Times New Roman" w:hAnsi="Times New Roman" w:cs="Times New Roman"/>
          <w:noProof/>
          <w:color w:val="auto"/>
          <w:sz w:val="24"/>
          <w:szCs w:val="24"/>
          <w14:ligatures w14:val="standardContextual"/>
        </w:rPr>
        <w:drawing>
          <wp:inline distT="0" distB="0" distL="0" distR="0" wp14:anchorId="3A123E3A" wp14:editId="68EA0B4A">
            <wp:extent cx="3038475" cy="3116386"/>
            <wp:effectExtent l="0" t="0" r="0" b="8255"/>
            <wp:docPr id="153399774" name="Picture 4"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9774" name="Picture 4" descr="A graph with lines and number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3473" cy="3121512"/>
                    </a:xfrm>
                    <a:prstGeom prst="rect">
                      <a:avLst/>
                    </a:prstGeom>
                  </pic:spPr>
                </pic:pic>
              </a:graphicData>
            </a:graphic>
          </wp:inline>
        </w:drawing>
      </w:r>
    </w:p>
    <w:p w14:paraId="041F6556" w14:textId="248A095B" w:rsidR="0038100D" w:rsidRPr="00271AE2" w:rsidRDefault="0038100D" w:rsidP="00271AE2">
      <w:pPr>
        <w:pStyle w:val="Caption"/>
        <w:spacing w:line="480" w:lineRule="auto"/>
        <w:jc w:val="center"/>
        <w:rPr>
          <w:del w:id="57" w:author="Quentin R McCalla" w:date="2025-03-16T12:57:00Z"/>
          <w:rFonts w:ascii="Times New Roman" w:hAnsi="Times New Roman" w:cs="Times New Roman"/>
          <w:color w:val="auto"/>
          <w:sz w:val="24"/>
          <w:szCs w:val="24"/>
        </w:rPr>
      </w:pPr>
      <w:bookmarkStart w:id="58" w:name="_Toc193890757"/>
      <w:r w:rsidRPr="002245EF">
        <w:rPr>
          <w:rFonts w:ascii="Times New Roman" w:hAnsi="Times New Roman" w:cs="Times New Roman"/>
          <w:color w:val="auto"/>
          <w:sz w:val="24"/>
          <w:szCs w:val="24"/>
        </w:rPr>
        <w:t xml:space="preserve">Figure </w:t>
      </w:r>
      <w:r w:rsidRPr="002245EF">
        <w:rPr>
          <w:rFonts w:ascii="Times New Roman" w:hAnsi="Times New Roman" w:cs="Times New Roman"/>
          <w:i w:val="0"/>
          <w:iCs w:val="0"/>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i w:val="0"/>
          <w:iCs w:val="0"/>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i w:val="0"/>
          <w:iCs w:val="0"/>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i w:val="0"/>
          <w:iCs w:val="0"/>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i w:val="0"/>
          <w:iCs w:val="0"/>
          <w:sz w:val="24"/>
          <w:szCs w:val="24"/>
        </w:rPr>
        <w:fldChar w:fldCharType="separate"/>
      </w:r>
      <w:r w:rsidRPr="002245EF">
        <w:rPr>
          <w:rFonts w:ascii="Times New Roman" w:hAnsi="Times New Roman" w:cs="Times New Roman"/>
          <w:noProof/>
          <w:color w:val="auto"/>
          <w:sz w:val="24"/>
          <w:szCs w:val="24"/>
        </w:rPr>
        <w:t>8</w:t>
      </w:r>
      <w:r w:rsidRPr="002245EF">
        <w:rPr>
          <w:rFonts w:ascii="Times New Roman" w:hAnsi="Times New Roman" w:cs="Times New Roman"/>
          <w:i w:val="0"/>
          <w:iCs w:val="0"/>
          <w:sz w:val="24"/>
          <w:szCs w:val="24"/>
        </w:rPr>
        <w:fldChar w:fldCharType="end"/>
      </w:r>
      <w:r w:rsidRPr="002245EF">
        <w:rPr>
          <w:rFonts w:ascii="Times New Roman" w:hAnsi="Times New Roman" w:cs="Times New Roman"/>
          <w:color w:val="auto"/>
          <w:sz w:val="24"/>
          <w:szCs w:val="24"/>
        </w:rPr>
        <w:t xml:space="preserve"> Basal area increment (BAI) by year for the correlated chronolog</w:t>
      </w:r>
      <w:bookmarkEnd w:id="58"/>
      <w:r w:rsidR="00271AE2">
        <w:rPr>
          <w:rFonts w:ascii="Times New Roman" w:hAnsi="Times New Roman" w:cs="Times New Roman"/>
          <w:color w:val="auto"/>
          <w:sz w:val="24"/>
          <w:szCs w:val="24"/>
        </w:rPr>
        <w:t>y.</w:t>
      </w:r>
    </w:p>
    <w:p w14:paraId="437F4DB6" w14:textId="77777777" w:rsidR="0038100D" w:rsidRPr="002245EF" w:rsidDel="00822563" w:rsidRDefault="0038100D" w:rsidP="00271AE2">
      <w:pPr>
        <w:pStyle w:val="Caption"/>
        <w:jc w:val="center"/>
        <w:rPr>
          <w:del w:id="59" w:author="Quentin R McCalla" w:date="2025-03-03T16:14:00Z"/>
          <w:rFonts w:ascii="Times New Roman" w:hAnsi="Times New Roman" w:cs="Times New Roman"/>
          <w:color w:val="auto"/>
          <w:sz w:val="24"/>
          <w:szCs w:val="24"/>
          <w:highlight w:val="yellow"/>
        </w:rPr>
      </w:pPr>
    </w:p>
    <w:p w14:paraId="05D5252C" w14:textId="77777777" w:rsidR="0038100D" w:rsidRPr="002245EF" w:rsidRDefault="0038100D" w:rsidP="00271AE2">
      <w:pPr>
        <w:pStyle w:val="Caption"/>
        <w:jc w:val="center"/>
        <w:rPr>
          <w:rFonts w:ascii="Times New Roman" w:hAnsi="Times New Roman" w:cs="Times New Roman"/>
          <w:color w:val="auto"/>
          <w:highlight w:val="yellow"/>
        </w:rPr>
        <w:sectPr w:rsidR="0038100D" w:rsidRPr="002245EF" w:rsidSect="0038100D">
          <w:type w:val="continuous"/>
          <w:pgSz w:w="12240" w:h="15840"/>
          <w:pgMar w:top="1440" w:right="1440" w:bottom="1440" w:left="1440" w:header="720" w:footer="720" w:gutter="0"/>
          <w:cols w:space="720"/>
          <w:docGrid w:linePitch="360"/>
        </w:sectPr>
      </w:pPr>
    </w:p>
    <w:p w14:paraId="5CFFCB98"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lastRenderedPageBreak/>
        <w:t xml:space="preserve">Response function analysis </w:t>
      </w:r>
    </w:p>
    <w:p w14:paraId="5C32726A" w14:textId="0E5C99C6"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Five variables were found to be significant in determining annual tree growth through a response function analysis</w:t>
      </w:r>
      <w:r w:rsidR="00271AE2">
        <w:rPr>
          <w:rFonts w:ascii="Times New Roman" w:hAnsi="Times New Roman" w:cs="Times New Roman"/>
          <w:sz w:val="24"/>
          <w:szCs w:val="24"/>
        </w:rPr>
        <w:t xml:space="preserve"> (Table 2.6)</w:t>
      </w:r>
      <w:r w:rsidRPr="002245EF">
        <w:rPr>
          <w:rFonts w:ascii="Times New Roman" w:hAnsi="Times New Roman" w:cs="Times New Roman"/>
          <w:sz w:val="24"/>
          <w:szCs w:val="24"/>
        </w:rPr>
        <w:t>. Three of these variables were streamflows of certain months while the other two were variables related to climate. Four out of the five significant variables were positive.</w:t>
      </w:r>
    </w:p>
    <w:p w14:paraId="165C3170" w14:textId="77777777" w:rsidR="0038100D" w:rsidRPr="002245EF" w:rsidRDefault="0038100D" w:rsidP="0038100D">
      <w:pPr>
        <w:pStyle w:val="Caption"/>
        <w:keepNext/>
        <w:spacing w:line="480" w:lineRule="auto"/>
        <w:jc w:val="center"/>
        <w:rPr>
          <w:rFonts w:ascii="Times New Roman" w:hAnsi="Times New Roman" w:cs="Times New Roman"/>
          <w:color w:val="auto"/>
          <w:sz w:val="24"/>
          <w:szCs w:val="24"/>
        </w:rPr>
      </w:pPr>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bookmarkStart w:id="60" w:name="_Toc192072568"/>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6</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Significant results from the response function analysis. Shown results are significant at P ≤ 0.05.</w:t>
      </w:r>
      <w:bookmarkEnd w:id="60"/>
    </w:p>
    <w:tbl>
      <w:tblPr>
        <w:tblStyle w:val="TableGrid"/>
        <w:tblW w:w="854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8"/>
        <w:gridCol w:w="2720"/>
        <w:gridCol w:w="2576"/>
        <w:gridCol w:w="2014"/>
      </w:tblGrid>
      <w:tr w:rsidR="002245EF" w:rsidRPr="002245EF" w14:paraId="41717FA1" w14:textId="77777777" w:rsidTr="00567545">
        <w:trPr>
          <w:trHeight w:val="304"/>
        </w:trPr>
        <w:tc>
          <w:tcPr>
            <w:tcW w:w="1235" w:type="dxa"/>
            <w:tcBorders>
              <w:top w:val="single" w:sz="4" w:space="0" w:color="auto"/>
              <w:bottom w:val="single" w:sz="4" w:space="0" w:color="auto"/>
            </w:tcBorders>
            <w:noWrap/>
            <w:hideMark/>
          </w:tcPr>
          <w:p w14:paraId="69E162DD"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Chronology</w:t>
            </w:r>
          </w:p>
        </w:tc>
        <w:tc>
          <w:tcPr>
            <w:tcW w:w="2720" w:type="dxa"/>
            <w:tcBorders>
              <w:top w:val="single" w:sz="4" w:space="0" w:color="auto"/>
              <w:bottom w:val="single" w:sz="4" w:space="0" w:color="auto"/>
            </w:tcBorders>
            <w:noWrap/>
            <w:hideMark/>
          </w:tcPr>
          <w:p w14:paraId="069A9593"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Climate Variable</w:t>
            </w:r>
          </w:p>
        </w:tc>
        <w:tc>
          <w:tcPr>
            <w:tcW w:w="2576" w:type="dxa"/>
            <w:tcBorders>
              <w:top w:val="single" w:sz="4" w:space="0" w:color="auto"/>
              <w:bottom w:val="single" w:sz="4" w:space="0" w:color="auto"/>
            </w:tcBorders>
            <w:noWrap/>
            <w:hideMark/>
          </w:tcPr>
          <w:p w14:paraId="7368E158"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Significant Month</w:t>
            </w:r>
          </w:p>
        </w:tc>
        <w:tc>
          <w:tcPr>
            <w:tcW w:w="2014" w:type="dxa"/>
            <w:tcBorders>
              <w:top w:val="single" w:sz="4" w:space="0" w:color="auto"/>
              <w:bottom w:val="single" w:sz="4" w:space="0" w:color="auto"/>
            </w:tcBorders>
            <w:noWrap/>
            <w:hideMark/>
          </w:tcPr>
          <w:p w14:paraId="1999EEF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Correlation Values</w:t>
            </w:r>
          </w:p>
        </w:tc>
      </w:tr>
      <w:tr w:rsidR="002245EF" w:rsidRPr="002245EF" w14:paraId="56C3383B" w14:textId="77777777" w:rsidTr="00567545">
        <w:trPr>
          <w:trHeight w:val="304"/>
        </w:trPr>
        <w:tc>
          <w:tcPr>
            <w:tcW w:w="1235" w:type="dxa"/>
            <w:tcBorders>
              <w:top w:val="single" w:sz="4" w:space="0" w:color="auto"/>
            </w:tcBorders>
            <w:noWrap/>
            <w:hideMark/>
          </w:tcPr>
          <w:p w14:paraId="3A3A0DAB"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tcBorders>
              <w:top w:val="single" w:sz="4" w:space="0" w:color="auto"/>
            </w:tcBorders>
            <w:noWrap/>
            <w:hideMark/>
          </w:tcPr>
          <w:p w14:paraId="602B2C37"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Flow</w:t>
            </w:r>
          </w:p>
        </w:tc>
        <w:tc>
          <w:tcPr>
            <w:tcW w:w="2576" w:type="dxa"/>
            <w:tcBorders>
              <w:top w:val="single" w:sz="4" w:space="0" w:color="auto"/>
            </w:tcBorders>
            <w:noWrap/>
            <w:hideMark/>
          </w:tcPr>
          <w:p w14:paraId="734C24AD"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June</w:t>
            </w:r>
          </w:p>
        </w:tc>
        <w:tc>
          <w:tcPr>
            <w:tcW w:w="2014" w:type="dxa"/>
            <w:tcBorders>
              <w:top w:val="single" w:sz="4" w:space="0" w:color="auto"/>
            </w:tcBorders>
            <w:noWrap/>
            <w:hideMark/>
          </w:tcPr>
          <w:p w14:paraId="4B27F3DD"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0.435</w:t>
            </w:r>
          </w:p>
        </w:tc>
      </w:tr>
      <w:tr w:rsidR="002245EF" w:rsidRPr="002245EF" w14:paraId="1578DA3D" w14:textId="77777777" w:rsidTr="00567545">
        <w:trPr>
          <w:trHeight w:val="304"/>
        </w:trPr>
        <w:tc>
          <w:tcPr>
            <w:tcW w:w="1235" w:type="dxa"/>
            <w:noWrap/>
            <w:hideMark/>
          </w:tcPr>
          <w:p w14:paraId="1A510C33"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324DAF0F"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Flow</w:t>
            </w:r>
          </w:p>
        </w:tc>
        <w:tc>
          <w:tcPr>
            <w:tcW w:w="2576" w:type="dxa"/>
            <w:noWrap/>
            <w:hideMark/>
          </w:tcPr>
          <w:p w14:paraId="6941A492"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July</w:t>
            </w:r>
          </w:p>
        </w:tc>
        <w:tc>
          <w:tcPr>
            <w:tcW w:w="2014" w:type="dxa"/>
            <w:noWrap/>
            <w:hideMark/>
          </w:tcPr>
          <w:p w14:paraId="165351E1"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0.419</w:t>
            </w:r>
          </w:p>
        </w:tc>
      </w:tr>
      <w:tr w:rsidR="002245EF" w:rsidRPr="002245EF" w14:paraId="0C327245" w14:textId="77777777" w:rsidTr="00567545">
        <w:trPr>
          <w:trHeight w:val="304"/>
        </w:trPr>
        <w:tc>
          <w:tcPr>
            <w:tcW w:w="1235" w:type="dxa"/>
            <w:noWrap/>
            <w:hideMark/>
          </w:tcPr>
          <w:p w14:paraId="5859242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6ECD161A"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Flow</w:t>
            </w:r>
          </w:p>
        </w:tc>
        <w:tc>
          <w:tcPr>
            <w:tcW w:w="2576" w:type="dxa"/>
            <w:noWrap/>
            <w:hideMark/>
          </w:tcPr>
          <w:p w14:paraId="4CD5E226"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September</w:t>
            </w:r>
          </w:p>
        </w:tc>
        <w:tc>
          <w:tcPr>
            <w:tcW w:w="2014" w:type="dxa"/>
            <w:noWrap/>
            <w:hideMark/>
          </w:tcPr>
          <w:p w14:paraId="4451ABA3"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-0.251</w:t>
            </w:r>
          </w:p>
        </w:tc>
      </w:tr>
      <w:tr w:rsidR="002245EF" w:rsidRPr="002245EF" w14:paraId="2F9751B7" w14:textId="77777777" w:rsidTr="00567545">
        <w:trPr>
          <w:trHeight w:val="304"/>
        </w:trPr>
        <w:tc>
          <w:tcPr>
            <w:tcW w:w="1235" w:type="dxa"/>
            <w:noWrap/>
            <w:hideMark/>
          </w:tcPr>
          <w:p w14:paraId="065683AE"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4006700B"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Temp</w:t>
            </w:r>
          </w:p>
        </w:tc>
        <w:tc>
          <w:tcPr>
            <w:tcW w:w="2576" w:type="dxa"/>
            <w:noWrap/>
            <w:hideMark/>
          </w:tcPr>
          <w:p w14:paraId="52053AEC"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October</w:t>
            </w:r>
          </w:p>
        </w:tc>
        <w:tc>
          <w:tcPr>
            <w:tcW w:w="2014" w:type="dxa"/>
            <w:noWrap/>
            <w:hideMark/>
          </w:tcPr>
          <w:p w14:paraId="2DB26346"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0.305</w:t>
            </w:r>
          </w:p>
        </w:tc>
      </w:tr>
      <w:tr w:rsidR="002245EF" w:rsidRPr="002245EF" w14:paraId="4435DC52" w14:textId="77777777" w:rsidTr="00567545">
        <w:trPr>
          <w:trHeight w:val="304"/>
        </w:trPr>
        <w:tc>
          <w:tcPr>
            <w:tcW w:w="1235" w:type="dxa"/>
            <w:noWrap/>
            <w:hideMark/>
          </w:tcPr>
          <w:p w14:paraId="5B26B8CA"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778BF904"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PDSI</w:t>
            </w:r>
          </w:p>
        </w:tc>
        <w:tc>
          <w:tcPr>
            <w:tcW w:w="2576" w:type="dxa"/>
            <w:noWrap/>
            <w:hideMark/>
          </w:tcPr>
          <w:p w14:paraId="4FDD1446"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June</w:t>
            </w:r>
          </w:p>
        </w:tc>
        <w:tc>
          <w:tcPr>
            <w:tcW w:w="2014" w:type="dxa"/>
            <w:noWrap/>
            <w:hideMark/>
          </w:tcPr>
          <w:p w14:paraId="6F5FAB27"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0.105</w:t>
            </w:r>
          </w:p>
        </w:tc>
      </w:tr>
    </w:tbl>
    <w:p w14:paraId="61521805" w14:textId="77777777" w:rsidR="0038100D" w:rsidRPr="002245EF" w:rsidRDefault="0038100D" w:rsidP="0038100D">
      <w:pPr>
        <w:spacing w:line="480" w:lineRule="auto"/>
        <w:rPr>
          <w:rFonts w:ascii="Times New Roman" w:hAnsi="Times New Roman" w:cs="Times New Roman"/>
          <w:sz w:val="24"/>
          <w:szCs w:val="24"/>
        </w:rPr>
      </w:pPr>
    </w:p>
    <w:p w14:paraId="257056AD" w14:textId="77777777" w:rsidR="0038100D" w:rsidRPr="00271AE2" w:rsidRDefault="0038100D" w:rsidP="0038100D">
      <w:pPr>
        <w:pStyle w:val="Heading2"/>
        <w:spacing w:line="480" w:lineRule="auto"/>
        <w:rPr>
          <w:rFonts w:ascii="Times New Roman" w:hAnsi="Times New Roman" w:cs="Times New Roman"/>
          <w:b/>
          <w:bCs/>
          <w:color w:val="auto"/>
        </w:rPr>
      </w:pPr>
      <w:bookmarkStart w:id="61" w:name="_Toc193890717"/>
      <w:r w:rsidRPr="00271AE2">
        <w:rPr>
          <w:rFonts w:ascii="Times New Roman" w:hAnsi="Times New Roman" w:cs="Times New Roman"/>
          <w:b/>
          <w:bCs/>
          <w:color w:val="auto"/>
        </w:rPr>
        <w:t>Discussion</w:t>
      </w:r>
      <w:bookmarkStart w:id="62" w:name="_Toc187849262"/>
      <w:bookmarkEnd w:id="61"/>
    </w:p>
    <w:p w14:paraId="61BA0309" w14:textId="77777777" w:rsidR="0038100D" w:rsidRPr="002245EF" w:rsidRDefault="0038100D" w:rsidP="0038100D">
      <w:pPr>
        <w:spacing w:line="480" w:lineRule="auto"/>
        <w:rPr>
          <w:rFonts w:ascii="Times New Roman" w:hAnsi="Times New Roman" w:cs="Times New Roman"/>
          <w:b/>
          <w:bCs/>
          <w:sz w:val="24"/>
          <w:szCs w:val="24"/>
        </w:rPr>
      </w:pPr>
      <w:commentRangeStart w:id="63"/>
      <w:r w:rsidRPr="002245EF">
        <w:rPr>
          <w:rFonts w:ascii="Times New Roman" w:hAnsi="Times New Roman" w:cs="Times New Roman"/>
          <w:b/>
          <w:bCs/>
          <w:sz w:val="24"/>
          <w:szCs w:val="24"/>
        </w:rPr>
        <w:t>Seedling</w:t>
      </w:r>
      <w:commentRangeEnd w:id="63"/>
      <w:r w:rsidR="002B6513">
        <w:rPr>
          <w:rStyle w:val="CommentReference"/>
        </w:rPr>
        <w:commentReference w:id="63"/>
      </w:r>
      <w:r w:rsidRPr="002245EF">
        <w:rPr>
          <w:rFonts w:ascii="Times New Roman" w:hAnsi="Times New Roman" w:cs="Times New Roman"/>
          <w:b/>
          <w:bCs/>
          <w:sz w:val="24"/>
          <w:szCs w:val="24"/>
        </w:rPr>
        <w:t xml:space="preserve"> survivorship and demographics</w:t>
      </w:r>
      <w:bookmarkEnd w:id="62"/>
    </w:p>
    <w:p w14:paraId="38136875" w14:textId="406E53D0"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Seedling plots were established in places where cottonwood seedlings survived their first growing season (spring-fall 2023) meaning that the results are specific to the characteristics of the plots selected, not the entire river. </w:t>
      </w:r>
      <w:r w:rsidR="001C783B">
        <w:rPr>
          <w:rFonts w:ascii="Times New Roman" w:hAnsi="Times New Roman" w:cs="Times New Roman"/>
          <w:sz w:val="24"/>
          <w:szCs w:val="24"/>
        </w:rPr>
        <w:t>During the first growing season, s</w:t>
      </w:r>
      <w:r w:rsidRPr="002245EF">
        <w:rPr>
          <w:rFonts w:ascii="Times New Roman" w:hAnsi="Times New Roman" w:cs="Times New Roman"/>
          <w:sz w:val="24"/>
          <w:szCs w:val="24"/>
        </w:rPr>
        <w:t>eedlings at Childs were originally over twice as dense as seedlings at BRAP</w:t>
      </w:r>
      <w:r w:rsidR="002B2A01">
        <w:rPr>
          <w:rFonts w:ascii="Times New Roman" w:hAnsi="Times New Roman" w:cs="Times New Roman"/>
          <w:sz w:val="24"/>
          <w:szCs w:val="24"/>
        </w:rPr>
        <w:t xml:space="preserve"> </w:t>
      </w:r>
      <w:r w:rsidR="001C783B">
        <w:rPr>
          <w:rFonts w:ascii="Times New Roman" w:hAnsi="Times New Roman" w:cs="Times New Roman"/>
          <w:sz w:val="24"/>
          <w:szCs w:val="24"/>
        </w:rPr>
        <w:t xml:space="preserve">(Figure </w:t>
      </w:r>
      <w:proofErr w:type="spellStart"/>
      <w:r w:rsidR="001C783B">
        <w:rPr>
          <w:rFonts w:ascii="Times New Roman" w:hAnsi="Times New Roman" w:cs="Times New Roman"/>
          <w:sz w:val="24"/>
          <w:szCs w:val="24"/>
        </w:rPr>
        <w:t>x.x</w:t>
      </w:r>
      <w:proofErr w:type="spellEnd"/>
      <w:r w:rsidR="001C783B">
        <w:rPr>
          <w:rFonts w:ascii="Times New Roman" w:hAnsi="Times New Roman" w:cs="Times New Roman"/>
          <w:sz w:val="24"/>
          <w:szCs w:val="24"/>
        </w:rPr>
        <w:t>)</w:t>
      </w:r>
      <w:r w:rsidRPr="002245EF">
        <w:rPr>
          <w:rFonts w:ascii="Times New Roman" w:hAnsi="Times New Roman" w:cs="Times New Roman"/>
          <w:sz w:val="24"/>
          <w:szCs w:val="24"/>
        </w:rPr>
        <w:t>. By the end of the second growing season, both sites had similar mean density. At Childs, seedlings were about twice as large as their counterparts at BRAP. As seedlings at Childs grew quicker, they also thinned themselves out and decreased their densities at a higher rate than those at BRAP</w:t>
      </w:r>
      <w:r w:rsidR="002B2A01">
        <w:rPr>
          <w:rFonts w:ascii="Times New Roman" w:hAnsi="Times New Roman" w:cs="Times New Roman"/>
          <w:sz w:val="24"/>
          <w:szCs w:val="24"/>
        </w:rPr>
        <w:t>.</w:t>
      </w:r>
    </w:p>
    <w:p w14:paraId="5B9B1177" w14:textId="1BBFFE99" w:rsidR="0038100D" w:rsidRPr="002245EF" w:rsidRDefault="0038100D" w:rsidP="0038100D">
      <w:pPr>
        <w:spacing w:line="480" w:lineRule="auto"/>
        <w:ind w:firstLine="720"/>
        <w:rPr>
          <w:rFonts w:ascii="Times New Roman" w:hAnsi="Times New Roman" w:cs="Times New Roman"/>
          <w:sz w:val="24"/>
          <w:szCs w:val="24"/>
        </w:rPr>
      </w:pPr>
      <w:commentRangeStart w:id="64"/>
      <w:r w:rsidRPr="002245EF">
        <w:rPr>
          <w:rFonts w:ascii="Times New Roman" w:hAnsi="Times New Roman" w:cs="Times New Roman"/>
          <w:sz w:val="24"/>
          <w:szCs w:val="24"/>
        </w:rPr>
        <w:t xml:space="preserve">Causes </w:t>
      </w:r>
      <w:commentRangeEnd w:id="64"/>
      <w:r w:rsidR="002B2A01">
        <w:rPr>
          <w:rStyle w:val="CommentReference"/>
        </w:rPr>
        <w:commentReference w:id="64"/>
      </w:r>
      <w:r w:rsidRPr="002245EF">
        <w:rPr>
          <w:rFonts w:ascii="Times New Roman" w:hAnsi="Times New Roman" w:cs="Times New Roman"/>
          <w:sz w:val="24"/>
          <w:szCs w:val="24"/>
        </w:rPr>
        <w:t xml:space="preserve">of mortality were difficult to determine. No significant floods scoured away seedlings during the study. At some sites, the seedlings were showing signs of desiccation during </w:t>
      </w:r>
      <w:r w:rsidRPr="002245EF">
        <w:rPr>
          <w:rFonts w:ascii="Times New Roman" w:hAnsi="Times New Roman" w:cs="Times New Roman"/>
          <w:sz w:val="24"/>
          <w:szCs w:val="24"/>
        </w:rPr>
        <w:lastRenderedPageBreak/>
        <w:t xml:space="preserve">the </w:t>
      </w:r>
      <w:r w:rsidR="00F4077F">
        <w:rPr>
          <w:rFonts w:ascii="Times New Roman" w:hAnsi="Times New Roman" w:cs="Times New Roman"/>
          <w:sz w:val="24"/>
          <w:szCs w:val="24"/>
        </w:rPr>
        <w:t>S</w:t>
      </w:r>
      <w:r w:rsidRPr="002245EF">
        <w:rPr>
          <w:rFonts w:ascii="Times New Roman" w:hAnsi="Times New Roman" w:cs="Times New Roman"/>
          <w:sz w:val="24"/>
          <w:szCs w:val="24"/>
        </w:rPr>
        <w:t xml:space="preserve">pring </w:t>
      </w:r>
      <w:r w:rsidR="00F4077F">
        <w:rPr>
          <w:rFonts w:ascii="Times New Roman" w:hAnsi="Times New Roman" w:cs="Times New Roman"/>
          <w:sz w:val="24"/>
          <w:szCs w:val="24"/>
        </w:rPr>
        <w:t>and Fall 2024</w:t>
      </w:r>
      <w:r w:rsidRPr="002245EF">
        <w:rPr>
          <w:rFonts w:ascii="Times New Roman" w:hAnsi="Times New Roman" w:cs="Times New Roman"/>
          <w:sz w:val="24"/>
          <w:szCs w:val="24"/>
        </w:rPr>
        <w:t xml:space="preserve"> visits, while sites LB 3 and LB 4 had encroachment of Common Cocklebur (</w:t>
      </w:r>
      <w:r w:rsidRPr="002245EF">
        <w:rPr>
          <w:rFonts w:ascii="Times New Roman" w:hAnsi="Times New Roman" w:cs="Times New Roman"/>
          <w:i/>
          <w:iCs/>
          <w:sz w:val="24"/>
          <w:szCs w:val="24"/>
        </w:rPr>
        <w:t xml:space="preserve">Xanthium </w:t>
      </w:r>
      <w:proofErr w:type="spellStart"/>
      <w:r w:rsidRPr="002245EF">
        <w:rPr>
          <w:rFonts w:ascii="Times New Roman" w:hAnsi="Times New Roman" w:cs="Times New Roman"/>
          <w:i/>
          <w:iCs/>
          <w:sz w:val="24"/>
          <w:szCs w:val="24"/>
        </w:rPr>
        <w:t>strumarium</w:t>
      </w:r>
      <w:proofErr w:type="spellEnd"/>
      <w:r w:rsidRPr="002245EF">
        <w:rPr>
          <w:rFonts w:ascii="Times New Roman" w:hAnsi="Times New Roman" w:cs="Times New Roman"/>
          <w:sz w:val="24"/>
          <w:szCs w:val="24"/>
        </w:rPr>
        <w:t>). The Common Cocklebur seemed to be most highly concentrated in the sandy center of the depressions while Fremont cottonwood seedlings ring the outside of the depression. Fremont cottonwoods within the center were taller as they were forced to grow quickly to compete with the cocklebur for sunlight. Browsing was infrequently observed and at no plots did browsing seem to be a significant impact.</w:t>
      </w:r>
    </w:p>
    <w:p w14:paraId="66F9EE93"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In two growing seasons, seedling heights reached an average height of 36 cm and 64 cm at BRAP and Childs respectively. These heights are about half of what Fremont cottonwood seedlings were found to have grown in a similar study in Central Arizona. </w:t>
      </w:r>
      <w:commentRangeStart w:id="65"/>
      <w:r w:rsidRPr="002245EF">
        <w:rPr>
          <w:rFonts w:ascii="Times New Roman" w:hAnsi="Times New Roman" w:cs="Times New Roman"/>
          <w:sz w:val="24"/>
          <w:szCs w:val="24"/>
        </w:rPr>
        <w:t xml:space="preserve">Stromberg </w:t>
      </w:r>
      <w:commentRangeEnd w:id="65"/>
      <w:r w:rsidR="002B2A01">
        <w:rPr>
          <w:rStyle w:val="CommentReference"/>
        </w:rPr>
        <w:commentReference w:id="65"/>
      </w:r>
      <w:r w:rsidRPr="002245EF">
        <w:rPr>
          <w:rFonts w:ascii="Times New Roman" w:hAnsi="Times New Roman" w:cs="Times New Roman"/>
          <w:sz w:val="24"/>
          <w:szCs w:val="24"/>
        </w:rPr>
        <w:t>(1997) studied Fremont cottonwood, Goodding willow and tamarisk regeneration on the Hassayampa and Santa Maria</w:t>
      </w:r>
      <w:ins w:id="66" w:author="D.Merritt" w:date="2025-03-16T11:08: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rivers following floods in 1993 and 1995. Final seedling densities at both BRAP and Childs were </w:t>
      </w:r>
      <w:proofErr w:type="gramStart"/>
      <w:r w:rsidRPr="002245EF">
        <w:rPr>
          <w:rFonts w:ascii="Times New Roman" w:hAnsi="Times New Roman" w:cs="Times New Roman"/>
          <w:sz w:val="24"/>
          <w:szCs w:val="24"/>
        </w:rPr>
        <w:t>similar to</w:t>
      </w:r>
      <w:proofErr w:type="gramEnd"/>
      <w:r w:rsidRPr="002245EF">
        <w:rPr>
          <w:rFonts w:ascii="Times New Roman" w:hAnsi="Times New Roman" w:cs="Times New Roman"/>
          <w:sz w:val="24"/>
          <w:szCs w:val="24"/>
        </w:rPr>
        <w:t xml:space="preserve"> densities on the Santa Maria River after two growing seasons. The smaller sizes found on the Verde River could be because all cottonwoods regardless of size or cohort were incorporated. For example, </w:t>
      </w:r>
      <w:commentRangeStart w:id="67"/>
      <w:r w:rsidRPr="002245EF">
        <w:rPr>
          <w:rFonts w:ascii="Times New Roman" w:hAnsi="Times New Roman" w:cs="Times New Roman"/>
          <w:sz w:val="24"/>
          <w:szCs w:val="24"/>
        </w:rPr>
        <w:t xml:space="preserve">large numbers of seedlings from 2024 floods </w:t>
      </w:r>
      <w:commentRangeEnd w:id="67"/>
      <w:r w:rsidR="004C1A79">
        <w:rPr>
          <w:rStyle w:val="CommentReference"/>
        </w:rPr>
        <w:commentReference w:id="67"/>
      </w:r>
      <w:r w:rsidRPr="002245EF">
        <w:rPr>
          <w:rFonts w:ascii="Times New Roman" w:hAnsi="Times New Roman" w:cs="Times New Roman"/>
          <w:sz w:val="24"/>
          <w:szCs w:val="24"/>
        </w:rPr>
        <w:t xml:space="preserve">were measured in both the Spring 2024 and Fall 2024 visits. In addition, the Hassayampa and Santa Maria rivers selected in Central Arizona were at lower elevations and at a more southern latitude. Seedlings here likely had a longer </w:t>
      </w:r>
      <w:commentRangeStart w:id="68"/>
      <w:r w:rsidRPr="002245EF">
        <w:rPr>
          <w:rFonts w:ascii="Times New Roman" w:hAnsi="Times New Roman" w:cs="Times New Roman"/>
          <w:sz w:val="24"/>
          <w:szCs w:val="24"/>
        </w:rPr>
        <w:t xml:space="preserve">growing </w:t>
      </w:r>
      <w:commentRangeEnd w:id="68"/>
      <w:r w:rsidR="002B2A01">
        <w:rPr>
          <w:rStyle w:val="CommentReference"/>
        </w:rPr>
        <w:commentReference w:id="68"/>
      </w:r>
      <w:r w:rsidRPr="002245EF">
        <w:rPr>
          <w:rFonts w:ascii="Times New Roman" w:hAnsi="Times New Roman" w:cs="Times New Roman"/>
          <w:sz w:val="24"/>
          <w:szCs w:val="24"/>
        </w:rPr>
        <w:t>season to grow larger than along the Verde River. Finally, both rivers in Central Arizona are in large open reaches, where sunlight is largely unlimited. In contrast, sites along the Verde River are in canyons, limiting their sunlight and growing season and potentially explaining the differences in growth. Light was found to be a significant variable for seedling survivorship in this study so it being limited compared to other Arizona rivers could explain the slower seedling growth.</w:t>
      </w:r>
    </w:p>
    <w:p w14:paraId="1D427045" w14:textId="77777777" w:rsidR="0038100D" w:rsidRPr="002245EF" w:rsidRDefault="0038100D" w:rsidP="0038100D">
      <w:pPr>
        <w:spacing w:line="480" w:lineRule="auto"/>
        <w:rPr>
          <w:rFonts w:ascii="Times New Roman" w:hAnsi="Times New Roman" w:cs="Times New Roman"/>
          <w:sz w:val="24"/>
          <w:szCs w:val="24"/>
        </w:rPr>
      </w:pPr>
    </w:p>
    <w:p w14:paraId="18D9CC01"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lastRenderedPageBreak/>
        <w:t>Light</w:t>
      </w:r>
    </w:p>
    <w:p w14:paraId="7673FA08"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Riparian cottonwoods are generally considered to be shade intolerant </w:t>
      </w:r>
      <w:commentRangeStart w:id="69"/>
      <w:r w:rsidRPr="002245EF">
        <w:rPr>
          <w:rFonts w:ascii="Times New Roman" w:hAnsi="Times New Roman" w:cs="Times New Roman"/>
          <w:sz w:val="24"/>
          <w:szCs w:val="24"/>
        </w:rPr>
        <w:t>species</w:t>
      </w:r>
      <w:commentRangeEnd w:id="69"/>
      <w:r w:rsidR="002B2A01">
        <w:rPr>
          <w:rStyle w:val="CommentReference"/>
        </w:rPr>
        <w:commentReference w:id="69"/>
      </w:r>
      <w:r w:rsidRPr="002245EF">
        <w:rPr>
          <w:rFonts w:ascii="Times New Roman" w:hAnsi="Times New Roman" w:cs="Times New Roman"/>
          <w:sz w:val="24"/>
          <w:szCs w:val="24"/>
        </w:rPr>
        <w:t xml:space="preserve">. Light is often considered a secondary variable to water available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{"citationID":"WlQFN9Jw","properties":{"formattedCitation":"(Cooper et al., 1999)","plainCitation":"(Cooper et al., 1999)","noteIndex":0},"citationItems":[{"id":3,"uris":["http://zotero.org/users/local/yyBX3i8n/items/SFPA89JJ"],"itemData":{"id":3,"type":"article-journal","container-title":"Regulated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(Cooper et al., 1999)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Light was found to be highly </w:t>
      </w:r>
      <w:commentRangeStart w:id="70"/>
      <w:r w:rsidRPr="002245EF">
        <w:rPr>
          <w:rFonts w:ascii="Times New Roman" w:hAnsi="Times New Roman" w:cs="Times New Roman"/>
          <w:sz w:val="24"/>
          <w:szCs w:val="24"/>
        </w:rPr>
        <w:t xml:space="preserve">significant </w:t>
      </w:r>
      <w:commentRangeEnd w:id="70"/>
      <w:r w:rsidR="004C1A79">
        <w:rPr>
          <w:rStyle w:val="CommentReference"/>
        </w:rPr>
        <w:commentReference w:id="70"/>
      </w:r>
      <w:r w:rsidRPr="002245EF">
        <w:rPr>
          <w:rFonts w:ascii="Times New Roman" w:hAnsi="Times New Roman" w:cs="Times New Roman"/>
          <w:sz w:val="24"/>
          <w:szCs w:val="24"/>
        </w:rPr>
        <w:t xml:space="preserve">(p-value ≤ 0.001) for both sites. Light availability is impacted by both the geographic setting as well as the biological community. Plots located in constrained canyon reaches or under large canopy cover will have less light availability. Higher light availability led to higher seedling survival. Light availability was highly significant at both sites meaning that some combination of the geographic setting and/or the canopy cover can help predict seedling survivorship. </w:t>
      </w:r>
    </w:p>
    <w:p w14:paraId="5A4C0389"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Herbaceous Coverage</w:t>
      </w:r>
    </w:p>
    <w:p w14:paraId="313077B6" w14:textId="4F931DA0"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Herbaceous competition was found to be a highly significant variable, </w:t>
      </w:r>
      <w:r w:rsidR="004349BE">
        <w:rPr>
          <w:rFonts w:ascii="Times New Roman" w:hAnsi="Times New Roman" w:cs="Times New Roman"/>
          <w:sz w:val="24"/>
          <w:szCs w:val="24"/>
        </w:rPr>
        <w:t>enhancing</w:t>
      </w:r>
      <w:r w:rsidR="004C1A79"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survivorship at BRAP. However, it was found to be not significant in predicting seedling survival at Childs. At BRAP herbaceous competition was positively related to seedling survival. This </w:t>
      </w:r>
      <w:commentRangeStart w:id="71"/>
      <w:r w:rsidRPr="002245EF">
        <w:rPr>
          <w:rFonts w:ascii="Times New Roman" w:hAnsi="Times New Roman" w:cs="Times New Roman"/>
          <w:sz w:val="24"/>
          <w:szCs w:val="24"/>
        </w:rPr>
        <w:t xml:space="preserve">contradicts the idea </w:t>
      </w:r>
      <w:commentRangeEnd w:id="71"/>
      <w:r w:rsidR="004C1A79">
        <w:rPr>
          <w:rStyle w:val="CommentReference"/>
        </w:rPr>
        <w:commentReference w:id="71"/>
      </w:r>
      <w:r w:rsidRPr="002245EF">
        <w:rPr>
          <w:rFonts w:ascii="Times New Roman" w:hAnsi="Times New Roman" w:cs="Times New Roman"/>
          <w:sz w:val="24"/>
          <w:szCs w:val="24"/>
        </w:rPr>
        <w:t>that seedling competition with other species would be expected to decrease survival. One explanation for this is that sites that had favorable conditions for cottonwood seedlings (adequate water and light) were also suitable for competitors. However, because this was still a positive, significant relationship, cottonwood seedlings could be able to outcompete their competitors.</w:t>
      </w:r>
      <w:ins w:id="72" w:author="D.Merritt" w:date="2025-03-16T11:12:00Z">
        <w:r w:rsidRPr="002245EF">
          <w:rPr>
            <w:rFonts w:ascii="Times New Roman" w:hAnsi="Times New Roman" w:cs="Times New Roman"/>
            <w:sz w:val="24"/>
            <w:szCs w:val="24"/>
          </w:rPr>
          <w:t xml:space="preserve"> </w:t>
        </w:r>
      </w:ins>
    </w:p>
    <w:p w14:paraId="2B6D4BE6"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Soil</w:t>
      </w:r>
    </w:p>
    <w:p w14:paraId="1B0574AC" w14:textId="4F73B26B"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Soil </w:t>
      </w:r>
      <w:r w:rsidR="002B6513">
        <w:rPr>
          <w:rFonts w:ascii="Times New Roman" w:hAnsi="Times New Roman" w:cs="Times New Roman"/>
          <w:sz w:val="24"/>
          <w:szCs w:val="24"/>
        </w:rPr>
        <w:t xml:space="preserve">texture </w:t>
      </w:r>
      <w:r w:rsidRPr="002245EF">
        <w:rPr>
          <w:rFonts w:ascii="Times New Roman" w:hAnsi="Times New Roman" w:cs="Times New Roman"/>
          <w:sz w:val="24"/>
          <w:szCs w:val="24"/>
        </w:rPr>
        <w:t xml:space="preserve">is often cited as one of the most important factors in determining cottonwood seedling survival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{"citationID":"gt3PGG8Z","properties":{"formattedCitation":"(Bhattacharjee et al., 2008; Cooper et al., 1999)","plainCitation":"(Bhattacharjee et al., 2008; Cooper et al., 1999)","noteIndex":0},"citationItems":[{"id":64,"uris":["http://zotero.org/users/local/yyBX3i8n/items/UQLU3UAD"],"itemData":{"id":64,"type":"article-journal","abstract":"Abstract\n            \n              \n                Most major rivers in the southwestern United States have been hydrologically altered to meet human needs. Altered hydrological regimes have been associated with declines in native riparian forests. Today, many riparian areas have little or no regeneration of native riparian species and are now dominated by exotic Saltcedar (\n                Tamarix chinensis\n                Lour.). Success of riparian restoration efforts at least partially depends on the number of seedlings surviving the first growing season. Seedling survival is influenced by many abiotic and biotic factors including competition from other plants and available soil moisture, which is partially dependent on soil texture. In this study, we evaluated the relative importance of four soil categories (sandy loam, loam, silt, and clay), rate of soil moisture decline, salinity, beginning‐ and end‐season Saltcedar density, initial Cottonwood (\n                Populus deltoides\n                Marshall subsp.\n                wislizenii\n                (Wats.) Eckenw.) seedling density, percent vegetation cover by potential dominant competitors Pigweed (\n                Amaranthus\n                L.) and Barnyard grass (\n                Echinochloa crusgalli\n                L., Beauv.), and average total vegetation height to Cottonwood seedling survival. Factors influencing seedling survival differed among the four soil types. Rate of moisture decline was important in sandy soils, whereas vegetation height influenced seedling survival in loamy soils. Overall, models of seedling survival in all the four soil types indicated rate of moisture decline as the single most important variable influencing Cottonwood survival. High initial densities of Saltcedar were correlated to higher survival in Cottonwood seedlings. Therefore, it is important to identify soil texture and understand soil moisture decline rates when proposing riparian Cottonwood restoration.","container-title":"Restoration Ecology","DOI":"10.1111/j.1526-100X.2007.00328.x","ISSN":"1061-2971, 1526-100X","issue":"4","journalAbbreviation":"Restoration Ecology","language":"en","page":"563-571","source":"DOI.org (Crossref)","title":"The Importance of Soil Characteristics in Determining Survival of First‐Year Cottonwood Seedlings in Altered Riparian Habitats","volume":"16","author":[{"family":"Bhattacharjee","given":"Joydeep"},{"family":"Taylor","given":"John P."},{"family":"Smith","given":"Loren M."},{"family":"Spence","given":"Liter E."}],"issued":{"date-parts":[["2008",12]]}}},{"id":3,"uris":["http://zotero.org/users/local/yyBX3i8n/items/SFPA89JJ"],"itemData":{"id":3,"type":"article-journal","container-title":"Regulated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(Bhattacharjee et al., 2008; Cooper et al., 1999)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Soil trenches are often used when determining soil characteristics for cottonwood survival in floodplain settings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{"citationID":"TVeuHsYo","properties":{"formattedCitation":"(Cooper et al., 1999; Varani et al., 2024)","plainCitation":"(Cooper et al., 1999; Varani et al., 2024)","noteIndex":0},"citationItems":[{"id":3,"uris":["http://zotero.org/users/local/yyBX3i8n/items/SFPA89JJ"],"itemData":{"id":3,"type":"article-journal","container-title":"Regulated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(Cooper et al., 1999; Varani et al., 2024)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However, because this method was not used in this study, it is </w:t>
      </w:r>
      <w:r w:rsidRPr="002245EF">
        <w:rPr>
          <w:rFonts w:ascii="Times New Roman" w:hAnsi="Times New Roman" w:cs="Times New Roman"/>
          <w:sz w:val="24"/>
          <w:szCs w:val="24"/>
        </w:rPr>
        <w:lastRenderedPageBreak/>
        <w:t xml:space="preserve">difficult to make wide reaching </w:t>
      </w:r>
      <w:r w:rsidR="002B6513">
        <w:rPr>
          <w:rFonts w:ascii="Times New Roman" w:hAnsi="Times New Roman" w:cs="Times New Roman"/>
          <w:sz w:val="24"/>
          <w:szCs w:val="24"/>
        </w:rPr>
        <w:t>conclusions</w:t>
      </w:r>
      <w:r w:rsidR="002B6513"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about soil texture and seedling survival on the Verde River. Soil samples were taken from the first few inches of soil where seedlings initially germinated, so this variable only addresses the soil in which cottonwood seedlings germinated. Percent fines were found to be a significant variable at both sites. However, the relationship seems to be more complicated, because soil at our sites had very different amounts of fines. The average percent fines at BRAP were about 16.5% while the average at Childs was 6.3%. There was a negative relationship for percent fines at BRAP indicating that as fines </w:t>
      </w:r>
      <w:commentRangeStart w:id="73"/>
      <w:r w:rsidRPr="002245EF">
        <w:rPr>
          <w:rFonts w:ascii="Times New Roman" w:hAnsi="Times New Roman" w:cs="Times New Roman"/>
          <w:sz w:val="24"/>
          <w:szCs w:val="24"/>
        </w:rPr>
        <w:t>increase</w:t>
      </w:r>
      <w:ins w:id="74" w:author="Cooper,David" w:date="2025-04-05T14:24:00Z">
        <w:r w:rsidR="004C1A79">
          <w:rPr>
            <w:rFonts w:ascii="Times New Roman" w:hAnsi="Times New Roman" w:cs="Times New Roman"/>
            <w:sz w:val="24"/>
            <w:szCs w:val="24"/>
          </w:rPr>
          <w:t>d</w:t>
        </w:r>
      </w:ins>
      <w:commentRangeEnd w:id="73"/>
      <w:ins w:id="75" w:author="Cooper,David" w:date="2025-04-05T14:25:00Z">
        <w:r w:rsidR="004C1A79">
          <w:rPr>
            <w:rStyle w:val="CommentReference"/>
          </w:rPr>
          <w:commentReference w:id="73"/>
        </w:r>
      </w:ins>
      <w:r w:rsidRPr="002245EF">
        <w:rPr>
          <w:rFonts w:ascii="Times New Roman" w:hAnsi="Times New Roman" w:cs="Times New Roman"/>
          <w:sz w:val="24"/>
          <w:szCs w:val="24"/>
        </w:rPr>
        <w:t>, survivorship decrease</w:t>
      </w:r>
      <w:r w:rsidR="004C1A79">
        <w:rPr>
          <w:rFonts w:ascii="Times New Roman" w:hAnsi="Times New Roman" w:cs="Times New Roman"/>
          <w:sz w:val="24"/>
          <w:szCs w:val="24"/>
        </w:rPr>
        <w:t>d</w:t>
      </w:r>
      <w:r w:rsidRPr="002245EF">
        <w:rPr>
          <w:rFonts w:ascii="Times New Roman" w:hAnsi="Times New Roman" w:cs="Times New Roman"/>
          <w:sz w:val="24"/>
          <w:szCs w:val="24"/>
        </w:rPr>
        <w:t xml:space="preserve">. It is likely that sites with high percentages of fines (&gt;50%) are in more isolated depositional sites that are further removed from the river and therefore not as frequently replenished by groundwater. Childs had a more traditional relationship in that as fines increased, so did survival. </w:t>
      </w:r>
      <w:bookmarkStart w:id="76" w:name="_Toc187849263"/>
      <w:r w:rsidR="00F4077F">
        <w:rPr>
          <w:rFonts w:ascii="Times New Roman" w:hAnsi="Times New Roman" w:cs="Times New Roman"/>
          <w:sz w:val="24"/>
          <w:szCs w:val="24"/>
        </w:rPr>
        <w:t>Fine soil has a higher ability to hold water, allowing seedlings at Child to better survive the summer drought period.</w:t>
      </w:r>
    </w:p>
    <w:p w14:paraId="3B59B437"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Dendrochronology</w:t>
      </w:r>
      <w:bookmarkEnd w:id="76"/>
    </w:p>
    <w:p w14:paraId="7B6371A0"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Minimum ages</w:t>
      </w:r>
    </w:p>
    <w:p w14:paraId="310B0A8D" w14:textId="39495DD2"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 xml:space="preserve">Most of the cottonwoods within the riparian zone are young. The mean age at coring height </w:t>
      </w:r>
      <w:commentRangeStart w:id="77"/>
      <w:r w:rsidRPr="002245EF">
        <w:rPr>
          <w:rFonts w:ascii="Times New Roman" w:hAnsi="Times New Roman" w:cs="Times New Roman"/>
          <w:sz w:val="24"/>
          <w:szCs w:val="24"/>
        </w:rPr>
        <w:t xml:space="preserve">is about </w:t>
      </w:r>
      <w:commentRangeEnd w:id="77"/>
      <w:r w:rsidR="00E24A13">
        <w:rPr>
          <w:rStyle w:val="CommentReference"/>
        </w:rPr>
        <w:commentReference w:id="77"/>
      </w:r>
      <w:r w:rsidRPr="002245EF">
        <w:rPr>
          <w:rFonts w:ascii="Times New Roman" w:hAnsi="Times New Roman" w:cs="Times New Roman"/>
          <w:sz w:val="24"/>
          <w:szCs w:val="24"/>
        </w:rPr>
        <w:t xml:space="preserve">25 years. Previous research on riparian forests found that cottonwood-willow forests in the Verde Valley </w:t>
      </w:r>
      <w:r w:rsidR="00E32D30">
        <w:rPr>
          <w:rFonts w:ascii="Times New Roman" w:hAnsi="Times New Roman" w:cs="Times New Roman"/>
          <w:sz w:val="24"/>
          <w:szCs w:val="24"/>
        </w:rPr>
        <w:t>recovered for</w:t>
      </w:r>
      <w:r w:rsidRPr="002245EF">
        <w:rPr>
          <w:rFonts w:ascii="Times New Roman" w:hAnsi="Times New Roman" w:cs="Times New Roman"/>
          <w:sz w:val="24"/>
          <w:szCs w:val="24"/>
        </w:rPr>
        <w:t xml:space="preserve"> most of the 1900s from various </w:t>
      </w:r>
      <w:bookmarkStart w:id="78" w:name="_Hlk191304377"/>
      <w:r w:rsidRPr="002245EF">
        <w:rPr>
          <w:rFonts w:ascii="Times New Roman" w:hAnsi="Times New Roman" w:cs="Times New Roman"/>
          <w:sz w:val="24"/>
          <w:szCs w:val="24"/>
        </w:rPr>
        <w:t xml:space="preserve">Euro-American settlement </w:t>
      </w:r>
      <w:commentRangeStart w:id="79"/>
      <w:r w:rsidRPr="002245EF">
        <w:rPr>
          <w:rFonts w:ascii="Times New Roman" w:hAnsi="Times New Roman" w:cs="Times New Roman"/>
          <w:sz w:val="24"/>
          <w:szCs w:val="24"/>
        </w:rPr>
        <w:t>disturbances</w:t>
      </w:r>
      <w:bookmarkEnd w:id="78"/>
      <w:commentRangeEnd w:id="79"/>
      <w:r w:rsidR="004349BE">
        <w:rPr>
          <w:rStyle w:val="CommentReference"/>
        </w:rPr>
        <w:commentReference w:id="79"/>
      </w:r>
      <w:r w:rsidRPr="002245EF">
        <w:rPr>
          <w:rFonts w:ascii="Times New Roman" w:hAnsi="Times New Roman" w:cs="Times New Roman"/>
          <w:sz w:val="24"/>
          <w:szCs w:val="24"/>
        </w:rPr>
        <w:t xml:space="preserve">. Cottonwood-Willow forests covered only 270 acres of the Verde Valley in 1940. This then peaked in 1977 with 551 acres before stabilizing </w:t>
      </w:r>
      <w:r w:rsidR="00387901">
        <w:rPr>
          <w:rFonts w:ascii="Times New Roman" w:hAnsi="Times New Roman" w:cs="Times New Roman"/>
          <w:sz w:val="24"/>
          <w:szCs w:val="24"/>
        </w:rPr>
        <w:t xml:space="preserve">between 412 and 439 acres </w:t>
      </w:r>
      <w:r w:rsidRPr="002245EF">
        <w:rPr>
          <w:rFonts w:ascii="Times New Roman" w:hAnsi="Times New Roman" w:cs="Times New Roman"/>
          <w:sz w:val="24"/>
          <w:szCs w:val="24"/>
        </w:rPr>
        <w:t xml:space="preserve">following large floods in 1983 and 1993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{"citationID":"aejvwON2","properties":{"formattedCitation":"(Sharon Masek Lopez &amp; Abraham E. Springer, 2002)","plainCitation":"(Sharon Masek Lopez &amp; Abraham E. Springer, 2002)","dontUpdate":true,"noteIndex":0},"citationItems":[{"id":60,"uris":["http://zotero.org/users/local/yyBX3i8n/items/YIPJEZK2"],"itemData":{"id":60,"type":"report","title":"Assessment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(Lopez &amp;Springer, 2002)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This recovery in most of the 21</w:t>
      </w:r>
      <w:r w:rsidRPr="002245EF">
        <w:rPr>
          <w:rFonts w:ascii="Times New Roman" w:hAnsi="Times New Roman" w:cs="Times New Roman"/>
          <w:sz w:val="24"/>
          <w:szCs w:val="24"/>
          <w:vertAlign w:val="superscript"/>
        </w:rPr>
        <w:t>st</w:t>
      </w:r>
      <w:r w:rsidRPr="002245EF">
        <w:rPr>
          <w:rFonts w:ascii="Times New Roman" w:hAnsi="Times New Roman" w:cs="Times New Roman"/>
          <w:sz w:val="24"/>
          <w:szCs w:val="24"/>
        </w:rPr>
        <w:t xml:space="preserve"> century could help explain why there are few cottonwoods in the riparian corridor dating back to this time. It is possible that cottonwood-willow forests were limited from heavy human influences such as agriculture, land clearing and </w:t>
      </w:r>
      <w:commentRangeStart w:id="80"/>
      <w:r w:rsidRPr="002245EF">
        <w:rPr>
          <w:rFonts w:ascii="Times New Roman" w:hAnsi="Times New Roman" w:cs="Times New Roman"/>
          <w:sz w:val="24"/>
          <w:szCs w:val="24"/>
        </w:rPr>
        <w:t xml:space="preserve">a copper smelter before being allowed to </w:t>
      </w:r>
      <w:r w:rsidRPr="002245EF">
        <w:rPr>
          <w:rFonts w:ascii="Times New Roman" w:hAnsi="Times New Roman" w:cs="Times New Roman"/>
          <w:sz w:val="24"/>
          <w:szCs w:val="24"/>
        </w:rPr>
        <w:lastRenderedPageBreak/>
        <w:t xml:space="preserve">recover </w:t>
      </w:r>
      <w:commentRangeEnd w:id="80"/>
      <w:r w:rsidR="00E24A13">
        <w:rPr>
          <w:rStyle w:val="CommentReference"/>
        </w:rPr>
        <w:commentReference w:id="80"/>
      </w:r>
      <w:r w:rsidRPr="002245EF">
        <w:rPr>
          <w:rFonts w:ascii="Times New Roman" w:hAnsi="Times New Roman" w:cs="Times New Roman"/>
          <w:sz w:val="24"/>
          <w:szCs w:val="24"/>
        </w:rPr>
        <w:t>by the 1970s. Then, large floods in 1983, 1993, 2005 and 2023 have kept riparian forests young and replenished. There are cottonwood trees more than 25 years old, but they are mostly outside of the riparian area.</w:t>
      </w:r>
    </w:p>
    <w:p w14:paraId="0FA08DC8" w14:textId="6ACA5D2E"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 xml:space="preserve">There is also a very weak but significant </w:t>
      </w:r>
      <w:r w:rsidR="00E24A13" w:rsidRPr="002245EF">
        <w:rPr>
          <w:rFonts w:ascii="Times New Roman" w:hAnsi="Times New Roman" w:cs="Times New Roman"/>
          <w:sz w:val="24"/>
          <w:szCs w:val="24"/>
        </w:rPr>
        <w:t xml:space="preserve">correlation </w:t>
      </w:r>
      <w:r w:rsidRPr="002245EF">
        <w:rPr>
          <w:rFonts w:ascii="Times New Roman" w:hAnsi="Times New Roman" w:cs="Times New Roman"/>
          <w:sz w:val="24"/>
          <w:szCs w:val="24"/>
        </w:rPr>
        <w:t>(r</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 0.06, p-value =.003. Figure 2.5) between the age and diameter of cottonwoods cored. A study on the Yampa River in Colorado also found a weak but significant trend between Fremont cottonwood age and growth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{"citationID":"xReGU7Kf","properties":{"formattedCitation":"(Andersen, 2015)","plainCitation":"(Andersen, 2015)","noteIndex":0},"citationItems":[{"id":75,"uris":["http://zotero.org/users/local/yyBX3i8n/items/Z6TN36PK"],"itemData":{"id":75,"type":"article-journal","container-title":"Western North American Naturalist","DOI":"10.3398/064.075.0204","ISSN":"1527-0904, 1944-8341","issue":"2","journalAbbreviation":"Western North American Naturalist","language":"en","page":"157-169","source":"DOI.org (Crossref)","title":"Tree Mortality in Mature Riparian Forest: Implications for Fremont Cottonwood Conservation in the American Southwest","title-short":"Tree Mortality in Mature Riparian Forest","volume":"75","author":[{"family":"Andersen","given":"Douglas C."}],"issued":{"date-parts":[["2015",8]]}}}],"schema":"https://github.com/citation-style-language/schema/raw/master/csl-citation.json"}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(Andersen, 2015)</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With no strong trend between age and diameter, it means that other factors are influencing size. For example, competition for sunlight may be suppressing smaller trees. Cottonwoods are shade intolerant and because they tend to regenerate in short, distinct timeframes suppressed trees may be much smaller than dominant trees of the same </w:t>
      </w:r>
      <w:commentRangeStart w:id="81"/>
      <w:r w:rsidRPr="002245EF">
        <w:rPr>
          <w:rFonts w:ascii="Times New Roman" w:hAnsi="Times New Roman" w:cs="Times New Roman"/>
          <w:sz w:val="24"/>
          <w:szCs w:val="24"/>
        </w:rPr>
        <w:t>age</w:t>
      </w:r>
      <w:commentRangeEnd w:id="81"/>
      <w:r w:rsidR="00FB0D86">
        <w:rPr>
          <w:rStyle w:val="CommentReference"/>
        </w:rPr>
        <w:commentReference w:id="81"/>
      </w:r>
      <w:r w:rsidRPr="002245EF">
        <w:rPr>
          <w:rFonts w:ascii="Times New Roman" w:hAnsi="Times New Roman" w:cs="Times New Roman"/>
          <w:sz w:val="24"/>
          <w:szCs w:val="24"/>
        </w:rPr>
        <w:t xml:space="preserve">. </w:t>
      </w:r>
    </w:p>
    <w:p w14:paraId="1D6BDADF" w14:textId="7AF941EE"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Even though Fremont cottonwoods cored within the riparian zone are young, that does not mean that older trees do not </w:t>
      </w:r>
      <w:commentRangeStart w:id="82"/>
      <w:r w:rsidRPr="002245EF">
        <w:rPr>
          <w:rFonts w:ascii="Times New Roman" w:hAnsi="Times New Roman" w:cs="Times New Roman"/>
          <w:sz w:val="24"/>
          <w:szCs w:val="24"/>
        </w:rPr>
        <w:t>exist</w:t>
      </w:r>
      <w:commentRangeEnd w:id="82"/>
      <w:r w:rsidR="00FB0D86">
        <w:rPr>
          <w:rStyle w:val="CommentReference"/>
        </w:rPr>
        <w:commentReference w:id="82"/>
      </w:r>
      <w:r w:rsidRPr="002245EF">
        <w:rPr>
          <w:rFonts w:ascii="Times New Roman" w:hAnsi="Times New Roman" w:cs="Times New Roman"/>
          <w:sz w:val="24"/>
          <w:szCs w:val="24"/>
        </w:rPr>
        <w:t xml:space="preserve">. Large, legacy cottonwoods exist along the Verde River (Figure 2.9). Older trees tend to be further </w:t>
      </w:r>
      <w:r w:rsidR="00512C0B">
        <w:rPr>
          <w:rFonts w:ascii="Times New Roman" w:hAnsi="Times New Roman" w:cs="Times New Roman"/>
          <w:sz w:val="24"/>
          <w:szCs w:val="24"/>
        </w:rPr>
        <w:t>from</w:t>
      </w:r>
      <w:r w:rsidR="00512C0B" w:rsidRPr="002245EF">
        <w:rPr>
          <w:rFonts w:ascii="Times New Roman" w:hAnsi="Times New Roman" w:cs="Times New Roman"/>
          <w:sz w:val="24"/>
          <w:szCs w:val="24"/>
        </w:rPr>
        <w:t xml:space="preserve"> </w:t>
      </w:r>
      <w:r w:rsidRPr="002245EF">
        <w:rPr>
          <w:rFonts w:ascii="Times New Roman" w:hAnsi="Times New Roman" w:cs="Times New Roman"/>
          <w:sz w:val="24"/>
          <w:szCs w:val="24"/>
        </w:rPr>
        <w:t>the active channel (</w:t>
      </w:r>
      <w:r w:rsidR="00EB6C45">
        <w:rPr>
          <w:rFonts w:ascii="Times New Roman" w:hAnsi="Times New Roman" w:cs="Times New Roman"/>
          <w:sz w:val="24"/>
          <w:szCs w:val="24"/>
        </w:rPr>
        <w:t>Stromberg, 1993</w:t>
      </w:r>
      <w:r w:rsidRPr="002245EF">
        <w:rPr>
          <w:rFonts w:ascii="Times New Roman" w:hAnsi="Times New Roman" w:cs="Times New Roman"/>
          <w:sz w:val="24"/>
          <w:szCs w:val="24"/>
        </w:rPr>
        <w:t>) and could be interspersed with young trees along other reaches of the Verde W&amp;S River not sampled. Fremont cottonwoods are shorter lived species compared to other North American cottonwoods. Rood and Polzin (2003) states that the oldest Fremont cottonwoods</w:t>
      </w:r>
      <w:r w:rsidR="00FB0D86">
        <w:rPr>
          <w:rFonts w:ascii="Times New Roman" w:hAnsi="Times New Roman" w:cs="Times New Roman"/>
          <w:sz w:val="24"/>
          <w:szCs w:val="24"/>
        </w:rPr>
        <w:t xml:space="preserve"> in Arizona</w:t>
      </w:r>
      <w:r w:rsidRPr="002245EF">
        <w:rPr>
          <w:rFonts w:ascii="Times New Roman" w:hAnsi="Times New Roman" w:cs="Times New Roman"/>
          <w:sz w:val="24"/>
          <w:szCs w:val="24"/>
        </w:rPr>
        <w:t xml:space="preserve"> live to be around 110 years</w:t>
      </w:r>
      <w:ins w:id="83" w:author="D.Merritt" w:date="2025-03-16T11:27: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along the San Pedro River in southern Arizona. In contrast, Narrowleaf cottonwood (</w:t>
      </w:r>
      <w:r w:rsidRPr="002245EF">
        <w:rPr>
          <w:rFonts w:ascii="Times New Roman" w:hAnsi="Times New Roman" w:cs="Times New Roman"/>
          <w:i/>
          <w:iCs/>
          <w:sz w:val="24"/>
          <w:szCs w:val="24"/>
        </w:rPr>
        <w:t xml:space="preserve">P. </w:t>
      </w:r>
      <w:proofErr w:type="spellStart"/>
      <w:r w:rsidRPr="002245EF">
        <w:rPr>
          <w:rFonts w:ascii="Times New Roman" w:hAnsi="Times New Roman" w:cs="Times New Roman"/>
          <w:i/>
          <w:iCs/>
          <w:sz w:val="24"/>
          <w:szCs w:val="24"/>
        </w:rPr>
        <w:t>angustafolia</w:t>
      </w:r>
      <w:proofErr w:type="spellEnd"/>
      <w:r w:rsidRPr="002245EF">
        <w:rPr>
          <w:rFonts w:ascii="Times New Roman" w:hAnsi="Times New Roman" w:cs="Times New Roman"/>
          <w:sz w:val="24"/>
          <w:szCs w:val="24"/>
        </w:rPr>
        <w:t>) and Black cottonwood (</w:t>
      </w:r>
      <w:r w:rsidRPr="002245EF">
        <w:rPr>
          <w:rFonts w:ascii="Times New Roman" w:hAnsi="Times New Roman" w:cs="Times New Roman"/>
          <w:i/>
          <w:iCs/>
          <w:sz w:val="24"/>
          <w:szCs w:val="24"/>
        </w:rPr>
        <w:t>P. trichocarpa</w:t>
      </w:r>
      <w:r w:rsidRPr="002245EF">
        <w:rPr>
          <w:rFonts w:ascii="Times New Roman" w:hAnsi="Times New Roman" w:cs="Times New Roman"/>
          <w:sz w:val="24"/>
          <w:szCs w:val="24"/>
        </w:rPr>
        <w:t xml:space="preserve">) can reach ages of between 300-400 years </w:t>
      </w:r>
      <w:commentRangeStart w:id="84"/>
      <w:r w:rsidRPr="002245EF">
        <w:rPr>
          <w:rFonts w:ascii="Times New Roman" w:hAnsi="Times New Roman" w:cs="Times New Roman"/>
          <w:sz w:val="24"/>
          <w:szCs w:val="24"/>
        </w:rPr>
        <w:t xml:space="preserve">in </w:t>
      </w:r>
      <w:commentRangeEnd w:id="84"/>
      <w:r w:rsidR="00E24A13">
        <w:rPr>
          <w:rStyle w:val="CommentReference"/>
        </w:rPr>
        <w:commentReference w:id="84"/>
      </w:r>
      <w:r w:rsidRPr="002245EF">
        <w:rPr>
          <w:rFonts w:ascii="Times New Roman" w:hAnsi="Times New Roman" w:cs="Times New Roman"/>
          <w:sz w:val="24"/>
          <w:szCs w:val="24"/>
        </w:rPr>
        <w:t>Alberta, Canada.</w:t>
      </w:r>
    </w:p>
    <w:p w14:paraId="4DB84CBE" w14:textId="1D1A7691"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The old-growth Fremont cottonwoods cored for this study had minimum ages going back to 115-95 years. No </w:t>
      </w:r>
      <w:commentRangeStart w:id="85"/>
      <w:r w:rsidRPr="002245EF">
        <w:rPr>
          <w:rFonts w:ascii="Times New Roman" w:hAnsi="Times New Roman" w:cs="Times New Roman"/>
          <w:sz w:val="24"/>
          <w:szCs w:val="24"/>
        </w:rPr>
        <w:t xml:space="preserve">curvature </w:t>
      </w:r>
      <w:commentRangeEnd w:id="85"/>
      <w:r w:rsidR="00E03ECE">
        <w:rPr>
          <w:rStyle w:val="CommentReference"/>
        </w:rPr>
        <w:commentReference w:id="85"/>
      </w:r>
      <w:r w:rsidRPr="002245EF">
        <w:rPr>
          <w:rFonts w:ascii="Times New Roman" w:hAnsi="Times New Roman" w:cs="Times New Roman"/>
          <w:sz w:val="24"/>
          <w:szCs w:val="24"/>
        </w:rPr>
        <w:t>was found on the other side of the core and diameters were over 1.5m at coring height.</w:t>
      </w:r>
      <w:r w:rsidR="00EB6C45">
        <w:rPr>
          <w:rFonts w:ascii="Times New Roman" w:hAnsi="Times New Roman" w:cs="Times New Roman"/>
          <w:sz w:val="24"/>
          <w:szCs w:val="24"/>
        </w:rPr>
        <w:t xml:space="preserve"> In addition, we</w:t>
      </w:r>
      <w:r w:rsidR="00E32D30">
        <w:rPr>
          <w:rFonts w:ascii="Times New Roman" w:hAnsi="Times New Roman" w:cs="Times New Roman"/>
          <w:sz w:val="24"/>
          <w:szCs w:val="24"/>
        </w:rPr>
        <w:t xml:space="preserve"> </w:t>
      </w:r>
      <w:r w:rsidR="00FB0D86">
        <w:rPr>
          <w:rFonts w:ascii="Times New Roman" w:hAnsi="Times New Roman" w:cs="Times New Roman"/>
          <w:sz w:val="24"/>
          <w:szCs w:val="24"/>
        </w:rPr>
        <w:t>took cores</w:t>
      </w:r>
      <w:r w:rsidR="00EB6C45">
        <w:rPr>
          <w:rFonts w:ascii="Times New Roman" w:hAnsi="Times New Roman" w:cs="Times New Roman"/>
          <w:sz w:val="24"/>
          <w:szCs w:val="24"/>
        </w:rPr>
        <w:t xml:space="preserve"> higher on these older trees (over 1 meter above ground level), where gaps between the bark could be used to get the corer further into the </w:t>
      </w:r>
      <w:r w:rsidR="00EB6C45">
        <w:rPr>
          <w:rFonts w:ascii="Times New Roman" w:hAnsi="Times New Roman" w:cs="Times New Roman"/>
          <w:sz w:val="24"/>
          <w:szCs w:val="24"/>
        </w:rPr>
        <w:lastRenderedPageBreak/>
        <w:t>tree.</w:t>
      </w:r>
      <w:r w:rsidRPr="002245EF">
        <w:rPr>
          <w:rFonts w:ascii="Times New Roman" w:hAnsi="Times New Roman" w:cs="Times New Roman"/>
          <w:sz w:val="24"/>
          <w:szCs w:val="24"/>
        </w:rPr>
        <w:t xml:space="preserve"> It is likely that some of these individuals’ approach or exceed the 110-year limit generally accepted for the Fremont cottonwoods in Arizona (Rood and Polzin, 2003). However, dating these trees proved difficult. The inability to reach the pith or curvature means that there is no way of knowing how exactly many rings are missing. In addition, large areas of rotten, undatable sections mean that even among older cores, the minimum age in some cases is significantly younger than the actual tree </w:t>
      </w:r>
      <w:commentRangeStart w:id="86"/>
      <w:commentRangeStart w:id="87"/>
      <w:r w:rsidRPr="002245EF">
        <w:rPr>
          <w:rFonts w:ascii="Times New Roman" w:hAnsi="Times New Roman" w:cs="Times New Roman"/>
          <w:sz w:val="24"/>
          <w:szCs w:val="24"/>
        </w:rPr>
        <w:t>core</w:t>
      </w:r>
      <w:commentRangeEnd w:id="86"/>
      <w:r w:rsidR="00E03ECE">
        <w:rPr>
          <w:rStyle w:val="CommentReference"/>
        </w:rPr>
        <w:commentReference w:id="86"/>
      </w:r>
      <w:commentRangeEnd w:id="87"/>
      <w:r w:rsidR="00E03ECE">
        <w:rPr>
          <w:rStyle w:val="CommentReference"/>
        </w:rPr>
        <w:commentReference w:id="87"/>
      </w:r>
      <w:r w:rsidRPr="002245EF">
        <w:rPr>
          <w:rFonts w:ascii="Times New Roman" w:hAnsi="Times New Roman" w:cs="Times New Roman"/>
          <w:sz w:val="24"/>
          <w:szCs w:val="24"/>
        </w:rPr>
        <w:t xml:space="preserve">. </w:t>
      </w:r>
    </w:p>
    <w:p w14:paraId="3264E38D" w14:textId="77777777" w:rsidR="0038100D" w:rsidRPr="002245EF" w:rsidRDefault="0038100D" w:rsidP="0038100D">
      <w:pPr>
        <w:spacing w:line="480" w:lineRule="auto"/>
        <w:ind w:firstLine="720"/>
        <w:rPr>
          <w:rFonts w:ascii="Times New Roman" w:hAnsi="Times New Roman" w:cs="Times New Roman"/>
          <w:sz w:val="24"/>
          <w:szCs w:val="24"/>
        </w:rPr>
      </w:pPr>
    </w:p>
    <w:p w14:paraId="637A597C" w14:textId="77777777" w:rsidR="0038100D" w:rsidRPr="002245EF" w:rsidRDefault="0038100D" w:rsidP="0038100D">
      <w:pPr>
        <w:spacing w:line="480" w:lineRule="auto"/>
        <w:ind w:firstLine="720"/>
        <w:jc w:val="center"/>
        <w:rPr>
          <w:rFonts w:ascii="Times New Roman" w:hAnsi="Times New Roman" w:cs="Times New Roman"/>
          <w:sz w:val="24"/>
          <w:szCs w:val="24"/>
        </w:rPr>
      </w:pPr>
      <w:r w:rsidRPr="002245EF">
        <w:rPr>
          <w:rFonts w:ascii="Times New Roman" w:hAnsi="Times New Roman" w:cs="Times New Roman"/>
          <w:noProof/>
          <w:sz w:val="24"/>
          <w:szCs w:val="24"/>
        </w:rPr>
        <w:drawing>
          <wp:inline distT="0" distB="0" distL="0" distR="0" wp14:anchorId="75BFF603" wp14:editId="31C12F6C">
            <wp:extent cx="3660693" cy="3819525"/>
            <wp:effectExtent l="0" t="0" r="0" b="0"/>
            <wp:docPr id="2094673271" name="Picture 6" descr="A satellite view of a l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73271" name="Picture 6" descr="A satellite view of a land&#10;&#10;AI-generated content may be incorrect."/>
                    <pic:cNvPicPr/>
                  </pic:nvPicPr>
                  <pic:blipFill rotWithShape="1">
                    <a:blip r:embed="rId27" cstate="print">
                      <a:extLst>
                        <a:ext uri="{28A0092B-C50C-407E-A947-70E740481C1C}">
                          <a14:useLocalDpi xmlns:a14="http://schemas.microsoft.com/office/drawing/2010/main" val="0"/>
                        </a:ext>
                      </a:extLst>
                    </a:blip>
                    <a:srcRect l="15385" t="11640" r="7051" b="25823"/>
                    <a:stretch/>
                  </pic:blipFill>
                  <pic:spPr bwMode="auto">
                    <a:xfrm>
                      <a:off x="0" y="0"/>
                      <a:ext cx="3669126" cy="3828324"/>
                    </a:xfrm>
                    <a:prstGeom prst="rect">
                      <a:avLst/>
                    </a:prstGeom>
                    <a:ln>
                      <a:noFill/>
                    </a:ln>
                    <a:extLst>
                      <a:ext uri="{53640926-AAD7-44D8-BBD7-CCE9431645EC}">
                        <a14:shadowObscured xmlns:a14="http://schemas.microsoft.com/office/drawing/2010/main"/>
                      </a:ext>
                    </a:extLst>
                  </pic:spPr>
                </pic:pic>
              </a:graphicData>
            </a:graphic>
          </wp:inline>
        </w:drawing>
      </w:r>
    </w:p>
    <w:p w14:paraId="67C7CBE7" w14:textId="77777777" w:rsidR="0038100D" w:rsidRPr="002245EF" w:rsidRDefault="0038100D" w:rsidP="0038100D">
      <w:pPr>
        <w:pStyle w:val="Caption"/>
        <w:jc w:val="center"/>
        <w:rPr>
          <w:rFonts w:ascii="Times New Roman" w:hAnsi="Times New Roman" w:cs="Times New Roman"/>
          <w:i w:val="0"/>
          <w:iCs w:val="0"/>
          <w:color w:val="auto"/>
          <w:sz w:val="24"/>
          <w:szCs w:val="24"/>
        </w:rPr>
      </w:pPr>
      <w:r w:rsidRPr="002245EF">
        <w:rPr>
          <w:rFonts w:ascii="Times New Roman" w:hAnsi="Times New Roman" w:cs="Times New Roman"/>
          <w:i w:val="0"/>
          <w:iCs w:val="0"/>
          <w:color w:val="auto"/>
          <w:sz w:val="24"/>
          <w:szCs w:val="24"/>
        </w:rPr>
        <w:t xml:space="preserve">Figure </w:t>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i w:val="0"/>
          <w:iCs w:val="0"/>
          <w:color w:val="auto"/>
          <w:sz w:val="24"/>
          <w:szCs w:val="24"/>
        </w:rPr>
        <w:instrText xml:space="preserve"> STYLEREF 1 \s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i w:val="0"/>
          <w:iCs w:val="0"/>
          <w:noProof/>
          <w:color w:val="auto"/>
          <w:sz w:val="24"/>
          <w:szCs w:val="24"/>
        </w:rPr>
        <w:t>2</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i w:val="0"/>
          <w:iCs w:val="0"/>
          <w:color w:val="auto"/>
          <w:sz w:val="24"/>
          <w:szCs w:val="24"/>
        </w:rPr>
        <w:t>.</w:t>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i w:val="0"/>
          <w:iCs w:val="0"/>
          <w:color w:val="auto"/>
          <w:sz w:val="24"/>
          <w:szCs w:val="24"/>
        </w:rPr>
        <w:instrText xml:space="preserve"> SEQ Figure \* ARABIC \s 1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i w:val="0"/>
          <w:iCs w:val="0"/>
          <w:noProof/>
          <w:color w:val="auto"/>
          <w:sz w:val="24"/>
          <w:szCs w:val="24"/>
        </w:rPr>
        <w:t>9</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i w:val="0"/>
          <w:iCs w:val="0"/>
          <w:color w:val="auto"/>
          <w:sz w:val="24"/>
          <w:szCs w:val="24"/>
        </w:rPr>
        <w:t xml:space="preserve"> Location of old-growth grove near the confluence of the Verde River and West Clear Creek.</w:t>
      </w:r>
    </w:p>
    <w:p w14:paraId="76E63F4C" w14:textId="10F6A459"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These large legacy trees are located far (&gt;100m) from the active </w:t>
      </w:r>
      <w:r w:rsidR="00E24A13" w:rsidRPr="002245EF">
        <w:rPr>
          <w:rFonts w:ascii="Times New Roman" w:hAnsi="Times New Roman" w:cs="Times New Roman"/>
          <w:sz w:val="24"/>
          <w:szCs w:val="24"/>
        </w:rPr>
        <w:t xml:space="preserve">river </w:t>
      </w:r>
      <w:r w:rsidRPr="002245EF">
        <w:rPr>
          <w:rFonts w:ascii="Times New Roman" w:hAnsi="Times New Roman" w:cs="Times New Roman"/>
          <w:sz w:val="24"/>
          <w:szCs w:val="24"/>
        </w:rPr>
        <w:t xml:space="preserve">channel. They also are growing multiple meters in elevation above the river channel. Finally, these trees were growing in a large grassland with no other woody plant competition. These trees are likely </w:t>
      </w:r>
      <w:r w:rsidRPr="002245EF">
        <w:rPr>
          <w:rFonts w:ascii="Times New Roman" w:hAnsi="Times New Roman" w:cs="Times New Roman"/>
          <w:sz w:val="24"/>
          <w:szCs w:val="24"/>
        </w:rPr>
        <w:lastRenderedPageBreak/>
        <w:t xml:space="preserve">connected to the </w:t>
      </w:r>
      <w:commentRangeStart w:id="88"/>
      <w:r w:rsidRPr="002245EF">
        <w:rPr>
          <w:rFonts w:ascii="Times New Roman" w:hAnsi="Times New Roman" w:cs="Times New Roman"/>
          <w:sz w:val="24"/>
          <w:szCs w:val="24"/>
        </w:rPr>
        <w:t xml:space="preserve">groundwater </w:t>
      </w:r>
      <w:commentRangeEnd w:id="88"/>
      <w:r w:rsidR="00E03ECE">
        <w:rPr>
          <w:rStyle w:val="CommentReference"/>
        </w:rPr>
        <w:commentReference w:id="88"/>
      </w:r>
      <w:r w:rsidRPr="002245EF">
        <w:rPr>
          <w:rFonts w:ascii="Times New Roman" w:hAnsi="Times New Roman" w:cs="Times New Roman"/>
          <w:sz w:val="24"/>
          <w:szCs w:val="24"/>
        </w:rPr>
        <w:t>and can grow without competition or impact from floods</w:t>
      </w:r>
      <w:r w:rsidR="00856710">
        <w:rPr>
          <w:rFonts w:ascii="Times New Roman" w:hAnsi="Times New Roman" w:cs="Times New Roman"/>
          <w:sz w:val="24"/>
          <w:szCs w:val="24"/>
        </w:rPr>
        <w:t>, allowing them to reach their old age</w:t>
      </w:r>
      <w:r w:rsidRPr="002245EF">
        <w:rPr>
          <w:rFonts w:ascii="Times New Roman" w:hAnsi="Times New Roman" w:cs="Times New Roman"/>
          <w:sz w:val="24"/>
          <w:szCs w:val="24"/>
        </w:rPr>
        <w:t>.</w:t>
      </w:r>
    </w:p>
    <w:p w14:paraId="7A173367"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The lack of young trees was also influenced by the sampling design. Saplings must have an adequate size to not be severely damaged by the increment borer. The minimum diameter at coring height was about 5 cm. The study did not cut or age trees smaller than this diameter. Regeneration between seedlings and saplings was infrequent and destroying these intermediate trees was not done. This means that there are younger trees between those cored and the 2023 cohort measured in this study.</w:t>
      </w:r>
    </w:p>
    <w:p w14:paraId="671BECBA" w14:textId="77777777" w:rsidR="0038100D" w:rsidRPr="002245EF" w:rsidRDefault="0038100D" w:rsidP="0038100D">
      <w:pPr>
        <w:spacing w:line="480" w:lineRule="auto"/>
        <w:rPr>
          <w:rFonts w:ascii="Times New Roman" w:hAnsi="Times New Roman" w:cs="Times New Roman"/>
          <w:b/>
          <w:sz w:val="24"/>
          <w:szCs w:val="24"/>
        </w:rPr>
      </w:pPr>
    </w:p>
    <w:p w14:paraId="35559495"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Tree growth</w:t>
      </w:r>
    </w:p>
    <w:p w14:paraId="2F31D905" w14:textId="3733101E"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 xml:space="preserve">In a study in 2006 along the Oldman River in Canada,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{"citationID":"F6vM8KWj","properties":{"formattedCitation":"(R. Willms et al., 2006)","plainCitation":"(R. Willms et al., 2006)","dontUpdate":true,"noteIndex":0},"citationItems":[{"id":57,"uris":["http://zotero.org/users/local/yyBX3i8n/items/EU8T2JKB"],"itemData":{"id":57,"type":"article-journal","container-title":"Trees","DOI":"10.1007/s00468-005-0027-1","ISSN":"0931-1890, 1432-2285","issue":"2","journalAbbreviation":"Trees","language":"en","license":"http://www.springer.com/tdm","page":"210-218","source":"DOI.org (Crossref)","title":"Growth of riparian cottonwoods: a developmental pattern and the influence of geomorphic context","title-short":"Growth of riparian cottonwoods","volume":"20","author":[{"family":"R. Willms","given":"Chad"},{"family":"W. Pearce","given":"David"},{"family":"B. Rood","given":"Stewart"}],"issued":{"date-parts":[["2006",3]]}}}],"schema":"https://github.com/citation-style-language/schema/raw/master/csl-citation.json"}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R. Willms et al. (2006)</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describes cottonwoods as following a general growth pattern, reaching their peak growth rate at about 20 years after their germination before entering the mature stage</w:t>
      </w:r>
      <w:r w:rsidR="00777E8D">
        <w:rPr>
          <w:rFonts w:ascii="Times New Roman" w:hAnsi="Times New Roman" w:cs="Times New Roman"/>
          <w:sz w:val="24"/>
          <w:szCs w:val="24"/>
        </w:rPr>
        <w:t xml:space="preserve">. </w:t>
      </w:r>
      <w:r w:rsidRPr="002245EF">
        <w:rPr>
          <w:rFonts w:ascii="Times New Roman" w:hAnsi="Times New Roman" w:cs="Times New Roman"/>
          <w:sz w:val="24"/>
          <w:szCs w:val="24"/>
        </w:rPr>
        <w:t>This is the stage where cottonwoods are growing and adding biomass (BAI) at a constant rate. Cottonwoods along the Verde River seem to follow this trend (Figure 2.10). Basal area increased slowly during the establishment phase (for about 10 years)</w:t>
      </w:r>
      <w:r w:rsidR="00E24A13">
        <w:rPr>
          <w:rFonts w:ascii="Times New Roman" w:hAnsi="Times New Roman" w:cs="Times New Roman"/>
          <w:sz w:val="24"/>
          <w:szCs w:val="24"/>
        </w:rPr>
        <w:t xml:space="preserve">, </w:t>
      </w:r>
      <w:r w:rsidRPr="002245EF">
        <w:rPr>
          <w:rFonts w:ascii="Times New Roman" w:hAnsi="Times New Roman" w:cs="Times New Roman"/>
          <w:sz w:val="24"/>
          <w:szCs w:val="24"/>
        </w:rPr>
        <w:t xml:space="preserve">followed by </w:t>
      </w:r>
      <w:r w:rsidR="00E24A13">
        <w:rPr>
          <w:rFonts w:ascii="Times New Roman" w:hAnsi="Times New Roman" w:cs="Times New Roman"/>
          <w:sz w:val="24"/>
          <w:szCs w:val="24"/>
        </w:rPr>
        <w:t>a</w:t>
      </w:r>
      <w:r w:rsidRPr="002245EF">
        <w:rPr>
          <w:rFonts w:ascii="Times New Roman" w:hAnsi="Times New Roman" w:cs="Times New Roman"/>
          <w:sz w:val="24"/>
          <w:szCs w:val="24"/>
        </w:rPr>
        <w:t xml:space="preserve"> decade of rapid growth before leveling off and entering the mature growth stage (Figure 2.10). A key difference between the Canadian study and this study being the amount of growth. R. Willms et al.</w:t>
      </w:r>
      <w:r w:rsidR="00512C0B">
        <w:rPr>
          <w:rFonts w:ascii="Times New Roman" w:hAnsi="Times New Roman" w:cs="Times New Roman"/>
          <w:sz w:val="24"/>
          <w:szCs w:val="24"/>
        </w:rPr>
        <w:t xml:space="preserve"> (</w:t>
      </w:r>
      <w:commentRangeStart w:id="89"/>
      <w:r w:rsidR="00512C0B">
        <w:rPr>
          <w:rFonts w:ascii="Times New Roman" w:hAnsi="Times New Roman" w:cs="Times New Roman"/>
          <w:sz w:val="24"/>
          <w:szCs w:val="24"/>
        </w:rPr>
        <w:t>2006</w:t>
      </w:r>
      <w:commentRangeEnd w:id="89"/>
      <w:r w:rsidR="00512C0B">
        <w:rPr>
          <w:rStyle w:val="CommentReference"/>
        </w:rPr>
        <w:commentReference w:id="89"/>
      </w:r>
      <w:r w:rsidR="00512C0B">
        <w:rPr>
          <w:rFonts w:ascii="Times New Roman" w:hAnsi="Times New Roman" w:cs="Times New Roman"/>
          <w:sz w:val="24"/>
          <w:szCs w:val="24"/>
        </w:rPr>
        <w:t>)</w:t>
      </w:r>
      <w:r w:rsidRPr="002245EF">
        <w:rPr>
          <w:rFonts w:ascii="Times New Roman" w:hAnsi="Times New Roman" w:cs="Times New Roman"/>
          <w:sz w:val="24"/>
          <w:szCs w:val="24"/>
        </w:rPr>
        <w:t xml:space="preserve"> described</w:t>
      </w:r>
      <w:r w:rsidR="00E32D30">
        <w:rPr>
          <w:rFonts w:ascii="Times New Roman" w:hAnsi="Times New Roman" w:cs="Times New Roman"/>
          <w:sz w:val="24"/>
          <w:szCs w:val="24"/>
        </w:rPr>
        <w:t xml:space="preserve"> basal area increment</w:t>
      </w:r>
      <w:r w:rsidRPr="002245EF">
        <w:rPr>
          <w:rFonts w:ascii="Times New Roman" w:hAnsi="Times New Roman" w:cs="Times New Roman"/>
          <w:sz w:val="24"/>
          <w:szCs w:val="24"/>
        </w:rPr>
        <w:t xml:space="preserve"> growth between 1-9 cm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during the first 20 years of growth while the cottonwoods along the Verde are growing in the 10-30 cm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within that same period. So, while Verde Cottonwoods growth follows a similar trend, they grow much more rapidly.</w:t>
      </w:r>
    </w:p>
    <w:p w14:paraId="265F53D5"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rPr>
        <w:lastRenderedPageBreak/>
        <w:drawing>
          <wp:inline distT="0" distB="0" distL="0" distR="0" wp14:anchorId="24A51918" wp14:editId="6CC082FC">
            <wp:extent cx="2004060" cy="2388898"/>
            <wp:effectExtent l="0" t="0" r="0" b="0"/>
            <wp:docPr id="1628160333"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60333" name="Picture 1" descr="A comparison of a graph&#10;&#10;Description automatically generated with medium confidence"/>
                    <pic:cNvPicPr/>
                  </pic:nvPicPr>
                  <pic:blipFill>
                    <a:blip r:embed="rId28"/>
                    <a:stretch>
                      <a:fillRect/>
                    </a:stretch>
                  </pic:blipFill>
                  <pic:spPr>
                    <a:xfrm>
                      <a:off x="0" y="0"/>
                      <a:ext cx="2009304" cy="2395149"/>
                    </a:xfrm>
                    <a:prstGeom prst="rect">
                      <a:avLst/>
                    </a:prstGeom>
                  </pic:spPr>
                </pic:pic>
              </a:graphicData>
            </a:graphic>
          </wp:inline>
        </w:drawing>
      </w:r>
      <w:r w:rsidRPr="002245EF">
        <w:rPr>
          <w:rFonts w:ascii="Times New Roman" w:hAnsi="Times New Roman" w:cs="Times New Roman"/>
          <w:noProof/>
          <w:sz w:val="24"/>
          <w:szCs w:val="24"/>
          <w14:ligatures w14:val="standardContextual"/>
        </w:rPr>
        <w:drawing>
          <wp:inline distT="0" distB="0" distL="0" distR="0" wp14:anchorId="306DF283" wp14:editId="04FD53E6">
            <wp:extent cx="2190750" cy="2246924"/>
            <wp:effectExtent l="0" t="0" r="0" b="1270"/>
            <wp:docPr id="420220519" name="Picture 2"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20519" name="Picture 2" descr="A graph with numbers and lines&#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95963" cy="2252271"/>
                    </a:xfrm>
                    <a:prstGeom prst="rect">
                      <a:avLst/>
                    </a:prstGeom>
                  </pic:spPr>
                </pic:pic>
              </a:graphicData>
            </a:graphic>
          </wp:inline>
        </w:drawing>
      </w:r>
    </w:p>
    <w:p w14:paraId="321FE301" w14:textId="77777777" w:rsidR="0038100D" w:rsidRDefault="0038100D" w:rsidP="0038100D">
      <w:pPr>
        <w:pStyle w:val="Caption"/>
        <w:spacing w:line="480" w:lineRule="auto"/>
        <w:jc w:val="center"/>
        <w:rPr>
          <w:rFonts w:ascii="Times New Roman" w:hAnsi="Times New Roman" w:cs="Times New Roman"/>
          <w:color w:val="auto"/>
          <w:sz w:val="24"/>
          <w:szCs w:val="24"/>
        </w:rPr>
      </w:pPr>
      <w:bookmarkStart w:id="90" w:name="_Toc193890758"/>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10</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Showing R. Willms et al. generalized trend of cottonwood growth (left) compared to the 5-year BAI moving average for cottonwoods along the Verde (right).</w:t>
      </w:r>
      <w:bookmarkEnd w:id="90"/>
    </w:p>
    <w:p w14:paraId="53A2821A" w14:textId="3F8D548C" w:rsidR="00777E8D" w:rsidRPr="00777E8D" w:rsidRDefault="00777E8D" w:rsidP="00777E8D">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This rapid growth is likely do to the more favorable climate found along the Verde River. Fremont cottonwoods along the Verde River have a much longer growing season with higher </w:t>
      </w:r>
      <w:commentRangeStart w:id="91"/>
      <w:r>
        <w:rPr>
          <w:rFonts w:ascii="Times New Roman" w:hAnsi="Times New Roman" w:cs="Times New Roman"/>
          <w:sz w:val="24"/>
          <w:szCs w:val="24"/>
        </w:rPr>
        <w:t>temperatures</w:t>
      </w:r>
      <w:commentRangeEnd w:id="91"/>
      <w:r w:rsidR="00E03ECE">
        <w:rPr>
          <w:rStyle w:val="CommentReference"/>
        </w:rPr>
        <w:commentReference w:id="91"/>
      </w:r>
      <w:r>
        <w:rPr>
          <w:rFonts w:ascii="Times New Roman" w:hAnsi="Times New Roman" w:cs="Times New Roman"/>
          <w:sz w:val="24"/>
          <w:szCs w:val="24"/>
        </w:rPr>
        <w:t>. In addition, winters are much milder than those in Alberta. These more favorable climate conditions allow Fremont cottonwoods on the Verde River to grow much quicker than other cottonwoods at higher latitudes.</w:t>
      </w:r>
    </w:p>
    <w:p w14:paraId="0E390148" w14:textId="77777777" w:rsidR="00777E8D" w:rsidRPr="00777E8D" w:rsidRDefault="00777E8D" w:rsidP="00777E8D"/>
    <w:p w14:paraId="0C5461ED"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Response to climate</w:t>
      </w:r>
    </w:p>
    <w:p w14:paraId="1C3D7C4B" w14:textId="19D5D67F" w:rsidR="0038100D" w:rsidRPr="002245EF" w:rsidRDefault="00777E8D" w:rsidP="0038100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Five variables were found to </w:t>
      </w:r>
      <w:r w:rsidR="00E24A13">
        <w:rPr>
          <w:rFonts w:ascii="Times New Roman" w:hAnsi="Times New Roman" w:cs="Times New Roman"/>
          <w:sz w:val="24"/>
          <w:szCs w:val="24"/>
        </w:rPr>
        <w:t xml:space="preserve">be </w:t>
      </w:r>
      <w:r>
        <w:rPr>
          <w:rFonts w:ascii="Times New Roman" w:hAnsi="Times New Roman" w:cs="Times New Roman"/>
          <w:sz w:val="24"/>
          <w:szCs w:val="24"/>
        </w:rPr>
        <w:t xml:space="preserve">significantly </w:t>
      </w:r>
      <w:r w:rsidR="00E24A13">
        <w:rPr>
          <w:rFonts w:ascii="Times New Roman" w:hAnsi="Times New Roman" w:cs="Times New Roman"/>
          <w:sz w:val="24"/>
          <w:szCs w:val="24"/>
        </w:rPr>
        <w:t xml:space="preserve">correlated with </w:t>
      </w:r>
      <w:r>
        <w:rPr>
          <w:rFonts w:ascii="Times New Roman" w:hAnsi="Times New Roman" w:cs="Times New Roman"/>
          <w:sz w:val="24"/>
          <w:szCs w:val="24"/>
        </w:rPr>
        <w:t xml:space="preserve">annual growth </w:t>
      </w:r>
      <w:r w:rsidR="00E24A13">
        <w:rPr>
          <w:rFonts w:ascii="Times New Roman" w:hAnsi="Times New Roman" w:cs="Times New Roman"/>
          <w:sz w:val="24"/>
          <w:szCs w:val="24"/>
        </w:rPr>
        <w:t xml:space="preserve">of </w:t>
      </w:r>
      <w:r>
        <w:rPr>
          <w:rFonts w:ascii="Times New Roman" w:hAnsi="Times New Roman" w:cs="Times New Roman"/>
          <w:sz w:val="24"/>
          <w:szCs w:val="24"/>
        </w:rPr>
        <w:t xml:space="preserve">Fremont cottonwoods. Mean June and July streamflow (positive), mean October temperature (positive), mean June PDSI (positive) and mean September streamflow (negative). </w:t>
      </w:r>
    </w:p>
    <w:p w14:paraId="7DD60FC0" w14:textId="6409090F"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June and July streamflows had the highest correlation to tree growth. In the Verde River, June streamflows are typically the lowest of the year. Although the monsoon season officially begins </w:t>
      </w:r>
      <w:commentRangeStart w:id="92"/>
      <w:r w:rsidRPr="002245EF">
        <w:rPr>
          <w:rFonts w:ascii="Times New Roman" w:hAnsi="Times New Roman" w:cs="Times New Roman"/>
          <w:sz w:val="24"/>
          <w:szCs w:val="24"/>
        </w:rPr>
        <w:t xml:space="preserve">June </w:t>
      </w:r>
      <w:commentRangeEnd w:id="92"/>
      <w:r w:rsidR="00E03ECE">
        <w:rPr>
          <w:rStyle w:val="CommentReference"/>
        </w:rPr>
        <w:commentReference w:id="92"/>
      </w:r>
      <w:r w:rsidRPr="002245EF">
        <w:rPr>
          <w:rFonts w:ascii="Times New Roman" w:hAnsi="Times New Roman" w:cs="Times New Roman"/>
          <w:sz w:val="24"/>
          <w:szCs w:val="24"/>
        </w:rPr>
        <w:t>15</w:t>
      </w:r>
      <w:r w:rsidRPr="002245EF">
        <w:rPr>
          <w:rFonts w:ascii="Times New Roman" w:hAnsi="Times New Roman" w:cs="Times New Roman"/>
          <w:sz w:val="24"/>
          <w:szCs w:val="24"/>
          <w:vertAlign w:val="superscript"/>
        </w:rPr>
        <w:t>th</w:t>
      </w:r>
      <w:r w:rsidRPr="002245EF">
        <w:rPr>
          <w:rFonts w:ascii="Times New Roman" w:hAnsi="Times New Roman" w:cs="Times New Roman"/>
          <w:sz w:val="24"/>
          <w:szCs w:val="24"/>
        </w:rPr>
        <w:t xml:space="preserve">, meaningful precipitation usually arrives in mid-July. Therefore, June and July before the arrival of the North American Monsoon often have the lowest flows and highest </w:t>
      </w:r>
      <w:r w:rsidRPr="002245EF">
        <w:rPr>
          <w:rFonts w:ascii="Times New Roman" w:hAnsi="Times New Roman" w:cs="Times New Roman"/>
          <w:sz w:val="24"/>
          <w:szCs w:val="24"/>
        </w:rPr>
        <w:lastRenderedPageBreak/>
        <w:t xml:space="preserve">temperatures. In addition, June and July is peak irrigation season for agriculture within the Verde Valley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{"citationID":"TeZyAnyN","properties":{"formattedCitation":"(Bradley D. Garner &amp; Donald J. Bills, 2012)","plainCitation":"(Bradley D. Garner &amp; Donald J. Bills, 2012)","dontUpdate":true,"noteIndex":0},"citationItems":[{"id":63,"uris":["http://zotero.org/users/local/yyBX3i8n/items/U8P6VY2D"],"itemData":{"id":63,"type":"report","genre":"Scientific Investigations Report","language":"en","note":"collection-title: Scientific Investigations Report","source":"DOI.org (Crossref)","title":"Spatial and seasonal variability of base flow in the Verde Valley, central Arizona, 2007 and 2011","author":[{"literal":"Bradley D. Garner"},{"literal":"Donald J. Bills"}],"issued":{"date-parts":[["2012"]]}}}],"schema":"https://github.com/citation-style-language/schema/raw/master/csl-citation.json"}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(Garner &amp; Bills, 2012)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w:t>
      </w:r>
      <w:commentRangeStart w:id="93"/>
      <w:r w:rsidRPr="002245EF">
        <w:rPr>
          <w:rFonts w:ascii="Times New Roman" w:hAnsi="Times New Roman" w:cs="Times New Roman"/>
          <w:sz w:val="24"/>
          <w:szCs w:val="24"/>
        </w:rPr>
        <w:t xml:space="preserve">Groundwater </w:t>
      </w:r>
      <w:commentRangeEnd w:id="93"/>
      <w:r w:rsidR="00B522C1">
        <w:rPr>
          <w:rStyle w:val="CommentReference"/>
        </w:rPr>
        <w:commentReference w:id="93"/>
      </w:r>
      <w:r w:rsidRPr="002245EF">
        <w:rPr>
          <w:rFonts w:ascii="Times New Roman" w:hAnsi="Times New Roman" w:cs="Times New Roman"/>
          <w:sz w:val="24"/>
          <w:szCs w:val="24"/>
        </w:rPr>
        <w:t xml:space="preserve">and surface water are highly related in the Southwest. Higher flows, and therefore higher groundwater levels, could saturate more of the rhizosphere allowing for more roots to be able to access water. This water could then contribute to tree growth or cooling. Fremont cottonwoods can cool themselves remarkably well from high summer temperatures as long as they have adequate water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{"citationID":"NNglk3hH","properties":{"formattedCitation":"(Moran et al., 2023)","plainCitation":"(Moran et al., 2023)","noteIndex":0},"citationItems":[{"id":55,"uris":["http://zotero.org/users/local/yyBX3i8n/items/YFRJXZAY"],"itemData":{"id":55,"type":"article-journal","abstract":"Summary\n            \n              \n                \n                  \n                    Populus fremontii\n                    is among the most dominant, and ecologically important riparian tree species in the western United States and can thrive in hyper‐arid riparian corridors. Yet,\n                    P. fremontii\n                    forests have rapidly declined over the last decade, particularly in places where temperatures sometimes exceed 50°C.\n                  \n                \n                \n                  \n                    We evaluated high temperature tolerance of leaf metabolism, leaf thermoregulation, and leaf hydraulic function in eight\n                    P. fremontii\n                    populations spanning a 5.3°C mean annual temperature gradient in a well‐watered common garden, and at source locations throughout the lower Colorado River Basin.\n                  \n                \n                \n                  \n                    Two major results emerged. First, despite having an exceptionally high\n                    T\n                    crit\n                    (the temperature at which Photosystem II is disrupted) relative to other tree taxa, recent heat waves exceeded\n                    T\n                    crit\n                    , requiring evaporative leaf cooling to maintain leaf‐to‐air thermal safety margins. Second, in midsummer, genotypes from the warmest locations maintained lower midday leaf temperatures, a higher midday stomatal conductance, and maintained turgor pressure at lower water potentials than genotypes from more temperate locations.\n                  \n                \n                \n                  \n                    Taken together, results suggest that under well‐watered conditions,\n                    P. fremontii\n                    can regulate leaf temperature below\n                    T\n                    crit\n                    along the warm edge of its distribution. Nevertheless, reduced Colorado River flows threaten to lower water tables below levels needed for evaporative cooling during episodic heat waves.","container-title":"New Phytologist","DOI":"10.1111/nph.19247","ISSN":"0028-646X, 1469-8137","issue":"6","journalAbbreviation":"New Phytologist","language":"en","page":"2298-2311","source":"DOI.org (Crossref)","title":"Limits of thermal and hydrological tolerance in a foundation tree species ( &lt;i&gt;Populus fremontii&lt;/i&gt; ) in the desert southwestern United States","volume":"240","author":[{"family":"Moran","given":"Madeline E."},{"family":"Aparecido","given":"Luiza M. T."},{"family":"Koepke","given":"Dan F."},{"family":"Cooper","given":"Hillary F."},{"family":"Doughty","given":"Christopher E."},{"family":"Gehring","given":"Catherine A."},{"family":"Throop","given":"Heather L."},{"family":"Whitham","given":"Thomas G."},{"family":"Allan","given":"Gerard J."},{"family":"Hultine","given":"Kevin R."}],"issued":{"date-parts":[["2023",12]]}}}],"schema":"https://github.com/citation-style-language/schema/raw/master/csl-citation.json"}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(Moran et al., 2023)</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Higher flows could increase water availability and allow them to cool themselves more efficiently. </w:t>
      </w:r>
    </w:p>
    <w:p w14:paraId="24CE8946" w14:textId="77777777" w:rsidR="00B30EE6"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 previous October’s temperatures (positive) are significantly correlated to annual growth. Higher October temperatures before senescence may help prolong the growing season for riparian trees which would allow them to increase their growth the following year. More positive PDSI values indicate overall wetter conditions. A positive response to June PDSI indicates that wetter June conditions positively impact tree growth. September streamflow was negatively correlated to annual tree growth, but this seems inconsistent with cottonwood </w:t>
      </w:r>
      <w:commentRangeStart w:id="94"/>
      <w:r w:rsidRPr="002245EF">
        <w:rPr>
          <w:rFonts w:ascii="Times New Roman" w:hAnsi="Times New Roman" w:cs="Times New Roman"/>
          <w:sz w:val="24"/>
          <w:szCs w:val="24"/>
        </w:rPr>
        <w:t>ecology</w:t>
      </w:r>
      <w:commentRangeEnd w:id="94"/>
      <w:r w:rsidR="00B522C1">
        <w:rPr>
          <w:rStyle w:val="CommentReference"/>
        </w:rPr>
        <w:commentReference w:id="94"/>
      </w:r>
      <w:r w:rsidRPr="002245EF">
        <w:rPr>
          <w:rFonts w:ascii="Times New Roman" w:hAnsi="Times New Roman" w:cs="Times New Roman"/>
          <w:sz w:val="24"/>
          <w:szCs w:val="24"/>
        </w:rPr>
        <w:t>.</w:t>
      </w:r>
    </w:p>
    <w:p w14:paraId="18273608" w14:textId="0BC11CDA" w:rsidR="0038100D" w:rsidRDefault="00B30EE6" w:rsidP="0038100D">
      <w:pPr>
        <w:spacing w:line="480" w:lineRule="auto"/>
        <w:ind w:firstLine="720"/>
        <w:rPr>
          <w:rFonts w:ascii="Times New Roman" w:hAnsi="Times New Roman" w:cs="Times New Roman"/>
          <w:sz w:val="24"/>
          <w:szCs w:val="24"/>
        </w:rPr>
      </w:pPr>
      <w:r w:rsidRPr="00B30EE6">
        <w:rPr>
          <w:rFonts w:ascii="Times New Roman" w:hAnsi="Times New Roman" w:cs="Times New Roman"/>
          <w:sz w:val="24"/>
          <w:szCs w:val="24"/>
        </w:rPr>
        <w:t xml:space="preserve"> </w:t>
      </w:r>
      <w:r w:rsidR="00B522C1">
        <w:rPr>
          <w:rFonts w:ascii="Times New Roman" w:hAnsi="Times New Roman" w:cs="Times New Roman"/>
          <w:sz w:val="24"/>
          <w:szCs w:val="24"/>
        </w:rPr>
        <w:t>C</w:t>
      </w:r>
      <w:r w:rsidRPr="002245EF">
        <w:rPr>
          <w:rFonts w:ascii="Times New Roman" w:hAnsi="Times New Roman" w:cs="Times New Roman"/>
          <w:sz w:val="24"/>
          <w:szCs w:val="24"/>
        </w:rPr>
        <w:t xml:space="preserve">ottonwood species in </w:t>
      </w:r>
      <w:commentRangeStart w:id="95"/>
      <w:r w:rsidRPr="002245EF">
        <w:rPr>
          <w:rFonts w:ascii="Times New Roman" w:hAnsi="Times New Roman" w:cs="Times New Roman"/>
          <w:sz w:val="24"/>
          <w:szCs w:val="24"/>
        </w:rPr>
        <w:t xml:space="preserve">different </w:t>
      </w:r>
      <w:commentRangeEnd w:id="95"/>
      <w:r w:rsidR="00B522C1">
        <w:rPr>
          <w:rStyle w:val="CommentReference"/>
        </w:rPr>
        <w:commentReference w:id="95"/>
      </w:r>
      <w:r w:rsidRPr="002245EF">
        <w:rPr>
          <w:rFonts w:ascii="Times New Roman" w:hAnsi="Times New Roman" w:cs="Times New Roman"/>
          <w:sz w:val="24"/>
          <w:szCs w:val="24"/>
        </w:rPr>
        <w:t>geographic areas respond differently to seasonal streamflows. For example,  plains cottonwoods (</w:t>
      </w:r>
      <w:r w:rsidRPr="002245EF">
        <w:rPr>
          <w:rFonts w:ascii="Times New Roman" w:hAnsi="Times New Roman" w:cs="Times New Roman"/>
          <w:i/>
          <w:iCs/>
          <w:sz w:val="24"/>
          <w:szCs w:val="24"/>
        </w:rPr>
        <w:t xml:space="preserve">P. deltoides) </w:t>
      </w:r>
      <w:r w:rsidRPr="002245EF">
        <w:rPr>
          <w:rFonts w:ascii="Times New Roman" w:hAnsi="Times New Roman" w:cs="Times New Roman"/>
          <w:sz w:val="24"/>
          <w:szCs w:val="24"/>
        </w:rPr>
        <w:t xml:space="preserve">in the Northern Rockies had growth most correlated to March to June or April to July streamflows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{"citationID":"RbFUGRnH","properties":{"formattedCitation":"(Schook et al., 2016)","plainCitation":"(Schook et al., 2016)","noteIndex":0},"citationItems":[{"id":53,"uris":["http://zotero.org/users/local/yyBX3i8n/items/5C8XJQ69"],"itemData":{"id":53,"type":"article-journal","container-title":"Water Resources Research","DOI":"10.1002/2016WR018845","ISSN":"00431397","issue":"10","journalAbbreviation":"Water Resour. Res.","language":"en","license":"http://doi.wiley.com/10.1002/tdm_license_1.1","page":"8159-8173","source":"DOI.org (Crossref)","title":"Flow reconstructions in the Upper Missouri River Basin using riparian tree rings: Upper Missouri River Basin flow reconstructions","title-short":"Flow reconstructions in the Upper Missouri River Basin using riparian tree rings","volume":"52","author":[{"family":"Schook","given":"Derek M."},{"family":"Friedman","given":"Jonathan M."},{"family":"Rathburn","given":"Sara L."}],"issued":{"date-parts":[["2016",10]]}}}],"schema":"https://github.com/citation-style-language/schema/raw/master/csl-citation.json"}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(Schook et al., 2016)</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This growth response is reflective of a snowmelt driven system. Rio Grande cottonwoods (</w:t>
      </w:r>
      <w:r w:rsidRPr="002245EF">
        <w:rPr>
          <w:rFonts w:ascii="Times New Roman" w:hAnsi="Times New Roman" w:cs="Times New Roman"/>
          <w:i/>
          <w:iCs/>
          <w:sz w:val="24"/>
          <w:szCs w:val="24"/>
        </w:rPr>
        <w:t xml:space="preserve">P. </w:t>
      </w:r>
      <w:proofErr w:type="spellStart"/>
      <w:r w:rsidRPr="002245EF">
        <w:rPr>
          <w:rFonts w:ascii="Times New Roman" w:hAnsi="Times New Roman" w:cs="Times New Roman"/>
          <w:i/>
          <w:iCs/>
          <w:sz w:val="24"/>
          <w:szCs w:val="24"/>
        </w:rPr>
        <w:t>deltoides</w:t>
      </w:r>
      <w:proofErr w:type="spellEnd"/>
      <w:r w:rsidRPr="002245EF">
        <w:rPr>
          <w:rFonts w:ascii="Times New Roman" w:hAnsi="Times New Roman" w:cs="Times New Roman"/>
          <w:i/>
          <w:iCs/>
          <w:sz w:val="24"/>
          <w:szCs w:val="24"/>
        </w:rPr>
        <w:t xml:space="preserve"> </w:t>
      </w:r>
      <w:r w:rsidRPr="007838C1">
        <w:rPr>
          <w:rFonts w:ascii="Times New Roman" w:hAnsi="Times New Roman" w:cs="Times New Roman"/>
          <w:sz w:val="24"/>
          <w:szCs w:val="24"/>
        </w:rPr>
        <w:t>sub</w:t>
      </w:r>
      <w:r w:rsidR="00B078D0">
        <w:rPr>
          <w:rFonts w:ascii="Times New Roman" w:hAnsi="Times New Roman" w:cs="Times New Roman"/>
          <w:sz w:val="24"/>
          <w:szCs w:val="24"/>
        </w:rPr>
        <w:t>s</w:t>
      </w:r>
      <w:r w:rsidRPr="007838C1">
        <w:rPr>
          <w:rFonts w:ascii="Times New Roman" w:hAnsi="Times New Roman" w:cs="Times New Roman"/>
          <w:sz w:val="24"/>
          <w:szCs w:val="24"/>
        </w:rPr>
        <w:t>p</w:t>
      </w:r>
      <w:r w:rsidRPr="002245EF">
        <w:rPr>
          <w:rFonts w:ascii="Times New Roman" w:hAnsi="Times New Roman" w:cs="Times New Roman"/>
          <w:i/>
          <w:iCs/>
          <w:sz w:val="24"/>
          <w:szCs w:val="24"/>
        </w:rPr>
        <w:t xml:space="preserve">. </w:t>
      </w:r>
      <w:proofErr w:type="spellStart"/>
      <w:r w:rsidRPr="002245EF">
        <w:rPr>
          <w:rFonts w:ascii="Times New Roman" w:hAnsi="Times New Roman" w:cs="Times New Roman"/>
          <w:i/>
          <w:iCs/>
          <w:sz w:val="24"/>
          <w:szCs w:val="24"/>
        </w:rPr>
        <w:t>wislizeni</w:t>
      </w:r>
      <w:proofErr w:type="spellEnd"/>
      <w:r w:rsidRPr="002245EF">
        <w:rPr>
          <w:rFonts w:ascii="Times New Roman" w:hAnsi="Times New Roman" w:cs="Times New Roman"/>
          <w:sz w:val="24"/>
          <w:szCs w:val="24"/>
        </w:rPr>
        <w:t xml:space="preserve">) along a regulated reach of the Rio Grande in New Mexico were most correlated to July-September streamflow which indicates a monsoon driven growth system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{"citationID":"ZMBEfIn5","properties":{"formattedCitation":"(Varani et al., 2024)","plainCitation":"(Varani et al., 2024)","noteIndex":0},"citationItems":[{"id":54,"uris":["http://zotero.org/users/local/yyBX3i8n/items/5TTAZCQY"],"itemData":{"id":54,"type":"article-journal","abstract":"Abstract\n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(Varani et al., 2024)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The Verde River is unique because it is a snowmelt driven system in the Southwest that also is relatively unregulated. </w:t>
      </w:r>
      <w:r>
        <w:rPr>
          <w:rFonts w:ascii="Times New Roman" w:hAnsi="Times New Roman" w:cs="Times New Roman"/>
          <w:sz w:val="24"/>
          <w:szCs w:val="24"/>
        </w:rPr>
        <w:t xml:space="preserve">The response function analysis indicates that the </w:t>
      </w:r>
      <w:r>
        <w:rPr>
          <w:rFonts w:ascii="Times New Roman" w:hAnsi="Times New Roman" w:cs="Times New Roman"/>
          <w:sz w:val="24"/>
          <w:szCs w:val="24"/>
        </w:rPr>
        <w:lastRenderedPageBreak/>
        <w:t>low flow period between the end of the snowmelt season and the beginning of the monsoon season is when riparian cottonwoods need water the most.</w:t>
      </w:r>
    </w:p>
    <w:p w14:paraId="620722DE" w14:textId="32D3E6D5" w:rsidR="00057F69" w:rsidRPr="002245EF" w:rsidRDefault="00057F69" w:rsidP="00057F69">
      <w:pPr>
        <w:spacing w:line="480" w:lineRule="auto"/>
        <w:ind w:firstLine="720"/>
        <w:jc w:val="center"/>
        <w:rPr>
          <w:rFonts w:ascii="Times New Roman" w:hAnsi="Times New Roman" w:cs="Times New Roman"/>
          <w:sz w:val="24"/>
          <w:szCs w:val="24"/>
        </w:rPr>
      </w:pPr>
    </w:p>
    <w:p w14:paraId="33509F5B"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Establishment</w:t>
      </w:r>
    </w:p>
    <w:p w14:paraId="36FE46B8" w14:textId="54229ADA"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 Verde River and its floodplain are constantly transitioning between erosional and depositional patterns. Riparian tree root collars are </w:t>
      </w:r>
      <w:commentRangeStart w:id="96"/>
      <w:r w:rsidRPr="002245EF">
        <w:rPr>
          <w:rFonts w:ascii="Times New Roman" w:hAnsi="Times New Roman" w:cs="Times New Roman"/>
          <w:sz w:val="24"/>
          <w:szCs w:val="24"/>
        </w:rPr>
        <w:t>often submerged by sediment</w:t>
      </w:r>
      <w:commentRangeEnd w:id="96"/>
      <w:r w:rsidR="00B078D0">
        <w:rPr>
          <w:rStyle w:val="CommentReference"/>
        </w:rPr>
        <w:commentReference w:id="96"/>
      </w:r>
      <w:r w:rsidRPr="002245EF">
        <w:rPr>
          <w:rFonts w:ascii="Times New Roman" w:hAnsi="Times New Roman" w:cs="Times New Roman"/>
          <w:sz w:val="24"/>
          <w:szCs w:val="24"/>
        </w:rPr>
        <w:t xml:space="preserve">, and the amount of deposition is impossible to know without direct excavation. Therefore, ages collected from this study are the minimum ages a tree could be at </w:t>
      </w:r>
      <w:r w:rsidR="00B522C1">
        <w:rPr>
          <w:rFonts w:ascii="Times New Roman" w:hAnsi="Times New Roman" w:cs="Times New Roman"/>
          <w:sz w:val="24"/>
          <w:szCs w:val="24"/>
        </w:rPr>
        <w:t xml:space="preserve">coring </w:t>
      </w:r>
      <w:commentRangeStart w:id="97"/>
      <w:r w:rsidR="00B522C1">
        <w:rPr>
          <w:rFonts w:ascii="Times New Roman" w:hAnsi="Times New Roman" w:cs="Times New Roman"/>
          <w:sz w:val="24"/>
          <w:szCs w:val="24"/>
        </w:rPr>
        <w:t>height</w:t>
      </w:r>
      <w:commentRangeEnd w:id="97"/>
      <w:r w:rsidR="00B522C1">
        <w:rPr>
          <w:rStyle w:val="CommentReference"/>
        </w:rPr>
        <w:commentReference w:id="97"/>
      </w:r>
      <w:r w:rsidRPr="002245EF">
        <w:rPr>
          <w:rFonts w:ascii="Times New Roman" w:hAnsi="Times New Roman" w:cs="Times New Roman"/>
          <w:sz w:val="24"/>
          <w:szCs w:val="24"/>
        </w:rPr>
        <w:t xml:space="preserve">. </w:t>
      </w:r>
    </w:p>
    <w:p w14:paraId="53EBC075" w14:textId="4F99FE5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Riparian forests along the Verde </w:t>
      </w:r>
      <w:r w:rsidR="00E32D30">
        <w:rPr>
          <w:rFonts w:ascii="Times New Roman" w:hAnsi="Times New Roman" w:cs="Times New Roman"/>
          <w:sz w:val="24"/>
          <w:szCs w:val="24"/>
        </w:rPr>
        <w:t>recovered for most</w:t>
      </w:r>
      <w:r w:rsidRPr="002245EF">
        <w:rPr>
          <w:rFonts w:ascii="Times New Roman" w:hAnsi="Times New Roman" w:cs="Times New Roman"/>
          <w:sz w:val="24"/>
          <w:szCs w:val="24"/>
        </w:rPr>
        <w:t xml:space="preserve"> of the 20</w:t>
      </w:r>
      <w:r w:rsidRPr="002245EF">
        <w:rPr>
          <w:rFonts w:ascii="Times New Roman" w:hAnsi="Times New Roman" w:cs="Times New Roman"/>
          <w:sz w:val="24"/>
          <w:szCs w:val="24"/>
          <w:vertAlign w:val="superscript"/>
        </w:rPr>
        <w:t>th</w:t>
      </w:r>
      <w:r w:rsidRPr="002245EF">
        <w:rPr>
          <w:rFonts w:ascii="Times New Roman" w:hAnsi="Times New Roman" w:cs="Times New Roman"/>
          <w:sz w:val="24"/>
          <w:szCs w:val="24"/>
        </w:rPr>
        <w:t xml:space="preserve"> century from anthropogenic impacts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{"citationID":"DW9HkAY0","properties":{"formattedCitation":"(Sharon Masek Lopez &amp; Abraham E. Springer, 2002)","plainCitation":"(Sharon Masek Lopez &amp; Abraham E. Springer, 2002)","dontUpdate":true,"noteIndex":0},"citationItems":[{"id":60,"uris":["http://zotero.org/users/local/yyBX3i8n/items/YIPJEZK2"],"itemData":{"id":60,"type":"report","title":"Assessment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(Lopez &amp; Springer, 2002)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However, Fremont cottonwoods establishment within the past 40 years seems to be tied to large winter floods. The average age at coring height was the year </w:t>
      </w:r>
      <w:commentRangeStart w:id="98"/>
      <w:r w:rsidRPr="002245EF">
        <w:rPr>
          <w:rFonts w:ascii="Times New Roman" w:hAnsi="Times New Roman" w:cs="Times New Roman"/>
          <w:sz w:val="24"/>
          <w:szCs w:val="24"/>
        </w:rPr>
        <w:t xml:space="preserve">2000 </w:t>
      </w:r>
      <w:commentRangeEnd w:id="98"/>
      <w:r w:rsidR="00B522C1">
        <w:rPr>
          <w:rStyle w:val="CommentReference"/>
        </w:rPr>
        <w:commentReference w:id="98"/>
      </w:r>
      <w:r w:rsidRPr="002245EF">
        <w:rPr>
          <w:rFonts w:ascii="Times New Roman" w:hAnsi="Times New Roman" w:cs="Times New Roman"/>
          <w:sz w:val="24"/>
          <w:szCs w:val="24"/>
        </w:rPr>
        <w:t xml:space="preserve">which means trees most likely date back to a series of floods between 1993 and 2005. </w:t>
      </w:r>
    </w:p>
    <w:p w14:paraId="16432A83" w14:textId="1AD9F2F2"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A single, large flood can “set the stage” for cottonwoods to regenerate for many years. Stromberg (1997) found cottonwood regeneration occurred in successive years following the 1993 and 199</w:t>
      </w:r>
      <w:r w:rsidR="00B522C1">
        <w:rPr>
          <w:rFonts w:ascii="Times New Roman" w:hAnsi="Times New Roman" w:cs="Times New Roman"/>
          <w:sz w:val="24"/>
          <w:szCs w:val="24"/>
        </w:rPr>
        <w:t>5</w:t>
      </w:r>
      <w:r w:rsidRPr="002245EF">
        <w:rPr>
          <w:rFonts w:ascii="Times New Roman" w:hAnsi="Times New Roman" w:cs="Times New Roman"/>
          <w:sz w:val="24"/>
          <w:szCs w:val="24"/>
        </w:rPr>
        <w:t xml:space="preserve"> floods. This study observed seedling survival through the first growing season for cohorts from both 2023 and 2024. While 2023 was a large winter flood, 2024 floods had an AEP of more than 50% (</w:t>
      </w:r>
      <w:hyperlink r:id="rId30" w:history="1">
        <w:r w:rsidRPr="002245EF">
          <w:rPr>
            <w:rStyle w:val="Hyperlink"/>
            <w:rFonts w:ascii="Times New Roman" w:hAnsi="Times New Roman" w:cs="Times New Roman"/>
            <w:color w:val="auto"/>
            <w:sz w:val="24"/>
            <w:szCs w:val="24"/>
          </w:rPr>
          <w:t>https://streamstats.usgs.gov/ss/?gage=09506000&amp;tab=info</w:t>
        </w:r>
      </w:hyperlink>
      <w:r w:rsidRPr="002245EF">
        <w:rPr>
          <w:rFonts w:ascii="Times New Roman" w:hAnsi="Times New Roman" w:cs="Times New Roman"/>
          <w:sz w:val="24"/>
          <w:szCs w:val="24"/>
        </w:rPr>
        <w:t>). This suggests that cottonwood regeneration is not tied directly to a single year but rather multiple years following floods, even if following years don’t have large floods.</w:t>
      </w:r>
    </w:p>
    <w:p w14:paraId="29C2AD8C" w14:textId="450479C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Peaks in regeneration were observed following 1993, 1997 and 2005 (Figure </w:t>
      </w:r>
      <w:r w:rsidR="00D23292">
        <w:rPr>
          <w:rFonts w:ascii="Times New Roman" w:hAnsi="Times New Roman" w:cs="Times New Roman"/>
          <w:sz w:val="24"/>
          <w:szCs w:val="24"/>
        </w:rPr>
        <w:t>2.</w:t>
      </w:r>
      <w:r w:rsidRPr="002245EF">
        <w:rPr>
          <w:rFonts w:ascii="Times New Roman" w:hAnsi="Times New Roman" w:cs="Times New Roman"/>
          <w:sz w:val="24"/>
          <w:szCs w:val="24"/>
        </w:rPr>
        <w:t xml:space="preserve">4). Peaks in regeneration after 1993 and 2005, which had an AEP between a 10% and 4%, are likely directly related to large floods of that year. Regeneration following the 1993 flood is lower than </w:t>
      </w:r>
      <w:r w:rsidRPr="002245EF">
        <w:rPr>
          <w:rFonts w:ascii="Times New Roman" w:hAnsi="Times New Roman" w:cs="Times New Roman"/>
          <w:sz w:val="24"/>
          <w:szCs w:val="24"/>
        </w:rPr>
        <w:lastRenderedPageBreak/>
        <w:t xml:space="preserve">regeneration following the 1995-2005 period, despite 1993 being a larger flood. Because only two growing seasons occurred between the 1993 and 1995 floods, most seedlings would have been too small to withstand another large flood. Stromberg (1997) also reported high mortality among the 1993 cohort from the 1995 flood along rivers in Central Arizona. Therefore, a limited number of seedlings from the 1993 cohort would have survived the 1995 flood. </w:t>
      </w:r>
    </w:p>
    <w:p w14:paraId="2C88920D" w14:textId="74C99959"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However, the largest peak in ages between 1997 and 2003 </w:t>
      </w:r>
      <w:r w:rsidR="00057F69">
        <w:rPr>
          <w:rFonts w:ascii="Times New Roman" w:hAnsi="Times New Roman" w:cs="Times New Roman"/>
          <w:sz w:val="24"/>
          <w:szCs w:val="24"/>
        </w:rPr>
        <w:t>is</w:t>
      </w:r>
      <w:r w:rsidRPr="002245EF">
        <w:rPr>
          <w:rFonts w:ascii="Times New Roman" w:hAnsi="Times New Roman" w:cs="Times New Roman"/>
          <w:sz w:val="24"/>
          <w:szCs w:val="24"/>
        </w:rPr>
        <w:t xml:space="preserve"> regeneration occurring in successive years following floods. Large floods in 1993 and again in 1995 would have created large areas of suitable habitat for regeneration. The absence of large floods between 1995 and 2005 could have allowed seedlings to grow without being scoured away. As seedlings continued to recruit and grow during this time, observed ages decline as available habitat is occupied. When the winter 2005 floods occurred, seedlings were already large and flexible enough to withstand the large floods. Less saplings and trees were destroyed by this winter flood, leading to less available habitat and regeneration. This could explain why the regeneration peak in 2005 was lower than the 1997 to 2003 period.</w:t>
      </w:r>
    </w:p>
    <w:p w14:paraId="0E57CD6C" w14:textId="3C6DC1E6"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Establishment of Fremont cottonwoods on the Verde River is driven by large</w:t>
      </w:r>
      <w:r w:rsidR="00E32D30">
        <w:rPr>
          <w:rFonts w:ascii="Times New Roman" w:hAnsi="Times New Roman" w:cs="Times New Roman"/>
          <w:sz w:val="24"/>
          <w:szCs w:val="24"/>
        </w:rPr>
        <w:t xml:space="preserve"> spring</w:t>
      </w:r>
      <w:r w:rsidR="00E32D30"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floods as is the case with cottonwoods elsewhere. It appears that a flood magnitude with an AEP of ten percent or less is required to initiate meaningful Fremont cottonwood regeneration. Previous studies on a free-flowing river in Arizona found similar results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{"citationID":"pwE7NGFc","properties":{"formattedCitation":"(Stromberg et al., 1993)","plainCitation":"(Stromberg et al., 1993)","noteIndex":0},"citationItems":[{"id":73,"uris":["http://zotero.org/users/local/yyBX3i8n/items/KGBY2NN7"],"itemData":{"id":73,"type":"chapter","collection-title":"The Great Basin Naturalist","title":"Response of a Sonoran riparian forest to a 10-year return flood","author":[{"family":"Stromberg","given":"Julie C"},{"family":"Ritcher","given":"B.D"},{"family":"Patten","given":"Duncan T."},{"family":"Wolden","given":"L.G."}],"issued":{"date-parts":[["1993"]]}}}],"schema":"https://github.com/citation-style-language/schema/raw/master/csl-citation.json"}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(Stromberg et al., 1993)</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Following a 10-year flood on the Hassayampa River, Fremont cottonwood and Goodding willows regenerated into a new cohort while tamarisk had a much higher mortality and less regeneration than native species. </w:t>
      </w:r>
      <w:commentRangeStart w:id="99"/>
      <w:r w:rsidRPr="002245EF">
        <w:rPr>
          <w:rFonts w:ascii="Times New Roman" w:hAnsi="Times New Roman" w:cs="Times New Roman"/>
          <w:sz w:val="24"/>
          <w:szCs w:val="24"/>
        </w:rPr>
        <w:t xml:space="preserve">On </w:t>
      </w:r>
      <w:commentRangeEnd w:id="99"/>
      <w:r w:rsidR="00AE20AD">
        <w:rPr>
          <w:rStyle w:val="CommentReference"/>
        </w:rPr>
        <w:commentReference w:id="99"/>
      </w:r>
      <w:r w:rsidRPr="002245EF">
        <w:rPr>
          <w:rFonts w:ascii="Times New Roman" w:hAnsi="Times New Roman" w:cs="Times New Roman"/>
          <w:sz w:val="24"/>
          <w:szCs w:val="24"/>
        </w:rPr>
        <w:t>the Verde River, this means a flood of just over 1200 m</w:t>
      </w:r>
      <w:r w:rsidRPr="002245EF">
        <w:rPr>
          <w:rFonts w:ascii="Times New Roman" w:hAnsi="Times New Roman" w:cs="Times New Roman"/>
          <w:sz w:val="24"/>
          <w:szCs w:val="24"/>
          <w:vertAlign w:val="superscript"/>
        </w:rPr>
        <w:t>3</w:t>
      </w:r>
      <w:r w:rsidRPr="002245EF">
        <w:rPr>
          <w:rFonts w:ascii="Times New Roman" w:hAnsi="Times New Roman" w:cs="Times New Roman"/>
          <w:sz w:val="24"/>
          <w:szCs w:val="24"/>
        </w:rPr>
        <w:t xml:space="preserve">/s (42500 cfs) is required to cause Fremont cottonwood regeneration. However, the exact cohort and ages of trees seems to be driven by a complex combination or the frequency and size of </w:t>
      </w:r>
      <w:r w:rsidRPr="002245EF">
        <w:rPr>
          <w:rFonts w:ascii="Times New Roman" w:hAnsi="Times New Roman" w:cs="Times New Roman"/>
          <w:sz w:val="24"/>
          <w:szCs w:val="24"/>
        </w:rPr>
        <w:lastRenderedPageBreak/>
        <w:t>floods. Because of the largely free-flowing nature of the Verde, this creates a diverse range of ages and cohorts that respond to flood regimes.</w:t>
      </w:r>
    </w:p>
    <w:p w14:paraId="597073C3"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On a site level, local topography is important in establishing seedling regeneration. Scoured out depressions formed on the floodplains had the highest concentration and size of seedlings. These depressions also had perennially wet soil at the bottom, indicating that they were close to the water table. Over time, these depressions will likely fill in with sediment from future floods, but the seedlings will already have reached the water table. These sites created very productive and local spots for regeneration that may not be identifiable in the future. These depressions would create linear, same-aged cohorts described in Stromberg (1993).</w:t>
      </w:r>
    </w:p>
    <w:p w14:paraId="4A15DD46" w14:textId="77777777" w:rsidR="0038100D" w:rsidRPr="00D23292" w:rsidRDefault="0038100D" w:rsidP="0038100D">
      <w:pPr>
        <w:pStyle w:val="Heading2"/>
        <w:spacing w:line="480" w:lineRule="auto"/>
        <w:rPr>
          <w:rFonts w:ascii="Times New Roman" w:hAnsi="Times New Roman" w:cs="Times New Roman"/>
          <w:b/>
          <w:bCs/>
          <w:color w:val="auto"/>
          <w:sz w:val="24"/>
          <w:szCs w:val="24"/>
        </w:rPr>
      </w:pPr>
      <w:bookmarkStart w:id="100" w:name="_Toc193890718"/>
      <w:r w:rsidRPr="00D23292">
        <w:rPr>
          <w:rFonts w:ascii="Times New Roman" w:hAnsi="Times New Roman" w:cs="Times New Roman"/>
          <w:b/>
          <w:bCs/>
          <w:color w:val="auto"/>
          <w:sz w:val="24"/>
          <w:szCs w:val="24"/>
        </w:rPr>
        <w:t>Limitations/Assumptions</w:t>
      </w:r>
      <w:bookmarkEnd w:id="100"/>
    </w:p>
    <w:p w14:paraId="43D6B3AD" w14:textId="4757C8C2" w:rsidR="0038100D" w:rsidRPr="002245EF" w:rsidRDefault="0038100D" w:rsidP="00D23292">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 series and cores collected are limited in number of years. This age limitation makes it difficult to produce high resolution correlations for crossdating. COFECHA was used to select cores that were correlated to each other and the overall collection of tree cores to use for further analysis. Because Fremont cottonwoods grow in riparian areas with access to year around water, rings were wide, and ring series were </w:t>
      </w:r>
      <w:r w:rsidR="00D23292">
        <w:rPr>
          <w:rFonts w:ascii="Times New Roman" w:hAnsi="Times New Roman" w:cs="Times New Roman"/>
          <w:sz w:val="24"/>
          <w:szCs w:val="24"/>
        </w:rPr>
        <w:t>variable</w:t>
      </w:r>
      <w:r w:rsidRPr="002245EF">
        <w:rPr>
          <w:rFonts w:ascii="Times New Roman" w:hAnsi="Times New Roman" w:cs="Times New Roman"/>
          <w:sz w:val="24"/>
          <w:szCs w:val="24"/>
        </w:rPr>
        <w:t xml:space="preserve">. These factors make crossdating challenging but it is unlikely that rings are missing which means that the trees are likely dated correctly even though this may be difficult to statistically prove. </w:t>
      </w:r>
      <w:bookmarkStart w:id="101" w:name="_Toc187849265"/>
    </w:p>
    <w:p w14:paraId="1EB7C73F" w14:textId="77777777" w:rsidR="0038100D" w:rsidRPr="00D23292" w:rsidRDefault="0038100D" w:rsidP="0038100D">
      <w:pPr>
        <w:pStyle w:val="Heading2"/>
        <w:spacing w:line="480" w:lineRule="auto"/>
        <w:rPr>
          <w:rFonts w:ascii="Times New Roman" w:hAnsi="Times New Roman" w:cs="Times New Roman"/>
          <w:b/>
          <w:bCs/>
          <w:color w:val="auto"/>
          <w:sz w:val="24"/>
          <w:szCs w:val="24"/>
        </w:rPr>
      </w:pPr>
      <w:bookmarkStart w:id="102" w:name="_Toc193890719"/>
      <w:r w:rsidRPr="00D23292">
        <w:rPr>
          <w:rFonts w:ascii="Times New Roman" w:hAnsi="Times New Roman" w:cs="Times New Roman"/>
          <w:b/>
          <w:bCs/>
          <w:color w:val="auto"/>
          <w:sz w:val="24"/>
          <w:szCs w:val="24"/>
        </w:rPr>
        <w:t>Conclusions and Implications</w:t>
      </w:r>
      <w:bookmarkEnd w:id="101"/>
      <w:bookmarkEnd w:id="102"/>
    </w:p>
    <w:p w14:paraId="0B6375BC" w14:textId="2DB90DE1" w:rsidR="0038100D" w:rsidRPr="002245EF" w:rsidRDefault="0038100D" w:rsidP="0038100D">
      <w:pPr>
        <w:spacing w:line="480" w:lineRule="auto"/>
        <w:ind w:firstLine="576"/>
        <w:rPr>
          <w:rFonts w:ascii="Times New Roman" w:hAnsi="Times New Roman" w:cs="Times New Roman"/>
          <w:sz w:val="24"/>
          <w:szCs w:val="24"/>
        </w:rPr>
      </w:pPr>
      <w:r w:rsidRPr="002245EF">
        <w:rPr>
          <w:rFonts w:ascii="Times New Roman" w:hAnsi="Times New Roman" w:cs="Times New Roman"/>
          <w:sz w:val="24"/>
          <w:szCs w:val="24"/>
        </w:rPr>
        <w:t xml:space="preserve">Fremont cottonwood seedlings that established after the 2023 winter floods continue to grow and reduce in density. Light and percent fines are significant growth factors across both seedling plots as is herbaceous competition at BRAP. The differing significant variables impacting seedling survival shows that a combination of factors is important in maintaining seedlings. Most Fremont cottonwoods within the Verde River </w:t>
      </w:r>
      <w:r w:rsidR="00512C0B">
        <w:rPr>
          <w:rFonts w:ascii="Times New Roman" w:hAnsi="Times New Roman" w:cs="Times New Roman"/>
          <w:sz w:val="24"/>
          <w:szCs w:val="24"/>
        </w:rPr>
        <w:t xml:space="preserve">immediate </w:t>
      </w:r>
      <w:r w:rsidRPr="002245EF">
        <w:rPr>
          <w:rFonts w:ascii="Times New Roman" w:hAnsi="Times New Roman" w:cs="Times New Roman"/>
          <w:sz w:val="24"/>
          <w:szCs w:val="24"/>
        </w:rPr>
        <w:t xml:space="preserve">riparian zone are </w:t>
      </w:r>
      <w:r w:rsidRPr="002245EF">
        <w:rPr>
          <w:rFonts w:ascii="Times New Roman" w:hAnsi="Times New Roman" w:cs="Times New Roman"/>
          <w:sz w:val="24"/>
          <w:szCs w:val="24"/>
        </w:rPr>
        <w:lastRenderedPageBreak/>
        <w:t xml:space="preserve">relatively young and </w:t>
      </w:r>
      <w:r w:rsidR="00D23292">
        <w:rPr>
          <w:rFonts w:ascii="Times New Roman" w:hAnsi="Times New Roman" w:cs="Times New Roman"/>
          <w:sz w:val="24"/>
          <w:szCs w:val="24"/>
        </w:rPr>
        <w:t>are about 25 years old</w:t>
      </w:r>
      <w:r w:rsidRPr="002245EF">
        <w:rPr>
          <w:rFonts w:ascii="Times New Roman" w:hAnsi="Times New Roman" w:cs="Times New Roman"/>
          <w:sz w:val="24"/>
          <w:szCs w:val="24"/>
        </w:rPr>
        <w:t>. Despite their young age, Fremont cottonwood growth appears to have achieved a constant growth rate</w:t>
      </w:r>
      <w:ins w:id="103" w:author="Merritt, David - FS, CO" w:date="2025-04-07T12:55:00Z" w16du:dateUtc="2025-04-07T18:55:00Z">
        <w:r w:rsidR="00512C0B">
          <w:rPr>
            <w:rFonts w:ascii="Times New Roman" w:hAnsi="Times New Roman" w:cs="Times New Roman"/>
            <w:sz w:val="24"/>
            <w:szCs w:val="24"/>
          </w:rPr>
          <w:t xml:space="preserve"> (what is that per year?)</w:t>
        </w:r>
      </w:ins>
      <w:r w:rsidRPr="002245EF">
        <w:rPr>
          <w:rFonts w:ascii="Times New Roman" w:hAnsi="Times New Roman" w:cs="Times New Roman"/>
          <w:sz w:val="24"/>
          <w:szCs w:val="24"/>
        </w:rPr>
        <w:t>. Their growth is driven by early-summer streamflow</w:t>
      </w:r>
      <w:r w:rsidR="00D23292">
        <w:rPr>
          <w:rFonts w:ascii="Times New Roman" w:hAnsi="Times New Roman" w:cs="Times New Roman"/>
          <w:sz w:val="24"/>
          <w:szCs w:val="24"/>
        </w:rPr>
        <w:t xml:space="preserve">, </w:t>
      </w:r>
      <w:r w:rsidR="00462DF1">
        <w:rPr>
          <w:rFonts w:ascii="Times New Roman" w:hAnsi="Times New Roman" w:cs="Times New Roman"/>
          <w:sz w:val="24"/>
          <w:szCs w:val="24"/>
        </w:rPr>
        <w:t>in between</w:t>
      </w:r>
      <w:r w:rsidR="00D23292">
        <w:rPr>
          <w:rFonts w:ascii="Times New Roman" w:hAnsi="Times New Roman" w:cs="Times New Roman"/>
          <w:sz w:val="24"/>
          <w:szCs w:val="24"/>
        </w:rPr>
        <w:t xml:space="preserve"> the snowmelt and monsoon period</w:t>
      </w:r>
      <w:r w:rsidRPr="002245EF">
        <w:rPr>
          <w:rFonts w:ascii="Times New Roman" w:hAnsi="Times New Roman" w:cs="Times New Roman"/>
          <w:sz w:val="24"/>
          <w:szCs w:val="24"/>
        </w:rPr>
        <w:t xml:space="preserve">. This season is when streamflows are the lowest and temperatures are the highest and irrigation diversion season is at a peak in the region. As base flows continue to decline, cottonwood growth and resilience could be at risk. Maintaining higher flows during the summer irrigation season would positively benefit riparian forests. However, Fremont cottonwoods still require large, winter floods to set the stage for their regeneration. A flood magnitude of ten percent AEP or lower seems to be sufficient to recruit cottonwoods on a large, river scale. </w:t>
      </w:r>
      <w:commentRangeStart w:id="104"/>
      <w:r w:rsidRPr="002245EF">
        <w:rPr>
          <w:rFonts w:ascii="Times New Roman" w:hAnsi="Times New Roman" w:cs="Times New Roman"/>
          <w:sz w:val="24"/>
          <w:szCs w:val="24"/>
        </w:rPr>
        <w:t>Keeping the natural systems and environmental flows along the Verde River will maintain and protect its riparian forests.</w:t>
      </w:r>
      <w:commentRangeEnd w:id="104"/>
      <w:r w:rsidRPr="002245EF">
        <w:rPr>
          <w:rStyle w:val="CommentReference"/>
          <w:rFonts w:ascii="Times New Roman" w:hAnsi="Times New Roman" w:cs="Times New Roman"/>
        </w:rPr>
        <w:commentReference w:id="104"/>
      </w:r>
      <w:r w:rsidRPr="002245EF">
        <w:rPr>
          <w:rFonts w:ascii="Times New Roman" w:hAnsi="Times New Roman" w:cs="Times New Roman"/>
          <w:sz w:val="24"/>
          <w:szCs w:val="24"/>
        </w:rPr>
        <w:br w:type="page"/>
      </w:r>
    </w:p>
    <w:p w14:paraId="01A86978"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lastRenderedPageBreak/>
        <w:t>Works Cited</w:t>
      </w:r>
    </w:p>
    <w:p w14:paraId="4990362D" w14:textId="77777777" w:rsidR="00D87C17" w:rsidRPr="00D87C17" w:rsidRDefault="0038100D" w:rsidP="00D87C17">
      <w:pPr>
        <w:pStyle w:val="Bibliography"/>
        <w:rPr>
          <w:rFonts w:ascii="Times New Roman" w:hAnsi="Times New Roman" w:cs="Times New Roman"/>
          <w:sz w:val="24"/>
        </w:rPr>
      </w:pPr>
      <w:r w:rsidRPr="002245EF">
        <w:rPr>
          <w:sz w:val="24"/>
          <w:szCs w:val="24"/>
        </w:rPr>
        <w:fldChar w:fldCharType="begin"/>
      </w:r>
      <w:r w:rsidRPr="002245EF">
        <w:rPr>
          <w:sz w:val="24"/>
          <w:szCs w:val="24"/>
        </w:rPr>
        <w:instrText xml:space="preserve"> ADDIN ZOTERO_BIBL {"uncited":[],"omitted":[],"custom":[]} CSL_BIBLIOGRAPHY </w:instrText>
      </w:r>
      <w:r w:rsidRPr="002245EF">
        <w:rPr>
          <w:sz w:val="24"/>
          <w:szCs w:val="24"/>
        </w:rPr>
        <w:fldChar w:fldCharType="separate"/>
      </w:r>
      <w:r w:rsidR="00D87C17" w:rsidRPr="00D87C17">
        <w:rPr>
          <w:rFonts w:ascii="Times New Roman" w:hAnsi="Times New Roman" w:cs="Times New Roman"/>
          <w:sz w:val="24"/>
        </w:rPr>
        <w:t xml:space="preserve">Alam, J. (1997). Irrigation in the Verde Valley. </w:t>
      </w:r>
      <w:r w:rsidR="00D87C17" w:rsidRPr="00D87C17">
        <w:rPr>
          <w:rFonts w:ascii="Times New Roman" w:hAnsi="Times New Roman" w:cs="Times New Roman"/>
          <w:i/>
          <w:iCs/>
          <w:sz w:val="24"/>
        </w:rPr>
        <w:t>A Report of the Irrigation Diversion Improvement Project. Verde Natural Resource Conservation District</w:t>
      </w:r>
      <w:r w:rsidR="00D87C17" w:rsidRPr="00D87C17">
        <w:rPr>
          <w:rFonts w:ascii="Times New Roman" w:hAnsi="Times New Roman" w:cs="Times New Roman"/>
          <w:sz w:val="24"/>
        </w:rPr>
        <w:t>.</w:t>
      </w:r>
    </w:p>
    <w:p w14:paraId="3C7B488B" w14:textId="77777777" w:rsidR="00D87C17" w:rsidRPr="00D87C17" w:rsidRDefault="00D87C17" w:rsidP="00D87C17">
      <w:pPr>
        <w:pStyle w:val="Bibliography"/>
        <w:rPr>
          <w:rFonts w:ascii="Times New Roman" w:hAnsi="Times New Roman" w:cs="Times New Roman"/>
          <w:sz w:val="24"/>
        </w:rPr>
      </w:pPr>
      <w:r w:rsidRPr="00D87C17">
        <w:rPr>
          <w:rFonts w:ascii="Times New Roman" w:hAnsi="Times New Roman" w:cs="Times New Roman"/>
          <w:sz w:val="24"/>
        </w:rPr>
        <w:t xml:space="preserve">Amlin, N. M., &amp; Rood, S. B. (2002). Comparative tolerances of riparian willows and cottonwoods to water-table decline. </w:t>
      </w:r>
      <w:r w:rsidRPr="00D87C17">
        <w:rPr>
          <w:rFonts w:ascii="Times New Roman" w:hAnsi="Times New Roman" w:cs="Times New Roman"/>
          <w:i/>
          <w:iCs/>
          <w:sz w:val="24"/>
        </w:rPr>
        <w:t>Wetlands</w:t>
      </w:r>
      <w:r w:rsidRPr="00D87C17">
        <w:rPr>
          <w:rFonts w:ascii="Times New Roman" w:hAnsi="Times New Roman" w:cs="Times New Roman"/>
          <w:sz w:val="24"/>
        </w:rPr>
        <w:t xml:space="preserve">, </w:t>
      </w:r>
      <w:r w:rsidRPr="00D87C17">
        <w:rPr>
          <w:rFonts w:ascii="Times New Roman" w:hAnsi="Times New Roman" w:cs="Times New Roman"/>
          <w:i/>
          <w:iCs/>
          <w:sz w:val="24"/>
        </w:rPr>
        <w:t>22</w:t>
      </w:r>
      <w:r w:rsidRPr="00D87C17">
        <w:rPr>
          <w:rFonts w:ascii="Times New Roman" w:hAnsi="Times New Roman" w:cs="Times New Roman"/>
          <w:sz w:val="24"/>
        </w:rPr>
        <w:t>(2), 338–346. https://doi.org/10.1672/0277-5212(2002)022[</w:t>
      </w:r>
      <w:proofErr w:type="gramStart"/>
      <w:r w:rsidRPr="00D87C17">
        <w:rPr>
          <w:rFonts w:ascii="Times New Roman" w:hAnsi="Times New Roman" w:cs="Times New Roman"/>
          <w:sz w:val="24"/>
        </w:rPr>
        <w:t>0338:CTORWA</w:t>
      </w:r>
      <w:proofErr w:type="gramEnd"/>
      <w:r w:rsidRPr="00D87C17">
        <w:rPr>
          <w:rFonts w:ascii="Times New Roman" w:hAnsi="Times New Roman" w:cs="Times New Roman"/>
          <w:sz w:val="24"/>
        </w:rPr>
        <w:t>]2.0.CO;2</w:t>
      </w:r>
    </w:p>
    <w:p w14:paraId="609AE16C" w14:textId="77777777" w:rsidR="00D87C17" w:rsidRPr="00D87C17" w:rsidRDefault="00D87C17" w:rsidP="00D87C17">
      <w:pPr>
        <w:pStyle w:val="Bibliography"/>
        <w:rPr>
          <w:rFonts w:ascii="Times New Roman" w:hAnsi="Times New Roman" w:cs="Times New Roman"/>
          <w:sz w:val="24"/>
        </w:rPr>
      </w:pPr>
      <w:r w:rsidRPr="00D87C17">
        <w:rPr>
          <w:rFonts w:ascii="Times New Roman" w:hAnsi="Times New Roman" w:cs="Times New Roman"/>
          <w:sz w:val="24"/>
        </w:rPr>
        <w:t xml:space="preserve">Andersen, D. C. (2015). Tree Mortality in Mature Riparian Forest: Implications for Fremont Cottonwood Conservation in the American Southwest. </w:t>
      </w:r>
      <w:r w:rsidRPr="00D87C17">
        <w:rPr>
          <w:rFonts w:ascii="Times New Roman" w:hAnsi="Times New Roman" w:cs="Times New Roman"/>
          <w:i/>
          <w:iCs/>
          <w:sz w:val="24"/>
        </w:rPr>
        <w:t>Western North American Naturalist</w:t>
      </w:r>
      <w:r w:rsidRPr="00D87C17">
        <w:rPr>
          <w:rFonts w:ascii="Times New Roman" w:hAnsi="Times New Roman" w:cs="Times New Roman"/>
          <w:sz w:val="24"/>
        </w:rPr>
        <w:t xml:space="preserve">, </w:t>
      </w:r>
      <w:r w:rsidRPr="00D87C17">
        <w:rPr>
          <w:rFonts w:ascii="Times New Roman" w:hAnsi="Times New Roman" w:cs="Times New Roman"/>
          <w:i/>
          <w:iCs/>
          <w:sz w:val="24"/>
        </w:rPr>
        <w:t>75</w:t>
      </w:r>
      <w:r w:rsidRPr="00D87C17">
        <w:rPr>
          <w:rFonts w:ascii="Times New Roman" w:hAnsi="Times New Roman" w:cs="Times New Roman"/>
          <w:sz w:val="24"/>
        </w:rPr>
        <w:t>(2), 157–169. https://doi.org/10.3398/064.075.0204</w:t>
      </w:r>
    </w:p>
    <w:p w14:paraId="30C6DFC6" w14:textId="77777777" w:rsidR="00D87C17" w:rsidRPr="00D87C17" w:rsidRDefault="00D87C17" w:rsidP="00D87C17">
      <w:pPr>
        <w:pStyle w:val="Bibliography"/>
        <w:rPr>
          <w:rFonts w:ascii="Times New Roman" w:hAnsi="Times New Roman" w:cs="Times New Roman"/>
          <w:sz w:val="24"/>
        </w:rPr>
      </w:pPr>
      <w:r w:rsidRPr="00D87C17">
        <w:rPr>
          <w:rFonts w:ascii="Times New Roman" w:hAnsi="Times New Roman" w:cs="Times New Roman"/>
          <w:sz w:val="24"/>
        </w:rPr>
        <w:t xml:space="preserve">Auchincloss, L. C., Richards, J. H., Young, C. A., &amp; Tansey, M. K. (2012). Inundation Depth, Duration, and Temperature Influence Fremont Cottonwood </w:t>
      </w:r>
      <w:proofErr w:type="gramStart"/>
      <w:r w:rsidRPr="00D87C17">
        <w:rPr>
          <w:rFonts w:ascii="Times New Roman" w:hAnsi="Times New Roman" w:cs="Times New Roman"/>
          <w:sz w:val="24"/>
        </w:rPr>
        <w:t xml:space="preserve">( </w:t>
      </w:r>
      <w:r w:rsidRPr="00D87C17">
        <w:rPr>
          <w:rFonts w:ascii="Times New Roman" w:hAnsi="Times New Roman" w:cs="Times New Roman"/>
          <w:i/>
          <w:iCs/>
          <w:sz w:val="24"/>
        </w:rPr>
        <w:t>Populus</w:t>
      </w:r>
      <w:proofErr w:type="gramEnd"/>
      <w:r w:rsidRPr="00D87C17">
        <w:rPr>
          <w:rFonts w:ascii="Times New Roman" w:hAnsi="Times New Roman" w:cs="Times New Roman"/>
          <w:i/>
          <w:iCs/>
          <w:sz w:val="24"/>
        </w:rPr>
        <w:t xml:space="preserve"> </w:t>
      </w:r>
      <w:proofErr w:type="spellStart"/>
      <w:r w:rsidRPr="00D87C17">
        <w:rPr>
          <w:rFonts w:ascii="Times New Roman" w:hAnsi="Times New Roman" w:cs="Times New Roman"/>
          <w:i/>
          <w:iCs/>
          <w:sz w:val="24"/>
        </w:rPr>
        <w:t>fremontii</w:t>
      </w:r>
      <w:proofErr w:type="spellEnd"/>
      <w:r w:rsidRPr="00D87C17">
        <w:rPr>
          <w:rFonts w:ascii="Times New Roman" w:hAnsi="Times New Roman" w:cs="Times New Roman"/>
          <w:sz w:val="24"/>
        </w:rPr>
        <w:t xml:space="preserve"> ) Seedling Growth and Survival. </w:t>
      </w:r>
      <w:r w:rsidRPr="00D87C17">
        <w:rPr>
          <w:rFonts w:ascii="Times New Roman" w:hAnsi="Times New Roman" w:cs="Times New Roman"/>
          <w:i/>
          <w:iCs/>
          <w:sz w:val="24"/>
        </w:rPr>
        <w:t>Western North American Naturalist</w:t>
      </w:r>
      <w:r w:rsidRPr="00D87C17">
        <w:rPr>
          <w:rFonts w:ascii="Times New Roman" w:hAnsi="Times New Roman" w:cs="Times New Roman"/>
          <w:sz w:val="24"/>
        </w:rPr>
        <w:t xml:space="preserve">, </w:t>
      </w:r>
      <w:r w:rsidRPr="00D87C17">
        <w:rPr>
          <w:rFonts w:ascii="Times New Roman" w:hAnsi="Times New Roman" w:cs="Times New Roman"/>
          <w:i/>
          <w:iCs/>
          <w:sz w:val="24"/>
        </w:rPr>
        <w:t>72</w:t>
      </w:r>
      <w:r w:rsidRPr="00D87C17">
        <w:rPr>
          <w:rFonts w:ascii="Times New Roman" w:hAnsi="Times New Roman" w:cs="Times New Roman"/>
          <w:sz w:val="24"/>
        </w:rPr>
        <w:t>(3), 323–333. https://doi.org/10.3398/064.072.0306</w:t>
      </w:r>
    </w:p>
    <w:p w14:paraId="58838C37" w14:textId="77777777" w:rsidR="00D87C17" w:rsidRPr="00D87C17" w:rsidRDefault="00D87C17" w:rsidP="00D87C17">
      <w:pPr>
        <w:pStyle w:val="Bibliography"/>
        <w:rPr>
          <w:rFonts w:ascii="Times New Roman" w:hAnsi="Times New Roman" w:cs="Times New Roman"/>
          <w:sz w:val="24"/>
        </w:rPr>
      </w:pPr>
      <w:r w:rsidRPr="00D87C17">
        <w:rPr>
          <w:rFonts w:ascii="Times New Roman" w:hAnsi="Times New Roman" w:cs="Times New Roman"/>
          <w:sz w:val="24"/>
        </w:rPr>
        <w:t xml:space="preserve">Bhattacharjee, J., Taylor, J. P., &amp; Smith, L. M. (2010). Optimum seedling productivity in cottonwoods: A function of neighbor distance. </w:t>
      </w:r>
      <w:r w:rsidRPr="00D87C17">
        <w:rPr>
          <w:rFonts w:ascii="Times New Roman" w:hAnsi="Times New Roman" w:cs="Times New Roman"/>
          <w:i/>
          <w:iCs/>
          <w:sz w:val="24"/>
        </w:rPr>
        <w:t>Journal of Arid Environments</w:t>
      </w:r>
      <w:r w:rsidRPr="00D87C17">
        <w:rPr>
          <w:rFonts w:ascii="Times New Roman" w:hAnsi="Times New Roman" w:cs="Times New Roman"/>
          <w:sz w:val="24"/>
        </w:rPr>
        <w:t xml:space="preserve">, </w:t>
      </w:r>
      <w:r w:rsidRPr="00D87C17">
        <w:rPr>
          <w:rFonts w:ascii="Times New Roman" w:hAnsi="Times New Roman" w:cs="Times New Roman"/>
          <w:i/>
          <w:iCs/>
          <w:sz w:val="24"/>
        </w:rPr>
        <w:t>74</w:t>
      </w:r>
      <w:r w:rsidRPr="00D87C17">
        <w:rPr>
          <w:rFonts w:ascii="Times New Roman" w:hAnsi="Times New Roman" w:cs="Times New Roman"/>
          <w:sz w:val="24"/>
        </w:rPr>
        <w:t>(9), 1018–1023. https://doi.org/10.1016/j.jaridenv.2010.03.006</w:t>
      </w:r>
    </w:p>
    <w:p w14:paraId="49A6F94A" w14:textId="77777777" w:rsidR="00D87C17" w:rsidRPr="00D87C17" w:rsidRDefault="00D87C17" w:rsidP="00D87C17">
      <w:pPr>
        <w:pStyle w:val="Bibliography"/>
        <w:rPr>
          <w:rFonts w:ascii="Times New Roman" w:hAnsi="Times New Roman" w:cs="Times New Roman"/>
          <w:sz w:val="24"/>
        </w:rPr>
      </w:pPr>
      <w:r w:rsidRPr="00D87C17">
        <w:rPr>
          <w:rFonts w:ascii="Times New Roman" w:hAnsi="Times New Roman" w:cs="Times New Roman"/>
          <w:sz w:val="24"/>
        </w:rPr>
        <w:t xml:space="preserve">Bhattacharjee, J., Taylor, J. P., Smith, L. M., &amp; Haukos, D. A. (2009). Seedling competition between native cottonwood and exotic </w:t>
      </w:r>
      <w:proofErr w:type="spellStart"/>
      <w:r w:rsidRPr="00D87C17">
        <w:rPr>
          <w:rFonts w:ascii="Times New Roman" w:hAnsi="Times New Roman" w:cs="Times New Roman"/>
          <w:sz w:val="24"/>
        </w:rPr>
        <w:t>saltcedar</w:t>
      </w:r>
      <w:proofErr w:type="spellEnd"/>
      <w:r w:rsidRPr="00D87C17">
        <w:rPr>
          <w:rFonts w:ascii="Times New Roman" w:hAnsi="Times New Roman" w:cs="Times New Roman"/>
          <w:sz w:val="24"/>
        </w:rPr>
        <w:t xml:space="preserve">: Implications for restoration. </w:t>
      </w:r>
      <w:r w:rsidRPr="00D87C17">
        <w:rPr>
          <w:rFonts w:ascii="Times New Roman" w:hAnsi="Times New Roman" w:cs="Times New Roman"/>
          <w:i/>
          <w:iCs/>
          <w:sz w:val="24"/>
        </w:rPr>
        <w:t>Biological Invasions</w:t>
      </w:r>
      <w:r w:rsidRPr="00D87C17">
        <w:rPr>
          <w:rFonts w:ascii="Times New Roman" w:hAnsi="Times New Roman" w:cs="Times New Roman"/>
          <w:sz w:val="24"/>
        </w:rPr>
        <w:t xml:space="preserve">, </w:t>
      </w:r>
      <w:r w:rsidRPr="00D87C17">
        <w:rPr>
          <w:rFonts w:ascii="Times New Roman" w:hAnsi="Times New Roman" w:cs="Times New Roman"/>
          <w:i/>
          <w:iCs/>
          <w:sz w:val="24"/>
        </w:rPr>
        <w:t>11</w:t>
      </w:r>
      <w:r w:rsidRPr="00D87C17">
        <w:rPr>
          <w:rFonts w:ascii="Times New Roman" w:hAnsi="Times New Roman" w:cs="Times New Roman"/>
          <w:sz w:val="24"/>
        </w:rPr>
        <w:t>(8), 1777–1787. https://doi.org/10.1007/s10530-008-9357-4</w:t>
      </w:r>
    </w:p>
    <w:p w14:paraId="25B66786" w14:textId="77777777" w:rsidR="00D87C17" w:rsidRPr="00D87C17" w:rsidRDefault="00D87C17" w:rsidP="00D87C17">
      <w:pPr>
        <w:pStyle w:val="Bibliography"/>
        <w:rPr>
          <w:rFonts w:ascii="Times New Roman" w:hAnsi="Times New Roman" w:cs="Times New Roman"/>
          <w:sz w:val="24"/>
        </w:rPr>
      </w:pPr>
      <w:r w:rsidRPr="00D87C17">
        <w:rPr>
          <w:rFonts w:ascii="Times New Roman" w:hAnsi="Times New Roman" w:cs="Times New Roman"/>
          <w:sz w:val="24"/>
        </w:rPr>
        <w:t xml:space="preserve">Bhattacharjee, J., Taylor, J. P., Smith, L. M., &amp; Spence, L. E. (2008). The Importance of Soil Characteristics in Determining Survival of First‐Year Cottonwood Seedlings in Altered Riparian Habitats. </w:t>
      </w:r>
      <w:r w:rsidRPr="00D87C17">
        <w:rPr>
          <w:rFonts w:ascii="Times New Roman" w:hAnsi="Times New Roman" w:cs="Times New Roman"/>
          <w:i/>
          <w:iCs/>
          <w:sz w:val="24"/>
        </w:rPr>
        <w:t>Restoration Ecology</w:t>
      </w:r>
      <w:r w:rsidRPr="00D87C17">
        <w:rPr>
          <w:rFonts w:ascii="Times New Roman" w:hAnsi="Times New Roman" w:cs="Times New Roman"/>
          <w:sz w:val="24"/>
        </w:rPr>
        <w:t xml:space="preserve">, </w:t>
      </w:r>
      <w:r w:rsidRPr="00D87C17">
        <w:rPr>
          <w:rFonts w:ascii="Times New Roman" w:hAnsi="Times New Roman" w:cs="Times New Roman"/>
          <w:i/>
          <w:iCs/>
          <w:sz w:val="24"/>
        </w:rPr>
        <w:t>16</w:t>
      </w:r>
      <w:r w:rsidRPr="00D87C17">
        <w:rPr>
          <w:rFonts w:ascii="Times New Roman" w:hAnsi="Times New Roman" w:cs="Times New Roman"/>
          <w:sz w:val="24"/>
        </w:rPr>
        <w:t>(4), 563–571. https://doi.org/10.1111/j.1526-100X.2007.00328.x</w:t>
      </w:r>
    </w:p>
    <w:p w14:paraId="61AE38C6" w14:textId="77777777" w:rsidR="00D87C17" w:rsidRPr="00D87C17" w:rsidRDefault="00D87C17" w:rsidP="00D87C17">
      <w:pPr>
        <w:pStyle w:val="Bibliography"/>
        <w:rPr>
          <w:rFonts w:ascii="Times New Roman" w:hAnsi="Times New Roman" w:cs="Times New Roman"/>
          <w:sz w:val="24"/>
        </w:rPr>
      </w:pPr>
      <w:r w:rsidRPr="00D87C17">
        <w:rPr>
          <w:rFonts w:ascii="Times New Roman" w:hAnsi="Times New Roman" w:cs="Times New Roman"/>
          <w:sz w:val="24"/>
        </w:rPr>
        <w:lastRenderedPageBreak/>
        <w:t xml:space="preserve">Blasch, K. W., Hoffmann, J. P., Graser, L. F., Bryson, J. R., &amp; Flint, A. L. (2006). </w:t>
      </w:r>
      <w:r w:rsidRPr="00D87C17">
        <w:rPr>
          <w:rFonts w:ascii="Times New Roman" w:hAnsi="Times New Roman" w:cs="Times New Roman"/>
          <w:i/>
          <w:iCs/>
          <w:sz w:val="24"/>
        </w:rPr>
        <w:t>Hydrogeology of the upper and middle Verde River watersheds, central Arizona</w:t>
      </w:r>
      <w:r w:rsidRPr="00D87C17">
        <w:rPr>
          <w:rFonts w:ascii="Times New Roman" w:hAnsi="Times New Roman" w:cs="Times New Roman"/>
          <w:sz w:val="24"/>
        </w:rPr>
        <w:t>. U. S. Geological Survey.</w:t>
      </w:r>
    </w:p>
    <w:p w14:paraId="73C4ED80" w14:textId="77777777" w:rsidR="00D87C17" w:rsidRPr="00D87C17" w:rsidRDefault="00D87C17" w:rsidP="00D87C17">
      <w:pPr>
        <w:pStyle w:val="Bibliography"/>
        <w:rPr>
          <w:rFonts w:ascii="Times New Roman" w:hAnsi="Times New Roman" w:cs="Times New Roman"/>
          <w:sz w:val="24"/>
        </w:rPr>
      </w:pPr>
      <w:r w:rsidRPr="00D87C17">
        <w:rPr>
          <w:rFonts w:ascii="Times New Roman" w:hAnsi="Times New Roman" w:cs="Times New Roman"/>
          <w:sz w:val="24"/>
        </w:rPr>
        <w:t xml:space="preserve">Bock, C. E., &amp; Bock, J. H. (2014). EFFECTS OF WILDFIRE ON RIPARIAN TREES IN SOUTHEASTERN ARIZONA. </w:t>
      </w:r>
      <w:r w:rsidRPr="00D87C17">
        <w:rPr>
          <w:rFonts w:ascii="Times New Roman" w:hAnsi="Times New Roman" w:cs="Times New Roman"/>
          <w:i/>
          <w:iCs/>
          <w:sz w:val="24"/>
        </w:rPr>
        <w:t>SOUTHWESTERN NATURALIST</w:t>
      </w:r>
      <w:r w:rsidRPr="00D87C17">
        <w:rPr>
          <w:rFonts w:ascii="Times New Roman" w:hAnsi="Times New Roman" w:cs="Times New Roman"/>
          <w:sz w:val="24"/>
        </w:rPr>
        <w:t xml:space="preserve">, </w:t>
      </w:r>
      <w:r w:rsidRPr="00D87C17">
        <w:rPr>
          <w:rFonts w:ascii="Times New Roman" w:hAnsi="Times New Roman" w:cs="Times New Roman"/>
          <w:i/>
          <w:iCs/>
          <w:sz w:val="24"/>
        </w:rPr>
        <w:t>59</w:t>
      </w:r>
      <w:r w:rsidRPr="00D87C17">
        <w:rPr>
          <w:rFonts w:ascii="Times New Roman" w:hAnsi="Times New Roman" w:cs="Times New Roman"/>
          <w:sz w:val="24"/>
        </w:rPr>
        <w:t>(4), 568–574. https://doi.org/10.1894/JEM-08.1</w:t>
      </w:r>
    </w:p>
    <w:p w14:paraId="64D84514" w14:textId="77777777" w:rsidR="00D87C17" w:rsidRPr="00D87C17" w:rsidRDefault="00D87C17" w:rsidP="00D87C17">
      <w:pPr>
        <w:pStyle w:val="Bibliography"/>
        <w:rPr>
          <w:rFonts w:ascii="Times New Roman" w:hAnsi="Times New Roman" w:cs="Times New Roman"/>
          <w:sz w:val="24"/>
        </w:rPr>
      </w:pPr>
      <w:r w:rsidRPr="00D87C17">
        <w:rPr>
          <w:rFonts w:ascii="Times New Roman" w:hAnsi="Times New Roman" w:cs="Times New Roman"/>
          <w:sz w:val="24"/>
        </w:rPr>
        <w:t xml:space="preserve">Bradley D. Garner &amp; Donald J. Bills. (2012). </w:t>
      </w:r>
      <w:r w:rsidRPr="00D87C17">
        <w:rPr>
          <w:rFonts w:ascii="Times New Roman" w:hAnsi="Times New Roman" w:cs="Times New Roman"/>
          <w:i/>
          <w:iCs/>
          <w:sz w:val="24"/>
        </w:rPr>
        <w:t>Spatial and seasonal variability of base flow in the Verde Valley, central Arizona, 2007 and 2011</w:t>
      </w:r>
      <w:r w:rsidRPr="00D87C17">
        <w:rPr>
          <w:rFonts w:ascii="Times New Roman" w:hAnsi="Times New Roman" w:cs="Times New Roman"/>
          <w:sz w:val="24"/>
        </w:rPr>
        <w:t xml:space="preserve"> (Scientific Investigations Report) [Scientific Investigations Report].</w:t>
      </w:r>
    </w:p>
    <w:p w14:paraId="57DEFA96" w14:textId="77777777" w:rsidR="00D87C17" w:rsidRPr="00D87C17" w:rsidRDefault="00D87C17" w:rsidP="00D87C17">
      <w:pPr>
        <w:pStyle w:val="Bibliography"/>
        <w:rPr>
          <w:rFonts w:ascii="Times New Roman" w:hAnsi="Times New Roman" w:cs="Times New Roman"/>
          <w:sz w:val="24"/>
        </w:rPr>
      </w:pPr>
      <w:r w:rsidRPr="00D87C17">
        <w:rPr>
          <w:rFonts w:ascii="Times New Roman" w:hAnsi="Times New Roman" w:cs="Times New Roman"/>
          <w:sz w:val="24"/>
        </w:rPr>
        <w:t xml:space="preserve">Braun-Blanquet, J. (1964). </w:t>
      </w:r>
      <w:proofErr w:type="spellStart"/>
      <w:r w:rsidRPr="00D87C17">
        <w:rPr>
          <w:rFonts w:ascii="Times New Roman" w:hAnsi="Times New Roman" w:cs="Times New Roman"/>
          <w:i/>
          <w:iCs/>
          <w:sz w:val="24"/>
        </w:rPr>
        <w:t>Pflanzensoziologie</w:t>
      </w:r>
      <w:proofErr w:type="spellEnd"/>
      <w:r w:rsidRPr="00D87C17">
        <w:rPr>
          <w:rFonts w:ascii="Times New Roman" w:hAnsi="Times New Roman" w:cs="Times New Roman"/>
          <w:sz w:val="24"/>
        </w:rPr>
        <w:t>. Springer Vienna. https://doi.org/10.1007/978-3-7091-8110-2</w:t>
      </w:r>
    </w:p>
    <w:p w14:paraId="20404308" w14:textId="77777777" w:rsidR="00D87C17" w:rsidRPr="00D87C17" w:rsidRDefault="00D87C17" w:rsidP="00D87C17">
      <w:pPr>
        <w:pStyle w:val="Bibliography"/>
        <w:rPr>
          <w:rFonts w:ascii="Times New Roman" w:hAnsi="Times New Roman" w:cs="Times New Roman"/>
          <w:sz w:val="24"/>
        </w:rPr>
      </w:pPr>
      <w:r w:rsidRPr="00D87C17">
        <w:rPr>
          <w:rFonts w:ascii="Times New Roman" w:hAnsi="Times New Roman" w:cs="Times New Roman"/>
          <w:sz w:val="24"/>
        </w:rPr>
        <w:t xml:space="preserve">Bunn, A. G. (2010). Statistical and visual crossdating in R using the </w:t>
      </w:r>
      <w:proofErr w:type="spellStart"/>
      <w:r w:rsidRPr="00D87C17">
        <w:rPr>
          <w:rFonts w:ascii="Times New Roman" w:hAnsi="Times New Roman" w:cs="Times New Roman"/>
          <w:sz w:val="24"/>
        </w:rPr>
        <w:t>dplR</w:t>
      </w:r>
      <w:proofErr w:type="spellEnd"/>
      <w:r w:rsidRPr="00D87C17">
        <w:rPr>
          <w:rFonts w:ascii="Times New Roman" w:hAnsi="Times New Roman" w:cs="Times New Roman"/>
          <w:sz w:val="24"/>
        </w:rPr>
        <w:t xml:space="preserve"> library. </w:t>
      </w:r>
      <w:proofErr w:type="spellStart"/>
      <w:r w:rsidRPr="00D87C17">
        <w:rPr>
          <w:rFonts w:ascii="Times New Roman" w:hAnsi="Times New Roman" w:cs="Times New Roman"/>
          <w:i/>
          <w:iCs/>
          <w:sz w:val="24"/>
        </w:rPr>
        <w:t>Dendrochronologia</w:t>
      </w:r>
      <w:proofErr w:type="spellEnd"/>
      <w:r w:rsidRPr="00D87C17">
        <w:rPr>
          <w:rFonts w:ascii="Times New Roman" w:hAnsi="Times New Roman" w:cs="Times New Roman"/>
          <w:sz w:val="24"/>
        </w:rPr>
        <w:t xml:space="preserve">, </w:t>
      </w:r>
      <w:r w:rsidRPr="00D87C17">
        <w:rPr>
          <w:rFonts w:ascii="Times New Roman" w:hAnsi="Times New Roman" w:cs="Times New Roman"/>
          <w:i/>
          <w:iCs/>
          <w:sz w:val="24"/>
        </w:rPr>
        <w:t>28</w:t>
      </w:r>
      <w:r w:rsidRPr="00D87C17">
        <w:rPr>
          <w:rFonts w:ascii="Times New Roman" w:hAnsi="Times New Roman" w:cs="Times New Roman"/>
          <w:sz w:val="24"/>
        </w:rPr>
        <w:t>(4), 251–258. https://doi.org/10.1016/j.dendro.2009.12.001</w:t>
      </w:r>
    </w:p>
    <w:p w14:paraId="5C584B04" w14:textId="77777777" w:rsidR="00D87C17" w:rsidRPr="00D87C17" w:rsidRDefault="00D87C17" w:rsidP="00D87C17">
      <w:pPr>
        <w:pStyle w:val="Bibliography"/>
        <w:rPr>
          <w:rFonts w:ascii="Times New Roman" w:hAnsi="Times New Roman" w:cs="Times New Roman"/>
          <w:sz w:val="24"/>
        </w:rPr>
      </w:pPr>
      <w:r w:rsidRPr="00D87C17">
        <w:rPr>
          <w:rFonts w:ascii="Times New Roman" w:hAnsi="Times New Roman" w:cs="Times New Roman"/>
          <w:sz w:val="24"/>
        </w:rPr>
        <w:t xml:space="preserve">Busch, D. E., Ingraham, N. L., &amp; Smith, S. D. (1992). Water Uptake in Woody Riparian Phreatophytes of the Southwestern United States: A Stable Isotope Study. </w:t>
      </w:r>
      <w:r w:rsidRPr="00D87C17">
        <w:rPr>
          <w:rFonts w:ascii="Times New Roman" w:hAnsi="Times New Roman" w:cs="Times New Roman"/>
          <w:i/>
          <w:iCs/>
          <w:sz w:val="24"/>
        </w:rPr>
        <w:t>Ecological Applications</w:t>
      </w:r>
      <w:r w:rsidRPr="00D87C17">
        <w:rPr>
          <w:rFonts w:ascii="Times New Roman" w:hAnsi="Times New Roman" w:cs="Times New Roman"/>
          <w:sz w:val="24"/>
        </w:rPr>
        <w:t xml:space="preserve">, </w:t>
      </w:r>
      <w:r w:rsidRPr="00D87C17">
        <w:rPr>
          <w:rFonts w:ascii="Times New Roman" w:hAnsi="Times New Roman" w:cs="Times New Roman"/>
          <w:i/>
          <w:iCs/>
          <w:sz w:val="24"/>
        </w:rPr>
        <w:t>2</w:t>
      </w:r>
      <w:r w:rsidRPr="00D87C17">
        <w:rPr>
          <w:rFonts w:ascii="Times New Roman" w:hAnsi="Times New Roman" w:cs="Times New Roman"/>
          <w:sz w:val="24"/>
        </w:rPr>
        <w:t>(4), 450–459. https://doi.org/10.2307/1941880</w:t>
      </w:r>
    </w:p>
    <w:p w14:paraId="4242D2BC" w14:textId="77777777" w:rsidR="00D87C17" w:rsidRPr="00D87C17" w:rsidRDefault="00D87C17" w:rsidP="00D87C17">
      <w:pPr>
        <w:pStyle w:val="Bibliography"/>
        <w:rPr>
          <w:rFonts w:ascii="Times New Roman" w:hAnsi="Times New Roman" w:cs="Times New Roman"/>
          <w:sz w:val="24"/>
        </w:rPr>
      </w:pPr>
      <w:r w:rsidRPr="00D87C17">
        <w:rPr>
          <w:rFonts w:ascii="Times New Roman" w:hAnsi="Times New Roman" w:cs="Times New Roman"/>
          <w:sz w:val="24"/>
        </w:rPr>
        <w:t xml:space="preserve">Cooper, D. J., Merritt, D. M., Andersen, D. C., &amp; </w:t>
      </w:r>
      <w:proofErr w:type="spellStart"/>
      <w:r w:rsidRPr="00D87C17">
        <w:rPr>
          <w:rFonts w:ascii="Times New Roman" w:hAnsi="Times New Roman" w:cs="Times New Roman"/>
          <w:sz w:val="24"/>
        </w:rPr>
        <w:t>Chimner</w:t>
      </w:r>
      <w:proofErr w:type="spellEnd"/>
      <w:r w:rsidRPr="00D87C17">
        <w:rPr>
          <w:rFonts w:ascii="Times New Roman" w:hAnsi="Times New Roman" w:cs="Times New Roman"/>
          <w:sz w:val="24"/>
        </w:rPr>
        <w:t xml:space="preserve">, R. A. (1999). Factors controlling the establishment of Fremont cottonwood seedlings on the upper Green River, USA. </w:t>
      </w:r>
      <w:r w:rsidRPr="00D87C17">
        <w:rPr>
          <w:rFonts w:ascii="Times New Roman" w:hAnsi="Times New Roman" w:cs="Times New Roman"/>
          <w:i/>
          <w:iCs/>
          <w:sz w:val="24"/>
        </w:rPr>
        <w:t>Regulated Rivers: Research &amp; Management: An International Journal Devoted to River Research and Management</w:t>
      </w:r>
      <w:r w:rsidRPr="00D87C17">
        <w:rPr>
          <w:rFonts w:ascii="Times New Roman" w:hAnsi="Times New Roman" w:cs="Times New Roman"/>
          <w:sz w:val="24"/>
        </w:rPr>
        <w:t xml:space="preserve">, </w:t>
      </w:r>
      <w:r w:rsidRPr="00D87C17">
        <w:rPr>
          <w:rFonts w:ascii="Times New Roman" w:hAnsi="Times New Roman" w:cs="Times New Roman"/>
          <w:i/>
          <w:iCs/>
          <w:sz w:val="24"/>
        </w:rPr>
        <w:t>15</w:t>
      </w:r>
      <w:r w:rsidRPr="00D87C17">
        <w:rPr>
          <w:rFonts w:ascii="Times New Roman" w:hAnsi="Times New Roman" w:cs="Times New Roman"/>
          <w:sz w:val="24"/>
        </w:rPr>
        <w:t>(5), 419–440.</w:t>
      </w:r>
    </w:p>
    <w:p w14:paraId="189B60EC" w14:textId="77777777" w:rsidR="00D87C17" w:rsidRPr="00D87C17" w:rsidRDefault="00D87C17" w:rsidP="00D87C17">
      <w:pPr>
        <w:pStyle w:val="Bibliography"/>
        <w:rPr>
          <w:rFonts w:ascii="Times New Roman" w:hAnsi="Times New Roman" w:cs="Times New Roman"/>
          <w:sz w:val="24"/>
        </w:rPr>
      </w:pPr>
      <w:r w:rsidRPr="00D87C17">
        <w:rPr>
          <w:rFonts w:ascii="Times New Roman" w:hAnsi="Times New Roman" w:cs="Times New Roman"/>
          <w:i/>
          <w:iCs/>
          <w:sz w:val="24"/>
        </w:rPr>
        <w:t>Ecological Implications of Verde River Flows</w:t>
      </w:r>
      <w:r w:rsidRPr="00D87C17">
        <w:rPr>
          <w:rFonts w:ascii="Times New Roman" w:hAnsi="Times New Roman" w:cs="Times New Roman"/>
          <w:sz w:val="24"/>
        </w:rPr>
        <w:t xml:space="preserve"> (Hydrology of the Upper and Middle Verde, pp. 5–14). (2008). Arizona Water Institute, The Nature Conservancy, and Verde River Basin Partnership.</w:t>
      </w:r>
    </w:p>
    <w:p w14:paraId="1BE2036C" w14:textId="77777777" w:rsidR="00D87C17" w:rsidRPr="00D87C17" w:rsidRDefault="00D87C17" w:rsidP="00D87C17">
      <w:pPr>
        <w:pStyle w:val="Bibliography"/>
        <w:rPr>
          <w:rFonts w:ascii="Times New Roman" w:hAnsi="Times New Roman" w:cs="Times New Roman"/>
          <w:sz w:val="24"/>
        </w:rPr>
      </w:pPr>
      <w:r w:rsidRPr="00D87C17">
        <w:rPr>
          <w:rFonts w:ascii="Times New Roman" w:hAnsi="Times New Roman" w:cs="Times New Roman"/>
          <w:sz w:val="24"/>
        </w:rPr>
        <w:lastRenderedPageBreak/>
        <w:t xml:space="preserve">Endress, B. A., Wisdom, M. J., Vavra, M., Parks, C. G., Dick, B. L., Naylor, B. J., &amp; Boyd, J. M. (2012). Effects of ungulate herbivory on aspen, cottonwood, and willow development under forest fuels treatment regimes. </w:t>
      </w:r>
      <w:r w:rsidRPr="00D87C17">
        <w:rPr>
          <w:rFonts w:ascii="Times New Roman" w:hAnsi="Times New Roman" w:cs="Times New Roman"/>
          <w:i/>
          <w:iCs/>
          <w:sz w:val="24"/>
        </w:rPr>
        <w:t>Forest Ecology and Management</w:t>
      </w:r>
      <w:r w:rsidRPr="00D87C17">
        <w:rPr>
          <w:rFonts w:ascii="Times New Roman" w:hAnsi="Times New Roman" w:cs="Times New Roman"/>
          <w:sz w:val="24"/>
        </w:rPr>
        <w:t xml:space="preserve">, </w:t>
      </w:r>
      <w:r w:rsidRPr="00D87C17">
        <w:rPr>
          <w:rFonts w:ascii="Times New Roman" w:hAnsi="Times New Roman" w:cs="Times New Roman"/>
          <w:i/>
          <w:iCs/>
          <w:sz w:val="24"/>
        </w:rPr>
        <w:t>276</w:t>
      </w:r>
      <w:r w:rsidRPr="00D87C17">
        <w:rPr>
          <w:rFonts w:ascii="Times New Roman" w:hAnsi="Times New Roman" w:cs="Times New Roman"/>
          <w:sz w:val="24"/>
        </w:rPr>
        <w:t>, 33–40. https://doi.org/10.1016/j.foreco.2012.03.019</w:t>
      </w:r>
    </w:p>
    <w:p w14:paraId="48A9F6DD" w14:textId="77777777" w:rsidR="00D87C17" w:rsidRPr="00D87C17" w:rsidRDefault="00D87C17" w:rsidP="00D87C17">
      <w:pPr>
        <w:pStyle w:val="Bibliography"/>
        <w:rPr>
          <w:rFonts w:ascii="Times New Roman" w:hAnsi="Times New Roman" w:cs="Times New Roman"/>
          <w:sz w:val="24"/>
        </w:rPr>
      </w:pPr>
      <w:r w:rsidRPr="00D87C17">
        <w:rPr>
          <w:rFonts w:ascii="Times New Roman" w:hAnsi="Times New Roman" w:cs="Times New Roman"/>
          <w:sz w:val="24"/>
        </w:rPr>
        <w:t xml:space="preserve">Fenner, B. P., &amp; D. R. Patton. (1985). Effects of regulated water flows on regeneration of Fremont cottonwood. </w:t>
      </w:r>
      <w:r w:rsidRPr="00D87C17">
        <w:rPr>
          <w:rFonts w:ascii="Times New Roman" w:hAnsi="Times New Roman" w:cs="Times New Roman"/>
          <w:i/>
          <w:iCs/>
          <w:sz w:val="24"/>
        </w:rPr>
        <w:t>Rangeland Ecology and Management</w:t>
      </w:r>
      <w:r w:rsidRPr="00D87C17">
        <w:rPr>
          <w:rFonts w:ascii="Times New Roman" w:hAnsi="Times New Roman" w:cs="Times New Roman"/>
          <w:sz w:val="24"/>
        </w:rPr>
        <w:t>.</w:t>
      </w:r>
    </w:p>
    <w:p w14:paraId="3B7051B4" w14:textId="77777777" w:rsidR="00D87C17" w:rsidRPr="00D87C17" w:rsidRDefault="00D87C17" w:rsidP="00D87C17">
      <w:pPr>
        <w:pStyle w:val="Bibliography"/>
        <w:rPr>
          <w:rFonts w:ascii="Times New Roman" w:hAnsi="Times New Roman" w:cs="Times New Roman"/>
          <w:sz w:val="24"/>
        </w:rPr>
      </w:pPr>
      <w:r w:rsidRPr="00D87C17">
        <w:rPr>
          <w:rFonts w:ascii="Times New Roman" w:hAnsi="Times New Roman" w:cs="Times New Roman"/>
          <w:sz w:val="24"/>
        </w:rPr>
        <w:t xml:space="preserve">Ffolliott, P. F., </w:t>
      </w:r>
      <w:proofErr w:type="spellStart"/>
      <w:r w:rsidRPr="00D87C17">
        <w:rPr>
          <w:rFonts w:ascii="Times New Roman" w:hAnsi="Times New Roman" w:cs="Times New Roman"/>
          <w:sz w:val="24"/>
        </w:rPr>
        <w:t>DeBano</w:t>
      </w:r>
      <w:proofErr w:type="spellEnd"/>
      <w:r w:rsidRPr="00D87C17">
        <w:rPr>
          <w:rFonts w:ascii="Times New Roman" w:hAnsi="Times New Roman" w:cs="Times New Roman"/>
          <w:sz w:val="24"/>
        </w:rPr>
        <w:t xml:space="preserve">, L. F., Baker Jr, M. B., Neary, D. G., &amp; Brooks, K. N. (2004). Hydrology and impacts of disturbances on hydrologic function. </w:t>
      </w:r>
      <w:r w:rsidRPr="00D87C17">
        <w:rPr>
          <w:rFonts w:ascii="Times New Roman" w:hAnsi="Times New Roman" w:cs="Times New Roman"/>
          <w:i/>
          <w:iCs/>
          <w:sz w:val="24"/>
        </w:rPr>
        <w:t xml:space="preserve">Riparian Areas of the Southwestern United States: Hydrology, Ecology, and Management; Baker, MB, Ffolliott, PF, </w:t>
      </w:r>
      <w:proofErr w:type="spellStart"/>
      <w:r w:rsidRPr="00D87C17">
        <w:rPr>
          <w:rFonts w:ascii="Times New Roman" w:hAnsi="Times New Roman" w:cs="Times New Roman"/>
          <w:i/>
          <w:iCs/>
          <w:sz w:val="24"/>
        </w:rPr>
        <w:t>DeBano</w:t>
      </w:r>
      <w:proofErr w:type="spellEnd"/>
      <w:r w:rsidRPr="00D87C17">
        <w:rPr>
          <w:rFonts w:ascii="Times New Roman" w:hAnsi="Times New Roman" w:cs="Times New Roman"/>
          <w:i/>
          <w:iCs/>
          <w:sz w:val="24"/>
        </w:rPr>
        <w:t>, LF, Neary, DG, Eds</w:t>
      </w:r>
      <w:r w:rsidRPr="00D87C17">
        <w:rPr>
          <w:rFonts w:ascii="Times New Roman" w:hAnsi="Times New Roman" w:cs="Times New Roman"/>
          <w:sz w:val="24"/>
        </w:rPr>
        <w:t>, 51.</w:t>
      </w:r>
    </w:p>
    <w:p w14:paraId="5EFB42ED" w14:textId="77777777" w:rsidR="00D87C17" w:rsidRPr="00D87C17" w:rsidRDefault="00D87C17" w:rsidP="00D87C17">
      <w:pPr>
        <w:pStyle w:val="Bibliography"/>
        <w:rPr>
          <w:rFonts w:ascii="Times New Roman" w:hAnsi="Times New Roman" w:cs="Times New Roman"/>
          <w:sz w:val="24"/>
        </w:rPr>
      </w:pPr>
      <w:proofErr w:type="spellStart"/>
      <w:r w:rsidRPr="00D87C17">
        <w:rPr>
          <w:rFonts w:ascii="Times New Roman" w:hAnsi="Times New Roman" w:cs="Times New Roman"/>
          <w:sz w:val="24"/>
        </w:rPr>
        <w:t>Gom</w:t>
      </w:r>
      <w:proofErr w:type="spellEnd"/>
      <w:r w:rsidRPr="00D87C17">
        <w:rPr>
          <w:rFonts w:ascii="Times New Roman" w:hAnsi="Times New Roman" w:cs="Times New Roman"/>
          <w:sz w:val="24"/>
        </w:rPr>
        <w:t xml:space="preserve">, L. A., &amp; Rood, S. B. (2000). Fire induces clonal sprouting of riparian cottonwoods. </w:t>
      </w:r>
      <w:r w:rsidRPr="00D87C17">
        <w:rPr>
          <w:rFonts w:ascii="Times New Roman" w:hAnsi="Times New Roman" w:cs="Times New Roman"/>
          <w:i/>
          <w:iCs/>
          <w:sz w:val="24"/>
        </w:rPr>
        <w:t>Canadian Journal of Botany</w:t>
      </w:r>
      <w:r w:rsidRPr="00D87C17">
        <w:rPr>
          <w:rFonts w:ascii="Times New Roman" w:hAnsi="Times New Roman" w:cs="Times New Roman"/>
          <w:sz w:val="24"/>
        </w:rPr>
        <w:t xml:space="preserve">, </w:t>
      </w:r>
      <w:r w:rsidRPr="00D87C17">
        <w:rPr>
          <w:rFonts w:ascii="Times New Roman" w:hAnsi="Times New Roman" w:cs="Times New Roman"/>
          <w:i/>
          <w:iCs/>
          <w:sz w:val="24"/>
        </w:rPr>
        <w:t>77</w:t>
      </w:r>
      <w:r w:rsidRPr="00D87C17">
        <w:rPr>
          <w:rFonts w:ascii="Times New Roman" w:hAnsi="Times New Roman" w:cs="Times New Roman"/>
          <w:sz w:val="24"/>
        </w:rPr>
        <w:t>(11), 1604–1616. https://doi.org/10.1139/b99-135</w:t>
      </w:r>
    </w:p>
    <w:p w14:paraId="68436473" w14:textId="77777777" w:rsidR="00D87C17" w:rsidRPr="00D87C17" w:rsidRDefault="00D87C17" w:rsidP="00D87C17">
      <w:pPr>
        <w:pStyle w:val="Bibliography"/>
        <w:rPr>
          <w:rFonts w:ascii="Times New Roman" w:hAnsi="Times New Roman" w:cs="Times New Roman"/>
          <w:sz w:val="24"/>
        </w:rPr>
      </w:pPr>
      <w:r w:rsidRPr="00D87C17">
        <w:rPr>
          <w:rFonts w:ascii="Times New Roman" w:hAnsi="Times New Roman" w:cs="Times New Roman"/>
          <w:sz w:val="24"/>
        </w:rPr>
        <w:t xml:space="preserve">Horton, J. L., Kolb, T. E., &amp; Hart, S. C. (2001). PHYSIOLOGICAL RESPONSE TO GROUNDWATER DEPTH VARIES AMONG SPECIES AND WITH RIVER FLOW REGULATION. </w:t>
      </w:r>
      <w:r w:rsidRPr="00D87C17">
        <w:rPr>
          <w:rFonts w:ascii="Times New Roman" w:hAnsi="Times New Roman" w:cs="Times New Roman"/>
          <w:i/>
          <w:iCs/>
          <w:sz w:val="24"/>
        </w:rPr>
        <w:t>Ecological Applications</w:t>
      </w:r>
      <w:r w:rsidRPr="00D87C17">
        <w:rPr>
          <w:rFonts w:ascii="Times New Roman" w:hAnsi="Times New Roman" w:cs="Times New Roman"/>
          <w:sz w:val="24"/>
        </w:rPr>
        <w:t xml:space="preserve">, </w:t>
      </w:r>
      <w:r w:rsidRPr="00D87C17">
        <w:rPr>
          <w:rFonts w:ascii="Times New Roman" w:hAnsi="Times New Roman" w:cs="Times New Roman"/>
          <w:i/>
          <w:iCs/>
          <w:sz w:val="24"/>
        </w:rPr>
        <w:t>11</w:t>
      </w:r>
      <w:r w:rsidRPr="00D87C17">
        <w:rPr>
          <w:rFonts w:ascii="Times New Roman" w:hAnsi="Times New Roman" w:cs="Times New Roman"/>
          <w:sz w:val="24"/>
        </w:rPr>
        <w:t>(4), 1046–1059. https://doi.org/10.1890/1051-0761(2001)011[</w:t>
      </w:r>
      <w:proofErr w:type="gramStart"/>
      <w:r w:rsidRPr="00D87C17">
        <w:rPr>
          <w:rFonts w:ascii="Times New Roman" w:hAnsi="Times New Roman" w:cs="Times New Roman"/>
          <w:sz w:val="24"/>
        </w:rPr>
        <w:t>1046:PRTGDV</w:t>
      </w:r>
      <w:proofErr w:type="gramEnd"/>
      <w:r w:rsidRPr="00D87C17">
        <w:rPr>
          <w:rFonts w:ascii="Times New Roman" w:hAnsi="Times New Roman" w:cs="Times New Roman"/>
          <w:sz w:val="24"/>
        </w:rPr>
        <w:t>]2.0.CO;2</w:t>
      </w:r>
    </w:p>
    <w:p w14:paraId="7C716E42" w14:textId="77777777" w:rsidR="00D87C17" w:rsidRPr="00D87C17" w:rsidRDefault="00D87C17" w:rsidP="00D87C17">
      <w:pPr>
        <w:pStyle w:val="Bibliography"/>
        <w:rPr>
          <w:rFonts w:ascii="Times New Roman" w:hAnsi="Times New Roman" w:cs="Times New Roman"/>
          <w:sz w:val="24"/>
        </w:rPr>
      </w:pPr>
      <w:r w:rsidRPr="00D87C17">
        <w:rPr>
          <w:rFonts w:ascii="Times New Roman" w:hAnsi="Times New Roman" w:cs="Times New Roman"/>
          <w:sz w:val="24"/>
        </w:rPr>
        <w:t xml:space="preserve">Johnson, T. D., Kolb, T. E., &amp; Medina, A. L. (2010). Do riparian plant community characteristics differ between </w:t>
      </w:r>
      <w:proofErr w:type="spellStart"/>
      <w:r w:rsidRPr="00D87C17">
        <w:rPr>
          <w:rFonts w:ascii="Times New Roman" w:hAnsi="Times New Roman" w:cs="Times New Roman"/>
          <w:sz w:val="24"/>
        </w:rPr>
        <w:t>Tamarix</w:t>
      </w:r>
      <w:proofErr w:type="spellEnd"/>
      <w:r w:rsidRPr="00D87C17">
        <w:rPr>
          <w:rFonts w:ascii="Times New Roman" w:hAnsi="Times New Roman" w:cs="Times New Roman"/>
          <w:sz w:val="24"/>
        </w:rPr>
        <w:t xml:space="preserve"> (L.) invaded and non-invaded sites on the upper Verde River, Arizona? </w:t>
      </w:r>
      <w:r w:rsidRPr="00D87C17">
        <w:rPr>
          <w:rFonts w:ascii="Times New Roman" w:hAnsi="Times New Roman" w:cs="Times New Roman"/>
          <w:i/>
          <w:iCs/>
          <w:sz w:val="24"/>
        </w:rPr>
        <w:t>Biological Invasions</w:t>
      </w:r>
      <w:r w:rsidRPr="00D87C17">
        <w:rPr>
          <w:rFonts w:ascii="Times New Roman" w:hAnsi="Times New Roman" w:cs="Times New Roman"/>
          <w:sz w:val="24"/>
        </w:rPr>
        <w:t xml:space="preserve">, </w:t>
      </w:r>
      <w:r w:rsidRPr="00D87C17">
        <w:rPr>
          <w:rFonts w:ascii="Times New Roman" w:hAnsi="Times New Roman" w:cs="Times New Roman"/>
          <w:i/>
          <w:iCs/>
          <w:sz w:val="24"/>
        </w:rPr>
        <w:t>12</w:t>
      </w:r>
      <w:r w:rsidRPr="00D87C17">
        <w:rPr>
          <w:rFonts w:ascii="Times New Roman" w:hAnsi="Times New Roman" w:cs="Times New Roman"/>
          <w:sz w:val="24"/>
        </w:rPr>
        <w:t>(8), 2487–2497. https://doi.org/10.1007/s10530-009-9658-2</w:t>
      </w:r>
    </w:p>
    <w:p w14:paraId="269FDC0E" w14:textId="77777777" w:rsidR="00D87C17" w:rsidRPr="00D87C17" w:rsidRDefault="00D87C17" w:rsidP="00D87C17">
      <w:pPr>
        <w:pStyle w:val="Bibliography"/>
        <w:rPr>
          <w:rFonts w:ascii="Times New Roman" w:hAnsi="Times New Roman" w:cs="Times New Roman"/>
          <w:sz w:val="24"/>
        </w:rPr>
      </w:pPr>
      <w:r w:rsidRPr="00D87C17">
        <w:rPr>
          <w:rFonts w:ascii="Times New Roman" w:hAnsi="Times New Roman" w:cs="Times New Roman"/>
          <w:sz w:val="24"/>
        </w:rPr>
        <w:t xml:space="preserve">Keller, G. S., &amp; Avery, J. D. (2014). Avian use of isolated cottonwood, tamarisk, and residential patches of habitat during migration on the high plains of New Mexico. </w:t>
      </w:r>
      <w:r w:rsidRPr="00D87C17">
        <w:rPr>
          <w:rFonts w:ascii="Times New Roman" w:hAnsi="Times New Roman" w:cs="Times New Roman"/>
          <w:i/>
          <w:iCs/>
          <w:sz w:val="24"/>
        </w:rPr>
        <w:t>The Southwestern Naturalist</w:t>
      </w:r>
      <w:r w:rsidRPr="00D87C17">
        <w:rPr>
          <w:rFonts w:ascii="Times New Roman" w:hAnsi="Times New Roman" w:cs="Times New Roman"/>
          <w:sz w:val="24"/>
        </w:rPr>
        <w:t xml:space="preserve">, </w:t>
      </w:r>
      <w:r w:rsidRPr="00D87C17">
        <w:rPr>
          <w:rFonts w:ascii="Times New Roman" w:hAnsi="Times New Roman" w:cs="Times New Roman"/>
          <w:i/>
          <w:iCs/>
          <w:sz w:val="24"/>
        </w:rPr>
        <w:t>59</w:t>
      </w:r>
      <w:r w:rsidRPr="00D87C17">
        <w:rPr>
          <w:rFonts w:ascii="Times New Roman" w:hAnsi="Times New Roman" w:cs="Times New Roman"/>
          <w:sz w:val="24"/>
        </w:rPr>
        <w:t>(2), 263–271. https://doi.org/10.1894/F15-MLK-15.1</w:t>
      </w:r>
    </w:p>
    <w:p w14:paraId="5DC9C526" w14:textId="77777777" w:rsidR="00D87C17" w:rsidRPr="00D87C17" w:rsidRDefault="00D87C17" w:rsidP="00D87C17">
      <w:pPr>
        <w:pStyle w:val="Bibliography"/>
        <w:rPr>
          <w:rFonts w:ascii="Times New Roman" w:hAnsi="Times New Roman" w:cs="Times New Roman"/>
          <w:sz w:val="24"/>
        </w:rPr>
      </w:pPr>
      <w:proofErr w:type="spellStart"/>
      <w:r w:rsidRPr="00D87C17">
        <w:rPr>
          <w:rFonts w:ascii="Times New Roman" w:hAnsi="Times New Roman" w:cs="Times New Roman"/>
          <w:sz w:val="24"/>
        </w:rPr>
        <w:lastRenderedPageBreak/>
        <w:t>Kranjcec</w:t>
      </w:r>
      <w:proofErr w:type="spellEnd"/>
      <w:r w:rsidRPr="00D87C17">
        <w:rPr>
          <w:rFonts w:ascii="Times New Roman" w:hAnsi="Times New Roman" w:cs="Times New Roman"/>
          <w:sz w:val="24"/>
        </w:rPr>
        <w:t xml:space="preserve">, J., Mahoney, J. M., &amp; Rood, S. B. (1998). The responses of three riparian cottonwood species to water table decline. </w:t>
      </w:r>
      <w:r w:rsidRPr="00D87C17">
        <w:rPr>
          <w:rFonts w:ascii="Times New Roman" w:hAnsi="Times New Roman" w:cs="Times New Roman"/>
          <w:i/>
          <w:iCs/>
          <w:sz w:val="24"/>
        </w:rPr>
        <w:t>Forest Ecology and Management</w:t>
      </w:r>
      <w:r w:rsidRPr="00D87C17">
        <w:rPr>
          <w:rFonts w:ascii="Times New Roman" w:hAnsi="Times New Roman" w:cs="Times New Roman"/>
          <w:sz w:val="24"/>
        </w:rPr>
        <w:t xml:space="preserve">, </w:t>
      </w:r>
      <w:r w:rsidRPr="00D87C17">
        <w:rPr>
          <w:rFonts w:ascii="Times New Roman" w:hAnsi="Times New Roman" w:cs="Times New Roman"/>
          <w:i/>
          <w:iCs/>
          <w:sz w:val="24"/>
        </w:rPr>
        <w:t>110</w:t>
      </w:r>
      <w:r w:rsidRPr="00D87C17">
        <w:rPr>
          <w:rFonts w:ascii="Times New Roman" w:hAnsi="Times New Roman" w:cs="Times New Roman"/>
          <w:sz w:val="24"/>
        </w:rPr>
        <w:t>(1–3), 77–87. https://doi.org/10.1016/S0378-1127(98)00276-X</w:t>
      </w:r>
    </w:p>
    <w:p w14:paraId="209D2843" w14:textId="77777777" w:rsidR="00D87C17" w:rsidRPr="00D87C17" w:rsidRDefault="00D87C17" w:rsidP="00D87C17">
      <w:pPr>
        <w:pStyle w:val="Bibliography"/>
        <w:rPr>
          <w:rFonts w:ascii="Times New Roman" w:hAnsi="Times New Roman" w:cs="Times New Roman"/>
          <w:sz w:val="24"/>
        </w:rPr>
      </w:pPr>
      <w:r w:rsidRPr="00D87C17">
        <w:rPr>
          <w:rFonts w:ascii="Times New Roman" w:hAnsi="Times New Roman" w:cs="Times New Roman"/>
          <w:sz w:val="24"/>
        </w:rPr>
        <w:t xml:space="preserve">Mahoney, J. M., &amp; Rood, S. B. (1998). Streamflow requirements for cottonwood seedling recruitment—An integrative model. </w:t>
      </w:r>
      <w:r w:rsidRPr="00D87C17">
        <w:rPr>
          <w:rFonts w:ascii="Times New Roman" w:hAnsi="Times New Roman" w:cs="Times New Roman"/>
          <w:i/>
          <w:iCs/>
          <w:sz w:val="24"/>
        </w:rPr>
        <w:t>Wetlands</w:t>
      </w:r>
      <w:r w:rsidRPr="00D87C17">
        <w:rPr>
          <w:rFonts w:ascii="Times New Roman" w:hAnsi="Times New Roman" w:cs="Times New Roman"/>
          <w:sz w:val="24"/>
        </w:rPr>
        <w:t xml:space="preserve">, </w:t>
      </w:r>
      <w:r w:rsidRPr="00D87C17">
        <w:rPr>
          <w:rFonts w:ascii="Times New Roman" w:hAnsi="Times New Roman" w:cs="Times New Roman"/>
          <w:i/>
          <w:iCs/>
          <w:sz w:val="24"/>
        </w:rPr>
        <w:t>18</w:t>
      </w:r>
      <w:r w:rsidRPr="00D87C17">
        <w:rPr>
          <w:rFonts w:ascii="Times New Roman" w:hAnsi="Times New Roman" w:cs="Times New Roman"/>
          <w:sz w:val="24"/>
        </w:rPr>
        <w:t>(4), 634–645. https://doi.org/10.1007/BF03161678</w:t>
      </w:r>
    </w:p>
    <w:p w14:paraId="481E4391" w14:textId="77777777" w:rsidR="00D87C17" w:rsidRPr="00D87C17" w:rsidRDefault="00D87C17" w:rsidP="00D87C17">
      <w:pPr>
        <w:pStyle w:val="Bibliography"/>
        <w:rPr>
          <w:rFonts w:ascii="Times New Roman" w:hAnsi="Times New Roman" w:cs="Times New Roman"/>
          <w:sz w:val="24"/>
        </w:rPr>
      </w:pPr>
      <w:r w:rsidRPr="00D87C17">
        <w:rPr>
          <w:rFonts w:ascii="Times New Roman" w:hAnsi="Times New Roman" w:cs="Times New Roman"/>
          <w:sz w:val="24"/>
        </w:rPr>
        <w:t xml:space="preserve">Meko, D. M., </w:t>
      </w:r>
      <w:proofErr w:type="spellStart"/>
      <w:r w:rsidRPr="00D87C17">
        <w:rPr>
          <w:rFonts w:ascii="Times New Roman" w:hAnsi="Times New Roman" w:cs="Times New Roman"/>
          <w:sz w:val="24"/>
        </w:rPr>
        <w:t>Touchan</w:t>
      </w:r>
      <w:proofErr w:type="spellEnd"/>
      <w:r w:rsidRPr="00D87C17">
        <w:rPr>
          <w:rFonts w:ascii="Times New Roman" w:hAnsi="Times New Roman" w:cs="Times New Roman"/>
          <w:sz w:val="24"/>
        </w:rPr>
        <w:t xml:space="preserve">, R., &amp; </w:t>
      </w:r>
      <w:proofErr w:type="spellStart"/>
      <w:r w:rsidRPr="00D87C17">
        <w:rPr>
          <w:rFonts w:ascii="Times New Roman" w:hAnsi="Times New Roman" w:cs="Times New Roman"/>
          <w:sz w:val="24"/>
        </w:rPr>
        <w:t>Anchukaitis</w:t>
      </w:r>
      <w:proofErr w:type="spellEnd"/>
      <w:r w:rsidRPr="00D87C17">
        <w:rPr>
          <w:rFonts w:ascii="Times New Roman" w:hAnsi="Times New Roman" w:cs="Times New Roman"/>
          <w:sz w:val="24"/>
        </w:rPr>
        <w:t xml:space="preserve">, K. J. (2011). </w:t>
      </w:r>
      <w:proofErr w:type="spellStart"/>
      <w:r w:rsidRPr="00D87C17">
        <w:rPr>
          <w:rFonts w:ascii="Times New Roman" w:hAnsi="Times New Roman" w:cs="Times New Roman"/>
          <w:sz w:val="24"/>
        </w:rPr>
        <w:t>Seascorr</w:t>
      </w:r>
      <w:proofErr w:type="spellEnd"/>
      <w:r w:rsidRPr="00D87C17">
        <w:rPr>
          <w:rFonts w:ascii="Times New Roman" w:hAnsi="Times New Roman" w:cs="Times New Roman"/>
          <w:sz w:val="24"/>
        </w:rPr>
        <w:t xml:space="preserve">: A MATLAB program for identifying the seasonal climate signal in an annual tree-ring time series. </w:t>
      </w:r>
      <w:r w:rsidRPr="00D87C17">
        <w:rPr>
          <w:rFonts w:ascii="Times New Roman" w:hAnsi="Times New Roman" w:cs="Times New Roman"/>
          <w:i/>
          <w:iCs/>
          <w:sz w:val="24"/>
        </w:rPr>
        <w:t>Computers &amp; Geosciences</w:t>
      </w:r>
      <w:r w:rsidRPr="00D87C17">
        <w:rPr>
          <w:rFonts w:ascii="Times New Roman" w:hAnsi="Times New Roman" w:cs="Times New Roman"/>
          <w:sz w:val="24"/>
        </w:rPr>
        <w:t xml:space="preserve">, </w:t>
      </w:r>
      <w:r w:rsidRPr="00D87C17">
        <w:rPr>
          <w:rFonts w:ascii="Times New Roman" w:hAnsi="Times New Roman" w:cs="Times New Roman"/>
          <w:i/>
          <w:iCs/>
          <w:sz w:val="24"/>
        </w:rPr>
        <w:t>37</w:t>
      </w:r>
      <w:r w:rsidRPr="00D87C17">
        <w:rPr>
          <w:rFonts w:ascii="Times New Roman" w:hAnsi="Times New Roman" w:cs="Times New Roman"/>
          <w:sz w:val="24"/>
        </w:rPr>
        <w:t>(9), 1234–1241. https://doi.org/10.1016/j.cageo.2011.01.013</w:t>
      </w:r>
    </w:p>
    <w:p w14:paraId="4C12F87A" w14:textId="77777777" w:rsidR="00D87C17" w:rsidRPr="00D87C17" w:rsidRDefault="00D87C17" w:rsidP="00D87C17">
      <w:pPr>
        <w:pStyle w:val="Bibliography"/>
        <w:rPr>
          <w:rFonts w:ascii="Times New Roman" w:hAnsi="Times New Roman" w:cs="Times New Roman"/>
          <w:sz w:val="24"/>
        </w:rPr>
      </w:pPr>
      <w:r w:rsidRPr="00D87C17">
        <w:rPr>
          <w:rFonts w:ascii="Times New Roman" w:hAnsi="Times New Roman" w:cs="Times New Roman"/>
          <w:sz w:val="24"/>
        </w:rPr>
        <w:t xml:space="preserve">Merritt, D. M., &amp; Cooper, D. J. (2000). Riparian vegetation and channel change in response to river regulation: A comparative study of regulated and unregulated streams in the Green River Basin, USA. </w:t>
      </w:r>
      <w:r w:rsidRPr="00D87C17">
        <w:rPr>
          <w:rFonts w:ascii="Times New Roman" w:hAnsi="Times New Roman" w:cs="Times New Roman"/>
          <w:i/>
          <w:iCs/>
          <w:sz w:val="24"/>
        </w:rPr>
        <w:t>Regulated Rivers: Research &amp; Management</w:t>
      </w:r>
      <w:r w:rsidRPr="00D87C17">
        <w:rPr>
          <w:rFonts w:ascii="Times New Roman" w:hAnsi="Times New Roman" w:cs="Times New Roman"/>
          <w:sz w:val="24"/>
        </w:rPr>
        <w:t xml:space="preserve">, </w:t>
      </w:r>
      <w:r w:rsidRPr="00D87C17">
        <w:rPr>
          <w:rFonts w:ascii="Times New Roman" w:hAnsi="Times New Roman" w:cs="Times New Roman"/>
          <w:i/>
          <w:iCs/>
          <w:sz w:val="24"/>
        </w:rPr>
        <w:t>16</w:t>
      </w:r>
      <w:r w:rsidRPr="00D87C17">
        <w:rPr>
          <w:rFonts w:ascii="Times New Roman" w:hAnsi="Times New Roman" w:cs="Times New Roman"/>
          <w:sz w:val="24"/>
        </w:rPr>
        <w:t>(6), 543–564. https://doi.org/10.1002/1099-1646(200011/12)16:6&lt;</w:t>
      </w:r>
      <w:proofErr w:type="gramStart"/>
      <w:r w:rsidRPr="00D87C17">
        <w:rPr>
          <w:rFonts w:ascii="Times New Roman" w:hAnsi="Times New Roman" w:cs="Times New Roman"/>
          <w:sz w:val="24"/>
        </w:rPr>
        <w:t>543::</w:t>
      </w:r>
      <w:proofErr w:type="gramEnd"/>
      <w:r w:rsidRPr="00D87C17">
        <w:rPr>
          <w:rFonts w:ascii="Times New Roman" w:hAnsi="Times New Roman" w:cs="Times New Roman"/>
          <w:sz w:val="24"/>
        </w:rPr>
        <w:t>AID-RRR590&gt;3.0.CO;2-N</w:t>
      </w:r>
    </w:p>
    <w:p w14:paraId="0ED34241" w14:textId="77777777" w:rsidR="00D87C17" w:rsidRPr="00D87C17" w:rsidRDefault="00D87C17" w:rsidP="00D87C17">
      <w:pPr>
        <w:pStyle w:val="Bibliography"/>
        <w:rPr>
          <w:rFonts w:ascii="Times New Roman" w:hAnsi="Times New Roman" w:cs="Times New Roman"/>
          <w:sz w:val="24"/>
        </w:rPr>
      </w:pPr>
      <w:r w:rsidRPr="00D87C17">
        <w:rPr>
          <w:rFonts w:ascii="Times New Roman" w:hAnsi="Times New Roman" w:cs="Times New Roman"/>
          <w:sz w:val="24"/>
        </w:rPr>
        <w:t xml:space="preserve">Moran, M. E., Aparecido, L. M. T., Koepke, D. F., Cooper, H. F., Doughty, C. E., Gehring, C. A., Throop, H. L., Whitham, T. G., Allan, G. J., &amp; Hultine, K. R. (2023). Limits of thermal and hydrological tolerance in a foundation tree species </w:t>
      </w:r>
      <w:proofErr w:type="gramStart"/>
      <w:r w:rsidRPr="00D87C17">
        <w:rPr>
          <w:rFonts w:ascii="Times New Roman" w:hAnsi="Times New Roman" w:cs="Times New Roman"/>
          <w:sz w:val="24"/>
        </w:rPr>
        <w:t xml:space="preserve">( </w:t>
      </w:r>
      <w:r w:rsidRPr="00D87C17">
        <w:rPr>
          <w:rFonts w:ascii="Times New Roman" w:hAnsi="Times New Roman" w:cs="Times New Roman"/>
          <w:i/>
          <w:iCs/>
          <w:sz w:val="24"/>
        </w:rPr>
        <w:t>Populus</w:t>
      </w:r>
      <w:proofErr w:type="gramEnd"/>
      <w:r w:rsidRPr="00D87C17">
        <w:rPr>
          <w:rFonts w:ascii="Times New Roman" w:hAnsi="Times New Roman" w:cs="Times New Roman"/>
          <w:i/>
          <w:iCs/>
          <w:sz w:val="24"/>
        </w:rPr>
        <w:t xml:space="preserve"> </w:t>
      </w:r>
      <w:proofErr w:type="spellStart"/>
      <w:r w:rsidRPr="00D87C17">
        <w:rPr>
          <w:rFonts w:ascii="Times New Roman" w:hAnsi="Times New Roman" w:cs="Times New Roman"/>
          <w:i/>
          <w:iCs/>
          <w:sz w:val="24"/>
        </w:rPr>
        <w:t>fremontii</w:t>
      </w:r>
      <w:proofErr w:type="spellEnd"/>
      <w:r w:rsidRPr="00D87C17">
        <w:rPr>
          <w:rFonts w:ascii="Times New Roman" w:hAnsi="Times New Roman" w:cs="Times New Roman"/>
          <w:sz w:val="24"/>
        </w:rPr>
        <w:t xml:space="preserve"> ) in the desert southwestern United States. </w:t>
      </w:r>
      <w:r w:rsidRPr="00D87C17">
        <w:rPr>
          <w:rFonts w:ascii="Times New Roman" w:hAnsi="Times New Roman" w:cs="Times New Roman"/>
          <w:i/>
          <w:iCs/>
          <w:sz w:val="24"/>
        </w:rPr>
        <w:t>New Phytologist</w:t>
      </w:r>
      <w:r w:rsidRPr="00D87C17">
        <w:rPr>
          <w:rFonts w:ascii="Times New Roman" w:hAnsi="Times New Roman" w:cs="Times New Roman"/>
          <w:sz w:val="24"/>
        </w:rPr>
        <w:t xml:space="preserve">, </w:t>
      </w:r>
      <w:r w:rsidRPr="00D87C17">
        <w:rPr>
          <w:rFonts w:ascii="Times New Roman" w:hAnsi="Times New Roman" w:cs="Times New Roman"/>
          <w:i/>
          <w:iCs/>
          <w:sz w:val="24"/>
        </w:rPr>
        <w:t>240</w:t>
      </w:r>
      <w:r w:rsidRPr="00D87C17">
        <w:rPr>
          <w:rFonts w:ascii="Times New Roman" w:hAnsi="Times New Roman" w:cs="Times New Roman"/>
          <w:sz w:val="24"/>
        </w:rPr>
        <w:t>(6), 2298–2311. https://doi.org/10.1111/nph.19247</w:t>
      </w:r>
    </w:p>
    <w:p w14:paraId="59A17A99" w14:textId="77777777" w:rsidR="00D87C17" w:rsidRPr="00D87C17" w:rsidRDefault="00D87C17" w:rsidP="00D87C17">
      <w:pPr>
        <w:pStyle w:val="Bibliography"/>
        <w:rPr>
          <w:rFonts w:ascii="Times New Roman" w:hAnsi="Times New Roman" w:cs="Times New Roman"/>
          <w:sz w:val="24"/>
        </w:rPr>
      </w:pPr>
      <w:r w:rsidRPr="00D87C17">
        <w:rPr>
          <w:rFonts w:ascii="Times New Roman" w:hAnsi="Times New Roman" w:cs="Times New Roman"/>
          <w:sz w:val="24"/>
        </w:rPr>
        <w:t xml:space="preserve">Patten, D. T. (1998). Riparian </w:t>
      </w:r>
      <w:proofErr w:type="spellStart"/>
      <w:r w:rsidRPr="00D87C17">
        <w:rPr>
          <w:rFonts w:ascii="Times New Roman" w:hAnsi="Times New Roman" w:cs="Times New Roman"/>
          <w:sz w:val="24"/>
        </w:rPr>
        <w:t>ecosytems</w:t>
      </w:r>
      <w:proofErr w:type="spellEnd"/>
      <w:r w:rsidRPr="00D87C17">
        <w:rPr>
          <w:rFonts w:ascii="Times New Roman" w:hAnsi="Times New Roman" w:cs="Times New Roman"/>
          <w:sz w:val="24"/>
        </w:rPr>
        <w:t xml:space="preserve"> of semi-arid North America: Diversity and human impacts. </w:t>
      </w:r>
      <w:r w:rsidRPr="00D87C17">
        <w:rPr>
          <w:rFonts w:ascii="Times New Roman" w:hAnsi="Times New Roman" w:cs="Times New Roman"/>
          <w:i/>
          <w:iCs/>
          <w:sz w:val="24"/>
        </w:rPr>
        <w:t>Wetlands</w:t>
      </w:r>
      <w:r w:rsidRPr="00D87C17">
        <w:rPr>
          <w:rFonts w:ascii="Times New Roman" w:hAnsi="Times New Roman" w:cs="Times New Roman"/>
          <w:sz w:val="24"/>
        </w:rPr>
        <w:t xml:space="preserve">, </w:t>
      </w:r>
      <w:r w:rsidRPr="00D87C17">
        <w:rPr>
          <w:rFonts w:ascii="Times New Roman" w:hAnsi="Times New Roman" w:cs="Times New Roman"/>
          <w:i/>
          <w:iCs/>
          <w:sz w:val="24"/>
        </w:rPr>
        <w:t>18</w:t>
      </w:r>
      <w:r w:rsidRPr="00D87C17">
        <w:rPr>
          <w:rFonts w:ascii="Times New Roman" w:hAnsi="Times New Roman" w:cs="Times New Roman"/>
          <w:sz w:val="24"/>
        </w:rPr>
        <w:t>(4), 498–512. https://doi.org/10.1007/BF03161668</w:t>
      </w:r>
    </w:p>
    <w:p w14:paraId="22E92842" w14:textId="77777777" w:rsidR="00D87C17" w:rsidRPr="00D87C17" w:rsidRDefault="00D87C17" w:rsidP="00D87C17">
      <w:pPr>
        <w:pStyle w:val="Bibliography"/>
        <w:rPr>
          <w:rFonts w:ascii="Times New Roman" w:hAnsi="Times New Roman" w:cs="Times New Roman"/>
          <w:sz w:val="24"/>
        </w:rPr>
      </w:pPr>
      <w:r w:rsidRPr="00D87C17">
        <w:rPr>
          <w:rFonts w:ascii="Times New Roman" w:hAnsi="Times New Roman" w:cs="Times New Roman"/>
          <w:sz w:val="24"/>
        </w:rPr>
        <w:t xml:space="preserve">R. Willms, C., W. Pearce, D., &amp; B. Rood, S. (2006). Growth of riparian cottonwoods: A developmental pattern and the influence of geomorphic context. </w:t>
      </w:r>
      <w:r w:rsidRPr="00D87C17">
        <w:rPr>
          <w:rFonts w:ascii="Times New Roman" w:hAnsi="Times New Roman" w:cs="Times New Roman"/>
          <w:i/>
          <w:iCs/>
          <w:sz w:val="24"/>
        </w:rPr>
        <w:t>Trees</w:t>
      </w:r>
      <w:r w:rsidRPr="00D87C17">
        <w:rPr>
          <w:rFonts w:ascii="Times New Roman" w:hAnsi="Times New Roman" w:cs="Times New Roman"/>
          <w:sz w:val="24"/>
        </w:rPr>
        <w:t xml:space="preserve">, </w:t>
      </w:r>
      <w:r w:rsidRPr="00D87C17">
        <w:rPr>
          <w:rFonts w:ascii="Times New Roman" w:hAnsi="Times New Roman" w:cs="Times New Roman"/>
          <w:i/>
          <w:iCs/>
          <w:sz w:val="24"/>
        </w:rPr>
        <w:t>20</w:t>
      </w:r>
      <w:r w:rsidRPr="00D87C17">
        <w:rPr>
          <w:rFonts w:ascii="Times New Roman" w:hAnsi="Times New Roman" w:cs="Times New Roman"/>
          <w:sz w:val="24"/>
        </w:rPr>
        <w:t>(2), 210–218. https://doi.org/10.1007/s00468-005-0027-1</w:t>
      </w:r>
    </w:p>
    <w:p w14:paraId="65BA3C4C" w14:textId="77777777" w:rsidR="00D87C17" w:rsidRPr="00D87C17" w:rsidRDefault="00D87C17" w:rsidP="00D87C17">
      <w:pPr>
        <w:pStyle w:val="Bibliography"/>
        <w:rPr>
          <w:rFonts w:ascii="Times New Roman" w:hAnsi="Times New Roman" w:cs="Times New Roman"/>
          <w:sz w:val="24"/>
        </w:rPr>
      </w:pPr>
      <w:r w:rsidRPr="00D87C17">
        <w:rPr>
          <w:rFonts w:ascii="Times New Roman" w:hAnsi="Times New Roman" w:cs="Times New Roman"/>
          <w:sz w:val="24"/>
        </w:rPr>
        <w:lastRenderedPageBreak/>
        <w:t xml:space="preserve">Rood, S. B., </w:t>
      </w:r>
      <w:proofErr w:type="spellStart"/>
      <w:r w:rsidRPr="00D87C17">
        <w:rPr>
          <w:rFonts w:ascii="Times New Roman" w:hAnsi="Times New Roman" w:cs="Times New Roman"/>
          <w:sz w:val="24"/>
        </w:rPr>
        <w:t>Braatne</w:t>
      </w:r>
      <w:proofErr w:type="spellEnd"/>
      <w:r w:rsidRPr="00D87C17">
        <w:rPr>
          <w:rFonts w:ascii="Times New Roman" w:hAnsi="Times New Roman" w:cs="Times New Roman"/>
          <w:sz w:val="24"/>
        </w:rPr>
        <w:t xml:space="preserve">, J. H., &amp; Hughes, F. M. R. (2003). Ecophysiology of riparian cottonwoods: Stream flow dependency, water relations and restoration. </w:t>
      </w:r>
      <w:r w:rsidRPr="00D87C17">
        <w:rPr>
          <w:rFonts w:ascii="Times New Roman" w:hAnsi="Times New Roman" w:cs="Times New Roman"/>
          <w:i/>
          <w:iCs/>
          <w:sz w:val="24"/>
        </w:rPr>
        <w:t>Tree Physiology</w:t>
      </w:r>
      <w:r w:rsidRPr="00D87C17">
        <w:rPr>
          <w:rFonts w:ascii="Times New Roman" w:hAnsi="Times New Roman" w:cs="Times New Roman"/>
          <w:sz w:val="24"/>
        </w:rPr>
        <w:t xml:space="preserve">, </w:t>
      </w:r>
      <w:r w:rsidRPr="00D87C17">
        <w:rPr>
          <w:rFonts w:ascii="Times New Roman" w:hAnsi="Times New Roman" w:cs="Times New Roman"/>
          <w:i/>
          <w:iCs/>
          <w:sz w:val="24"/>
        </w:rPr>
        <w:t>23</w:t>
      </w:r>
      <w:r w:rsidRPr="00D87C17">
        <w:rPr>
          <w:rFonts w:ascii="Times New Roman" w:hAnsi="Times New Roman" w:cs="Times New Roman"/>
          <w:sz w:val="24"/>
        </w:rPr>
        <w:t>(16), 1113–1124. https://doi.org/10.1093/treephys/23.16.1113</w:t>
      </w:r>
    </w:p>
    <w:p w14:paraId="34A82506" w14:textId="77777777" w:rsidR="00D87C17" w:rsidRPr="00D87C17" w:rsidRDefault="00D87C17" w:rsidP="00D87C17">
      <w:pPr>
        <w:pStyle w:val="Bibliography"/>
        <w:rPr>
          <w:rFonts w:ascii="Times New Roman" w:hAnsi="Times New Roman" w:cs="Times New Roman"/>
          <w:sz w:val="24"/>
        </w:rPr>
      </w:pPr>
      <w:r w:rsidRPr="00D87C17">
        <w:rPr>
          <w:rFonts w:ascii="Times New Roman" w:hAnsi="Times New Roman" w:cs="Times New Roman"/>
          <w:sz w:val="24"/>
        </w:rPr>
        <w:t xml:space="preserve">Rose, R., Ketchum, J. S., &amp; Hanson, D. E. (1999). Three-Year Survival and Growth of Douglas-Fir Seedlings Under Various Vegetation-Free Regimes. </w:t>
      </w:r>
      <w:r w:rsidRPr="00D87C17">
        <w:rPr>
          <w:rFonts w:ascii="Times New Roman" w:hAnsi="Times New Roman" w:cs="Times New Roman"/>
          <w:i/>
          <w:iCs/>
          <w:sz w:val="24"/>
        </w:rPr>
        <w:t>Forest Science</w:t>
      </w:r>
      <w:r w:rsidRPr="00D87C17">
        <w:rPr>
          <w:rFonts w:ascii="Times New Roman" w:hAnsi="Times New Roman" w:cs="Times New Roman"/>
          <w:sz w:val="24"/>
        </w:rPr>
        <w:t xml:space="preserve">, </w:t>
      </w:r>
      <w:r w:rsidRPr="00D87C17">
        <w:rPr>
          <w:rFonts w:ascii="Times New Roman" w:hAnsi="Times New Roman" w:cs="Times New Roman"/>
          <w:i/>
          <w:iCs/>
          <w:sz w:val="24"/>
        </w:rPr>
        <w:t>45</w:t>
      </w:r>
      <w:r w:rsidRPr="00D87C17">
        <w:rPr>
          <w:rFonts w:ascii="Times New Roman" w:hAnsi="Times New Roman" w:cs="Times New Roman"/>
          <w:sz w:val="24"/>
        </w:rPr>
        <w:t>(1), 117–126. https://doi.org/10.1093/forestscience/45.1.117</w:t>
      </w:r>
    </w:p>
    <w:p w14:paraId="31A122DC" w14:textId="77777777" w:rsidR="00D87C17" w:rsidRPr="00D87C17" w:rsidRDefault="00D87C17" w:rsidP="00D87C17">
      <w:pPr>
        <w:pStyle w:val="Bibliography"/>
        <w:rPr>
          <w:rFonts w:ascii="Times New Roman" w:hAnsi="Times New Roman" w:cs="Times New Roman"/>
          <w:sz w:val="24"/>
        </w:rPr>
      </w:pPr>
      <w:r w:rsidRPr="00D87C17">
        <w:rPr>
          <w:rFonts w:ascii="Times New Roman" w:hAnsi="Times New Roman" w:cs="Times New Roman"/>
          <w:sz w:val="24"/>
        </w:rPr>
        <w:t xml:space="preserve">Schook, D. M., Friedman, J. M., &amp; Rathburn, S. L. (2016). Flow reconstructions in the Upper Missouri River Basin using riparian tree rings: Upper Missouri River Basin flow reconstructions. </w:t>
      </w:r>
      <w:r w:rsidRPr="00D87C17">
        <w:rPr>
          <w:rFonts w:ascii="Times New Roman" w:hAnsi="Times New Roman" w:cs="Times New Roman"/>
          <w:i/>
          <w:iCs/>
          <w:sz w:val="24"/>
        </w:rPr>
        <w:t>Water Resources Research</w:t>
      </w:r>
      <w:r w:rsidRPr="00D87C17">
        <w:rPr>
          <w:rFonts w:ascii="Times New Roman" w:hAnsi="Times New Roman" w:cs="Times New Roman"/>
          <w:sz w:val="24"/>
        </w:rPr>
        <w:t xml:space="preserve">, </w:t>
      </w:r>
      <w:r w:rsidRPr="00D87C17">
        <w:rPr>
          <w:rFonts w:ascii="Times New Roman" w:hAnsi="Times New Roman" w:cs="Times New Roman"/>
          <w:i/>
          <w:iCs/>
          <w:sz w:val="24"/>
        </w:rPr>
        <w:t>52</w:t>
      </w:r>
      <w:r w:rsidRPr="00D87C17">
        <w:rPr>
          <w:rFonts w:ascii="Times New Roman" w:hAnsi="Times New Roman" w:cs="Times New Roman"/>
          <w:sz w:val="24"/>
        </w:rPr>
        <w:t>(10), 8159–8173. https://doi.org/10.1002/2016WR018845</w:t>
      </w:r>
    </w:p>
    <w:p w14:paraId="0DC316EF" w14:textId="77777777" w:rsidR="00D87C17" w:rsidRPr="00D87C17" w:rsidRDefault="00D87C17" w:rsidP="00D87C17">
      <w:pPr>
        <w:pStyle w:val="Bibliography"/>
        <w:rPr>
          <w:rFonts w:ascii="Times New Roman" w:hAnsi="Times New Roman" w:cs="Times New Roman"/>
          <w:sz w:val="24"/>
        </w:rPr>
      </w:pPr>
      <w:r w:rsidRPr="00D87C17">
        <w:rPr>
          <w:rFonts w:ascii="Times New Roman" w:hAnsi="Times New Roman" w:cs="Times New Roman"/>
          <w:sz w:val="24"/>
        </w:rPr>
        <w:t xml:space="preserve">Schultz, R., Isenhart, T., Colletti, J., Simpkins, W., </w:t>
      </w:r>
      <w:proofErr w:type="spellStart"/>
      <w:r w:rsidRPr="00D87C17">
        <w:rPr>
          <w:rFonts w:ascii="Times New Roman" w:hAnsi="Times New Roman" w:cs="Times New Roman"/>
          <w:sz w:val="24"/>
        </w:rPr>
        <w:t>Udawatta</w:t>
      </w:r>
      <w:proofErr w:type="spellEnd"/>
      <w:r w:rsidRPr="00D87C17">
        <w:rPr>
          <w:rFonts w:ascii="Times New Roman" w:hAnsi="Times New Roman" w:cs="Times New Roman"/>
          <w:sz w:val="24"/>
        </w:rPr>
        <w:t xml:space="preserve">, R., &amp; Schultz, P. (2009). Riparian and upland buffer practices. </w:t>
      </w:r>
      <w:r w:rsidRPr="00D87C17">
        <w:rPr>
          <w:rFonts w:ascii="Times New Roman" w:hAnsi="Times New Roman" w:cs="Times New Roman"/>
          <w:i/>
          <w:iCs/>
          <w:sz w:val="24"/>
        </w:rPr>
        <w:t>North American Agroforestry: An Integrated Science and Practice</w:t>
      </w:r>
      <w:r w:rsidRPr="00D87C17">
        <w:rPr>
          <w:rFonts w:ascii="Times New Roman" w:hAnsi="Times New Roman" w:cs="Times New Roman"/>
          <w:sz w:val="24"/>
        </w:rPr>
        <w:t>, 163–218.</w:t>
      </w:r>
    </w:p>
    <w:p w14:paraId="10538D78" w14:textId="77777777" w:rsidR="00D87C17" w:rsidRPr="00D87C17" w:rsidRDefault="00D87C17" w:rsidP="00D87C17">
      <w:pPr>
        <w:pStyle w:val="Bibliography"/>
        <w:rPr>
          <w:rFonts w:ascii="Times New Roman" w:hAnsi="Times New Roman" w:cs="Times New Roman"/>
          <w:sz w:val="24"/>
        </w:rPr>
      </w:pPr>
      <w:r w:rsidRPr="00D87C17">
        <w:rPr>
          <w:rFonts w:ascii="Times New Roman" w:hAnsi="Times New Roman" w:cs="Times New Roman"/>
          <w:sz w:val="24"/>
        </w:rPr>
        <w:t xml:space="preserve">Scott, M. L., </w:t>
      </w:r>
      <w:proofErr w:type="spellStart"/>
      <w:r w:rsidRPr="00D87C17">
        <w:rPr>
          <w:rFonts w:ascii="Times New Roman" w:hAnsi="Times New Roman" w:cs="Times New Roman"/>
          <w:sz w:val="24"/>
        </w:rPr>
        <w:t>Shafroth</w:t>
      </w:r>
      <w:proofErr w:type="spellEnd"/>
      <w:r w:rsidRPr="00D87C17">
        <w:rPr>
          <w:rFonts w:ascii="Times New Roman" w:hAnsi="Times New Roman" w:cs="Times New Roman"/>
          <w:sz w:val="24"/>
        </w:rPr>
        <w:t xml:space="preserve">, P. B., &amp; Auble, G. T. (1999). Responses of riparian cottonwoods to alluvial water declines. </w:t>
      </w:r>
      <w:r w:rsidRPr="00D87C17">
        <w:rPr>
          <w:rFonts w:ascii="Times New Roman" w:hAnsi="Times New Roman" w:cs="Times New Roman"/>
          <w:i/>
          <w:iCs/>
          <w:sz w:val="24"/>
        </w:rPr>
        <w:t>Environmental Management</w:t>
      </w:r>
      <w:r w:rsidRPr="00D87C17">
        <w:rPr>
          <w:rFonts w:ascii="Times New Roman" w:hAnsi="Times New Roman" w:cs="Times New Roman"/>
          <w:sz w:val="24"/>
        </w:rPr>
        <w:t xml:space="preserve">, </w:t>
      </w:r>
      <w:r w:rsidRPr="00D87C17">
        <w:rPr>
          <w:rFonts w:ascii="Times New Roman" w:hAnsi="Times New Roman" w:cs="Times New Roman"/>
          <w:i/>
          <w:iCs/>
          <w:sz w:val="24"/>
        </w:rPr>
        <w:t>23(3)</w:t>
      </w:r>
      <w:r w:rsidRPr="00D87C17">
        <w:rPr>
          <w:rFonts w:ascii="Times New Roman" w:hAnsi="Times New Roman" w:cs="Times New Roman"/>
          <w:sz w:val="24"/>
        </w:rPr>
        <w:t>.</w:t>
      </w:r>
    </w:p>
    <w:p w14:paraId="7066E25F" w14:textId="77777777" w:rsidR="00D87C17" w:rsidRPr="00D87C17" w:rsidRDefault="00D87C17" w:rsidP="00D87C17">
      <w:pPr>
        <w:pStyle w:val="Bibliography"/>
        <w:rPr>
          <w:rFonts w:ascii="Times New Roman" w:hAnsi="Times New Roman" w:cs="Times New Roman"/>
          <w:sz w:val="24"/>
        </w:rPr>
      </w:pPr>
      <w:proofErr w:type="spellStart"/>
      <w:r w:rsidRPr="00D87C17">
        <w:rPr>
          <w:rFonts w:ascii="Times New Roman" w:hAnsi="Times New Roman" w:cs="Times New Roman"/>
          <w:sz w:val="24"/>
        </w:rPr>
        <w:t>Segelquist</w:t>
      </w:r>
      <w:proofErr w:type="spellEnd"/>
      <w:r w:rsidRPr="00D87C17">
        <w:rPr>
          <w:rFonts w:ascii="Times New Roman" w:hAnsi="Times New Roman" w:cs="Times New Roman"/>
          <w:sz w:val="24"/>
        </w:rPr>
        <w:t xml:space="preserve">, C. A., Scott, M. L., &amp; Auble, G. T. (1993). Establishment of Populus </w:t>
      </w:r>
      <w:proofErr w:type="spellStart"/>
      <w:r w:rsidRPr="00D87C17">
        <w:rPr>
          <w:rFonts w:ascii="Times New Roman" w:hAnsi="Times New Roman" w:cs="Times New Roman"/>
          <w:sz w:val="24"/>
        </w:rPr>
        <w:t>deltoides</w:t>
      </w:r>
      <w:proofErr w:type="spellEnd"/>
      <w:r w:rsidRPr="00D87C17">
        <w:rPr>
          <w:rFonts w:ascii="Times New Roman" w:hAnsi="Times New Roman" w:cs="Times New Roman"/>
          <w:sz w:val="24"/>
        </w:rPr>
        <w:t xml:space="preserve"> Under Simulated Alluvial Groundwater Declines. </w:t>
      </w:r>
      <w:r w:rsidRPr="00D87C17">
        <w:rPr>
          <w:rFonts w:ascii="Times New Roman" w:hAnsi="Times New Roman" w:cs="Times New Roman"/>
          <w:i/>
          <w:iCs/>
          <w:sz w:val="24"/>
        </w:rPr>
        <w:t>American Midland Naturalist</w:t>
      </w:r>
      <w:r w:rsidRPr="00D87C17">
        <w:rPr>
          <w:rFonts w:ascii="Times New Roman" w:hAnsi="Times New Roman" w:cs="Times New Roman"/>
          <w:sz w:val="24"/>
        </w:rPr>
        <w:t xml:space="preserve">, </w:t>
      </w:r>
      <w:r w:rsidRPr="00D87C17">
        <w:rPr>
          <w:rFonts w:ascii="Times New Roman" w:hAnsi="Times New Roman" w:cs="Times New Roman"/>
          <w:i/>
          <w:iCs/>
          <w:sz w:val="24"/>
        </w:rPr>
        <w:t>130</w:t>
      </w:r>
      <w:r w:rsidRPr="00D87C17">
        <w:rPr>
          <w:rFonts w:ascii="Times New Roman" w:hAnsi="Times New Roman" w:cs="Times New Roman"/>
          <w:sz w:val="24"/>
        </w:rPr>
        <w:t>(2), 274. https://doi.org/10.2307/2426127</w:t>
      </w:r>
    </w:p>
    <w:p w14:paraId="3607560A" w14:textId="77777777" w:rsidR="00D87C17" w:rsidRPr="00D87C17" w:rsidRDefault="00D87C17" w:rsidP="00D87C17">
      <w:pPr>
        <w:pStyle w:val="Bibliography"/>
        <w:rPr>
          <w:rFonts w:ascii="Times New Roman" w:hAnsi="Times New Roman" w:cs="Times New Roman"/>
          <w:sz w:val="24"/>
        </w:rPr>
      </w:pPr>
      <w:proofErr w:type="spellStart"/>
      <w:r w:rsidRPr="00D87C17">
        <w:rPr>
          <w:rFonts w:ascii="Times New Roman" w:hAnsi="Times New Roman" w:cs="Times New Roman"/>
          <w:sz w:val="24"/>
        </w:rPr>
        <w:t>Shafroth</w:t>
      </w:r>
      <w:proofErr w:type="spellEnd"/>
      <w:r w:rsidRPr="00D87C17">
        <w:rPr>
          <w:rFonts w:ascii="Times New Roman" w:hAnsi="Times New Roman" w:cs="Times New Roman"/>
          <w:sz w:val="24"/>
        </w:rPr>
        <w:t xml:space="preserve">, P. B., Stromberg, J. C., &amp; Patten, D. T. (2002). RIPARIAN VEGETATION RESPONSE TO ALTERED DISTURBANCE AND STRESS REGIMES. </w:t>
      </w:r>
      <w:r w:rsidRPr="00D87C17">
        <w:rPr>
          <w:rFonts w:ascii="Times New Roman" w:hAnsi="Times New Roman" w:cs="Times New Roman"/>
          <w:i/>
          <w:iCs/>
          <w:sz w:val="24"/>
        </w:rPr>
        <w:t>Ecological Applications</w:t>
      </w:r>
      <w:r w:rsidRPr="00D87C17">
        <w:rPr>
          <w:rFonts w:ascii="Times New Roman" w:hAnsi="Times New Roman" w:cs="Times New Roman"/>
          <w:sz w:val="24"/>
        </w:rPr>
        <w:t xml:space="preserve">, </w:t>
      </w:r>
      <w:r w:rsidRPr="00D87C17">
        <w:rPr>
          <w:rFonts w:ascii="Times New Roman" w:hAnsi="Times New Roman" w:cs="Times New Roman"/>
          <w:i/>
          <w:iCs/>
          <w:sz w:val="24"/>
        </w:rPr>
        <w:t>12</w:t>
      </w:r>
      <w:r w:rsidRPr="00D87C17">
        <w:rPr>
          <w:rFonts w:ascii="Times New Roman" w:hAnsi="Times New Roman" w:cs="Times New Roman"/>
          <w:sz w:val="24"/>
        </w:rPr>
        <w:t>(1), 107–123. https://doi.org/10.1890/1051-0761(2002)012[</w:t>
      </w:r>
      <w:proofErr w:type="gramStart"/>
      <w:r w:rsidRPr="00D87C17">
        <w:rPr>
          <w:rFonts w:ascii="Times New Roman" w:hAnsi="Times New Roman" w:cs="Times New Roman"/>
          <w:sz w:val="24"/>
        </w:rPr>
        <w:t>0107:RVRTAD</w:t>
      </w:r>
      <w:proofErr w:type="gramEnd"/>
      <w:r w:rsidRPr="00D87C17">
        <w:rPr>
          <w:rFonts w:ascii="Times New Roman" w:hAnsi="Times New Roman" w:cs="Times New Roman"/>
          <w:sz w:val="24"/>
        </w:rPr>
        <w:t>]2.0.CO;2</w:t>
      </w:r>
    </w:p>
    <w:p w14:paraId="527C9D77" w14:textId="77777777" w:rsidR="00D87C17" w:rsidRPr="00D87C17" w:rsidRDefault="00D87C17" w:rsidP="00D87C17">
      <w:pPr>
        <w:pStyle w:val="Bibliography"/>
        <w:rPr>
          <w:rFonts w:ascii="Times New Roman" w:hAnsi="Times New Roman" w:cs="Times New Roman"/>
          <w:sz w:val="24"/>
        </w:rPr>
      </w:pPr>
      <w:r w:rsidRPr="00D87C17">
        <w:rPr>
          <w:rFonts w:ascii="Times New Roman" w:hAnsi="Times New Roman" w:cs="Times New Roman"/>
          <w:sz w:val="24"/>
        </w:rPr>
        <w:lastRenderedPageBreak/>
        <w:t xml:space="preserve">Sharon Masek Lopez &amp; Abraham E. Springer. (2002). </w:t>
      </w:r>
      <w:r w:rsidRPr="00D87C17">
        <w:rPr>
          <w:rFonts w:ascii="Times New Roman" w:hAnsi="Times New Roman" w:cs="Times New Roman"/>
          <w:i/>
          <w:iCs/>
          <w:sz w:val="24"/>
        </w:rPr>
        <w:t>Assessment of Human Influence on Riparian Change in the Verde Valley, Arizona</w:t>
      </w:r>
      <w:r w:rsidRPr="00D87C17">
        <w:rPr>
          <w:rFonts w:ascii="Times New Roman" w:hAnsi="Times New Roman" w:cs="Times New Roman"/>
          <w:sz w:val="24"/>
        </w:rPr>
        <w:t>.</w:t>
      </w:r>
    </w:p>
    <w:p w14:paraId="11B1C449" w14:textId="77777777" w:rsidR="00D87C17" w:rsidRPr="00D87C17" w:rsidRDefault="00D87C17" w:rsidP="00D87C17">
      <w:pPr>
        <w:pStyle w:val="Bibliography"/>
        <w:rPr>
          <w:rFonts w:ascii="Times New Roman" w:hAnsi="Times New Roman" w:cs="Times New Roman"/>
          <w:sz w:val="24"/>
        </w:rPr>
      </w:pPr>
      <w:r w:rsidRPr="00D87C17">
        <w:rPr>
          <w:rFonts w:ascii="Times New Roman" w:hAnsi="Times New Roman" w:cs="Times New Roman"/>
          <w:sz w:val="24"/>
        </w:rPr>
        <w:t xml:space="preserve">Sher, A. A., Marshall, D. L., &amp; Taylor, J. P. (2002). ESTABLISHMENT PATTERNS OF NATIVE POPULUS AND SALIX IN THE PRESENCE OF INVASIVE NONNATIVE TAMARIX. </w:t>
      </w:r>
      <w:r w:rsidRPr="00D87C17">
        <w:rPr>
          <w:rFonts w:ascii="Times New Roman" w:hAnsi="Times New Roman" w:cs="Times New Roman"/>
          <w:i/>
          <w:iCs/>
          <w:sz w:val="24"/>
        </w:rPr>
        <w:t>Ecological Applications</w:t>
      </w:r>
      <w:r w:rsidRPr="00D87C17">
        <w:rPr>
          <w:rFonts w:ascii="Times New Roman" w:hAnsi="Times New Roman" w:cs="Times New Roman"/>
          <w:sz w:val="24"/>
        </w:rPr>
        <w:t xml:space="preserve">, </w:t>
      </w:r>
      <w:r w:rsidRPr="00D87C17">
        <w:rPr>
          <w:rFonts w:ascii="Times New Roman" w:hAnsi="Times New Roman" w:cs="Times New Roman"/>
          <w:i/>
          <w:iCs/>
          <w:sz w:val="24"/>
        </w:rPr>
        <w:t>12</w:t>
      </w:r>
      <w:r w:rsidRPr="00D87C17">
        <w:rPr>
          <w:rFonts w:ascii="Times New Roman" w:hAnsi="Times New Roman" w:cs="Times New Roman"/>
          <w:sz w:val="24"/>
        </w:rPr>
        <w:t>(3), 760–772. https://doi.org/10.1890/1051-0761(2002)012[</w:t>
      </w:r>
      <w:proofErr w:type="gramStart"/>
      <w:r w:rsidRPr="00D87C17">
        <w:rPr>
          <w:rFonts w:ascii="Times New Roman" w:hAnsi="Times New Roman" w:cs="Times New Roman"/>
          <w:sz w:val="24"/>
        </w:rPr>
        <w:t>0760:EPONPA</w:t>
      </w:r>
      <w:proofErr w:type="gramEnd"/>
      <w:r w:rsidRPr="00D87C17">
        <w:rPr>
          <w:rFonts w:ascii="Times New Roman" w:hAnsi="Times New Roman" w:cs="Times New Roman"/>
          <w:sz w:val="24"/>
        </w:rPr>
        <w:t>]2.0.CO;2</w:t>
      </w:r>
    </w:p>
    <w:p w14:paraId="6BC3E721" w14:textId="77777777" w:rsidR="00D87C17" w:rsidRPr="00D87C17" w:rsidRDefault="00D87C17" w:rsidP="00D87C17">
      <w:pPr>
        <w:pStyle w:val="Bibliography"/>
        <w:rPr>
          <w:rFonts w:ascii="Times New Roman" w:hAnsi="Times New Roman" w:cs="Times New Roman"/>
          <w:sz w:val="24"/>
        </w:rPr>
      </w:pPr>
      <w:r w:rsidRPr="00D87C17">
        <w:rPr>
          <w:rFonts w:ascii="Times New Roman" w:hAnsi="Times New Roman" w:cs="Times New Roman"/>
          <w:sz w:val="24"/>
        </w:rPr>
        <w:t xml:space="preserve">Stromberg, J. C. (1997). Growth and survivorship of Fremont cottonwood, Goodding willow, and salt cedar seedlings after large floods in central Arizona. </w:t>
      </w:r>
      <w:r w:rsidRPr="00D87C17">
        <w:rPr>
          <w:rFonts w:ascii="Times New Roman" w:hAnsi="Times New Roman" w:cs="Times New Roman"/>
          <w:i/>
          <w:iCs/>
          <w:sz w:val="24"/>
        </w:rPr>
        <w:t>The Great Basin Naturalist</w:t>
      </w:r>
      <w:r w:rsidRPr="00D87C17">
        <w:rPr>
          <w:rFonts w:ascii="Times New Roman" w:hAnsi="Times New Roman" w:cs="Times New Roman"/>
          <w:sz w:val="24"/>
        </w:rPr>
        <w:t>, 198–208.</w:t>
      </w:r>
    </w:p>
    <w:p w14:paraId="5586C92F" w14:textId="77777777" w:rsidR="00D87C17" w:rsidRPr="00D87C17" w:rsidRDefault="00D87C17" w:rsidP="00D87C17">
      <w:pPr>
        <w:pStyle w:val="Bibliography"/>
        <w:rPr>
          <w:rFonts w:ascii="Times New Roman" w:hAnsi="Times New Roman" w:cs="Times New Roman"/>
          <w:sz w:val="24"/>
        </w:rPr>
      </w:pPr>
      <w:r w:rsidRPr="00D87C17">
        <w:rPr>
          <w:rFonts w:ascii="Times New Roman" w:hAnsi="Times New Roman" w:cs="Times New Roman"/>
          <w:sz w:val="24"/>
        </w:rPr>
        <w:t xml:space="preserve">Stromberg, J. C., Ritcher, B. D., Patten, D. T., &amp; Wolden, L. G. (1993). </w:t>
      </w:r>
      <w:r w:rsidRPr="00D87C17">
        <w:rPr>
          <w:rFonts w:ascii="Times New Roman" w:hAnsi="Times New Roman" w:cs="Times New Roman"/>
          <w:i/>
          <w:iCs/>
          <w:sz w:val="24"/>
        </w:rPr>
        <w:t>Response of a Sonoran riparian forest to a 10-year return flood</w:t>
      </w:r>
      <w:r w:rsidRPr="00D87C17">
        <w:rPr>
          <w:rFonts w:ascii="Times New Roman" w:hAnsi="Times New Roman" w:cs="Times New Roman"/>
          <w:sz w:val="24"/>
        </w:rPr>
        <w:t>.</w:t>
      </w:r>
    </w:p>
    <w:p w14:paraId="2EE0F501" w14:textId="77777777" w:rsidR="00D87C17" w:rsidRPr="00D87C17" w:rsidRDefault="00D87C17" w:rsidP="00D87C17">
      <w:pPr>
        <w:pStyle w:val="Bibliography"/>
        <w:rPr>
          <w:rFonts w:ascii="Times New Roman" w:hAnsi="Times New Roman" w:cs="Times New Roman"/>
          <w:sz w:val="24"/>
        </w:rPr>
      </w:pPr>
      <w:r w:rsidRPr="00D87C17">
        <w:rPr>
          <w:rFonts w:ascii="Times New Roman" w:hAnsi="Times New Roman" w:cs="Times New Roman"/>
          <w:sz w:val="24"/>
        </w:rPr>
        <w:t xml:space="preserve">Szaro, R. C., &amp; </w:t>
      </w:r>
      <w:proofErr w:type="spellStart"/>
      <w:r w:rsidRPr="00D87C17">
        <w:rPr>
          <w:rFonts w:ascii="Times New Roman" w:hAnsi="Times New Roman" w:cs="Times New Roman"/>
          <w:sz w:val="24"/>
        </w:rPr>
        <w:t>Pase</w:t>
      </w:r>
      <w:proofErr w:type="spellEnd"/>
      <w:r w:rsidRPr="00D87C17">
        <w:rPr>
          <w:rFonts w:ascii="Times New Roman" w:hAnsi="Times New Roman" w:cs="Times New Roman"/>
          <w:sz w:val="24"/>
        </w:rPr>
        <w:t xml:space="preserve">, C. P. (1983). Short-Term Changes in a Cottonwood-Ash-Willow Association on a Grazed and an Ungrazed Portion of Little Ash Creek in Central Arizona. </w:t>
      </w:r>
      <w:r w:rsidRPr="00D87C17">
        <w:rPr>
          <w:rFonts w:ascii="Times New Roman" w:hAnsi="Times New Roman" w:cs="Times New Roman"/>
          <w:i/>
          <w:iCs/>
          <w:sz w:val="24"/>
        </w:rPr>
        <w:t>Journal of Range Management</w:t>
      </w:r>
      <w:r w:rsidRPr="00D87C17">
        <w:rPr>
          <w:rFonts w:ascii="Times New Roman" w:hAnsi="Times New Roman" w:cs="Times New Roman"/>
          <w:sz w:val="24"/>
        </w:rPr>
        <w:t xml:space="preserve">, </w:t>
      </w:r>
      <w:r w:rsidRPr="00D87C17">
        <w:rPr>
          <w:rFonts w:ascii="Times New Roman" w:hAnsi="Times New Roman" w:cs="Times New Roman"/>
          <w:i/>
          <w:iCs/>
          <w:sz w:val="24"/>
        </w:rPr>
        <w:t>36</w:t>
      </w:r>
      <w:r w:rsidRPr="00D87C17">
        <w:rPr>
          <w:rFonts w:ascii="Times New Roman" w:hAnsi="Times New Roman" w:cs="Times New Roman"/>
          <w:sz w:val="24"/>
        </w:rPr>
        <w:t>(3), 382. https://doi.org/10.2307/3898493</w:t>
      </w:r>
    </w:p>
    <w:p w14:paraId="0723F48B" w14:textId="77777777" w:rsidR="00D87C17" w:rsidRPr="00D87C17" w:rsidRDefault="00D87C17" w:rsidP="00D87C17">
      <w:pPr>
        <w:pStyle w:val="Bibliography"/>
        <w:rPr>
          <w:rFonts w:ascii="Times New Roman" w:hAnsi="Times New Roman" w:cs="Times New Roman"/>
          <w:sz w:val="24"/>
        </w:rPr>
      </w:pPr>
      <w:r w:rsidRPr="00D87C17">
        <w:rPr>
          <w:rFonts w:ascii="Times New Roman" w:hAnsi="Times New Roman" w:cs="Times New Roman"/>
          <w:sz w:val="24"/>
        </w:rPr>
        <w:t xml:space="preserve">USDA. (2012). </w:t>
      </w:r>
      <w:r w:rsidRPr="00D87C17">
        <w:rPr>
          <w:rFonts w:ascii="Times New Roman" w:hAnsi="Times New Roman" w:cs="Times New Roman"/>
          <w:i/>
          <w:iCs/>
          <w:sz w:val="24"/>
        </w:rPr>
        <w:t>Yavapai County Profile</w:t>
      </w:r>
      <w:r w:rsidRPr="00D87C17">
        <w:rPr>
          <w:rFonts w:ascii="Times New Roman" w:hAnsi="Times New Roman" w:cs="Times New Roman"/>
          <w:sz w:val="24"/>
        </w:rPr>
        <w:t xml:space="preserve"> (Census of Agriculture). https://agcensus.library.cornell.edu/wp-content/uploads/2012-Arizona-cp04025.pdf</w:t>
      </w:r>
    </w:p>
    <w:p w14:paraId="09692F6C" w14:textId="77777777" w:rsidR="00D87C17" w:rsidRPr="00D87C17" w:rsidRDefault="00D87C17" w:rsidP="00D87C17">
      <w:pPr>
        <w:pStyle w:val="Bibliography"/>
        <w:rPr>
          <w:rFonts w:ascii="Times New Roman" w:hAnsi="Times New Roman" w:cs="Times New Roman"/>
          <w:sz w:val="24"/>
        </w:rPr>
      </w:pPr>
      <w:r w:rsidRPr="00D87C17">
        <w:rPr>
          <w:rFonts w:ascii="Times New Roman" w:hAnsi="Times New Roman" w:cs="Times New Roman"/>
          <w:sz w:val="24"/>
        </w:rPr>
        <w:t xml:space="preserve">Varani, H., Margolis, E. Q., </w:t>
      </w:r>
      <w:proofErr w:type="spellStart"/>
      <w:r w:rsidRPr="00D87C17">
        <w:rPr>
          <w:rFonts w:ascii="Times New Roman" w:hAnsi="Times New Roman" w:cs="Times New Roman"/>
          <w:sz w:val="24"/>
        </w:rPr>
        <w:t>Muldavin</w:t>
      </w:r>
      <w:proofErr w:type="spellEnd"/>
      <w:r w:rsidRPr="00D87C17">
        <w:rPr>
          <w:rFonts w:ascii="Times New Roman" w:hAnsi="Times New Roman" w:cs="Times New Roman"/>
          <w:sz w:val="24"/>
        </w:rPr>
        <w:t xml:space="preserve">, E. H., &amp; </w:t>
      </w:r>
      <w:proofErr w:type="spellStart"/>
      <w:r w:rsidRPr="00D87C17">
        <w:rPr>
          <w:rFonts w:ascii="Times New Roman" w:hAnsi="Times New Roman" w:cs="Times New Roman"/>
          <w:sz w:val="24"/>
        </w:rPr>
        <w:t>Pockman</w:t>
      </w:r>
      <w:proofErr w:type="spellEnd"/>
      <w:r w:rsidRPr="00D87C17">
        <w:rPr>
          <w:rFonts w:ascii="Times New Roman" w:hAnsi="Times New Roman" w:cs="Times New Roman"/>
          <w:sz w:val="24"/>
        </w:rPr>
        <w:t xml:space="preserve">, W. T. (2024). Patterns and drivers of cottonwood mortality in the middle Rio Grande, New Mexico, USA. </w:t>
      </w:r>
      <w:r w:rsidRPr="00D87C17">
        <w:rPr>
          <w:rFonts w:ascii="Times New Roman" w:hAnsi="Times New Roman" w:cs="Times New Roman"/>
          <w:i/>
          <w:iCs/>
          <w:sz w:val="24"/>
        </w:rPr>
        <w:t>Ecohydrology</w:t>
      </w:r>
      <w:r w:rsidRPr="00D87C17">
        <w:rPr>
          <w:rFonts w:ascii="Times New Roman" w:hAnsi="Times New Roman" w:cs="Times New Roman"/>
          <w:sz w:val="24"/>
        </w:rPr>
        <w:t xml:space="preserve">, </w:t>
      </w:r>
      <w:r w:rsidRPr="00D87C17">
        <w:rPr>
          <w:rFonts w:ascii="Times New Roman" w:hAnsi="Times New Roman" w:cs="Times New Roman"/>
          <w:i/>
          <w:iCs/>
          <w:sz w:val="24"/>
        </w:rPr>
        <w:t>17</w:t>
      </w:r>
      <w:r w:rsidRPr="00D87C17">
        <w:rPr>
          <w:rFonts w:ascii="Times New Roman" w:hAnsi="Times New Roman" w:cs="Times New Roman"/>
          <w:sz w:val="24"/>
        </w:rPr>
        <w:t>(8), e2692. https://doi.org/10.1002/eco.2692</w:t>
      </w:r>
    </w:p>
    <w:p w14:paraId="234CFB2F" w14:textId="77777777" w:rsidR="00D87C17" w:rsidRPr="00D87C17" w:rsidRDefault="00D87C17" w:rsidP="00D87C17">
      <w:pPr>
        <w:pStyle w:val="Bibliography"/>
        <w:rPr>
          <w:rFonts w:ascii="Times New Roman" w:hAnsi="Times New Roman" w:cs="Times New Roman"/>
          <w:sz w:val="24"/>
        </w:rPr>
      </w:pPr>
      <w:r w:rsidRPr="00D87C17">
        <w:rPr>
          <w:rFonts w:ascii="Times New Roman" w:hAnsi="Times New Roman" w:cs="Times New Roman"/>
          <w:sz w:val="24"/>
        </w:rPr>
        <w:t xml:space="preserve">Wirt, L., DeWitt, E., &amp; Langenheim, V. E. (2005). </w:t>
      </w:r>
      <w:r w:rsidRPr="00D87C17">
        <w:rPr>
          <w:rFonts w:ascii="Times New Roman" w:hAnsi="Times New Roman" w:cs="Times New Roman"/>
          <w:i/>
          <w:iCs/>
          <w:sz w:val="24"/>
        </w:rPr>
        <w:t xml:space="preserve">Geologic framework of aquifer units and </w:t>
      </w:r>
      <w:proofErr w:type="gramStart"/>
      <w:r w:rsidRPr="00D87C17">
        <w:rPr>
          <w:rFonts w:ascii="Times New Roman" w:hAnsi="Times New Roman" w:cs="Times New Roman"/>
          <w:i/>
          <w:iCs/>
          <w:sz w:val="24"/>
        </w:rPr>
        <w:t>ground-water</w:t>
      </w:r>
      <w:proofErr w:type="gramEnd"/>
      <w:r w:rsidRPr="00D87C17">
        <w:rPr>
          <w:rFonts w:ascii="Times New Roman" w:hAnsi="Times New Roman" w:cs="Times New Roman"/>
          <w:i/>
          <w:iCs/>
          <w:sz w:val="24"/>
        </w:rPr>
        <w:t xml:space="preserve"> </w:t>
      </w:r>
      <w:proofErr w:type="spellStart"/>
      <w:r w:rsidRPr="00D87C17">
        <w:rPr>
          <w:rFonts w:ascii="Times New Roman" w:hAnsi="Times New Roman" w:cs="Times New Roman"/>
          <w:i/>
          <w:iCs/>
          <w:sz w:val="24"/>
        </w:rPr>
        <w:t>flowpaths</w:t>
      </w:r>
      <w:proofErr w:type="spellEnd"/>
      <w:r w:rsidRPr="00D87C17">
        <w:rPr>
          <w:rFonts w:ascii="Times New Roman" w:hAnsi="Times New Roman" w:cs="Times New Roman"/>
          <w:i/>
          <w:iCs/>
          <w:sz w:val="24"/>
        </w:rPr>
        <w:t>, Verde River headwaters, north-central Arizona</w:t>
      </w:r>
      <w:r w:rsidRPr="00D87C17">
        <w:rPr>
          <w:rFonts w:ascii="Times New Roman" w:hAnsi="Times New Roman" w:cs="Times New Roman"/>
          <w:sz w:val="24"/>
        </w:rPr>
        <w:t>. US Geological Survey.</w:t>
      </w:r>
    </w:p>
    <w:p w14:paraId="5B4CEF59" w14:textId="77777777" w:rsidR="00D87C17" w:rsidRPr="00D87C17" w:rsidRDefault="00D87C17" w:rsidP="00D87C17">
      <w:pPr>
        <w:pStyle w:val="Bibliography"/>
        <w:rPr>
          <w:rFonts w:ascii="Times New Roman" w:hAnsi="Times New Roman" w:cs="Times New Roman"/>
          <w:sz w:val="24"/>
        </w:rPr>
      </w:pPr>
      <w:r w:rsidRPr="00D87C17">
        <w:rPr>
          <w:rFonts w:ascii="Times New Roman" w:hAnsi="Times New Roman" w:cs="Times New Roman"/>
          <w:sz w:val="24"/>
        </w:rPr>
        <w:lastRenderedPageBreak/>
        <w:t xml:space="preserve">Zang, C., &amp; Biondi, F. (2015). </w:t>
      </w:r>
      <w:proofErr w:type="spellStart"/>
      <w:r w:rsidRPr="00D87C17">
        <w:rPr>
          <w:rFonts w:ascii="Times New Roman" w:hAnsi="Times New Roman" w:cs="Times New Roman"/>
          <w:sz w:val="24"/>
        </w:rPr>
        <w:t>treeclim</w:t>
      </w:r>
      <w:proofErr w:type="spellEnd"/>
      <w:r w:rsidRPr="00D87C17">
        <w:rPr>
          <w:rFonts w:ascii="Times New Roman" w:hAnsi="Times New Roman" w:cs="Times New Roman"/>
          <w:sz w:val="24"/>
        </w:rPr>
        <w:t xml:space="preserve">: An R package for the numerical calibration of proxy‐climate relationships. </w:t>
      </w:r>
      <w:proofErr w:type="spellStart"/>
      <w:r w:rsidRPr="00D87C17">
        <w:rPr>
          <w:rFonts w:ascii="Times New Roman" w:hAnsi="Times New Roman" w:cs="Times New Roman"/>
          <w:i/>
          <w:iCs/>
          <w:sz w:val="24"/>
        </w:rPr>
        <w:t>Ecography</w:t>
      </w:r>
      <w:proofErr w:type="spellEnd"/>
      <w:r w:rsidRPr="00D87C17">
        <w:rPr>
          <w:rFonts w:ascii="Times New Roman" w:hAnsi="Times New Roman" w:cs="Times New Roman"/>
          <w:sz w:val="24"/>
        </w:rPr>
        <w:t xml:space="preserve">, </w:t>
      </w:r>
      <w:r w:rsidRPr="00D87C17">
        <w:rPr>
          <w:rFonts w:ascii="Times New Roman" w:hAnsi="Times New Roman" w:cs="Times New Roman"/>
          <w:i/>
          <w:iCs/>
          <w:sz w:val="24"/>
        </w:rPr>
        <w:t>38</w:t>
      </w:r>
      <w:r w:rsidRPr="00D87C17">
        <w:rPr>
          <w:rFonts w:ascii="Times New Roman" w:hAnsi="Times New Roman" w:cs="Times New Roman"/>
          <w:sz w:val="24"/>
        </w:rPr>
        <w:t>(4), 431–436. https://doi.org/10.1111/ecog.01335</w:t>
      </w:r>
    </w:p>
    <w:p w14:paraId="318708CB" w14:textId="77777777" w:rsidR="00D87C17" w:rsidRPr="00D87C17" w:rsidRDefault="00D87C17" w:rsidP="00D87C17">
      <w:pPr>
        <w:pStyle w:val="Bibliography"/>
        <w:rPr>
          <w:rFonts w:ascii="Times New Roman" w:hAnsi="Times New Roman" w:cs="Times New Roman"/>
          <w:sz w:val="24"/>
        </w:rPr>
      </w:pPr>
      <w:r w:rsidRPr="00D87C17">
        <w:rPr>
          <w:rFonts w:ascii="Times New Roman" w:hAnsi="Times New Roman" w:cs="Times New Roman"/>
          <w:sz w:val="24"/>
        </w:rPr>
        <w:t xml:space="preserve">Zhao, X., Du, D., Xiong, J., Springer, A., Masek Lopez, S. R., Winkler, B., &amp; Hubler, K. (2019). The impact of forest restoration on agriculture in the Verde River watershed, Arizona, USA. </w:t>
      </w:r>
      <w:r w:rsidRPr="00D87C17">
        <w:rPr>
          <w:rFonts w:ascii="Times New Roman" w:hAnsi="Times New Roman" w:cs="Times New Roman"/>
          <w:i/>
          <w:iCs/>
          <w:sz w:val="24"/>
        </w:rPr>
        <w:t>Forest Policy and Economics</w:t>
      </w:r>
      <w:r w:rsidRPr="00D87C17">
        <w:rPr>
          <w:rFonts w:ascii="Times New Roman" w:hAnsi="Times New Roman" w:cs="Times New Roman"/>
          <w:sz w:val="24"/>
        </w:rPr>
        <w:t xml:space="preserve">, </w:t>
      </w:r>
      <w:r w:rsidRPr="00D87C17">
        <w:rPr>
          <w:rFonts w:ascii="Times New Roman" w:hAnsi="Times New Roman" w:cs="Times New Roman"/>
          <w:i/>
          <w:iCs/>
          <w:sz w:val="24"/>
        </w:rPr>
        <w:t>109</w:t>
      </w:r>
      <w:r w:rsidRPr="00D87C17">
        <w:rPr>
          <w:rFonts w:ascii="Times New Roman" w:hAnsi="Times New Roman" w:cs="Times New Roman"/>
          <w:sz w:val="24"/>
        </w:rPr>
        <w:t>, 101999. https://doi.org/10.1016/j.forpol.2019.101999</w:t>
      </w:r>
    </w:p>
    <w:p w14:paraId="73798B2E" w14:textId="6EA28C38"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fldChar w:fldCharType="end"/>
      </w:r>
    </w:p>
    <w:p w14:paraId="18DD63EA" w14:textId="77777777" w:rsidR="0038100D" w:rsidRPr="002245EF" w:rsidRDefault="0038100D" w:rsidP="0038100D">
      <w:pPr>
        <w:rPr>
          <w:rFonts w:ascii="Times New Roman" w:hAnsi="Times New Roman" w:cs="Times New Roman"/>
          <w:sz w:val="24"/>
          <w:szCs w:val="24"/>
        </w:rPr>
      </w:pPr>
      <w:r w:rsidRPr="002245EF">
        <w:rPr>
          <w:rFonts w:ascii="Times New Roman" w:hAnsi="Times New Roman" w:cs="Times New Roman"/>
          <w:sz w:val="24"/>
          <w:szCs w:val="24"/>
        </w:rPr>
        <w:br w:type="page"/>
      </w:r>
    </w:p>
    <w:p w14:paraId="12218647" w14:textId="1AFF5FCF" w:rsidR="009954F4" w:rsidRPr="002245EF" w:rsidRDefault="009954F4" w:rsidP="009954F4">
      <w:pPr>
        <w:pStyle w:val="Heading2"/>
        <w:rPr>
          <w:rFonts w:ascii="Times New Roman" w:hAnsi="Times New Roman" w:cs="Times New Roman"/>
          <w:color w:val="auto"/>
        </w:rPr>
      </w:pPr>
    </w:p>
    <w:sectPr w:rsidR="009954F4" w:rsidRPr="002245E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Cooper,David" w:date="2025-04-05T13:08:00Z" w:initials="DC">
    <w:p w14:paraId="78C76CC0" w14:textId="77777777" w:rsidR="007956F7" w:rsidRDefault="007956F7" w:rsidP="006135B5">
      <w:r>
        <w:rPr>
          <w:rStyle w:val="CommentReference"/>
        </w:rPr>
        <w:annotationRef/>
      </w:r>
      <w:r>
        <w:rPr>
          <w:color w:val="000000"/>
          <w:sz w:val="20"/>
          <w:szCs w:val="20"/>
        </w:rPr>
        <w:t>This needs a subject, drives what?  Reproduction, growth, ???</w:t>
      </w:r>
    </w:p>
  </w:comment>
  <w:comment w:id="6" w:author="Cooper,David" w:date="2025-04-05T13:09:00Z" w:initials="DC">
    <w:p w14:paraId="26B09AA2" w14:textId="77777777" w:rsidR="007956F7" w:rsidRDefault="007956F7" w:rsidP="00803919">
      <w:r>
        <w:rPr>
          <w:rStyle w:val="CommentReference"/>
        </w:rPr>
        <w:annotationRef/>
      </w:r>
      <w:r>
        <w:rPr>
          <w:color w:val="000000"/>
          <w:sz w:val="20"/>
          <w:szCs w:val="20"/>
        </w:rPr>
        <w:t>this is not clear.  You are trying to say the flood occurred in the winter, but seedling established during seed rain in the spring.</w:t>
      </w:r>
    </w:p>
  </w:comment>
  <w:comment w:id="7" w:author="Cooper,David" w:date="2025-04-05T13:10:00Z" w:initials="DC">
    <w:p w14:paraId="0B0E5F78" w14:textId="77777777" w:rsidR="007956F7" w:rsidRDefault="007956F7" w:rsidP="000A4706">
      <w:r>
        <w:rPr>
          <w:rStyle w:val="CommentReference"/>
        </w:rPr>
        <w:annotationRef/>
      </w:r>
      <w:r>
        <w:rPr>
          <w:sz w:val="20"/>
          <w:szCs w:val="20"/>
        </w:rPr>
        <w:t>you mean affected by? and how are they affected? They grow more, less, what is the point?</w:t>
      </w:r>
    </w:p>
  </w:comment>
  <w:comment w:id="8" w:author="Merritt, David - FS, CO" w:date="2025-04-07T07:25:00Z" w:initials="MDFC">
    <w:p w14:paraId="7F062486" w14:textId="77777777" w:rsidR="00367065" w:rsidRDefault="00367065" w:rsidP="00367065">
      <w:pPr>
        <w:pStyle w:val="CommentText"/>
      </w:pPr>
      <w:r>
        <w:rPr>
          <w:rStyle w:val="CommentReference"/>
        </w:rPr>
        <w:annotationRef/>
      </w:r>
      <w:r>
        <w:t>Maybe “a specific set of governing variables”</w:t>
      </w:r>
    </w:p>
  </w:comment>
  <w:comment w:id="9" w:author="Cooper,David" w:date="2025-04-05T13:11:00Z" w:initials="DC">
    <w:p w14:paraId="7032514A" w14:textId="1DC7C12D" w:rsidR="007956F7" w:rsidRDefault="007956F7" w:rsidP="004178B9">
      <w:r>
        <w:rPr>
          <w:rStyle w:val="CommentReference"/>
        </w:rPr>
        <w:annotationRef/>
      </w:r>
      <w:r>
        <w:rPr>
          <w:color w:val="000000"/>
          <w:sz w:val="20"/>
          <w:szCs w:val="20"/>
        </w:rPr>
        <w:t>Like what?</w:t>
      </w:r>
    </w:p>
  </w:comment>
  <w:comment w:id="10" w:author="Cooper,David" w:date="2025-04-05T13:12:00Z" w:initials="DC">
    <w:p w14:paraId="100B34EB" w14:textId="77777777" w:rsidR="007956F7" w:rsidRDefault="007956F7" w:rsidP="00746CF7">
      <w:r>
        <w:rPr>
          <w:rStyle w:val="CommentReference"/>
        </w:rPr>
        <w:annotationRef/>
      </w:r>
      <w:r>
        <w:rPr>
          <w:color w:val="000000"/>
          <w:sz w:val="20"/>
          <w:szCs w:val="20"/>
        </w:rPr>
        <w:t>are you sure about this?</w:t>
      </w:r>
    </w:p>
  </w:comment>
  <w:comment w:id="12" w:author="Quentin R McCalla" w:date="2025-04-08T11:34:00Z" w:initials="QM">
    <w:p w14:paraId="587636F1" w14:textId="77777777" w:rsidR="005901E8" w:rsidRDefault="005901E8" w:rsidP="005901E8">
      <w:pPr>
        <w:pStyle w:val="CommentText"/>
      </w:pPr>
      <w:r>
        <w:rPr>
          <w:rStyle w:val="CommentReference"/>
        </w:rPr>
        <w:annotationRef/>
      </w:r>
      <w:hyperlink r:id="rId1" w:history="1">
        <w:r w:rsidRPr="006B21E0">
          <w:rPr>
            <w:rStyle w:val="Hyperlink"/>
          </w:rPr>
          <w:t>https://link.springer.com/article/10.1007/BF03161668?utm_source=wiley&amp;getft_integrator=wiley</w:t>
        </w:r>
      </w:hyperlink>
    </w:p>
  </w:comment>
  <w:comment w:id="13" w:author="Merritt, David - FS, CO" w:date="2025-04-07T08:54:00Z" w:initials="MDFC">
    <w:p w14:paraId="0B34925C" w14:textId="3CCDC3F9" w:rsidR="00A214EA" w:rsidRDefault="00A214EA" w:rsidP="00A214EA">
      <w:pPr>
        <w:pStyle w:val="CommentText"/>
      </w:pPr>
      <w:r>
        <w:rPr>
          <w:rStyle w:val="CommentReference"/>
        </w:rPr>
        <w:annotationRef/>
      </w:r>
      <w:r>
        <w:t>Let’s start the introduction with this broad statement of the global and regional importance of this ecosystem type, then zero in on the specifics of the Verde River.</w:t>
      </w:r>
    </w:p>
  </w:comment>
  <w:comment w:id="16" w:author="Cooper,David" w:date="2025-04-05T13:22:00Z" w:initials="C">
    <w:p w14:paraId="6ABD28F1" w14:textId="1405756B" w:rsidR="00A214EA" w:rsidRDefault="00A214EA" w:rsidP="00A214EA">
      <w:r>
        <w:rPr>
          <w:rStyle w:val="CommentReference"/>
        </w:rPr>
        <w:annotationRef/>
      </w:r>
      <w:r>
        <w:rPr>
          <w:color w:val="000000"/>
          <w:sz w:val="20"/>
          <w:szCs w:val="20"/>
        </w:rPr>
        <w:t>since you are not really talking about ages, you are talking about sizes, maybe change this.</w:t>
      </w:r>
    </w:p>
  </w:comment>
  <w:comment w:id="17" w:author="Cooper,David" w:date="2025-04-05T13:20:00Z" w:initials="C">
    <w:p w14:paraId="6C457FDF" w14:textId="77777777" w:rsidR="008625F9" w:rsidRDefault="008625F9" w:rsidP="008625F9">
      <w:r>
        <w:rPr>
          <w:rStyle w:val="CommentReference"/>
        </w:rPr>
        <w:annotationRef/>
      </w:r>
      <w:r>
        <w:rPr>
          <w:color w:val="000000"/>
          <w:sz w:val="20"/>
          <w:szCs w:val="20"/>
        </w:rPr>
        <w:t>We are pretty sure its not Arundo, but it is the native Phragmites.</w:t>
      </w:r>
    </w:p>
  </w:comment>
  <w:comment w:id="18" w:author="Quentin R McCalla" w:date="2025-04-10T09:52:00Z" w:initials="QM">
    <w:p w14:paraId="393EA219" w14:textId="77777777" w:rsidR="00581ABD" w:rsidRDefault="00581ABD" w:rsidP="00581ABD">
      <w:pPr>
        <w:pStyle w:val="CommentText"/>
      </w:pPr>
      <w:r>
        <w:rPr>
          <w:rStyle w:val="CommentReference"/>
        </w:rPr>
        <w:annotationRef/>
      </w:r>
      <w:r>
        <w:t xml:space="preserve">Can I cite this? </w:t>
      </w:r>
      <w:hyperlink r:id="rId2" w:history="1">
        <w:r w:rsidRPr="002131F8">
          <w:rPr>
            <w:rStyle w:val="Hyperlink"/>
          </w:rPr>
          <w:t>https://www.biologicaldiversity.org/programs/public_lands/rivers/pdfs/Ravaged-River-Verde-Cattle-Impact-Survey.pdf</w:t>
        </w:r>
      </w:hyperlink>
    </w:p>
  </w:comment>
  <w:comment w:id="20" w:author="Cooper,David" w:date="2025-04-05T13:24:00Z" w:initials="C">
    <w:p w14:paraId="75D89A83" w14:textId="60356525" w:rsidR="00A214EA" w:rsidRDefault="00A214EA" w:rsidP="00A214EA">
      <w:r>
        <w:rPr>
          <w:rStyle w:val="CommentReference"/>
        </w:rPr>
        <w:annotationRef/>
      </w:r>
      <w:r>
        <w:rPr>
          <w:color w:val="000000"/>
          <w:sz w:val="20"/>
          <w:szCs w:val="20"/>
        </w:rPr>
        <w:t>why not provide the actual value?</w:t>
      </w:r>
    </w:p>
  </w:comment>
  <w:comment w:id="22" w:author="Cooper,David" w:date="2025-04-05T13:19:00Z" w:initials="C">
    <w:p w14:paraId="27FBF187" w14:textId="77777777" w:rsidR="00A52FD5" w:rsidRDefault="00A52FD5" w:rsidP="00BF5807">
      <w:r>
        <w:rPr>
          <w:rStyle w:val="CommentReference"/>
        </w:rPr>
        <w:annotationRef/>
      </w:r>
      <w:r>
        <w:rPr>
          <w:color w:val="000000"/>
          <w:sz w:val="20"/>
          <w:szCs w:val="20"/>
        </w:rPr>
        <w:t>This is a really all “study Area” information, not a typical introduction that describes the big questions and issues about cottonwood establishment and growth.  So before submittal to a journal it will need an introduction.</w:t>
      </w:r>
    </w:p>
  </w:comment>
  <w:comment w:id="23" w:author="Merritt, David - FS, CO" w:date="2025-04-07T08:52:00Z" w:initials="MDFC">
    <w:p w14:paraId="40B74509" w14:textId="77777777" w:rsidR="00DF4E13" w:rsidRDefault="00DF4E13" w:rsidP="00DF4E13">
      <w:pPr>
        <w:pStyle w:val="CommentText"/>
      </w:pPr>
      <w:r>
        <w:rPr>
          <w:rStyle w:val="CommentReference"/>
        </w:rPr>
        <w:annotationRef/>
      </w:r>
      <w:r>
        <w:t>Agree with DJC. We should start here with facts that put this ecosystem type in context. Riparian areas are rare on the landscape. Cottonwood forests are exceedingly rare. This is one of the more contiguous in the American SW...</w:t>
      </w:r>
    </w:p>
  </w:comment>
  <w:comment w:id="33" w:author="Cooper,David" w:date="2025-04-05T13:30:00Z" w:initials="C">
    <w:p w14:paraId="0798313D" w14:textId="77777777" w:rsidR="00516EBF" w:rsidRDefault="00516EBF" w:rsidP="00041F74">
      <w:r>
        <w:rPr>
          <w:rStyle w:val="CommentReference"/>
        </w:rPr>
        <w:annotationRef/>
      </w:r>
      <w:r>
        <w:rPr>
          <w:color w:val="000000"/>
          <w:sz w:val="20"/>
          <w:szCs w:val="20"/>
        </w:rPr>
        <w:t xml:space="preserve">This is not really the case.  You can only study where they had survived at the end of the first summer.  You don’t know where they established but didn’t survive.  </w:t>
      </w:r>
    </w:p>
  </w:comment>
  <w:comment w:id="34" w:author="Cooper,David" w:date="2025-04-05T13:31:00Z" w:initials="C">
    <w:p w14:paraId="098EBC43" w14:textId="77777777" w:rsidR="00516EBF" w:rsidRDefault="00516EBF" w:rsidP="00F1020B">
      <w:r>
        <w:rPr>
          <w:rStyle w:val="CommentReference"/>
        </w:rPr>
        <w:annotationRef/>
      </w:r>
      <w:r>
        <w:rPr>
          <w:color w:val="000000"/>
          <w:sz w:val="20"/>
          <w:szCs w:val="20"/>
        </w:rPr>
        <w:t>did you measure light or PAR?</w:t>
      </w:r>
    </w:p>
  </w:comment>
  <w:comment w:id="35" w:author="Merritt, David - FS, CO" w:date="2025-04-07T12:16:00Z" w:initials="MDFC">
    <w:p w14:paraId="277646E5" w14:textId="77777777" w:rsidR="00A22010" w:rsidRDefault="00A22010" w:rsidP="00A22010">
      <w:pPr>
        <w:pStyle w:val="CommentText"/>
      </w:pPr>
      <w:r>
        <w:rPr>
          <w:rStyle w:val="CommentReference"/>
        </w:rPr>
        <w:annotationRef/>
      </w:r>
      <w:r>
        <w:t>R studio is just a GUI. R is the script.</w:t>
      </w:r>
    </w:p>
  </w:comment>
  <w:comment w:id="40" w:author="Quentin R McCalla" w:date="2025-04-09T09:02:00Z" w:initials="QM">
    <w:p w14:paraId="17A6B6F0" w14:textId="77777777" w:rsidR="00843C64" w:rsidRDefault="00843C64" w:rsidP="00843C64">
      <w:pPr>
        <w:pStyle w:val="CommentText"/>
      </w:pPr>
      <w:r>
        <w:rPr>
          <w:rStyle w:val="CommentReference"/>
        </w:rPr>
        <w:annotationRef/>
      </w:r>
      <w:r>
        <w:t>Move to discussion</w:t>
      </w:r>
    </w:p>
  </w:comment>
  <w:comment w:id="41" w:author="Cooper,David" w:date="2025-04-05T13:45:00Z" w:initials="C">
    <w:p w14:paraId="4BE66DFF" w14:textId="6F8A9CF1" w:rsidR="008279F5" w:rsidRDefault="008279F5" w:rsidP="008A1684">
      <w:r>
        <w:rPr>
          <w:rStyle w:val="CommentReference"/>
        </w:rPr>
        <w:annotationRef/>
      </w:r>
      <w:r>
        <w:rPr>
          <w:color w:val="000000"/>
          <w:sz w:val="20"/>
          <w:szCs w:val="20"/>
        </w:rPr>
        <w:t>redundant</w:t>
      </w:r>
    </w:p>
  </w:comment>
  <w:comment w:id="50" w:author="Cooper,David" w:date="2025-04-05T13:54:00Z" w:initials="C">
    <w:p w14:paraId="1D5FEA44" w14:textId="2B070C14" w:rsidR="00BE7FD1" w:rsidRDefault="00BE7FD1" w:rsidP="0061380B">
      <w:r>
        <w:rPr>
          <w:rStyle w:val="CommentReference"/>
        </w:rPr>
        <w:annotationRef/>
      </w:r>
      <w:r>
        <w:rPr>
          <w:color w:val="000000"/>
          <w:sz w:val="20"/>
          <w:szCs w:val="20"/>
        </w:rPr>
        <w:t>Because your figure only shows means, and not variance, its hard to understand what you are analyzing.  Did some plots  have much higher mortality than other?  Is that why there is a statistical relationship of survival to environmental variables?  I cannot tell from what you have presented.</w:t>
      </w:r>
    </w:p>
  </w:comment>
  <w:comment w:id="52" w:author="Cooper,David" w:date="2025-04-05T13:58:00Z" w:initials="C">
    <w:p w14:paraId="30886226" w14:textId="77777777" w:rsidR="00BE7FD1" w:rsidRDefault="00BE7FD1" w:rsidP="00395004">
      <w:r>
        <w:rPr>
          <w:rStyle w:val="CommentReference"/>
        </w:rPr>
        <w:annotationRef/>
      </w:r>
      <w:r>
        <w:rPr>
          <w:color w:val="000000"/>
          <w:sz w:val="20"/>
          <w:szCs w:val="20"/>
        </w:rPr>
        <w:t>I would linlucde this graph, with a linked graph with the same X axis that shows total annual flow, or annual peak flow so that we can see the relationship of flow to recruitment of these trees.</w:t>
      </w:r>
    </w:p>
  </w:comment>
  <w:comment w:id="53" w:author="Merritt, David - FS, CO" w:date="2025-04-07T12:38:00Z" w:initials="MDFC">
    <w:p w14:paraId="7B598833" w14:textId="77777777" w:rsidR="002B6513" w:rsidRDefault="002B6513" w:rsidP="002B6513">
      <w:pPr>
        <w:pStyle w:val="CommentText"/>
      </w:pPr>
      <w:r>
        <w:rPr>
          <w:rStyle w:val="CommentReference"/>
        </w:rPr>
        <w:annotationRef/>
      </w:r>
      <w:r>
        <w:t>Agree entirely.</w:t>
      </w:r>
    </w:p>
  </w:comment>
  <w:comment w:id="55" w:author="Cooper,David" w:date="2025-04-05T13:59:00Z" w:initials="C">
    <w:p w14:paraId="58D40361" w14:textId="3891320C" w:rsidR="005E0FF8" w:rsidRDefault="005E0FF8" w:rsidP="007E680F">
      <w:r>
        <w:rPr>
          <w:rStyle w:val="CommentReference"/>
        </w:rPr>
        <w:annotationRef/>
      </w:r>
      <w:r>
        <w:rPr>
          <w:color w:val="000000"/>
          <w:sz w:val="20"/>
          <w:szCs w:val="20"/>
        </w:rPr>
        <w:t>To my eye, this relationship os strongly influenced by just a few trees, while the mass is just a shotgun blast.</w:t>
      </w:r>
    </w:p>
    <w:p w14:paraId="4B644DD6" w14:textId="77777777" w:rsidR="005E0FF8" w:rsidRDefault="005E0FF8" w:rsidP="007E680F"/>
  </w:comment>
  <w:comment w:id="63" w:author="Merritt, David - FS, CO" w:date="2025-04-07T12:45:00Z" w:initials="MDFC">
    <w:p w14:paraId="421DCCE5" w14:textId="77777777" w:rsidR="002B6513" w:rsidRDefault="002B6513" w:rsidP="002B6513">
      <w:pPr>
        <w:pStyle w:val="CommentText"/>
      </w:pPr>
      <w:r>
        <w:rPr>
          <w:rStyle w:val="CommentReference"/>
        </w:rPr>
        <w:annotationRef/>
      </w:r>
      <w:r>
        <w:t>Start broad and repeat the main objectives of this work. Work through what we understood prior to your contribution and then present what your contributions are, then provide some of the applications and implications of them.</w:t>
      </w:r>
    </w:p>
  </w:comment>
  <w:comment w:id="64" w:author="Quentin R McCalla" w:date="2025-04-09T09:07:00Z" w:initials="QM">
    <w:p w14:paraId="6392395D" w14:textId="77777777" w:rsidR="002B2A01" w:rsidRDefault="002B2A01" w:rsidP="002B2A01">
      <w:pPr>
        <w:pStyle w:val="CommentText"/>
      </w:pPr>
      <w:r>
        <w:rPr>
          <w:rStyle w:val="CommentReference"/>
        </w:rPr>
        <w:annotationRef/>
      </w:r>
      <w:r>
        <w:t>Reference literature about seedling survivorship</w:t>
      </w:r>
    </w:p>
  </w:comment>
  <w:comment w:id="65" w:author="Quentin R McCalla" w:date="2025-04-09T09:15:00Z" w:initials="QM">
    <w:p w14:paraId="688288EE" w14:textId="77777777" w:rsidR="002B2A01" w:rsidRDefault="002B2A01" w:rsidP="002B2A01">
      <w:pPr>
        <w:pStyle w:val="CommentText"/>
      </w:pPr>
      <w:r>
        <w:rPr>
          <w:rStyle w:val="CommentReference"/>
        </w:rPr>
        <w:annotationRef/>
      </w:r>
      <w:r>
        <w:t>Add specific stromberg heights</w:t>
      </w:r>
    </w:p>
  </w:comment>
  <w:comment w:id="67" w:author="Cooper,David" w:date="2025-04-05T14:19:00Z" w:initials="C">
    <w:p w14:paraId="44D7F498" w14:textId="74B3D840" w:rsidR="004C1A79" w:rsidRDefault="004C1A79" w:rsidP="0075327E">
      <w:r>
        <w:rPr>
          <w:rStyle w:val="CommentReference"/>
        </w:rPr>
        <w:annotationRef/>
      </w:r>
      <w:r>
        <w:rPr>
          <w:color w:val="000000"/>
          <w:sz w:val="20"/>
          <w:szCs w:val="20"/>
        </w:rPr>
        <w:t>how do you know these were 2024 seedlings?</w:t>
      </w:r>
    </w:p>
  </w:comment>
  <w:comment w:id="68" w:author="Quentin R McCalla" w:date="2025-04-09T09:14:00Z" w:initials="QM">
    <w:p w14:paraId="76175D26" w14:textId="77777777" w:rsidR="002B2A01" w:rsidRDefault="002B2A01" w:rsidP="002B2A01">
      <w:pPr>
        <w:pStyle w:val="CommentText"/>
      </w:pPr>
      <w:r>
        <w:rPr>
          <w:rStyle w:val="CommentReference"/>
        </w:rPr>
        <w:annotationRef/>
      </w:r>
      <w:r>
        <w:t>Growing season/report. USDA zones?</w:t>
      </w:r>
    </w:p>
  </w:comment>
  <w:comment w:id="69" w:author="Quentin R McCalla" w:date="2025-04-09T09:16:00Z" w:initials="QM">
    <w:p w14:paraId="4FC42864" w14:textId="77777777" w:rsidR="002B2A01" w:rsidRDefault="002B2A01" w:rsidP="002B2A01">
      <w:pPr>
        <w:pStyle w:val="CommentText"/>
      </w:pPr>
      <w:r>
        <w:rPr>
          <w:rStyle w:val="CommentReference"/>
        </w:rPr>
        <w:annotationRef/>
      </w:r>
      <w:r>
        <w:t>cite</w:t>
      </w:r>
    </w:p>
  </w:comment>
  <w:comment w:id="70" w:author="Cooper,David" w:date="2025-04-05T14:20:00Z" w:initials="C">
    <w:p w14:paraId="577EEF4A" w14:textId="4A936882" w:rsidR="004C1A79" w:rsidRDefault="004C1A79" w:rsidP="00C7185C">
      <w:r>
        <w:rPr>
          <w:rStyle w:val="CommentReference"/>
        </w:rPr>
        <w:annotationRef/>
      </w:r>
      <w:r>
        <w:rPr>
          <w:color w:val="000000"/>
          <w:sz w:val="20"/>
          <w:szCs w:val="20"/>
        </w:rPr>
        <w:t xml:space="preserve">why not tell us more here.  Are you saying seedlings didn’t survive because of low PAR levels?  </w:t>
      </w:r>
    </w:p>
  </w:comment>
  <w:comment w:id="71" w:author="Cooper,David" w:date="2025-04-05T14:21:00Z" w:initials="C">
    <w:p w14:paraId="7E5256A3" w14:textId="77777777" w:rsidR="004C1A79" w:rsidRDefault="004C1A79" w:rsidP="000A1BC5">
      <w:r>
        <w:rPr>
          <w:rStyle w:val="CommentReference"/>
        </w:rPr>
        <w:annotationRef/>
      </w:r>
      <w:r>
        <w:rPr>
          <w:color w:val="000000"/>
          <w:sz w:val="20"/>
          <w:szCs w:val="20"/>
        </w:rPr>
        <w:t>need citations.</w:t>
      </w:r>
    </w:p>
  </w:comment>
  <w:comment w:id="73" w:author="Cooper,David" w:date="2025-04-05T14:25:00Z" w:initials="C">
    <w:p w14:paraId="5DC8634D" w14:textId="77777777" w:rsidR="004C1A79" w:rsidRDefault="004C1A79" w:rsidP="00DE743F">
      <w:r>
        <w:rPr>
          <w:rStyle w:val="CommentReference"/>
        </w:rPr>
        <w:annotationRef/>
      </w:r>
      <w:r>
        <w:rPr>
          <w:color w:val="000000"/>
          <w:sz w:val="20"/>
          <w:szCs w:val="20"/>
        </w:rPr>
        <w:t>because you don’t know what is beneath the surface, these data may be misleading.  For example if you have fines on the surface but all coarse sand beneath, the seedlings could all desiccate.  However, fines over fines could mean survival.</w:t>
      </w:r>
    </w:p>
  </w:comment>
  <w:comment w:id="77" w:author="Cooper,David" w:date="2025-04-05T14:26:00Z" w:initials="C">
    <w:p w14:paraId="7302531E" w14:textId="77777777" w:rsidR="00E24A13" w:rsidRDefault="00E24A13" w:rsidP="00B4628A">
      <w:r>
        <w:rPr>
          <w:rStyle w:val="CommentReference"/>
        </w:rPr>
        <w:annotationRef/>
      </w:r>
      <w:r>
        <w:rPr>
          <w:color w:val="000000"/>
          <w:sz w:val="20"/>
          <w:szCs w:val="20"/>
        </w:rPr>
        <w:t>this is a very folksy way to report these data.  Maybe stiffen it up a bit.</w:t>
      </w:r>
    </w:p>
  </w:comment>
  <w:comment w:id="79" w:author="Quentin R McCalla" w:date="2025-04-09T09:25:00Z" w:initials="QM">
    <w:p w14:paraId="59E453AC" w14:textId="77777777" w:rsidR="004349BE" w:rsidRDefault="004349BE" w:rsidP="004349BE">
      <w:pPr>
        <w:pStyle w:val="CommentText"/>
      </w:pPr>
      <w:r>
        <w:rPr>
          <w:rStyle w:val="CommentReference"/>
        </w:rPr>
        <w:annotationRef/>
      </w:r>
      <w:r>
        <w:t>cite</w:t>
      </w:r>
    </w:p>
  </w:comment>
  <w:comment w:id="80" w:author="Cooper,David" w:date="2025-04-05T14:27:00Z" w:initials="C">
    <w:p w14:paraId="47A4440E" w14:textId="554E3F69" w:rsidR="00E24A13" w:rsidRDefault="00E24A13" w:rsidP="00FA28B7">
      <w:r>
        <w:rPr>
          <w:rStyle w:val="CommentReference"/>
        </w:rPr>
        <w:annotationRef/>
      </w:r>
      <w:r>
        <w:rPr>
          <w:color w:val="000000"/>
          <w:sz w:val="20"/>
          <w:szCs w:val="20"/>
        </w:rPr>
        <w:t>?</w:t>
      </w:r>
    </w:p>
  </w:comment>
  <w:comment w:id="81" w:author="Quentin R McCalla" w:date="2025-04-09T09:32:00Z" w:initials="QM">
    <w:p w14:paraId="706571D4" w14:textId="77777777" w:rsidR="00FB0D86" w:rsidRDefault="00FB0D86" w:rsidP="00FB0D86">
      <w:pPr>
        <w:pStyle w:val="CommentText"/>
      </w:pPr>
      <w:r>
        <w:rPr>
          <w:rStyle w:val="CommentReference"/>
        </w:rPr>
        <w:annotationRef/>
      </w:r>
      <w:r>
        <w:t>cite</w:t>
      </w:r>
    </w:p>
  </w:comment>
  <w:comment w:id="82" w:author="Quentin R McCalla" w:date="2025-04-09T09:35:00Z" w:initials="QM">
    <w:p w14:paraId="1B436063" w14:textId="77777777" w:rsidR="00FB0D86" w:rsidRDefault="00FB0D86" w:rsidP="00FB0D86">
      <w:pPr>
        <w:pStyle w:val="CommentText"/>
      </w:pPr>
      <w:r>
        <w:rPr>
          <w:rStyle w:val="CommentReference"/>
        </w:rPr>
        <w:annotationRef/>
      </w:r>
      <w:r>
        <w:t>reword</w:t>
      </w:r>
    </w:p>
  </w:comment>
  <w:comment w:id="84" w:author="Cooper,David" w:date="2025-04-05T14:30:00Z" w:initials="C">
    <w:p w14:paraId="58B55392" w14:textId="77777777" w:rsidR="00E24A13" w:rsidRDefault="00E24A13" w:rsidP="003F6EB3">
      <w:r>
        <w:rPr>
          <w:rStyle w:val="CommentReference"/>
        </w:rPr>
        <w:annotationRef/>
      </w:r>
      <w:r>
        <w:rPr>
          <w:color w:val="000000"/>
          <w:sz w:val="20"/>
          <w:szCs w:val="20"/>
        </w:rPr>
        <w:t>citation?</w:t>
      </w:r>
    </w:p>
  </w:comment>
  <w:comment w:id="85" w:author="Quentin R McCalla" w:date="2025-04-09T09:38:00Z" w:initials="QM">
    <w:p w14:paraId="51CBD08D" w14:textId="77777777" w:rsidR="00E03ECE" w:rsidRDefault="00E03ECE" w:rsidP="00E03ECE">
      <w:pPr>
        <w:pStyle w:val="CommentText"/>
      </w:pPr>
      <w:r>
        <w:rPr>
          <w:rStyle w:val="CommentReference"/>
        </w:rPr>
        <w:annotationRef/>
      </w:r>
      <w:r>
        <w:t>clarify</w:t>
      </w:r>
    </w:p>
  </w:comment>
  <w:comment w:id="86" w:author="Quentin R McCalla" w:date="2025-04-09T09:37:00Z" w:initials="QM">
    <w:p w14:paraId="334572EC" w14:textId="414C2221" w:rsidR="00E03ECE" w:rsidRDefault="00E03ECE" w:rsidP="00E03ECE">
      <w:pPr>
        <w:pStyle w:val="CommentText"/>
      </w:pPr>
      <w:r>
        <w:rPr>
          <w:rStyle w:val="CommentReference"/>
        </w:rPr>
        <w:annotationRef/>
      </w:r>
      <w:r>
        <w:t>Take pictures of cores under scope</w:t>
      </w:r>
    </w:p>
  </w:comment>
  <w:comment w:id="87" w:author="Quentin R McCalla" w:date="2025-04-09T09:37:00Z" w:initials="QM">
    <w:p w14:paraId="5AFA2984" w14:textId="77777777" w:rsidR="00E03ECE" w:rsidRDefault="00E03ECE" w:rsidP="00E03ECE">
      <w:pPr>
        <w:pStyle w:val="CommentText"/>
      </w:pPr>
      <w:r>
        <w:rPr>
          <w:rStyle w:val="CommentReference"/>
        </w:rPr>
        <w:annotationRef/>
      </w:r>
      <w:r>
        <w:t>Good, rotten, no pith, pith</w:t>
      </w:r>
    </w:p>
  </w:comment>
  <w:comment w:id="88" w:author="Quentin R McCalla" w:date="2025-04-09T09:39:00Z" w:initials="QM">
    <w:p w14:paraId="209FCC51" w14:textId="77777777" w:rsidR="00E03ECE" w:rsidRDefault="00E03ECE" w:rsidP="00E03ECE">
      <w:pPr>
        <w:pStyle w:val="CommentText"/>
      </w:pPr>
      <w:r>
        <w:rPr>
          <w:rStyle w:val="CommentReference"/>
        </w:rPr>
        <w:annotationRef/>
      </w:r>
      <w:r>
        <w:t>cited</w:t>
      </w:r>
    </w:p>
  </w:comment>
  <w:comment w:id="89" w:author="Merritt, David - FS, CO" w:date="2025-04-07T12:53:00Z" w:initials="MDFC">
    <w:p w14:paraId="7895A264" w14:textId="51A8C9F8" w:rsidR="00512C0B" w:rsidRDefault="00512C0B" w:rsidP="00512C0B">
      <w:pPr>
        <w:pStyle w:val="CommentText"/>
      </w:pPr>
      <w:r>
        <w:rPr>
          <w:rStyle w:val="CommentReference"/>
        </w:rPr>
        <w:annotationRef/>
      </w:r>
      <w:r>
        <w:t>Need to cite every time.</w:t>
      </w:r>
    </w:p>
  </w:comment>
  <w:comment w:id="91" w:author="Quentin R McCalla" w:date="2025-04-09T09:43:00Z" w:initials="QM">
    <w:p w14:paraId="53F3632A" w14:textId="77777777" w:rsidR="00E03ECE" w:rsidRDefault="00E03ECE" w:rsidP="00E03ECE">
      <w:pPr>
        <w:pStyle w:val="CommentText"/>
      </w:pPr>
      <w:r>
        <w:rPr>
          <w:rStyle w:val="CommentReference"/>
        </w:rPr>
        <w:annotationRef/>
      </w:r>
      <w:r>
        <w:t>USDA or growing season paper</w:t>
      </w:r>
    </w:p>
  </w:comment>
  <w:comment w:id="92" w:author="Quentin R McCalla" w:date="2025-04-09T09:44:00Z" w:initials="QM">
    <w:p w14:paraId="4C7ABDA1" w14:textId="77777777" w:rsidR="00E03ECE" w:rsidRDefault="00E03ECE" w:rsidP="00E03ECE">
      <w:pPr>
        <w:pStyle w:val="CommentText"/>
      </w:pPr>
      <w:r>
        <w:rPr>
          <w:rStyle w:val="CommentReference"/>
        </w:rPr>
        <w:annotationRef/>
      </w:r>
      <w:r>
        <w:t>cite</w:t>
      </w:r>
    </w:p>
  </w:comment>
  <w:comment w:id="93" w:author="Quentin R McCalla" w:date="2025-04-09T09:47:00Z" w:initials="QM">
    <w:p w14:paraId="79A352D5" w14:textId="77777777" w:rsidR="00B522C1" w:rsidRDefault="00B522C1" w:rsidP="00B522C1">
      <w:pPr>
        <w:pStyle w:val="CommentText"/>
      </w:pPr>
      <w:r>
        <w:rPr>
          <w:rStyle w:val="CommentReference"/>
        </w:rPr>
        <w:annotationRef/>
      </w:r>
      <w:r>
        <w:t>Clarify</w:t>
      </w:r>
    </w:p>
  </w:comment>
  <w:comment w:id="94" w:author="Quentin R McCalla" w:date="2025-04-09T09:51:00Z" w:initials="QM">
    <w:p w14:paraId="686BAC63" w14:textId="77777777" w:rsidR="00B522C1" w:rsidRDefault="00B522C1" w:rsidP="00B522C1">
      <w:pPr>
        <w:pStyle w:val="CommentText"/>
      </w:pPr>
      <w:r>
        <w:rPr>
          <w:rStyle w:val="CommentReference"/>
        </w:rPr>
        <w:annotationRef/>
      </w:r>
      <w:r>
        <w:t>Lead with negatives</w:t>
      </w:r>
    </w:p>
  </w:comment>
  <w:comment w:id="95" w:author="Quentin R McCalla" w:date="2025-04-09T09:49:00Z" w:initials="QM">
    <w:p w14:paraId="0A7C84E8" w14:textId="54D7B850" w:rsidR="00B522C1" w:rsidRDefault="00B522C1" w:rsidP="00B522C1">
      <w:pPr>
        <w:pStyle w:val="CommentText"/>
      </w:pPr>
      <w:r>
        <w:rPr>
          <w:rStyle w:val="CommentReference"/>
        </w:rPr>
        <w:annotationRef/>
      </w:r>
      <w:r>
        <w:t>New word</w:t>
      </w:r>
    </w:p>
  </w:comment>
  <w:comment w:id="96" w:author="Cooper,David" w:date="2025-04-05T14:39:00Z" w:initials="C">
    <w:p w14:paraId="448D2532" w14:textId="4F50F3AC" w:rsidR="00B078D0" w:rsidRDefault="00B078D0" w:rsidP="004B070B">
      <w:r>
        <w:rPr>
          <w:rStyle w:val="CommentReference"/>
        </w:rPr>
        <w:annotationRef/>
      </w:r>
      <w:r>
        <w:rPr>
          <w:color w:val="000000"/>
          <w:sz w:val="20"/>
          <w:szCs w:val="20"/>
        </w:rPr>
        <w:t>this is speculation?</w:t>
      </w:r>
    </w:p>
  </w:comment>
  <w:comment w:id="97" w:author="Quentin R McCalla" w:date="2025-04-09T09:54:00Z" w:initials="QM">
    <w:p w14:paraId="4E9B7E01" w14:textId="77777777" w:rsidR="00B522C1" w:rsidRDefault="00B522C1" w:rsidP="00B522C1">
      <w:pPr>
        <w:pStyle w:val="CommentText"/>
      </w:pPr>
      <w:r>
        <w:rPr>
          <w:rStyle w:val="CommentReference"/>
        </w:rPr>
        <w:annotationRef/>
      </w:r>
      <w:r>
        <w:t>Conservative estimates?</w:t>
      </w:r>
    </w:p>
  </w:comment>
  <w:comment w:id="98" w:author="Quentin R McCalla" w:date="2025-04-09T09:55:00Z" w:initials="QM">
    <w:p w14:paraId="3649FAE3" w14:textId="77777777" w:rsidR="00B522C1" w:rsidRDefault="00B522C1" w:rsidP="00B522C1">
      <w:pPr>
        <w:pStyle w:val="CommentText"/>
      </w:pPr>
      <w:r>
        <w:rPr>
          <w:rStyle w:val="CommentReference"/>
        </w:rPr>
        <w:annotationRef/>
      </w:r>
      <w:r>
        <w:t>Figure</w:t>
      </w:r>
    </w:p>
  </w:comment>
  <w:comment w:id="99" w:author="Quentin R McCalla" w:date="2025-04-09T09:59:00Z" w:initials="QM">
    <w:p w14:paraId="478D8228" w14:textId="77777777" w:rsidR="00AE20AD" w:rsidRDefault="00AE20AD" w:rsidP="00AE20AD">
      <w:pPr>
        <w:pStyle w:val="CommentText"/>
      </w:pPr>
      <w:r>
        <w:rPr>
          <w:rStyle w:val="CommentReference"/>
        </w:rPr>
        <w:annotationRef/>
      </w:r>
      <w:r>
        <w:t>clarify</w:t>
      </w:r>
    </w:p>
  </w:comment>
  <w:comment w:id="104" w:author="D.Merritt" w:date="2025-03-16T11:45:00Z" w:initials="DM">
    <w:p w14:paraId="70718CF4" w14:textId="6D164BFA" w:rsidR="0038100D" w:rsidRDefault="0038100D" w:rsidP="0038100D">
      <w:pPr>
        <w:pStyle w:val="CommentText"/>
      </w:pPr>
      <w:r>
        <w:rPr>
          <w:rStyle w:val="CommentReference"/>
        </w:rPr>
        <w:annotationRef/>
      </w:r>
      <w:r>
        <w:t>We can make this a punchier conclusion.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8C76CC0" w15:done="0"/>
  <w15:commentEx w15:paraId="26B09AA2" w15:done="0"/>
  <w15:commentEx w15:paraId="0B0E5F78" w15:done="0"/>
  <w15:commentEx w15:paraId="7F062486" w15:done="0"/>
  <w15:commentEx w15:paraId="7032514A" w15:done="0"/>
  <w15:commentEx w15:paraId="100B34EB" w15:done="0"/>
  <w15:commentEx w15:paraId="587636F1" w15:done="0"/>
  <w15:commentEx w15:paraId="0B34925C" w15:done="0"/>
  <w15:commentEx w15:paraId="6ABD28F1" w15:done="0"/>
  <w15:commentEx w15:paraId="6C457FDF" w15:done="0"/>
  <w15:commentEx w15:paraId="393EA219" w15:done="0"/>
  <w15:commentEx w15:paraId="75D89A83" w15:done="0"/>
  <w15:commentEx w15:paraId="27FBF187" w15:done="0"/>
  <w15:commentEx w15:paraId="40B74509" w15:done="0"/>
  <w15:commentEx w15:paraId="0798313D" w15:done="0"/>
  <w15:commentEx w15:paraId="098EBC43" w15:done="0"/>
  <w15:commentEx w15:paraId="277646E5" w15:done="0"/>
  <w15:commentEx w15:paraId="17A6B6F0" w15:done="0"/>
  <w15:commentEx w15:paraId="4BE66DFF" w15:done="0"/>
  <w15:commentEx w15:paraId="1D5FEA44" w15:done="0"/>
  <w15:commentEx w15:paraId="30886226" w15:done="0"/>
  <w15:commentEx w15:paraId="7B598833" w15:paraIdParent="30886226" w15:done="0"/>
  <w15:commentEx w15:paraId="4B644DD6" w15:done="0"/>
  <w15:commentEx w15:paraId="421DCCE5" w15:done="0"/>
  <w15:commentEx w15:paraId="6392395D" w15:done="0"/>
  <w15:commentEx w15:paraId="688288EE" w15:done="0"/>
  <w15:commentEx w15:paraId="44D7F498" w15:done="0"/>
  <w15:commentEx w15:paraId="76175D26" w15:done="0"/>
  <w15:commentEx w15:paraId="4FC42864" w15:done="0"/>
  <w15:commentEx w15:paraId="577EEF4A" w15:done="0"/>
  <w15:commentEx w15:paraId="7E5256A3" w15:done="0"/>
  <w15:commentEx w15:paraId="5DC8634D" w15:done="0"/>
  <w15:commentEx w15:paraId="7302531E" w15:done="0"/>
  <w15:commentEx w15:paraId="59E453AC" w15:done="0"/>
  <w15:commentEx w15:paraId="47A4440E" w15:done="0"/>
  <w15:commentEx w15:paraId="706571D4" w15:done="0"/>
  <w15:commentEx w15:paraId="1B436063" w15:done="0"/>
  <w15:commentEx w15:paraId="58B55392" w15:done="0"/>
  <w15:commentEx w15:paraId="51CBD08D" w15:done="0"/>
  <w15:commentEx w15:paraId="334572EC" w15:done="0"/>
  <w15:commentEx w15:paraId="5AFA2984" w15:paraIdParent="334572EC" w15:done="0"/>
  <w15:commentEx w15:paraId="209FCC51" w15:done="0"/>
  <w15:commentEx w15:paraId="7895A264" w15:done="0"/>
  <w15:commentEx w15:paraId="53F3632A" w15:done="0"/>
  <w15:commentEx w15:paraId="4C7ABDA1" w15:done="0"/>
  <w15:commentEx w15:paraId="79A352D5" w15:done="0"/>
  <w15:commentEx w15:paraId="686BAC63" w15:done="0"/>
  <w15:commentEx w15:paraId="0A7C84E8" w15:done="0"/>
  <w15:commentEx w15:paraId="448D2532" w15:done="0"/>
  <w15:commentEx w15:paraId="4E9B7E01" w15:done="0"/>
  <w15:commentEx w15:paraId="3649FAE3" w15:done="0"/>
  <w15:commentEx w15:paraId="478D8228" w15:done="0"/>
  <w15:commentEx w15:paraId="70718C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B96839B" w16cex:dateUtc="2025-04-05T19:08:00Z"/>
  <w16cex:commentExtensible w16cex:durableId="41722108" w16cex:dateUtc="2025-04-05T19:09:00Z"/>
  <w16cex:commentExtensible w16cex:durableId="374E5913" w16cex:dateUtc="2025-04-05T19:10:00Z"/>
  <w16cex:commentExtensible w16cex:durableId="6B93857B" w16cex:dateUtc="2025-04-07T13:25:00Z"/>
  <w16cex:commentExtensible w16cex:durableId="5E1D1864" w16cex:dateUtc="2025-04-05T19:11:00Z"/>
  <w16cex:commentExtensible w16cex:durableId="47DBDCBD" w16cex:dateUtc="2025-04-05T19:12:00Z"/>
  <w16cex:commentExtensible w16cex:durableId="7C5BC1EB" w16cex:dateUtc="2025-04-08T18:34:00Z"/>
  <w16cex:commentExtensible w16cex:durableId="6CF71706" w16cex:dateUtc="2025-04-07T14:54:00Z"/>
  <w16cex:commentExtensible w16cex:durableId="26295F07" w16cex:dateUtc="2025-04-05T19:22:00Z"/>
  <w16cex:commentExtensible w16cex:durableId="460D7C3F" w16cex:dateUtc="2025-04-05T19:20:00Z"/>
  <w16cex:commentExtensible w16cex:durableId="1B4C56A4" w16cex:dateUtc="2025-04-10T16:52:00Z"/>
  <w16cex:commentExtensible w16cex:durableId="662832EE" w16cex:dateUtc="2025-04-05T19:24:00Z"/>
  <w16cex:commentExtensible w16cex:durableId="76D15688" w16cex:dateUtc="2025-04-05T19:19:00Z"/>
  <w16cex:commentExtensible w16cex:durableId="424136DF" w16cex:dateUtc="2025-04-07T14:52:00Z"/>
  <w16cex:commentExtensible w16cex:durableId="2C747615" w16cex:dateUtc="2025-04-05T19:30:00Z"/>
  <w16cex:commentExtensible w16cex:durableId="1D81D4B3" w16cex:dateUtc="2025-04-05T19:31:00Z"/>
  <w16cex:commentExtensible w16cex:durableId="297A34D3" w16cex:dateUtc="2025-04-07T18:16:00Z"/>
  <w16cex:commentExtensible w16cex:durableId="559EA742" w16cex:dateUtc="2025-04-09T16:02:00Z"/>
  <w16cex:commentExtensible w16cex:durableId="36722520" w16cex:dateUtc="2025-04-05T19:45:00Z"/>
  <w16cex:commentExtensible w16cex:durableId="58688C7B" w16cex:dateUtc="2025-04-05T19:54:00Z"/>
  <w16cex:commentExtensible w16cex:durableId="6E28C60A" w16cex:dateUtc="2025-04-05T19:58:00Z"/>
  <w16cex:commentExtensible w16cex:durableId="2A61AC41" w16cex:dateUtc="2025-04-07T18:38:00Z"/>
  <w16cex:commentExtensible w16cex:durableId="6BCE49B2" w16cex:dateUtc="2025-04-05T19:59:00Z"/>
  <w16cex:commentExtensible w16cex:durableId="064A3C9A" w16cex:dateUtc="2025-04-07T18:45:00Z"/>
  <w16cex:commentExtensible w16cex:durableId="51316A5E" w16cex:dateUtc="2025-04-09T16:07:00Z"/>
  <w16cex:commentExtensible w16cex:durableId="587DA836" w16cex:dateUtc="2025-04-09T16:15:00Z"/>
  <w16cex:commentExtensible w16cex:durableId="5BAA3081" w16cex:dateUtc="2025-04-05T20:19:00Z"/>
  <w16cex:commentExtensible w16cex:durableId="587ECB09" w16cex:dateUtc="2025-04-09T16:14:00Z"/>
  <w16cex:commentExtensible w16cex:durableId="0F034404" w16cex:dateUtc="2025-04-09T16:16:00Z"/>
  <w16cex:commentExtensible w16cex:durableId="12EC72E9" w16cex:dateUtc="2025-04-05T20:20:00Z"/>
  <w16cex:commentExtensible w16cex:durableId="73E7B13A" w16cex:dateUtc="2025-04-05T20:21:00Z"/>
  <w16cex:commentExtensible w16cex:durableId="7E02B733" w16cex:dateUtc="2025-04-05T20:25:00Z"/>
  <w16cex:commentExtensible w16cex:durableId="4D8516C6" w16cex:dateUtc="2025-04-05T20:26:00Z"/>
  <w16cex:commentExtensible w16cex:durableId="3072244A" w16cex:dateUtc="2025-04-09T16:25:00Z"/>
  <w16cex:commentExtensible w16cex:durableId="1CE7B24A" w16cex:dateUtc="2025-04-05T20:27:00Z"/>
  <w16cex:commentExtensible w16cex:durableId="396B6941" w16cex:dateUtc="2025-04-09T16:32:00Z"/>
  <w16cex:commentExtensible w16cex:durableId="60230A27" w16cex:dateUtc="2025-04-09T16:35:00Z"/>
  <w16cex:commentExtensible w16cex:durableId="6DF7C9C3" w16cex:dateUtc="2025-04-05T20:30:00Z"/>
  <w16cex:commentExtensible w16cex:durableId="2653D236" w16cex:dateUtc="2025-04-09T16:38:00Z"/>
  <w16cex:commentExtensible w16cex:durableId="35A6D6DA" w16cex:dateUtc="2025-04-09T16:37:00Z"/>
  <w16cex:commentExtensible w16cex:durableId="757EAB19" w16cex:dateUtc="2025-04-09T16:37:00Z"/>
  <w16cex:commentExtensible w16cex:durableId="19D941D0" w16cex:dateUtc="2025-04-09T16:39:00Z"/>
  <w16cex:commentExtensible w16cex:durableId="0D532162" w16cex:dateUtc="2025-04-07T18:53:00Z"/>
  <w16cex:commentExtensible w16cex:durableId="15B6F435" w16cex:dateUtc="2025-04-09T16:43:00Z"/>
  <w16cex:commentExtensible w16cex:durableId="5422D7D7" w16cex:dateUtc="2025-04-09T16:44:00Z"/>
  <w16cex:commentExtensible w16cex:durableId="379D2178" w16cex:dateUtc="2025-04-09T16:47:00Z"/>
  <w16cex:commentExtensible w16cex:durableId="5167C655" w16cex:dateUtc="2025-04-09T16:51:00Z"/>
  <w16cex:commentExtensible w16cex:durableId="405558C9" w16cex:dateUtc="2025-04-09T16:49:00Z"/>
  <w16cex:commentExtensible w16cex:durableId="1413C1A8" w16cex:dateUtc="2025-04-05T20:39:00Z"/>
  <w16cex:commentExtensible w16cex:durableId="37BE0FAC" w16cex:dateUtc="2025-04-09T16:54:00Z"/>
  <w16cex:commentExtensible w16cex:durableId="3F243868" w16cex:dateUtc="2025-04-09T16:55:00Z"/>
  <w16cex:commentExtensible w16cex:durableId="5D9050C0" w16cex:dateUtc="2025-04-09T16:59:00Z"/>
  <w16cex:commentExtensible w16cex:durableId="0FAD7877" w16cex:dateUtc="2025-03-16T17: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8C76CC0" w16cid:durableId="6B96839B"/>
  <w16cid:commentId w16cid:paraId="26B09AA2" w16cid:durableId="41722108"/>
  <w16cid:commentId w16cid:paraId="0B0E5F78" w16cid:durableId="374E5913"/>
  <w16cid:commentId w16cid:paraId="7F062486" w16cid:durableId="6B93857B"/>
  <w16cid:commentId w16cid:paraId="7032514A" w16cid:durableId="5E1D1864"/>
  <w16cid:commentId w16cid:paraId="100B34EB" w16cid:durableId="47DBDCBD"/>
  <w16cid:commentId w16cid:paraId="587636F1" w16cid:durableId="7C5BC1EB"/>
  <w16cid:commentId w16cid:paraId="0B34925C" w16cid:durableId="6CF71706"/>
  <w16cid:commentId w16cid:paraId="6ABD28F1" w16cid:durableId="26295F07"/>
  <w16cid:commentId w16cid:paraId="6C457FDF" w16cid:durableId="460D7C3F"/>
  <w16cid:commentId w16cid:paraId="393EA219" w16cid:durableId="1B4C56A4"/>
  <w16cid:commentId w16cid:paraId="75D89A83" w16cid:durableId="662832EE"/>
  <w16cid:commentId w16cid:paraId="27FBF187" w16cid:durableId="76D15688"/>
  <w16cid:commentId w16cid:paraId="40B74509" w16cid:durableId="424136DF"/>
  <w16cid:commentId w16cid:paraId="0798313D" w16cid:durableId="2C747615"/>
  <w16cid:commentId w16cid:paraId="098EBC43" w16cid:durableId="1D81D4B3"/>
  <w16cid:commentId w16cid:paraId="277646E5" w16cid:durableId="297A34D3"/>
  <w16cid:commentId w16cid:paraId="17A6B6F0" w16cid:durableId="559EA742"/>
  <w16cid:commentId w16cid:paraId="4BE66DFF" w16cid:durableId="36722520"/>
  <w16cid:commentId w16cid:paraId="1D5FEA44" w16cid:durableId="58688C7B"/>
  <w16cid:commentId w16cid:paraId="30886226" w16cid:durableId="6E28C60A"/>
  <w16cid:commentId w16cid:paraId="7B598833" w16cid:durableId="2A61AC41"/>
  <w16cid:commentId w16cid:paraId="4B644DD6" w16cid:durableId="6BCE49B2"/>
  <w16cid:commentId w16cid:paraId="421DCCE5" w16cid:durableId="064A3C9A"/>
  <w16cid:commentId w16cid:paraId="6392395D" w16cid:durableId="51316A5E"/>
  <w16cid:commentId w16cid:paraId="688288EE" w16cid:durableId="587DA836"/>
  <w16cid:commentId w16cid:paraId="44D7F498" w16cid:durableId="5BAA3081"/>
  <w16cid:commentId w16cid:paraId="76175D26" w16cid:durableId="587ECB09"/>
  <w16cid:commentId w16cid:paraId="4FC42864" w16cid:durableId="0F034404"/>
  <w16cid:commentId w16cid:paraId="577EEF4A" w16cid:durableId="12EC72E9"/>
  <w16cid:commentId w16cid:paraId="7E5256A3" w16cid:durableId="73E7B13A"/>
  <w16cid:commentId w16cid:paraId="5DC8634D" w16cid:durableId="7E02B733"/>
  <w16cid:commentId w16cid:paraId="7302531E" w16cid:durableId="4D8516C6"/>
  <w16cid:commentId w16cid:paraId="59E453AC" w16cid:durableId="3072244A"/>
  <w16cid:commentId w16cid:paraId="47A4440E" w16cid:durableId="1CE7B24A"/>
  <w16cid:commentId w16cid:paraId="706571D4" w16cid:durableId="396B6941"/>
  <w16cid:commentId w16cid:paraId="1B436063" w16cid:durableId="60230A27"/>
  <w16cid:commentId w16cid:paraId="58B55392" w16cid:durableId="6DF7C9C3"/>
  <w16cid:commentId w16cid:paraId="51CBD08D" w16cid:durableId="2653D236"/>
  <w16cid:commentId w16cid:paraId="334572EC" w16cid:durableId="35A6D6DA"/>
  <w16cid:commentId w16cid:paraId="5AFA2984" w16cid:durableId="757EAB19"/>
  <w16cid:commentId w16cid:paraId="209FCC51" w16cid:durableId="19D941D0"/>
  <w16cid:commentId w16cid:paraId="7895A264" w16cid:durableId="0D532162"/>
  <w16cid:commentId w16cid:paraId="53F3632A" w16cid:durableId="15B6F435"/>
  <w16cid:commentId w16cid:paraId="4C7ABDA1" w16cid:durableId="5422D7D7"/>
  <w16cid:commentId w16cid:paraId="79A352D5" w16cid:durableId="379D2178"/>
  <w16cid:commentId w16cid:paraId="686BAC63" w16cid:durableId="5167C655"/>
  <w16cid:commentId w16cid:paraId="0A7C84E8" w16cid:durableId="405558C9"/>
  <w16cid:commentId w16cid:paraId="448D2532" w16cid:durableId="1413C1A8"/>
  <w16cid:commentId w16cid:paraId="4E9B7E01" w16cid:durableId="37BE0FAC"/>
  <w16cid:commentId w16cid:paraId="3649FAE3" w16cid:durableId="3F243868"/>
  <w16cid:commentId w16cid:paraId="478D8228" w16cid:durableId="5D9050C0"/>
  <w16cid:commentId w16cid:paraId="70718CF4" w16cid:durableId="0FAD78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4F41D8" w14:textId="77777777" w:rsidR="00400667" w:rsidRDefault="00400667">
      <w:pPr>
        <w:spacing w:line="240" w:lineRule="auto"/>
      </w:pPr>
      <w:r>
        <w:separator/>
      </w:r>
    </w:p>
  </w:endnote>
  <w:endnote w:type="continuationSeparator" w:id="0">
    <w:p w14:paraId="64E0E666" w14:textId="77777777" w:rsidR="00400667" w:rsidRDefault="004006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1318155"/>
      <w:docPartObj>
        <w:docPartGallery w:val="Page Numbers (Bottom of Page)"/>
        <w:docPartUnique/>
      </w:docPartObj>
    </w:sdtPr>
    <w:sdtEndPr>
      <w:rPr>
        <w:noProof/>
      </w:rPr>
    </w:sdtEndPr>
    <w:sdtContent>
      <w:p w14:paraId="4F3960C7" w14:textId="77777777" w:rsidR="00A024BD" w:rsidRDefault="00AD7E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42A11C" w14:textId="77777777" w:rsidR="00A024BD" w:rsidRDefault="00A024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723332"/>
      <w:docPartObj>
        <w:docPartGallery w:val="Page Numbers (Bottom of Page)"/>
        <w:docPartUnique/>
      </w:docPartObj>
    </w:sdtPr>
    <w:sdtEndPr>
      <w:rPr>
        <w:noProof/>
      </w:rPr>
    </w:sdtEndPr>
    <w:sdtContent>
      <w:p w14:paraId="5EEB7EF4" w14:textId="77777777" w:rsidR="00A024BD" w:rsidRDefault="00AD7E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72410B" w14:textId="77777777" w:rsidR="00A024BD" w:rsidRDefault="00A024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CACEB8" w14:textId="77777777" w:rsidR="00400667" w:rsidRDefault="00400667">
      <w:pPr>
        <w:spacing w:line="240" w:lineRule="auto"/>
      </w:pPr>
      <w:r>
        <w:separator/>
      </w:r>
    </w:p>
  </w:footnote>
  <w:footnote w:type="continuationSeparator" w:id="0">
    <w:p w14:paraId="201E9A84" w14:textId="77777777" w:rsidR="00400667" w:rsidRDefault="0040066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DB3291"/>
    <w:multiLevelType w:val="hybridMultilevel"/>
    <w:tmpl w:val="97AC2868"/>
    <w:lvl w:ilvl="0" w:tplc="00B432C8">
      <w:start w:val="3"/>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A92E08"/>
    <w:multiLevelType w:val="hybridMultilevel"/>
    <w:tmpl w:val="121642A8"/>
    <w:lvl w:ilvl="0" w:tplc="C4B83C78">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0B19CF"/>
    <w:multiLevelType w:val="hybridMultilevel"/>
    <w:tmpl w:val="1466F7AA"/>
    <w:lvl w:ilvl="0" w:tplc="EA9862A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3A2AFD"/>
    <w:multiLevelType w:val="multilevel"/>
    <w:tmpl w:val="EB8A91FA"/>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 w15:restartNumberingAfterBreak="0">
    <w:nsid w:val="2CAD2E99"/>
    <w:multiLevelType w:val="hybridMultilevel"/>
    <w:tmpl w:val="059EC1CA"/>
    <w:lvl w:ilvl="0" w:tplc="61AC92D8">
      <w:numFmt w:val="bullet"/>
      <w:lvlText w:val="-"/>
      <w:lvlJc w:val="left"/>
      <w:pPr>
        <w:ind w:left="1080" w:hanging="360"/>
      </w:pPr>
      <w:rPr>
        <w:rFonts w:ascii="Times New Roman" w:eastAsia="Arial"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52D4C2E"/>
    <w:multiLevelType w:val="hybridMultilevel"/>
    <w:tmpl w:val="83782E70"/>
    <w:lvl w:ilvl="0" w:tplc="7634235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EC2843"/>
    <w:multiLevelType w:val="hybridMultilevel"/>
    <w:tmpl w:val="B99E8986"/>
    <w:lvl w:ilvl="0" w:tplc="E0221CC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D453009"/>
    <w:multiLevelType w:val="hybridMultilevel"/>
    <w:tmpl w:val="449EEF62"/>
    <w:lvl w:ilvl="0" w:tplc="49DE28B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D8E2317"/>
    <w:multiLevelType w:val="hybridMultilevel"/>
    <w:tmpl w:val="236C5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B77DB3"/>
    <w:multiLevelType w:val="hybridMultilevel"/>
    <w:tmpl w:val="77264BE6"/>
    <w:lvl w:ilvl="0" w:tplc="3AD44A0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4C2E3A9F"/>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1D6454A"/>
    <w:multiLevelType w:val="hybridMultilevel"/>
    <w:tmpl w:val="BA8AC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0031B3"/>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8CF4A90"/>
    <w:multiLevelType w:val="hybridMultilevel"/>
    <w:tmpl w:val="1304EF88"/>
    <w:lvl w:ilvl="0" w:tplc="A536A6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E7D3249"/>
    <w:multiLevelType w:val="hybridMultilevel"/>
    <w:tmpl w:val="B06E1138"/>
    <w:lvl w:ilvl="0" w:tplc="4C92F2E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EE82299"/>
    <w:multiLevelType w:val="hybridMultilevel"/>
    <w:tmpl w:val="3A36759E"/>
    <w:lvl w:ilvl="0" w:tplc="E29E5EA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432017"/>
    <w:multiLevelType w:val="hybridMultilevel"/>
    <w:tmpl w:val="2C783E16"/>
    <w:lvl w:ilvl="0" w:tplc="72AA4960">
      <w:start w:val="16"/>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6B6510"/>
    <w:multiLevelType w:val="hybridMultilevel"/>
    <w:tmpl w:val="F144856A"/>
    <w:lvl w:ilvl="0" w:tplc="8A08C598">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3514C3"/>
    <w:multiLevelType w:val="hybridMultilevel"/>
    <w:tmpl w:val="2256BE1E"/>
    <w:lvl w:ilvl="0" w:tplc="40E6026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A93384"/>
    <w:multiLevelType w:val="hybridMultilevel"/>
    <w:tmpl w:val="911EC34E"/>
    <w:lvl w:ilvl="0" w:tplc="0696252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712832"/>
    <w:multiLevelType w:val="hybridMultilevel"/>
    <w:tmpl w:val="6D6C5036"/>
    <w:lvl w:ilvl="0" w:tplc="42B68F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34D24AC"/>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8BC2498"/>
    <w:multiLevelType w:val="hybridMultilevel"/>
    <w:tmpl w:val="8710F6AE"/>
    <w:lvl w:ilvl="0" w:tplc="A712CA4E">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B5C5999"/>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89990499">
    <w:abstractNumId w:val="1"/>
  </w:num>
  <w:num w:numId="2" w16cid:durableId="495727214">
    <w:abstractNumId w:val="15"/>
  </w:num>
  <w:num w:numId="3" w16cid:durableId="1813055205">
    <w:abstractNumId w:val="18"/>
  </w:num>
  <w:num w:numId="4" w16cid:durableId="1209563607">
    <w:abstractNumId w:val="21"/>
  </w:num>
  <w:num w:numId="5" w16cid:durableId="1773554445">
    <w:abstractNumId w:val="3"/>
  </w:num>
  <w:num w:numId="6" w16cid:durableId="188035069">
    <w:abstractNumId w:val="17"/>
  </w:num>
  <w:num w:numId="7" w16cid:durableId="357245792">
    <w:abstractNumId w:val="13"/>
  </w:num>
  <w:num w:numId="8" w16cid:durableId="1501891426">
    <w:abstractNumId w:val="12"/>
  </w:num>
  <w:num w:numId="9" w16cid:durableId="65960795">
    <w:abstractNumId w:val="14"/>
  </w:num>
  <w:num w:numId="10" w16cid:durableId="1459686047">
    <w:abstractNumId w:val="7"/>
  </w:num>
  <w:num w:numId="11" w16cid:durableId="1557203036">
    <w:abstractNumId w:val="6"/>
  </w:num>
  <w:num w:numId="12" w16cid:durableId="1184443773">
    <w:abstractNumId w:val="22"/>
  </w:num>
  <w:num w:numId="13" w16cid:durableId="270624645">
    <w:abstractNumId w:val="23"/>
  </w:num>
  <w:num w:numId="14" w16cid:durableId="80181043">
    <w:abstractNumId w:val="5"/>
  </w:num>
  <w:num w:numId="15" w16cid:durableId="747919660">
    <w:abstractNumId w:val="10"/>
  </w:num>
  <w:num w:numId="16" w16cid:durableId="590435354">
    <w:abstractNumId w:val="20"/>
  </w:num>
  <w:num w:numId="17" w16cid:durableId="936059515">
    <w:abstractNumId w:val="2"/>
  </w:num>
  <w:num w:numId="18" w16cid:durableId="1668822612">
    <w:abstractNumId w:val="19"/>
  </w:num>
  <w:num w:numId="19" w16cid:durableId="1372418114">
    <w:abstractNumId w:val="11"/>
  </w:num>
  <w:num w:numId="20" w16cid:durableId="395662975">
    <w:abstractNumId w:val="8"/>
  </w:num>
  <w:num w:numId="21" w16cid:durableId="879323997">
    <w:abstractNumId w:val="9"/>
  </w:num>
  <w:num w:numId="22" w16cid:durableId="1495100449">
    <w:abstractNumId w:val="0"/>
  </w:num>
  <w:num w:numId="23" w16cid:durableId="1377658207">
    <w:abstractNumId w:val="4"/>
  </w:num>
  <w:num w:numId="24" w16cid:durableId="1253277552">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erritt, David - FS, CO">
    <w15:presenceInfo w15:providerId="AD" w15:userId="S-1-5-21-2443529608-3098792306-3041422421-299900"/>
  </w15:person>
  <w15:person w15:author="Cooper,David">
    <w15:presenceInfo w15:providerId="AD" w15:userId="S::djcooper@colostate.edu::b94a5bec-5df5-4a64-8355-ae13d1855f41"/>
  </w15:person>
  <w15:person w15:author="Quentin R McCalla">
    <w15:presenceInfo w15:providerId="AD" w15:userId="S::qm43@nau.edu::286ae024-a980-4c77-9399-2a95e1ecfbda"/>
  </w15:person>
  <w15:person w15:author="D.Merritt">
    <w15:presenceInfo w15:providerId="None" w15:userId="D.Merritt"/>
  </w15:person>
  <w15:person w15:author="Peter Z Fule">
    <w15:presenceInfo w15:providerId="AD" w15:userId="S::Pete.Fule@nau.edu::61e357e4-cd39-4e5b-9578-d13c579a158e"/>
  </w15:person>
  <w15:person w15:author="Abraham E Springer">
    <w15:presenceInfo w15:providerId="AD" w15:userId="S::Abe.Springer@nau.edu::1d0a048d-6d92-4ff3-91fc-943c08ec52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43"/>
    <w:rsid w:val="00003BED"/>
    <w:rsid w:val="00057F69"/>
    <w:rsid w:val="000D1C18"/>
    <w:rsid w:val="00107F5F"/>
    <w:rsid w:val="00110FC9"/>
    <w:rsid w:val="00140FC2"/>
    <w:rsid w:val="001504C0"/>
    <w:rsid w:val="00197849"/>
    <w:rsid w:val="001A5A20"/>
    <w:rsid w:val="001C783B"/>
    <w:rsid w:val="002245EF"/>
    <w:rsid w:val="00244F4F"/>
    <w:rsid w:val="00255FF3"/>
    <w:rsid w:val="00271AE2"/>
    <w:rsid w:val="00276F26"/>
    <w:rsid w:val="002B2A01"/>
    <w:rsid w:val="002B6513"/>
    <w:rsid w:val="00343140"/>
    <w:rsid w:val="00367065"/>
    <w:rsid w:val="00370FB4"/>
    <w:rsid w:val="0038100D"/>
    <w:rsid w:val="00387901"/>
    <w:rsid w:val="00400667"/>
    <w:rsid w:val="004349BE"/>
    <w:rsid w:val="00462DF1"/>
    <w:rsid w:val="0047227D"/>
    <w:rsid w:val="004C1A79"/>
    <w:rsid w:val="004F6371"/>
    <w:rsid w:val="00512C0B"/>
    <w:rsid w:val="00516EBF"/>
    <w:rsid w:val="00563AD9"/>
    <w:rsid w:val="00581ABD"/>
    <w:rsid w:val="005901E8"/>
    <w:rsid w:val="005E0FF8"/>
    <w:rsid w:val="005E2653"/>
    <w:rsid w:val="00635413"/>
    <w:rsid w:val="0064393E"/>
    <w:rsid w:val="00673032"/>
    <w:rsid w:val="00692820"/>
    <w:rsid w:val="00692843"/>
    <w:rsid w:val="00697AE0"/>
    <w:rsid w:val="00697D5A"/>
    <w:rsid w:val="00777E8D"/>
    <w:rsid w:val="007838C1"/>
    <w:rsid w:val="007956F7"/>
    <w:rsid w:val="007D43EB"/>
    <w:rsid w:val="007F680C"/>
    <w:rsid w:val="008279F5"/>
    <w:rsid w:val="00843C64"/>
    <w:rsid w:val="00856710"/>
    <w:rsid w:val="008625F9"/>
    <w:rsid w:val="00885393"/>
    <w:rsid w:val="008856CC"/>
    <w:rsid w:val="009954F4"/>
    <w:rsid w:val="009E44FD"/>
    <w:rsid w:val="00A003B7"/>
    <w:rsid w:val="00A024BD"/>
    <w:rsid w:val="00A214EA"/>
    <w:rsid w:val="00A22010"/>
    <w:rsid w:val="00A36451"/>
    <w:rsid w:val="00A52FD5"/>
    <w:rsid w:val="00A54640"/>
    <w:rsid w:val="00AD6CE3"/>
    <w:rsid w:val="00AD7E56"/>
    <w:rsid w:val="00AE20AD"/>
    <w:rsid w:val="00B078D0"/>
    <w:rsid w:val="00B30EE6"/>
    <w:rsid w:val="00B44760"/>
    <w:rsid w:val="00B522C1"/>
    <w:rsid w:val="00B816D7"/>
    <w:rsid w:val="00BE7FD1"/>
    <w:rsid w:val="00C0626B"/>
    <w:rsid w:val="00C2061C"/>
    <w:rsid w:val="00C309D8"/>
    <w:rsid w:val="00C4242B"/>
    <w:rsid w:val="00C502E4"/>
    <w:rsid w:val="00CB20AA"/>
    <w:rsid w:val="00D23292"/>
    <w:rsid w:val="00D75EBC"/>
    <w:rsid w:val="00D811DE"/>
    <w:rsid w:val="00D87C17"/>
    <w:rsid w:val="00DA2844"/>
    <w:rsid w:val="00DF35C2"/>
    <w:rsid w:val="00DF4E13"/>
    <w:rsid w:val="00E03ECE"/>
    <w:rsid w:val="00E24A13"/>
    <w:rsid w:val="00E32D30"/>
    <w:rsid w:val="00E871C0"/>
    <w:rsid w:val="00EB5766"/>
    <w:rsid w:val="00EB6C45"/>
    <w:rsid w:val="00ED7C81"/>
    <w:rsid w:val="00F4077F"/>
    <w:rsid w:val="00FB0D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12785"/>
  <w15:chartTrackingRefBased/>
  <w15:docId w15:val="{C58782AA-CFF3-42FB-BEA7-4BC328EE4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843"/>
    <w:pPr>
      <w:spacing w:after="0"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6928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28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28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928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8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84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84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84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84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8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28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28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28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8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8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8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8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843"/>
    <w:rPr>
      <w:rFonts w:eastAsiaTheme="majorEastAsia" w:cstheme="majorBidi"/>
      <w:color w:val="272727" w:themeColor="text1" w:themeTint="D8"/>
    </w:rPr>
  </w:style>
  <w:style w:type="paragraph" w:styleId="Title">
    <w:name w:val="Title"/>
    <w:basedOn w:val="Normal"/>
    <w:next w:val="Normal"/>
    <w:link w:val="TitleChar"/>
    <w:uiPriority w:val="10"/>
    <w:qFormat/>
    <w:rsid w:val="006928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8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8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8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843"/>
    <w:pPr>
      <w:spacing w:before="160"/>
      <w:jc w:val="center"/>
    </w:pPr>
    <w:rPr>
      <w:i/>
      <w:iCs/>
      <w:color w:val="404040" w:themeColor="text1" w:themeTint="BF"/>
    </w:rPr>
  </w:style>
  <w:style w:type="character" w:customStyle="1" w:styleId="QuoteChar">
    <w:name w:val="Quote Char"/>
    <w:basedOn w:val="DefaultParagraphFont"/>
    <w:link w:val="Quote"/>
    <w:uiPriority w:val="29"/>
    <w:rsid w:val="00692843"/>
    <w:rPr>
      <w:i/>
      <w:iCs/>
      <w:color w:val="404040" w:themeColor="text1" w:themeTint="BF"/>
    </w:rPr>
  </w:style>
  <w:style w:type="paragraph" w:styleId="ListParagraph">
    <w:name w:val="List Paragraph"/>
    <w:basedOn w:val="Normal"/>
    <w:uiPriority w:val="34"/>
    <w:qFormat/>
    <w:rsid w:val="00692843"/>
    <w:pPr>
      <w:ind w:left="720"/>
      <w:contextualSpacing/>
    </w:pPr>
  </w:style>
  <w:style w:type="character" w:styleId="IntenseEmphasis">
    <w:name w:val="Intense Emphasis"/>
    <w:basedOn w:val="DefaultParagraphFont"/>
    <w:uiPriority w:val="21"/>
    <w:qFormat/>
    <w:rsid w:val="00692843"/>
    <w:rPr>
      <w:i/>
      <w:iCs/>
      <w:color w:val="0F4761" w:themeColor="accent1" w:themeShade="BF"/>
    </w:rPr>
  </w:style>
  <w:style w:type="paragraph" w:styleId="IntenseQuote">
    <w:name w:val="Intense Quote"/>
    <w:basedOn w:val="Normal"/>
    <w:next w:val="Normal"/>
    <w:link w:val="IntenseQuoteChar"/>
    <w:uiPriority w:val="30"/>
    <w:qFormat/>
    <w:rsid w:val="006928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843"/>
    <w:rPr>
      <w:i/>
      <w:iCs/>
      <w:color w:val="0F4761" w:themeColor="accent1" w:themeShade="BF"/>
    </w:rPr>
  </w:style>
  <w:style w:type="character" w:styleId="IntenseReference">
    <w:name w:val="Intense Reference"/>
    <w:basedOn w:val="DefaultParagraphFont"/>
    <w:uiPriority w:val="32"/>
    <w:qFormat/>
    <w:rsid w:val="00692843"/>
    <w:rPr>
      <w:b/>
      <w:bCs/>
      <w:smallCaps/>
      <w:color w:val="0F4761" w:themeColor="accent1" w:themeShade="BF"/>
      <w:spacing w:val="5"/>
    </w:rPr>
  </w:style>
  <w:style w:type="character" w:styleId="CommentReference">
    <w:name w:val="annotation reference"/>
    <w:basedOn w:val="DefaultParagraphFont"/>
    <w:uiPriority w:val="99"/>
    <w:semiHidden/>
    <w:unhideWhenUsed/>
    <w:rsid w:val="00692843"/>
    <w:rPr>
      <w:sz w:val="16"/>
      <w:szCs w:val="16"/>
    </w:rPr>
  </w:style>
  <w:style w:type="paragraph" w:styleId="CommentText">
    <w:name w:val="annotation text"/>
    <w:basedOn w:val="Normal"/>
    <w:link w:val="CommentTextChar"/>
    <w:uiPriority w:val="99"/>
    <w:unhideWhenUsed/>
    <w:rsid w:val="00692843"/>
    <w:pPr>
      <w:spacing w:line="240" w:lineRule="auto"/>
    </w:pPr>
    <w:rPr>
      <w:sz w:val="20"/>
      <w:szCs w:val="20"/>
    </w:rPr>
  </w:style>
  <w:style w:type="character" w:customStyle="1" w:styleId="CommentTextChar">
    <w:name w:val="Comment Text Char"/>
    <w:basedOn w:val="DefaultParagraphFont"/>
    <w:link w:val="CommentText"/>
    <w:uiPriority w:val="99"/>
    <w:rsid w:val="00692843"/>
    <w:rPr>
      <w:rFonts w:ascii="Arial" w:eastAsia="Arial" w:hAnsi="Arial" w:cs="Arial"/>
      <w:kern w:val="0"/>
      <w:sz w:val="20"/>
      <w:szCs w:val="20"/>
      <w:lang w:val="en"/>
      <w14:ligatures w14:val="none"/>
    </w:rPr>
  </w:style>
  <w:style w:type="paragraph" w:styleId="NoSpacing">
    <w:name w:val="No Spacing"/>
    <w:uiPriority w:val="1"/>
    <w:qFormat/>
    <w:rsid w:val="00692843"/>
    <w:pPr>
      <w:spacing w:after="0" w:line="240" w:lineRule="auto"/>
    </w:pPr>
    <w:rPr>
      <w:rFonts w:ascii="Arial" w:eastAsia="Arial" w:hAnsi="Arial" w:cs="Arial"/>
      <w:kern w:val="0"/>
      <w:sz w:val="22"/>
      <w:szCs w:val="22"/>
      <w:lang w:val="en"/>
      <w14:ligatures w14:val="none"/>
    </w:rPr>
  </w:style>
  <w:style w:type="paragraph" w:styleId="Revision">
    <w:name w:val="Revision"/>
    <w:hidden/>
    <w:uiPriority w:val="99"/>
    <w:semiHidden/>
    <w:rsid w:val="0038100D"/>
    <w:pPr>
      <w:spacing w:after="0" w:line="240" w:lineRule="auto"/>
    </w:pPr>
    <w:rPr>
      <w:rFonts w:ascii="Arial" w:eastAsia="Arial" w:hAnsi="Arial" w:cs="Arial"/>
      <w:kern w:val="0"/>
      <w:sz w:val="22"/>
      <w:szCs w:val="22"/>
      <w:lang w:val="en"/>
      <w14:ligatures w14:val="none"/>
    </w:rPr>
  </w:style>
  <w:style w:type="paragraph" w:styleId="CommentSubject">
    <w:name w:val="annotation subject"/>
    <w:basedOn w:val="CommentText"/>
    <w:next w:val="CommentText"/>
    <w:link w:val="CommentSubjectChar"/>
    <w:uiPriority w:val="99"/>
    <w:semiHidden/>
    <w:unhideWhenUsed/>
    <w:rsid w:val="0038100D"/>
    <w:rPr>
      <w:b/>
      <w:bCs/>
    </w:rPr>
  </w:style>
  <w:style w:type="character" w:customStyle="1" w:styleId="CommentSubjectChar">
    <w:name w:val="Comment Subject Char"/>
    <w:basedOn w:val="CommentTextChar"/>
    <w:link w:val="CommentSubject"/>
    <w:uiPriority w:val="99"/>
    <w:semiHidden/>
    <w:rsid w:val="0038100D"/>
    <w:rPr>
      <w:rFonts w:ascii="Arial" w:eastAsia="Arial" w:hAnsi="Arial" w:cs="Arial"/>
      <w:b/>
      <w:bCs/>
      <w:kern w:val="0"/>
      <w:sz w:val="20"/>
      <w:szCs w:val="20"/>
      <w:lang w:val="en"/>
      <w14:ligatures w14:val="none"/>
    </w:rPr>
  </w:style>
  <w:style w:type="table" w:styleId="TableGrid">
    <w:name w:val="Table Grid"/>
    <w:basedOn w:val="TableNormal"/>
    <w:uiPriority w:val="39"/>
    <w:rsid w:val="0038100D"/>
    <w:pPr>
      <w:spacing w:after="0" w:line="240" w:lineRule="auto"/>
    </w:pPr>
    <w:rPr>
      <w:rFonts w:ascii="Arial" w:eastAsia="Arial" w:hAnsi="Arial" w:cs="Arial"/>
      <w:kern w:val="0"/>
      <w:sz w:val="22"/>
      <w:szCs w:val="22"/>
      <w:lang w:val="e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100D"/>
    <w:pPr>
      <w:tabs>
        <w:tab w:val="center" w:pos="4680"/>
        <w:tab w:val="right" w:pos="9360"/>
      </w:tabs>
      <w:spacing w:line="240" w:lineRule="auto"/>
    </w:pPr>
  </w:style>
  <w:style w:type="character" w:customStyle="1" w:styleId="HeaderChar">
    <w:name w:val="Header Char"/>
    <w:basedOn w:val="DefaultParagraphFont"/>
    <w:link w:val="Header"/>
    <w:uiPriority w:val="99"/>
    <w:rsid w:val="0038100D"/>
    <w:rPr>
      <w:rFonts w:ascii="Arial" w:eastAsia="Arial" w:hAnsi="Arial" w:cs="Arial"/>
      <w:kern w:val="0"/>
      <w:sz w:val="22"/>
      <w:szCs w:val="22"/>
      <w:lang w:val="en"/>
      <w14:ligatures w14:val="none"/>
    </w:rPr>
  </w:style>
  <w:style w:type="paragraph" w:styleId="Footer">
    <w:name w:val="footer"/>
    <w:basedOn w:val="Normal"/>
    <w:link w:val="FooterChar"/>
    <w:uiPriority w:val="99"/>
    <w:unhideWhenUsed/>
    <w:rsid w:val="0038100D"/>
    <w:pPr>
      <w:tabs>
        <w:tab w:val="center" w:pos="4680"/>
        <w:tab w:val="right" w:pos="9360"/>
      </w:tabs>
      <w:spacing w:line="240" w:lineRule="auto"/>
    </w:pPr>
  </w:style>
  <w:style w:type="character" w:customStyle="1" w:styleId="FooterChar">
    <w:name w:val="Footer Char"/>
    <w:basedOn w:val="DefaultParagraphFont"/>
    <w:link w:val="Footer"/>
    <w:uiPriority w:val="99"/>
    <w:rsid w:val="0038100D"/>
    <w:rPr>
      <w:rFonts w:ascii="Arial" w:eastAsia="Arial" w:hAnsi="Arial" w:cs="Arial"/>
      <w:kern w:val="0"/>
      <w:sz w:val="22"/>
      <w:szCs w:val="22"/>
      <w:lang w:val="en"/>
      <w14:ligatures w14:val="none"/>
    </w:rPr>
  </w:style>
  <w:style w:type="paragraph" w:styleId="Bibliography">
    <w:name w:val="Bibliography"/>
    <w:basedOn w:val="Normal"/>
    <w:next w:val="Normal"/>
    <w:uiPriority w:val="37"/>
    <w:unhideWhenUsed/>
    <w:rsid w:val="0038100D"/>
    <w:pPr>
      <w:spacing w:line="480" w:lineRule="auto"/>
      <w:ind w:left="720" w:hanging="720"/>
    </w:pPr>
  </w:style>
  <w:style w:type="character" w:styleId="Hyperlink">
    <w:name w:val="Hyperlink"/>
    <w:basedOn w:val="DefaultParagraphFont"/>
    <w:uiPriority w:val="99"/>
    <w:unhideWhenUsed/>
    <w:rsid w:val="0038100D"/>
    <w:rPr>
      <w:color w:val="467886" w:themeColor="hyperlink"/>
      <w:u w:val="single"/>
    </w:rPr>
  </w:style>
  <w:style w:type="character" w:styleId="UnresolvedMention">
    <w:name w:val="Unresolved Mention"/>
    <w:basedOn w:val="DefaultParagraphFont"/>
    <w:uiPriority w:val="99"/>
    <w:semiHidden/>
    <w:unhideWhenUsed/>
    <w:rsid w:val="0038100D"/>
    <w:rPr>
      <w:color w:val="605E5C"/>
      <w:shd w:val="clear" w:color="auto" w:fill="E1DFDD"/>
    </w:rPr>
  </w:style>
  <w:style w:type="character" w:styleId="FollowedHyperlink">
    <w:name w:val="FollowedHyperlink"/>
    <w:basedOn w:val="DefaultParagraphFont"/>
    <w:uiPriority w:val="99"/>
    <w:semiHidden/>
    <w:unhideWhenUsed/>
    <w:rsid w:val="0038100D"/>
    <w:rPr>
      <w:color w:val="96607D" w:themeColor="followedHyperlink"/>
      <w:u w:val="single"/>
    </w:rPr>
  </w:style>
  <w:style w:type="character" w:styleId="PlaceholderText">
    <w:name w:val="Placeholder Text"/>
    <w:basedOn w:val="DefaultParagraphFont"/>
    <w:uiPriority w:val="99"/>
    <w:semiHidden/>
    <w:rsid w:val="0038100D"/>
    <w:rPr>
      <w:color w:val="666666"/>
    </w:rPr>
  </w:style>
  <w:style w:type="paragraph" w:styleId="TOCHeading">
    <w:name w:val="TOC Heading"/>
    <w:basedOn w:val="Heading1"/>
    <w:next w:val="Normal"/>
    <w:uiPriority w:val="39"/>
    <w:unhideWhenUsed/>
    <w:qFormat/>
    <w:rsid w:val="0038100D"/>
    <w:pPr>
      <w:spacing w:before="240" w:after="0" w:line="259" w:lineRule="auto"/>
      <w:ind w:left="432" w:hanging="432"/>
      <w:outlineLvl w:val="9"/>
    </w:pPr>
    <w:rPr>
      <w:sz w:val="32"/>
      <w:szCs w:val="32"/>
      <w:lang w:val="en-US"/>
    </w:rPr>
  </w:style>
  <w:style w:type="paragraph" w:styleId="TOC1">
    <w:name w:val="toc 1"/>
    <w:basedOn w:val="Normal"/>
    <w:next w:val="Normal"/>
    <w:autoRedefine/>
    <w:uiPriority w:val="39"/>
    <w:unhideWhenUsed/>
    <w:rsid w:val="0038100D"/>
    <w:pPr>
      <w:spacing w:after="100"/>
    </w:pPr>
  </w:style>
  <w:style w:type="paragraph" w:styleId="TOC2">
    <w:name w:val="toc 2"/>
    <w:basedOn w:val="Normal"/>
    <w:next w:val="Normal"/>
    <w:autoRedefine/>
    <w:uiPriority w:val="39"/>
    <w:unhideWhenUsed/>
    <w:rsid w:val="0038100D"/>
    <w:pPr>
      <w:spacing w:after="100"/>
      <w:ind w:left="220"/>
    </w:pPr>
  </w:style>
  <w:style w:type="paragraph" w:styleId="Caption">
    <w:name w:val="caption"/>
    <w:basedOn w:val="Normal"/>
    <w:next w:val="Normal"/>
    <w:uiPriority w:val="35"/>
    <w:unhideWhenUsed/>
    <w:qFormat/>
    <w:rsid w:val="0038100D"/>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38100D"/>
  </w:style>
  <w:style w:type="character" w:styleId="LineNumber">
    <w:name w:val="line number"/>
    <w:basedOn w:val="DefaultParagraphFont"/>
    <w:uiPriority w:val="99"/>
    <w:semiHidden/>
    <w:unhideWhenUsed/>
    <w:rsid w:val="0038100D"/>
  </w:style>
  <w:style w:type="paragraph" w:styleId="TOC3">
    <w:name w:val="toc 3"/>
    <w:basedOn w:val="Normal"/>
    <w:next w:val="Normal"/>
    <w:autoRedefine/>
    <w:uiPriority w:val="39"/>
    <w:unhideWhenUsed/>
    <w:rsid w:val="0038100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biologicaldiversity.org/programs/public_lands/rivers/pdfs/Ravaged-River-Verde-Cattle-Impact-Survey.pdf" TargetMode="External"/><Relationship Id="rId1" Type="http://schemas.openxmlformats.org/officeDocument/2006/relationships/hyperlink" Target="https://link.springer.com/article/10.1007/BF03161668?utm_source=wiley&amp;getft_integrator=wiley"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streamstats.usgs.gov/ss/?gage=09506000&amp;tab=info" TargetMode="External"/><Relationship Id="rId18" Type="http://schemas.openxmlformats.org/officeDocument/2006/relationships/hyperlink" Target="https://www.ncei.noaa.gov/access/monitoring/climate-at-a-glance/county/time-series/AZ-025/tmin/1/0/1993-2023?base_prd=true&amp;begbaseyear=1901&amp;endbaseyear=2000"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s://www.cybis.se/forfun/dendro/index.htm" TargetMode="Externa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cybis.se/forfun/dendro/index.htm"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6.png"/><Relationship Id="rId28" Type="http://schemas.openxmlformats.org/officeDocument/2006/relationships/image" Target="media/image11.png"/><Relationship Id="rId10" Type="http://schemas.microsoft.com/office/2011/relationships/commentsExtended" Target="commentsExtended.xml"/><Relationship Id="rId19" Type="http://schemas.openxmlformats.org/officeDocument/2006/relationships/footer" Target="footer2.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hyperlink" Target="https://streamstats.usgs.gov/ss/?gage=09506000&amp;tab=info"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1A640-E231-4F1E-A6AD-9A6204930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1433</TotalTime>
  <Pages>44</Pages>
  <Words>18525</Words>
  <Characters>105599</Characters>
  <Application>Microsoft Office Word</Application>
  <DocSecurity>0</DocSecurity>
  <Lines>879</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R McCalla</dc:creator>
  <cp:keywords/>
  <dc:description/>
  <cp:lastModifiedBy>Quentin R McCalla</cp:lastModifiedBy>
  <cp:revision>14</cp:revision>
  <dcterms:created xsi:type="dcterms:W3CDTF">2025-04-07T22:13:00Z</dcterms:created>
  <dcterms:modified xsi:type="dcterms:W3CDTF">2025-04-10T17:36:00Z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id="elJAo6S0"/&gt;&lt;style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