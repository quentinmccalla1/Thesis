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7093C2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DC021D">
        <w:rPr>
          <w:rFonts w:ascii="Times New Roman" w:hAnsi="Times New Roman" w:cs="Times New Roman"/>
          <w:sz w:val="24"/>
          <w:szCs w:val="24"/>
        </w:rPr>
        <w:t xml:space="preserve">cottonwood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1"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2"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44BC9541"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3"/>
      <w:commentRangeStart w:id="34"/>
      <w:r w:rsidRPr="00E817FB">
        <w:rPr>
          <w:rFonts w:ascii="Times New Roman" w:eastAsia="Times New Roman" w:hAnsi="Times New Roman" w:cs="Times New Roman"/>
          <w:sz w:val="24"/>
          <w:szCs w:val="24"/>
        </w:rPr>
        <w:t xml:space="preserve">winter </w:t>
      </w:r>
      <w:commentRangeEnd w:id="33"/>
      <w:r w:rsidRPr="00E817FB">
        <w:rPr>
          <w:rStyle w:val="CommentReference"/>
          <w:rFonts w:ascii="Times New Roman" w:hAnsi="Times New Roman" w:cs="Times New Roman"/>
          <w:sz w:val="24"/>
          <w:szCs w:val="24"/>
        </w:rPr>
        <w:commentReference w:id="33"/>
      </w:r>
      <w:commentRangeEnd w:id="34"/>
      <w:r w:rsidR="007D00BA">
        <w:rPr>
          <w:rStyle w:val="CommentReference"/>
        </w:rPr>
        <w:commentReference w:id="34"/>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66B38070">
            <wp:extent cx="4390696" cy="4678249"/>
            <wp:effectExtent l="0" t="0" r="0" b="8255"/>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5212" cy="4715026"/>
                    </a:xfrm>
                    <a:prstGeom prst="rect">
                      <a:avLst/>
                    </a:prstGeom>
                  </pic:spPr>
                </pic:pic>
              </a:graphicData>
            </a:graphic>
          </wp:inline>
        </w:drawing>
      </w:r>
    </w:p>
    <w:p w14:paraId="5318AA1C" w14:textId="11A8970E"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2023</w:t>
      </w:r>
      <w:r w:rsidR="00951C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Verde</w:t>
      </w:r>
      <w:proofErr w:type="gramEnd"/>
      <w:r>
        <w:rPr>
          <w:rFonts w:ascii="Times New Roman" w:eastAsia="Times New Roman" w:hAnsi="Times New Roman" w:cs="Times New Roman"/>
          <w:sz w:val="24"/>
          <w:szCs w:val="24"/>
        </w:rPr>
        <w:t xml:space="preserve"> River </w:t>
      </w:r>
      <w:commentRangeStart w:id="35"/>
      <w:r>
        <w:rPr>
          <w:rFonts w:ascii="Times New Roman" w:eastAsia="Times New Roman" w:hAnsi="Times New Roman" w:cs="Times New Roman"/>
          <w:sz w:val="24"/>
          <w:szCs w:val="24"/>
        </w:rPr>
        <w:t>Hydrology</w:t>
      </w:r>
      <w:commentRangeEnd w:id="35"/>
      <w:r w:rsidR="00951CAD">
        <w:rPr>
          <w:rStyle w:val="CommentReference"/>
        </w:rPr>
        <w:commentReference w:id="35"/>
      </w:r>
      <w:r>
        <w:rPr>
          <w:rFonts w:ascii="Times New Roman" w:eastAsia="Times New Roman" w:hAnsi="Times New Roman" w:cs="Times New Roman"/>
          <w:sz w:val="24"/>
          <w:szCs w:val="24"/>
        </w:rPr>
        <w:t xml:space="preserve">. </w:t>
      </w:r>
      <w:commentRangeStart w:id="36"/>
      <w:r>
        <w:rPr>
          <w:rFonts w:ascii="Times New Roman" w:eastAsia="Times New Roman" w:hAnsi="Times New Roman" w:cs="Times New Roman"/>
          <w:sz w:val="24"/>
          <w:szCs w:val="24"/>
        </w:rPr>
        <w:t>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commentRangeEnd w:id="36"/>
      <w:r w:rsidR="00951CAD">
        <w:rPr>
          <w:rStyle w:val="CommentReference"/>
        </w:rPr>
        <w:commentReference w:id="36"/>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9"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lastRenderedPageBreak/>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0"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1"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2" w:author="Abraham E Springer" w:date="2025-02-17T12:19:00Z" w16du:dateUtc="2025-02-17T19:19:00Z">
          <w:pPr>
            <w:pStyle w:val="Heading2"/>
          </w:pPr>
        </w:pPrChange>
      </w:pPr>
      <w:commentRangeStart w:id="43"/>
      <w:commentRangeStart w:id="44"/>
      <w:r w:rsidRPr="00E817FB">
        <w:rPr>
          <w:rFonts w:ascii="Times New Roman" w:hAnsi="Times New Roman" w:cs="Times New Roman"/>
          <w:sz w:val="24"/>
          <w:szCs w:val="24"/>
        </w:rPr>
        <w:t>Methods</w:t>
      </w:r>
      <w:commentRangeEnd w:id="43"/>
      <w:r w:rsidR="00640FF1" w:rsidRPr="00E817FB">
        <w:rPr>
          <w:rStyle w:val="CommentReference"/>
          <w:rFonts w:ascii="Times New Roman" w:eastAsia="Arial" w:hAnsi="Times New Roman" w:cs="Times New Roman"/>
          <w:color w:val="auto"/>
          <w:sz w:val="24"/>
          <w:szCs w:val="24"/>
        </w:rPr>
        <w:commentReference w:id="43"/>
      </w:r>
      <w:commentRangeEnd w:id="44"/>
      <w:r w:rsidR="00640FF1" w:rsidRPr="00E817FB">
        <w:rPr>
          <w:rStyle w:val="CommentReference"/>
          <w:rFonts w:ascii="Times New Roman" w:eastAsia="Arial" w:hAnsi="Times New Roman" w:cs="Times New Roman"/>
          <w:color w:val="auto"/>
          <w:sz w:val="24"/>
          <w:szCs w:val="24"/>
        </w:rPr>
        <w:commentReference w:id="44"/>
      </w:r>
    </w:p>
    <w:p w14:paraId="595DCB8B" w14:textId="5E37BDA5" w:rsidR="009954F4" w:rsidRPr="00E817FB" w:rsidRDefault="0030203B">
      <w:pPr>
        <w:pStyle w:val="Heading3"/>
        <w:spacing w:line="480" w:lineRule="auto"/>
        <w:rPr>
          <w:rFonts w:ascii="Times New Roman" w:hAnsi="Times New Roman" w:cs="Times New Roman"/>
          <w:sz w:val="24"/>
          <w:szCs w:val="24"/>
        </w:rPr>
        <w:pPrChange w:id="45"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6"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8"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9"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50"/>
      <w:commentRangeStart w:id="51"/>
      <w:commentRangeStart w:id="52"/>
      <w:commentRangeStart w:id="53"/>
      <w:r w:rsidRPr="00E817FB">
        <w:rPr>
          <w:rFonts w:ascii="Times New Roman" w:eastAsia="Times New Roman" w:hAnsi="Times New Roman" w:cs="Times New Roman"/>
          <w:sz w:val="24"/>
          <w:szCs w:val="24"/>
        </w:rPr>
        <w:t>hydrology</w:t>
      </w:r>
      <w:commentRangeEnd w:id="50"/>
      <w:r w:rsidR="00CE6A20" w:rsidRPr="00E817FB">
        <w:rPr>
          <w:rStyle w:val="CommentReference"/>
          <w:rFonts w:ascii="Times New Roman" w:hAnsi="Times New Roman" w:cs="Times New Roman"/>
          <w:sz w:val="24"/>
          <w:szCs w:val="24"/>
        </w:rPr>
        <w:commentReference w:id="50"/>
      </w:r>
      <w:commentRangeEnd w:id="51"/>
      <w:r w:rsidR="00CE6A20" w:rsidRPr="00E817FB">
        <w:rPr>
          <w:rStyle w:val="CommentReference"/>
          <w:rFonts w:ascii="Times New Roman" w:hAnsi="Times New Roman" w:cs="Times New Roman"/>
          <w:sz w:val="24"/>
          <w:szCs w:val="24"/>
        </w:rPr>
        <w:commentReference w:id="51"/>
      </w:r>
      <w:commentRangeEnd w:id="52"/>
      <w:r w:rsidR="00640FF1" w:rsidRPr="00E817FB">
        <w:rPr>
          <w:rStyle w:val="CommentReference"/>
          <w:rFonts w:ascii="Times New Roman" w:hAnsi="Times New Roman" w:cs="Times New Roman"/>
          <w:sz w:val="24"/>
          <w:szCs w:val="24"/>
        </w:rPr>
        <w:commentReference w:id="52"/>
      </w:r>
      <w:commentRangeEnd w:id="53"/>
      <w:r w:rsidR="007D00BA">
        <w:rPr>
          <w:rStyle w:val="CommentReference"/>
        </w:rPr>
        <w:commentReference w:id="53"/>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4"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79E43E9F" w:rsidR="00554611" w:rsidRPr="00E817FB" w:rsidRDefault="00554611">
      <w:pPr>
        <w:spacing w:line="480" w:lineRule="auto"/>
        <w:ind w:firstLine="360"/>
        <w:jc w:val="center"/>
        <w:rPr>
          <w:rFonts w:ascii="Times New Roman" w:eastAsia="Times New Roman" w:hAnsi="Times New Roman" w:cs="Times New Roman"/>
          <w:sz w:val="24"/>
          <w:szCs w:val="24"/>
        </w:rPr>
        <w:pPrChange w:id="55"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6"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7"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8"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9"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60"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2"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3"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5"/>
      <w:r w:rsidRPr="00E817FB">
        <w:rPr>
          <w:rFonts w:ascii="Times New Roman" w:eastAsia="Times New Roman" w:hAnsi="Times New Roman" w:cs="Times New Roman"/>
          <w:sz w:val="24"/>
          <w:szCs w:val="24"/>
        </w:rPr>
        <w:t>plot</w:t>
      </w:r>
      <w:commentRangeEnd w:id="65"/>
      <w:r w:rsidR="00B96AB8">
        <w:rPr>
          <w:rFonts w:ascii="Times New Roman" w:eastAsia="Times New Roman" w:hAnsi="Times New Roman" w:cs="Times New Roman"/>
          <w:sz w:val="24"/>
          <w:szCs w:val="24"/>
        </w:rPr>
        <w:t xml:space="preserve"> at an accuracy of </w:t>
      </w:r>
      <w:r w:rsidR="00C00DA9">
        <w:rPr>
          <w:rStyle w:val="CommentReference"/>
        </w:rPr>
        <w:commentReference w:id="65"/>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6"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7"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8" w:author="Quentin R McCalla" w:date="2024-10-29T10:31:00Z" w16du:dateUtc="2024-10-29T17:31:00Z"/>
          <w:rFonts w:ascii="Times New Roman" w:eastAsia="Times New Roman" w:hAnsi="Times New Roman" w:cs="Times New Roman"/>
          <w:sz w:val="24"/>
          <w:szCs w:val="24"/>
        </w:rPr>
        <w:pPrChange w:id="6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0"/>
      <w:r w:rsidRPr="00E817FB">
        <w:rPr>
          <w:rFonts w:ascii="Times New Roman" w:eastAsia="Times New Roman" w:hAnsi="Times New Roman" w:cs="Times New Roman"/>
          <w:sz w:val="24"/>
          <w:szCs w:val="24"/>
        </w:rPr>
        <w:t xml:space="preserve">Blanquet </w:t>
      </w:r>
      <w:commentRangeEnd w:id="70"/>
      <w:r w:rsidRPr="00E817FB">
        <w:rPr>
          <w:rStyle w:val="CommentReference"/>
          <w:rFonts w:ascii="Times New Roman" w:hAnsi="Times New Roman" w:cs="Times New Roman"/>
          <w:sz w:val="24"/>
          <w:szCs w:val="24"/>
        </w:rPr>
        <w:commentReference w:id="70"/>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71" w:name="_Hlk185250511"/>
    </w:p>
    <w:bookmarkEnd w:id="71"/>
    <w:p w14:paraId="5D33EAD2" w14:textId="77777777" w:rsidR="00140FC2" w:rsidRPr="00E817FB" w:rsidRDefault="00140FC2">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3"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4"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5"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6"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8" w:author="Abraham E Springer" w:date="2025-02-17T12:19:00Z" w16du:dateUtc="2025-02-17T19:19:00Z">
          <w:pPr>
            <w:spacing w:line="240" w:lineRule="auto"/>
          </w:pPr>
        </w:pPrChange>
      </w:pPr>
      <m:oMathPara>
        <m:oMath>
          <m:r>
            <w:ins w:id="79" w:author="Quentin R McCalla" w:date="2024-10-29T10:31:00Z" w16du:dateUtc="2024-10-29T17:31:00Z">
              <w:rPr>
                <w:rFonts w:ascii="Cambria Math" w:eastAsia="Times New Roman" w:hAnsi="Cambria Math" w:cs="Times New Roman"/>
                <w:sz w:val="24"/>
                <w:szCs w:val="24"/>
              </w:rPr>
              <m:t>HDR=</m:t>
            </w:ins>
          </m:r>
          <m:f>
            <m:fPr>
              <m:ctrlPr>
                <w:ins w:id="80" w:author="Quentin R McCalla" w:date="2024-10-29T10:32:00Z" w16du:dateUtc="2024-10-29T17:32:00Z">
                  <w:rPr>
                    <w:rFonts w:ascii="Cambria Math" w:eastAsia="Times New Roman" w:hAnsi="Cambria Math" w:cs="Times New Roman"/>
                    <w:i/>
                    <w:sz w:val="24"/>
                    <w:szCs w:val="24"/>
                  </w:rPr>
                </w:ins>
              </m:ctrlPr>
            </m:fPr>
            <m:num>
              <m:r>
                <w:ins w:id="81" w:author="Quentin R McCalla" w:date="2024-10-29T10:33:00Z" w16du:dateUtc="2024-10-29T17:33:00Z">
                  <w:rPr>
                    <w:rFonts w:ascii="Cambria Math" w:eastAsia="Times New Roman" w:hAnsi="Cambria Math" w:cs="Times New Roman"/>
                    <w:sz w:val="24"/>
                    <w:szCs w:val="24"/>
                  </w:rPr>
                  <m:t>Height (cm)</m:t>
                </w:ins>
              </m:r>
            </m:num>
            <m:den>
              <m:r>
                <w:ins w:id="82"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3"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6"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8"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92"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7"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8" w:author="Abraham E Springer" w:date="2025-02-17T12:19:00Z" w16du:dateUtc="2025-02-17T19:19:00Z">
          <w:pPr>
            <w:spacing w:line="240" w:lineRule="auto"/>
          </w:pPr>
        </w:pPrChange>
      </w:pPr>
      <w:commentRangeStart w:id="99"/>
      <w:r w:rsidRPr="00E817FB">
        <w:rPr>
          <w:rFonts w:ascii="Times New Roman" w:eastAsia="Times New Roman" w:hAnsi="Times New Roman" w:cs="Times New Roman"/>
          <w:sz w:val="24"/>
          <w:szCs w:val="24"/>
        </w:rPr>
        <w:t>Response Function Analysis</w:t>
      </w:r>
      <w:commentRangeEnd w:id="99"/>
      <w:r w:rsidRPr="00E817FB">
        <w:rPr>
          <w:rStyle w:val="CommentReference"/>
          <w:rFonts w:ascii="Times New Roman" w:hAnsi="Times New Roman" w:cs="Times New Roman"/>
          <w:sz w:val="24"/>
          <w:szCs w:val="24"/>
        </w:rPr>
        <w:commentReference w:id="99"/>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10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01"/>
      <w:r w:rsidRPr="00E817FB">
        <w:rPr>
          <w:rFonts w:ascii="Times New Roman" w:eastAsia="Times New Roman" w:hAnsi="Times New Roman" w:cs="Times New Roman"/>
          <w:sz w:val="24"/>
          <w:szCs w:val="24"/>
        </w:rPr>
        <w:t xml:space="preserve">Treeclim </w:t>
      </w:r>
      <w:commentRangeEnd w:id="101"/>
      <w:r w:rsidRPr="00E817FB">
        <w:rPr>
          <w:rStyle w:val="CommentReference"/>
          <w:rFonts w:ascii="Times New Roman" w:hAnsi="Times New Roman" w:cs="Times New Roman"/>
          <w:sz w:val="24"/>
          <w:szCs w:val="24"/>
        </w:rPr>
        <w:commentReference w:id="101"/>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response function </w:t>
      </w:r>
      <w:r w:rsidRPr="00E817FB">
        <w:rPr>
          <w:rFonts w:ascii="Times New Roman" w:eastAsia="Times New Roman" w:hAnsi="Times New Roman" w:cs="Times New Roman"/>
          <w:sz w:val="24"/>
          <w:szCs w:val="24"/>
        </w:rPr>
        <w:lastRenderedPageBreak/>
        <w:t>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102"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3"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4"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5"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06"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FB84EC7" w:rsidR="0029180D" w:rsidRPr="00E817FB" w:rsidRDefault="00D11EB7">
      <w:pPr>
        <w:spacing w:line="480" w:lineRule="auto"/>
        <w:ind w:left="1080"/>
        <w:jc w:val="center"/>
        <w:rPr>
          <w:rFonts w:ascii="Times New Roman" w:hAnsi="Times New Roman" w:cs="Times New Roman"/>
          <w:sz w:val="24"/>
          <w:szCs w:val="24"/>
        </w:rPr>
        <w:pPrChange w:id="107"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3</w:t>
      </w:r>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08"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2F29EABF" w:rsidR="006859BD" w:rsidRDefault="006859BD">
      <w:pPr>
        <w:spacing w:line="480" w:lineRule="auto"/>
        <w:ind w:left="1080"/>
        <w:jc w:val="center"/>
        <w:rPr>
          <w:rFonts w:ascii="Times New Roman" w:hAnsi="Times New Roman" w:cs="Times New Roman"/>
          <w:sz w:val="24"/>
          <w:szCs w:val="24"/>
        </w:rPr>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4</w:t>
      </w:r>
      <w:r w:rsidR="0029180D" w:rsidRPr="00E817FB">
        <w:rPr>
          <w:rFonts w:ascii="Times New Roman" w:hAnsi="Times New Roman" w:cs="Times New Roman"/>
          <w:sz w:val="24"/>
          <w:szCs w:val="24"/>
        </w:rPr>
        <w:t>. Childs mean density plots.</w:t>
      </w: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78B5D8E" wp14:editId="5794D1DD">
            <wp:extent cx="3035435" cy="3003331"/>
            <wp:effectExtent l="0" t="0" r="0" b="6985"/>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6362" cy="3014142"/>
                    </a:xfrm>
                    <a:prstGeom prst="rect">
                      <a:avLst/>
                    </a:prstGeom>
                  </pic:spPr>
                </pic:pic>
              </a:graphicData>
            </a:graphic>
          </wp:inline>
        </w:drawing>
      </w:r>
    </w:p>
    <w:p w14:paraId="0F318361" w14:textId="3AF6CDC5"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9370D1">
        <w:rPr>
          <w:rFonts w:ascii="Times New Roman" w:hAnsi="Times New Roman" w:cs="Times New Roman"/>
          <w:sz w:val="24"/>
          <w:szCs w:val="24"/>
        </w:rPr>
        <w:t>5</w:t>
      </w:r>
      <w:r>
        <w:rPr>
          <w:rFonts w:ascii="Times New Roman" w:hAnsi="Times New Roman" w:cs="Times New Roman"/>
          <w:sz w:val="24"/>
          <w:szCs w:val="24"/>
        </w:rPr>
        <w:t>. Mean site seedling densities across the three visits.</w:t>
      </w:r>
    </w:p>
    <w:p w14:paraId="3F9EC36C" w14:textId="13598DA4" w:rsidR="0029180D" w:rsidRPr="00E817FB" w:rsidRDefault="0029180D">
      <w:pPr>
        <w:spacing w:line="480" w:lineRule="auto"/>
        <w:ind w:firstLine="720"/>
        <w:rPr>
          <w:rFonts w:ascii="Times New Roman" w:hAnsi="Times New Roman" w:cs="Times New Roman"/>
          <w:sz w:val="24"/>
          <w:szCs w:val="24"/>
        </w:rPr>
        <w:pPrChange w:id="109"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10"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11"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w:t>
      </w:r>
      <w:r w:rsidR="00D03C42">
        <w:rPr>
          <w:rFonts w:ascii="Times New Roman" w:hAnsi="Times New Roman" w:cs="Times New Roman"/>
          <w:sz w:val="24"/>
          <w:szCs w:val="24"/>
        </w:rPr>
        <w:lastRenderedPageBreak/>
        <w:t xml:space="preserve">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12"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7"/>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3"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8"/>
                    <a:stretch>
                      <a:fillRect/>
                    </a:stretch>
                  </pic:blipFill>
                  <pic:spPr>
                    <a:xfrm>
                      <a:off x="0" y="0"/>
                      <a:ext cx="4189856" cy="1983467"/>
                    </a:xfrm>
                    <a:prstGeom prst="rect">
                      <a:avLst/>
                    </a:prstGeom>
                  </pic:spPr>
                </pic:pic>
              </a:graphicData>
            </a:graphic>
          </wp:inline>
        </w:drawing>
      </w:r>
      <w:ins w:id="114"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5"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9"/>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6"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20"/>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8"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9"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1"/>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20"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2"/>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21"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22"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3"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4"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5"/>
      <w:r w:rsidRPr="00E817FB">
        <w:rPr>
          <w:rFonts w:ascii="Times New Roman" w:hAnsi="Times New Roman" w:cs="Times New Roman"/>
          <w:sz w:val="24"/>
          <w:szCs w:val="24"/>
        </w:rPr>
        <w:t>plots</w:t>
      </w:r>
      <w:commentRangeEnd w:id="125"/>
      <w:r w:rsidR="00FC1ECA" w:rsidRPr="00E817FB">
        <w:rPr>
          <w:rStyle w:val="CommentReference"/>
          <w:rFonts w:ascii="Times New Roman" w:hAnsi="Times New Roman" w:cs="Times New Roman"/>
          <w:sz w:val="24"/>
          <w:szCs w:val="24"/>
        </w:rPr>
        <w:commentReference w:id="125"/>
      </w:r>
    </w:p>
    <w:p w14:paraId="34024A57" w14:textId="0D1FC1AD" w:rsidR="00AD2706" w:rsidRDefault="00E13B87">
      <w:pPr>
        <w:spacing w:line="480" w:lineRule="auto"/>
        <w:ind w:left="1080"/>
        <w:jc w:val="center"/>
        <w:rPr>
          <w:rFonts w:ascii="Times New Roman" w:hAnsi="Times New Roman" w:cs="Times New Roman"/>
          <w:sz w:val="24"/>
          <w:szCs w:val="24"/>
        </w:rPr>
        <w:pPrChange w:id="126"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8387686" w:rsidR="00E817FB" w:rsidRDefault="00E817FB">
      <w:pPr>
        <w:spacing w:line="480" w:lineRule="auto"/>
        <w:ind w:left="1080"/>
        <w:jc w:val="center"/>
        <w:rPr>
          <w:rFonts w:ascii="Times New Roman" w:hAnsi="Times New Roman" w:cs="Times New Roman"/>
          <w:sz w:val="24"/>
          <w:szCs w:val="24"/>
        </w:rPr>
        <w:pPrChange w:id="127"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9370D1">
        <w:rPr>
          <w:rFonts w:ascii="Times New Roman" w:hAnsi="Times New Roman" w:cs="Times New Roman"/>
          <w:sz w:val="24"/>
          <w:szCs w:val="24"/>
        </w:rPr>
        <w:t>6</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8" w:author="Abraham E Springer" w:date="2025-02-17T12:19:00Z" w16du:dateUtc="2025-02-17T19:19:00Z">
          <w:pPr>
            <w:ind w:left="1080"/>
          </w:pPr>
        </w:pPrChange>
      </w:pPr>
    </w:p>
    <w:p w14:paraId="19FE71BA" w14:textId="4C4A3E08" w:rsidR="00A1262E" w:rsidRPr="00E817FB" w:rsidRDefault="00794EE5">
      <w:pPr>
        <w:spacing w:line="480" w:lineRule="auto"/>
        <w:rPr>
          <w:rFonts w:ascii="Times New Roman" w:hAnsi="Times New Roman" w:cs="Times New Roman"/>
          <w:sz w:val="24"/>
          <w:szCs w:val="24"/>
        </w:rPr>
        <w:pPrChange w:id="129"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 xml:space="preserve">&lt;.05) </w:t>
      </w:r>
      <w:r w:rsidR="008C7B4A">
        <w:rPr>
          <w:rFonts w:ascii="Times New Roman" w:hAnsi="Times New Roman" w:cs="Times New Roman"/>
          <w:sz w:val="24"/>
          <w:szCs w:val="24"/>
        </w:rPr>
        <w:t xml:space="preserve">(Figure </w:t>
      </w:r>
      <w:r w:rsidR="00F243C9">
        <w:rPr>
          <w:rFonts w:ascii="Times New Roman" w:hAnsi="Times New Roman" w:cs="Times New Roman"/>
          <w:sz w:val="24"/>
          <w:szCs w:val="24"/>
        </w:rPr>
        <w:t>6</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30"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31"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1E65241" w14:textId="1F5D55DE" w:rsidR="00A1262E" w:rsidRPr="00365972" w:rsidRDefault="00712DFB">
      <w:pPr>
        <w:spacing w:line="480" w:lineRule="auto"/>
        <w:ind w:firstLine="720"/>
        <w:rPr>
          <w:rFonts w:ascii="Times New Roman" w:eastAsia="Times New Roman" w:hAnsi="Times New Roman" w:cs="Times New Roman"/>
          <w:bCs/>
          <w:sz w:val="24"/>
          <w:szCs w:val="24"/>
        </w:rPr>
        <w:pPrChange w:id="132" w:author="Abraham E Springer" w:date="2025-02-17T12:19:00Z" w16du:dateUtc="2025-02-17T19:19:00Z">
          <w:pPr>
            <w:jc w:val="center"/>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33"/>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8</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7</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33"/>
      <w:r w:rsidR="00B96AB8">
        <w:rPr>
          <w:rStyle w:val="CommentReference"/>
        </w:rPr>
        <w:commentReference w:id="133"/>
      </w: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34"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5C8A2BDD" w:rsidR="00F231ED" w:rsidRPr="00E817FB" w:rsidRDefault="00F231ED">
      <w:pPr>
        <w:spacing w:line="480" w:lineRule="auto"/>
        <w:jc w:val="center"/>
        <w:rPr>
          <w:rFonts w:ascii="Times New Roman" w:hAnsi="Times New Roman" w:cs="Times New Roman"/>
          <w:sz w:val="24"/>
          <w:szCs w:val="24"/>
        </w:rPr>
        <w:pPrChange w:id="135" w:author="Abraham E Springer" w:date="2025-02-17T12:19:00Z" w16du:dateUtc="2025-02-17T19:19:00Z">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7.</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7DD8916A" w:rsidR="00F231ED" w:rsidRPr="00E817FB" w:rsidRDefault="00F231ED">
      <w:pPr>
        <w:spacing w:line="480" w:lineRule="auto"/>
        <w:jc w:val="center"/>
        <w:rPr>
          <w:rFonts w:ascii="Times New Roman" w:hAnsi="Times New Roman" w:cs="Times New Roman"/>
          <w:sz w:val="24"/>
          <w:szCs w:val="24"/>
        </w:rPr>
        <w:pPrChange w:id="136"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8</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37" w:author="Abraham E Springer" w:date="2025-02-17T12:19:00Z" w16du:dateUtc="2025-02-17T19:19:00Z">
          <w:pPr/>
        </w:pPrChange>
      </w:pPr>
    </w:p>
    <w:p w14:paraId="3A6EF2DE" w14:textId="77777777" w:rsidR="007D30B7" w:rsidRDefault="00A1262E" w:rsidP="00C00DA9">
      <w:pPr>
        <w:spacing w:line="480" w:lineRule="auto"/>
        <w:rPr>
          <w:ins w:id="138"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39"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40"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6"/>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41" w:author="Abraham E Springer" w:date="2025-02-17T12:19:00Z" w16du:dateUtc="2025-02-17T19:19:00Z">
          <w:pPr>
            <w:jc w:val="center"/>
          </w:pPr>
        </w:pPrChange>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42"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43"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43"/>
    </w:p>
    <w:p w14:paraId="1C2ABB11" w14:textId="1DF606AD" w:rsidR="00FC1F64" w:rsidRPr="00E817FB" w:rsidRDefault="008D7A70">
      <w:pPr>
        <w:spacing w:line="480" w:lineRule="auto"/>
        <w:ind w:firstLine="720"/>
        <w:rPr>
          <w:rFonts w:ascii="Times New Roman" w:hAnsi="Times New Roman" w:cs="Times New Roman"/>
          <w:sz w:val="24"/>
          <w:szCs w:val="24"/>
        </w:rPr>
        <w:pPrChange w:id="14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4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4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121C80DE" w:rsidR="008D7A70" w:rsidRDefault="0050557B">
      <w:pPr>
        <w:pStyle w:val="ListParagraph"/>
        <w:spacing w:line="480" w:lineRule="auto"/>
        <w:ind w:left="0" w:firstLine="720"/>
        <w:rPr>
          <w:rFonts w:ascii="Times New Roman" w:eastAsia="Times New Roman" w:hAnsi="Times New Roman" w:cs="Times New Roman"/>
          <w:bCs/>
          <w:sz w:val="24"/>
          <w:szCs w:val="24"/>
        </w:rPr>
        <w:pPrChange w:id="147"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48"/>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48"/>
      <w:r w:rsidR="008C7B4A">
        <w:rPr>
          <w:rStyle w:val="CommentReference"/>
        </w:rPr>
        <w:commentReference w:id="148"/>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49"/>
      <w:r w:rsidR="00BD6EE2">
        <w:rPr>
          <w:rFonts w:ascii="Times New Roman" w:eastAsia="Times New Roman" w:hAnsi="Times New Roman" w:cs="Times New Roman"/>
          <w:bCs/>
          <w:sz w:val="24"/>
          <w:szCs w:val="24"/>
        </w:rPr>
        <w:t>River</w:t>
      </w:r>
      <w:commentRangeEnd w:id="149"/>
      <w:r w:rsidR="00951CAD">
        <w:rPr>
          <w:rStyle w:val="CommentReference"/>
        </w:rPr>
        <w:commentReference w:id="149"/>
      </w:r>
      <w:r w:rsidR="00BD6EE2">
        <w:rPr>
          <w:rFonts w:ascii="Times New Roman" w:eastAsia="Times New Roman" w:hAnsi="Times New Roman" w:cs="Times New Roman"/>
          <w:bCs/>
          <w:sz w:val="24"/>
          <w:szCs w:val="24"/>
        </w:rPr>
        <w:t>.</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50"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51" w:author="Abraham E Springer" w:date="2025-02-17T12:19:00Z" w16du:dateUtc="2025-02-17T19:19:00Z">
          <w:pPr>
            <w:pStyle w:val="Heading3"/>
          </w:pPr>
        </w:pPrChange>
      </w:pPr>
      <w:r w:rsidRPr="00E817FB">
        <w:t xml:space="preserve">Variables impacting </w:t>
      </w:r>
      <w:commentRangeStart w:id="152"/>
      <w:r w:rsidRPr="00E817FB">
        <w:t>survivorship</w:t>
      </w:r>
      <w:commentRangeEnd w:id="152"/>
      <w:r w:rsidR="00C97A93" w:rsidRPr="00E817FB">
        <w:rPr>
          <w:rStyle w:val="CommentReference"/>
          <w:rFonts w:ascii="Times New Roman" w:hAnsi="Times New Roman" w:cs="Times New Roman"/>
          <w:sz w:val="24"/>
          <w:szCs w:val="24"/>
        </w:rPr>
        <w:commentReference w:id="152"/>
      </w:r>
    </w:p>
    <w:p w14:paraId="2DEB5D09" w14:textId="4A98ECD5" w:rsidR="00FC1F64" w:rsidRPr="00712DFB" w:rsidRDefault="00FC1F64">
      <w:pPr>
        <w:spacing w:line="480" w:lineRule="auto"/>
        <w:rPr>
          <w:rFonts w:ascii="Times New Roman" w:hAnsi="Times New Roman" w:cs="Times New Roman"/>
          <w:b/>
          <w:bCs/>
          <w:sz w:val="24"/>
          <w:szCs w:val="24"/>
        </w:rPr>
        <w:pPrChange w:id="153"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54"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55"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56"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57"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58"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59"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60"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61"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62"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63"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64" w:author="Abraham E Springer" w:date="2025-02-17T12:19:00Z" w16du:dateUtc="2025-02-17T19:19:00Z">
          <w:pPr>
            <w:pStyle w:val="Heading3"/>
          </w:pPr>
        </w:pPrChange>
      </w:pPr>
      <w:r w:rsidRPr="00E817FB">
        <w:t>Dendrochronology</w:t>
      </w:r>
      <w:bookmarkEnd w:id="162"/>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65"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66"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lastRenderedPageBreak/>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6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68"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69"/>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69"/>
      <w:r w:rsidR="00BD6EE2">
        <w:rPr>
          <w:rStyle w:val="CommentReference"/>
        </w:rPr>
        <w:commentReference w:id="169"/>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70"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71"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7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 xml:space="preserve">Tree </w:t>
      </w:r>
      <w:commentRangeStart w:id="173"/>
      <w:r w:rsidRPr="00E817FB">
        <w:rPr>
          <w:rFonts w:ascii="Times New Roman" w:eastAsia="Times New Roman" w:hAnsi="Times New Roman" w:cs="Times New Roman"/>
          <w:b/>
          <w:sz w:val="24"/>
          <w:szCs w:val="24"/>
        </w:rPr>
        <w:t>growth</w:t>
      </w:r>
      <w:commentRangeEnd w:id="173"/>
      <w:r w:rsidR="0033562F">
        <w:rPr>
          <w:rStyle w:val="CommentReference"/>
        </w:rPr>
        <w:commentReference w:id="173"/>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74" w:author="Abraham E Springer" w:date="2025-02-17T13:43:00Z" w16du:dateUtc="2025-02-17T20:43:00Z">
          <w:pPr>
            <w:spacing w:line="240" w:lineRule="auto"/>
            <w:ind w:firstLine="720"/>
          </w:pPr>
        </w:pPrChange>
      </w:pP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7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200C892B"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X.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76" w:author="Abraham E Springer" w:date="2025-02-17T12:19:00Z" w16du:dateUtc="2025-02-17T19:19:00Z">
          <w:pPr>
            <w:spacing w:line="240" w:lineRule="auto"/>
            <w:ind w:firstLine="720"/>
          </w:pPr>
        </w:pPrChange>
      </w:pPr>
    </w:p>
    <w:p w14:paraId="4E50C614" w14:textId="7AB04D37" w:rsidR="008D7A70" w:rsidRPr="00E817FB" w:rsidRDefault="008D7A70">
      <w:pPr>
        <w:spacing w:line="480" w:lineRule="auto"/>
        <w:ind w:firstLine="720"/>
        <w:rPr>
          <w:rFonts w:ascii="Times New Roman" w:eastAsia="Times New Roman" w:hAnsi="Times New Roman" w:cs="Times New Roman"/>
          <w:bCs/>
          <w:sz w:val="24"/>
          <w:szCs w:val="24"/>
        </w:rPr>
        <w:pPrChange w:id="17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xml:space="preserve">. A few old growth Fremont cottonwoods cored for this study had minimum ages going back to the </w:t>
      </w:r>
      <w:r w:rsidR="000E5DD3">
        <w:rPr>
          <w:rFonts w:ascii="Times New Roman" w:eastAsia="Times New Roman" w:hAnsi="Times New Roman" w:cs="Times New Roman"/>
          <w:bCs/>
          <w:sz w:val="24"/>
          <w:szCs w:val="24"/>
        </w:rPr>
        <w:lastRenderedPageBreak/>
        <w:t>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137F56">
        <w:rPr>
          <w:rFonts w:ascii="Times New Roman" w:eastAsia="Times New Roman" w:hAnsi="Times New Roman" w:cs="Times New Roman"/>
          <w:b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78"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79"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80"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81"/>
      <w:r w:rsidRPr="00E817FB">
        <w:rPr>
          <w:rFonts w:ascii="Times New Roman" w:eastAsia="Times New Roman" w:hAnsi="Times New Roman" w:cs="Times New Roman"/>
          <w:bCs/>
          <w:sz w:val="24"/>
          <w:szCs w:val="24"/>
        </w:rPr>
        <w:t>flows</w:t>
      </w:r>
      <w:commentRangeEnd w:id="181"/>
      <w:r w:rsidRPr="00E817FB">
        <w:rPr>
          <w:rStyle w:val="CommentReference"/>
          <w:rFonts w:ascii="Times New Roman" w:hAnsi="Times New Roman" w:cs="Times New Roman"/>
          <w:sz w:val="24"/>
          <w:szCs w:val="24"/>
        </w:rPr>
        <w:commentReference w:id="181"/>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pPr>
        <w:spacing w:line="480" w:lineRule="auto"/>
        <w:ind w:firstLine="720"/>
        <w:rPr>
          <w:rFonts w:ascii="Times New Roman" w:eastAsia="Times New Roman" w:hAnsi="Times New Roman" w:cs="Times New Roman"/>
          <w:bCs/>
          <w:sz w:val="24"/>
          <w:szCs w:val="24"/>
        </w:rPr>
        <w:pPrChange w:id="182"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83"/>
      <w:commentRangeStart w:id="184"/>
      <w:r w:rsidR="0089221C" w:rsidRPr="00E817FB">
        <w:rPr>
          <w:rFonts w:ascii="Times New Roman" w:eastAsia="Times New Roman" w:hAnsi="Times New Roman" w:cs="Times New Roman"/>
          <w:bCs/>
          <w:sz w:val="24"/>
          <w:szCs w:val="24"/>
        </w:rPr>
        <w:lastRenderedPageBreak/>
        <w:t xml:space="preserve">Southwest </w:t>
      </w:r>
      <w:commentRangeEnd w:id="183"/>
      <w:r w:rsidR="0089221C" w:rsidRPr="00E817FB">
        <w:rPr>
          <w:rStyle w:val="CommentReference"/>
          <w:rFonts w:ascii="Times New Roman" w:hAnsi="Times New Roman" w:cs="Times New Roman"/>
          <w:sz w:val="24"/>
          <w:szCs w:val="24"/>
        </w:rPr>
        <w:commentReference w:id="183"/>
      </w:r>
      <w:commentRangeEnd w:id="184"/>
      <w:r w:rsidR="00B35759" w:rsidRPr="00E817FB">
        <w:rPr>
          <w:rStyle w:val="CommentReference"/>
          <w:rFonts w:ascii="Times New Roman" w:hAnsi="Times New Roman" w:cs="Times New Roman"/>
          <w:sz w:val="24"/>
          <w:szCs w:val="24"/>
        </w:rPr>
        <w:commentReference w:id="184"/>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8F27D60" w14:textId="15D9895A"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008D7A70" w:rsidRPr="00E817FB">
        <w:rPr>
          <w:rFonts w:ascii="Times New Roman" w:eastAsia="Times New Roman" w:hAnsi="Times New Roman" w:cs="Times New Roman"/>
          <w:bCs/>
          <w:sz w:val="24"/>
          <w:szCs w:val="24"/>
        </w:rPr>
        <w:t>. 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85" w:author="Abraham E Springer" w:date="2025-02-17T12:19:00Z" w16du:dateUtc="2025-02-17T19:19:00Z">
          <w:pPr>
            <w:spacing w:line="240" w:lineRule="auto"/>
            <w:ind w:left="360"/>
          </w:pPr>
        </w:pPrChange>
      </w:pPr>
      <w:commentRangeStart w:id="186"/>
      <w:r w:rsidRPr="005F4AE0">
        <w:rPr>
          <w:rFonts w:ascii="Times New Roman" w:eastAsia="Times New Roman" w:hAnsi="Times New Roman" w:cs="Times New Roman"/>
          <w:b/>
          <w:bCs/>
          <w:sz w:val="24"/>
          <w:szCs w:val="24"/>
        </w:rPr>
        <w:t>Limitations/Assumptions</w:t>
      </w:r>
    </w:p>
    <w:p w14:paraId="7705DBD6" w14:textId="7C981A79" w:rsidR="00CA7F36" w:rsidRPr="00FE4A05" w:rsidRDefault="00B96AB8">
      <w:pPr>
        <w:spacing w:line="480" w:lineRule="auto"/>
        <w:ind w:firstLine="360"/>
        <w:rPr>
          <w:rFonts w:ascii="Times New Roman" w:eastAsia="Times New Roman" w:hAnsi="Times New Roman" w:cs="Times New Roman"/>
          <w:sz w:val="24"/>
          <w:szCs w:val="24"/>
        </w:rPr>
        <w:pPrChange w:id="187"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86"/>
      <w:r>
        <w:rPr>
          <w:rStyle w:val="CommentReference"/>
        </w:rPr>
        <w:commentReference w:id="186"/>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188"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189"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574088A0" w:rsidR="0001119E" w:rsidRPr="00192E61" w:rsidRDefault="0001119E">
      <w:pPr>
        <w:spacing w:line="480" w:lineRule="auto"/>
        <w:ind w:firstLine="360"/>
        <w:rPr>
          <w:rFonts w:ascii="Times New Roman" w:hAnsi="Times New Roman" w:cs="Times New Roman"/>
          <w:sz w:val="24"/>
          <w:szCs w:val="24"/>
        </w:rPr>
        <w:pPrChange w:id="190"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91" w:name="_Toc187849265"/>
      <w:r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92"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91"/>
    </w:p>
    <w:p w14:paraId="1B83E33D" w14:textId="39B26CF0" w:rsidR="00F11619" w:rsidRPr="00E817FB" w:rsidRDefault="00F11619">
      <w:pPr>
        <w:spacing w:line="480" w:lineRule="auto"/>
        <w:ind w:firstLine="720"/>
        <w:rPr>
          <w:rFonts w:ascii="Times New Roman" w:hAnsi="Times New Roman" w:cs="Times New Roman"/>
          <w:sz w:val="24"/>
          <w:szCs w:val="24"/>
        </w:rPr>
        <w:pPrChange w:id="19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94"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95"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96"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3"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4"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5" w:author="Quentin R McCalla" w:date="2025-02-20T10:14:00Z" w:initials="QM">
    <w:p w14:paraId="5B26D0CD" w14:textId="77777777" w:rsidR="00951CAD" w:rsidRDefault="00951CAD" w:rsidP="00951CAD">
      <w:pPr>
        <w:pStyle w:val="CommentText"/>
      </w:pPr>
      <w:r>
        <w:rPr>
          <w:rStyle w:val="CommentReference"/>
        </w:rPr>
        <w:annotationRef/>
      </w:r>
      <w:r>
        <w:t>Guage number and unit</w:t>
      </w:r>
    </w:p>
  </w:comment>
  <w:comment w:id="36" w:author="Quentin R McCalla" w:date="2025-02-20T10:14:00Z" w:initials="QM">
    <w:p w14:paraId="1BF172DF" w14:textId="4B93DC6A" w:rsidR="00951CAD" w:rsidRDefault="00951CAD" w:rsidP="00951CAD">
      <w:pPr>
        <w:pStyle w:val="CommentText"/>
      </w:pPr>
      <w:r>
        <w:rPr>
          <w:rStyle w:val="CommentReference"/>
        </w:rPr>
        <w:annotationRef/>
      </w:r>
      <w:r>
        <w:t>Move as a result</w:t>
      </w:r>
    </w:p>
  </w:comment>
  <w:comment w:id="43"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4"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50"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1"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2"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3"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5"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0"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9"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101"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5"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3"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48"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49"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52"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69"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73"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81"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83"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84"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86"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26D0CD" w15:done="0"/>
  <w15:commentEx w15:paraId="1BF172DF"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0"/>
  <w15:commentEx w15:paraId="38C37876" w15:done="0"/>
  <w15:commentEx w15:paraId="66B213C1" w15:done="0"/>
  <w15:commentEx w15:paraId="36156FF5" w15:done="0"/>
  <w15:commentEx w15:paraId="260E6AA6"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09D3365B" w16cex:dateUtc="2025-02-20T17:14: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26D0CD" w16cid:durableId="09D3365B"/>
  <w16cid:commentId w16cid:paraId="1BF172DF"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9D6DE" w14:textId="77777777" w:rsidR="000B3C9B" w:rsidRDefault="000B3C9B" w:rsidP="00C00DA9">
      <w:pPr>
        <w:spacing w:line="240" w:lineRule="auto"/>
      </w:pPr>
      <w:r>
        <w:separator/>
      </w:r>
    </w:p>
  </w:endnote>
  <w:endnote w:type="continuationSeparator" w:id="0">
    <w:p w14:paraId="55654D84" w14:textId="77777777" w:rsidR="000B3C9B" w:rsidRDefault="000B3C9B"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FCA8D" w14:textId="77777777" w:rsidR="000B3C9B" w:rsidRDefault="000B3C9B" w:rsidP="00C00DA9">
      <w:pPr>
        <w:spacing w:line="240" w:lineRule="auto"/>
      </w:pPr>
      <w:r>
        <w:separator/>
      </w:r>
    </w:p>
  </w:footnote>
  <w:footnote w:type="continuationSeparator" w:id="0">
    <w:p w14:paraId="452778AB" w14:textId="77777777" w:rsidR="000B3C9B" w:rsidRDefault="000B3C9B"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D5725"/>
    <w:rsid w:val="0030203B"/>
    <w:rsid w:val="0030613E"/>
    <w:rsid w:val="00323119"/>
    <w:rsid w:val="003250C2"/>
    <w:rsid w:val="00332D90"/>
    <w:rsid w:val="0033562F"/>
    <w:rsid w:val="00343140"/>
    <w:rsid w:val="003437C1"/>
    <w:rsid w:val="0035091D"/>
    <w:rsid w:val="00351A90"/>
    <w:rsid w:val="00365972"/>
    <w:rsid w:val="003738E9"/>
    <w:rsid w:val="00376AD5"/>
    <w:rsid w:val="00382187"/>
    <w:rsid w:val="003920EE"/>
    <w:rsid w:val="003C57AA"/>
    <w:rsid w:val="003F0E3A"/>
    <w:rsid w:val="0040272A"/>
    <w:rsid w:val="0043278B"/>
    <w:rsid w:val="0044164C"/>
    <w:rsid w:val="00453DA3"/>
    <w:rsid w:val="004B095F"/>
    <w:rsid w:val="004C5264"/>
    <w:rsid w:val="004D0238"/>
    <w:rsid w:val="004D3DED"/>
    <w:rsid w:val="004E3123"/>
    <w:rsid w:val="004E3D9E"/>
    <w:rsid w:val="004E56EB"/>
    <w:rsid w:val="005054B0"/>
    <w:rsid w:val="0050557B"/>
    <w:rsid w:val="00515FF4"/>
    <w:rsid w:val="0053192E"/>
    <w:rsid w:val="005327A1"/>
    <w:rsid w:val="00532AF3"/>
    <w:rsid w:val="005407B4"/>
    <w:rsid w:val="00554611"/>
    <w:rsid w:val="0056630E"/>
    <w:rsid w:val="00590F61"/>
    <w:rsid w:val="005B4459"/>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624E4"/>
    <w:rsid w:val="0066272E"/>
    <w:rsid w:val="00671D23"/>
    <w:rsid w:val="006760A4"/>
    <w:rsid w:val="00681BDF"/>
    <w:rsid w:val="006859BD"/>
    <w:rsid w:val="00686176"/>
    <w:rsid w:val="00692843"/>
    <w:rsid w:val="006A0B3D"/>
    <w:rsid w:val="006A3C07"/>
    <w:rsid w:val="006A49F7"/>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52D68"/>
    <w:rsid w:val="007627C3"/>
    <w:rsid w:val="00766CC9"/>
    <w:rsid w:val="007812CF"/>
    <w:rsid w:val="00787E94"/>
    <w:rsid w:val="00794EE5"/>
    <w:rsid w:val="007966A9"/>
    <w:rsid w:val="007A3F29"/>
    <w:rsid w:val="007C52EB"/>
    <w:rsid w:val="007D00BA"/>
    <w:rsid w:val="007D30B7"/>
    <w:rsid w:val="007E3D81"/>
    <w:rsid w:val="00807248"/>
    <w:rsid w:val="00822FF8"/>
    <w:rsid w:val="008306FC"/>
    <w:rsid w:val="00833CD9"/>
    <w:rsid w:val="008663BA"/>
    <w:rsid w:val="0087254E"/>
    <w:rsid w:val="00881FBA"/>
    <w:rsid w:val="008856CC"/>
    <w:rsid w:val="0089221C"/>
    <w:rsid w:val="008B3C8B"/>
    <w:rsid w:val="008C4730"/>
    <w:rsid w:val="008C66DD"/>
    <w:rsid w:val="008C7B4A"/>
    <w:rsid w:val="008D7A70"/>
    <w:rsid w:val="008F6BDC"/>
    <w:rsid w:val="008F6DB0"/>
    <w:rsid w:val="00914619"/>
    <w:rsid w:val="00916537"/>
    <w:rsid w:val="009370D1"/>
    <w:rsid w:val="009412CC"/>
    <w:rsid w:val="00951CAD"/>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2C08"/>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3C42"/>
    <w:rsid w:val="00D079C5"/>
    <w:rsid w:val="00D11EB7"/>
    <w:rsid w:val="00D205CD"/>
    <w:rsid w:val="00D23B58"/>
    <w:rsid w:val="00D2736C"/>
    <w:rsid w:val="00D31687"/>
    <w:rsid w:val="00D42EDA"/>
    <w:rsid w:val="00D52A25"/>
    <w:rsid w:val="00D54BC1"/>
    <w:rsid w:val="00D63568"/>
    <w:rsid w:val="00D73F95"/>
    <w:rsid w:val="00D762AD"/>
    <w:rsid w:val="00DA2E5A"/>
    <w:rsid w:val="00DC021D"/>
    <w:rsid w:val="00DC7A48"/>
    <w:rsid w:val="00DD6FD8"/>
    <w:rsid w:val="00E06606"/>
    <w:rsid w:val="00E11BE0"/>
    <w:rsid w:val="00E13B87"/>
    <w:rsid w:val="00E25BFF"/>
    <w:rsid w:val="00E47F22"/>
    <w:rsid w:val="00E57590"/>
    <w:rsid w:val="00E76D4F"/>
    <w:rsid w:val="00E80AB1"/>
    <w:rsid w:val="00E817FB"/>
    <w:rsid w:val="00E93F3A"/>
    <w:rsid w:val="00E96B9D"/>
    <w:rsid w:val="00EA1D36"/>
    <w:rsid w:val="00EB7904"/>
    <w:rsid w:val="00ED2060"/>
    <w:rsid w:val="00ED70A7"/>
    <w:rsid w:val="00ED73F0"/>
    <w:rsid w:val="00EE07E2"/>
    <w:rsid w:val="00EF62A6"/>
    <w:rsid w:val="00F079F5"/>
    <w:rsid w:val="00F11619"/>
    <w:rsid w:val="00F11E48"/>
    <w:rsid w:val="00F133AF"/>
    <w:rsid w:val="00F231ED"/>
    <w:rsid w:val="00F243C9"/>
    <w:rsid w:val="00F43A10"/>
    <w:rsid w:val="00F43D54"/>
    <w:rsid w:val="00F67ED2"/>
    <w:rsid w:val="00F8147A"/>
    <w:rsid w:val="00F90002"/>
    <w:rsid w:val="00FC1ECA"/>
    <w:rsid w:val="00FC1F64"/>
    <w:rsid w:val="00FD4340"/>
    <w:rsid w:val="00FD5CA0"/>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3040</TotalTime>
  <Pages>27</Pages>
  <Words>9987</Words>
  <Characters>56930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20</cp:revision>
  <dcterms:created xsi:type="dcterms:W3CDTF">2025-02-17T16:58:00Z</dcterms:created>
  <dcterms:modified xsi:type="dcterms:W3CDTF">2025-02-20T17:48:00Z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id="oYKL8Uwx"/&gt;&lt;style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