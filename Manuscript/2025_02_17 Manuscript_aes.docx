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Fule</w:t>
      </w:r>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47093C27"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fremontii)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DC021D">
        <w:rPr>
          <w:rFonts w:ascii="Times New Roman" w:hAnsi="Times New Roman" w:cs="Times New Roman"/>
          <w:sz w:val="24"/>
          <w:szCs w:val="24"/>
        </w:rPr>
        <w:t xml:space="preserve">cottonwood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commentRangeStart w:id="9"/>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w:t>
      </w:r>
      <w:r w:rsidR="00382187">
        <w:rPr>
          <w:rFonts w:ascii="Times New Roman" w:hAnsi="Times New Roman" w:cs="Times New Roman"/>
          <w:sz w:val="24"/>
          <w:szCs w:val="24"/>
        </w:rPr>
        <w:t xml:space="preserve"> event</w:t>
      </w:r>
      <w:r w:rsidR="00FF6467">
        <w:rPr>
          <w:rFonts w:ascii="Times New Roman" w:hAnsi="Times New Roman" w:cs="Times New Roman"/>
          <w:sz w:val="24"/>
          <w:szCs w:val="24"/>
        </w:rPr>
        <w:t xml:space="preserve"> that occurred during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commentRangeEnd w:id="9"/>
      <w:r w:rsidR="00951CAD">
        <w:rPr>
          <w:rStyle w:val="CommentReference"/>
        </w:rPr>
        <w:commentReference w:id="9"/>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Populus fremontii</w:t>
      </w:r>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4" w:author="Abraham E Springer" w:date="2025-02-17T12:19:00Z" w16du:dateUtc="2025-02-17T19:19:00Z">
          <w:pPr>
            <w:pStyle w:val="Heading1"/>
            <w:spacing w:line="240" w:lineRule="auto"/>
          </w:pPr>
        </w:pPrChange>
      </w:pPr>
      <w:bookmarkStart w:id="15" w:name="_Toc187849251"/>
      <w:r w:rsidRPr="00E817FB">
        <w:rPr>
          <w:rFonts w:ascii="Times New Roman" w:hAnsi="Times New Roman" w:cs="Times New Roman"/>
          <w:sz w:val="24"/>
          <w:szCs w:val="24"/>
        </w:rPr>
        <w:t xml:space="preserve">Introduction and </w:t>
      </w:r>
      <w:commentRangeStart w:id="16"/>
      <w:commentRangeStart w:id="17"/>
      <w:r w:rsidRPr="00E817FB">
        <w:rPr>
          <w:rFonts w:ascii="Times New Roman" w:hAnsi="Times New Roman" w:cs="Times New Roman"/>
          <w:sz w:val="24"/>
          <w:szCs w:val="24"/>
        </w:rPr>
        <w:t>Background</w:t>
      </w:r>
      <w:bookmarkEnd w:id="15"/>
      <w:commentRangeEnd w:id="16"/>
      <w:r w:rsidR="00CE6A20" w:rsidRPr="00E817FB">
        <w:rPr>
          <w:rStyle w:val="CommentReference"/>
          <w:rFonts w:ascii="Times New Roman" w:eastAsia="Arial" w:hAnsi="Times New Roman" w:cs="Times New Roman"/>
          <w:color w:val="auto"/>
          <w:sz w:val="24"/>
          <w:szCs w:val="24"/>
        </w:rPr>
        <w:commentReference w:id="16"/>
      </w:r>
      <w:commentRangeEnd w:id="17"/>
      <w:r w:rsidR="00CE6A20" w:rsidRPr="00E817FB">
        <w:rPr>
          <w:rStyle w:val="CommentReference"/>
          <w:rFonts w:ascii="Times New Roman" w:eastAsia="Arial" w:hAnsi="Times New Roman" w:cs="Times New Roman"/>
          <w:color w:val="auto"/>
          <w:sz w:val="24"/>
          <w:szCs w:val="24"/>
        </w:rPr>
        <w:commentReference w:id="17"/>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8"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9"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2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1"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3"/>
      <w:r w:rsidRPr="00E817FB">
        <w:rPr>
          <w:rFonts w:ascii="Times New Roman" w:eastAsia="Times New Roman" w:hAnsi="Times New Roman" w:cs="Times New Roman"/>
          <w:sz w:val="24"/>
          <w:szCs w:val="24"/>
        </w:rPr>
        <w:t xml:space="preserve">Verde </w:t>
      </w:r>
      <w:commentRangeEnd w:id="23"/>
      <w:r w:rsidR="00CE6A20" w:rsidRPr="00E817FB">
        <w:rPr>
          <w:rStyle w:val="CommentReference"/>
          <w:rFonts w:ascii="Times New Roman" w:hAnsi="Times New Roman" w:cs="Times New Roman"/>
          <w:sz w:val="24"/>
          <w:szCs w:val="24"/>
        </w:rPr>
        <w:commentReference w:id="23"/>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4"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5"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6"/>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6"/>
      <w:r w:rsidRPr="00E817FB">
        <w:rPr>
          <w:rStyle w:val="CommentReference"/>
          <w:rFonts w:ascii="Times New Roman" w:hAnsi="Times New Roman" w:cs="Times New Roman"/>
          <w:sz w:val="24"/>
          <w:szCs w:val="24"/>
        </w:rPr>
        <w:commentReference w:id="26"/>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2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Populus fremontii)</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8"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(Populus fremontii</w:t>
      </w:r>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Salix gooddingii</w:t>
      </w:r>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3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1"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2"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44BC9541"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3"/>
      <w:commentRangeStart w:id="34"/>
      <w:r w:rsidRPr="00E817FB">
        <w:rPr>
          <w:rFonts w:ascii="Times New Roman" w:eastAsia="Times New Roman" w:hAnsi="Times New Roman" w:cs="Times New Roman"/>
          <w:sz w:val="24"/>
          <w:szCs w:val="24"/>
        </w:rPr>
        <w:t xml:space="preserve">winter </w:t>
      </w:r>
      <w:commentRangeEnd w:id="33"/>
      <w:r w:rsidRPr="00E817FB">
        <w:rPr>
          <w:rStyle w:val="CommentReference"/>
          <w:rFonts w:ascii="Times New Roman" w:hAnsi="Times New Roman" w:cs="Times New Roman"/>
          <w:sz w:val="24"/>
          <w:szCs w:val="24"/>
        </w:rPr>
        <w:commentReference w:id="33"/>
      </w:r>
      <w:commentRangeEnd w:id="34"/>
      <w:r w:rsidR="007D00BA">
        <w:rPr>
          <w:rStyle w:val="CommentReference"/>
        </w:rPr>
        <w:commentReference w:id="34"/>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w:t>
      </w:r>
      <w:r w:rsidR="009370D1">
        <w:rPr>
          <w:rFonts w:ascii="Times New Roman" w:eastAsia="Times New Roman" w:hAnsi="Times New Roman" w:cs="Times New Roman"/>
          <w:sz w:val="24"/>
          <w:szCs w:val="24"/>
        </w:rPr>
        <w:t>1</w:t>
      </w:r>
      <w:r w:rsidR="0029521D">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 xml:space="preserve">disturbance </w:t>
      </w:r>
      <w:r w:rsidRPr="00E817FB">
        <w:rPr>
          <w:rFonts w:ascii="Times New Roman" w:eastAsia="Times New Roman" w:hAnsi="Times New Roman" w:cs="Times New Roman"/>
          <w:sz w:val="24"/>
          <w:szCs w:val="24"/>
        </w:rPr>
        <w:lastRenderedPageBreak/>
        <w:t>created conditions for Fremont cottonwoods to regenerate via seed and unique opportunity to study their regeneration and survivorship.</w:t>
      </w:r>
    </w:p>
    <w:p w14:paraId="77AA5E25" w14:textId="1694C7DC" w:rsid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4C40981" wp14:editId="66B38070">
            <wp:extent cx="4390696" cy="4678249"/>
            <wp:effectExtent l="0" t="0" r="0" b="8255"/>
            <wp:docPr id="668746133" name="Picture 1" descr="A graph of a graph showing the amount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6133" name="Picture 1" descr="A graph of a graph showing the amount of sn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5212" cy="4715026"/>
                    </a:xfrm>
                    <a:prstGeom prst="rect">
                      <a:avLst/>
                    </a:prstGeom>
                  </pic:spPr>
                </pic:pic>
              </a:graphicData>
            </a:graphic>
          </wp:inline>
        </w:drawing>
      </w:r>
    </w:p>
    <w:p w14:paraId="5318AA1C" w14:textId="11A8970E"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1</w:t>
      </w:r>
      <w:r>
        <w:rPr>
          <w:rFonts w:ascii="Times New Roman" w:eastAsia="Times New Roman" w:hAnsi="Times New Roman" w:cs="Times New Roman"/>
          <w:sz w:val="24"/>
          <w:szCs w:val="24"/>
        </w:rPr>
        <w:t>. 2023</w:t>
      </w:r>
      <w:r w:rsidR="00951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Verde River </w:t>
      </w:r>
      <w:commentRangeStart w:id="35"/>
      <w:r>
        <w:rPr>
          <w:rFonts w:ascii="Times New Roman" w:eastAsia="Times New Roman" w:hAnsi="Times New Roman" w:cs="Times New Roman"/>
          <w:sz w:val="24"/>
          <w:szCs w:val="24"/>
        </w:rPr>
        <w:t>Hydrology</w:t>
      </w:r>
      <w:commentRangeEnd w:id="35"/>
      <w:r w:rsidR="00951CAD">
        <w:rPr>
          <w:rStyle w:val="CommentReference"/>
        </w:rPr>
        <w:commentReference w:id="35"/>
      </w:r>
      <w:r>
        <w:rPr>
          <w:rFonts w:ascii="Times New Roman" w:eastAsia="Times New Roman" w:hAnsi="Times New Roman" w:cs="Times New Roman"/>
          <w:sz w:val="24"/>
          <w:szCs w:val="24"/>
        </w:rPr>
        <w:t xml:space="preserve">. </w:t>
      </w:r>
      <w:commentRangeStart w:id="36"/>
      <w:r>
        <w:rPr>
          <w:rFonts w:ascii="Times New Roman" w:eastAsia="Times New Roman" w:hAnsi="Times New Roman" w:cs="Times New Roman"/>
          <w:sz w:val="24"/>
          <w:szCs w:val="24"/>
        </w:rPr>
        <w:t>Peak snowmelt occurred in mid-March and almost reached 1000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 Flows then declined to the summer and fall low flow period where baseflows can drop below 1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w:t>
      </w:r>
      <w:commentRangeEnd w:id="36"/>
      <w:r w:rsidR="00951CAD">
        <w:rPr>
          <w:rStyle w:val="CommentReference"/>
        </w:rPr>
        <w:commentReference w:id="36"/>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3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8"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9"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lastRenderedPageBreak/>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0"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41"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42" w:author="Abraham E Springer" w:date="2025-02-17T12:19:00Z" w16du:dateUtc="2025-02-17T19:19:00Z">
          <w:pPr>
            <w:pStyle w:val="Heading2"/>
          </w:pPr>
        </w:pPrChange>
      </w:pPr>
      <w:commentRangeStart w:id="43"/>
      <w:commentRangeStart w:id="44"/>
      <w:r w:rsidRPr="00E817FB">
        <w:rPr>
          <w:rFonts w:ascii="Times New Roman" w:hAnsi="Times New Roman" w:cs="Times New Roman"/>
          <w:sz w:val="24"/>
          <w:szCs w:val="24"/>
        </w:rPr>
        <w:t>Methods</w:t>
      </w:r>
      <w:commentRangeEnd w:id="43"/>
      <w:r w:rsidR="00640FF1" w:rsidRPr="00E817FB">
        <w:rPr>
          <w:rStyle w:val="CommentReference"/>
          <w:rFonts w:ascii="Times New Roman" w:eastAsia="Arial" w:hAnsi="Times New Roman" w:cs="Times New Roman"/>
          <w:color w:val="auto"/>
          <w:sz w:val="24"/>
          <w:szCs w:val="24"/>
        </w:rPr>
        <w:commentReference w:id="43"/>
      </w:r>
      <w:commentRangeEnd w:id="44"/>
      <w:r w:rsidR="00640FF1" w:rsidRPr="00E817FB">
        <w:rPr>
          <w:rStyle w:val="CommentReference"/>
          <w:rFonts w:ascii="Times New Roman" w:eastAsia="Arial" w:hAnsi="Times New Roman" w:cs="Times New Roman"/>
          <w:color w:val="auto"/>
          <w:sz w:val="24"/>
          <w:szCs w:val="24"/>
        </w:rPr>
        <w:commentReference w:id="44"/>
      </w:r>
    </w:p>
    <w:p w14:paraId="595DCB8B" w14:textId="5E37BDA5" w:rsidR="009954F4" w:rsidRPr="00E817FB" w:rsidRDefault="0030203B">
      <w:pPr>
        <w:pStyle w:val="Heading3"/>
        <w:spacing w:line="480" w:lineRule="auto"/>
        <w:rPr>
          <w:rFonts w:ascii="Times New Roman" w:hAnsi="Times New Roman" w:cs="Times New Roman"/>
          <w:sz w:val="24"/>
          <w:szCs w:val="24"/>
        </w:rPr>
        <w:pPrChange w:id="45" w:author="Abraham E Springer" w:date="2025-02-17T12:19:00Z" w16du:dateUtc="2025-02-17T19:19:00Z">
          <w:pPr>
            <w:pStyle w:val="Heading3"/>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pPr>
        <w:spacing w:line="480" w:lineRule="auto"/>
        <w:rPr>
          <w:rFonts w:ascii="Times New Roman" w:hAnsi="Times New Roman" w:cs="Times New Roman"/>
          <w:sz w:val="24"/>
          <w:szCs w:val="24"/>
        </w:rPr>
        <w:pPrChange w:id="46" w:author="Abraham E Springer" w:date="2025-02-17T12:19:00Z" w16du:dateUtc="2025-02-17T19:19:00Z">
          <w:pPr/>
        </w:pPrChange>
      </w:pP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4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48"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49"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50"/>
      <w:commentRangeStart w:id="51"/>
      <w:commentRangeStart w:id="52"/>
      <w:commentRangeStart w:id="53"/>
      <w:r w:rsidRPr="00E817FB">
        <w:rPr>
          <w:rFonts w:ascii="Times New Roman" w:eastAsia="Times New Roman" w:hAnsi="Times New Roman" w:cs="Times New Roman"/>
          <w:sz w:val="24"/>
          <w:szCs w:val="24"/>
        </w:rPr>
        <w:t>hydrology</w:t>
      </w:r>
      <w:commentRangeEnd w:id="50"/>
      <w:r w:rsidR="00CE6A20" w:rsidRPr="00E817FB">
        <w:rPr>
          <w:rStyle w:val="CommentReference"/>
          <w:rFonts w:ascii="Times New Roman" w:hAnsi="Times New Roman" w:cs="Times New Roman"/>
          <w:sz w:val="24"/>
          <w:szCs w:val="24"/>
        </w:rPr>
        <w:commentReference w:id="50"/>
      </w:r>
      <w:commentRangeEnd w:id="51"/>
      <w:r w:rsidR="00CE6A20" w:rsidRPr="00E817FB">
        <w:rPr>
          <w:rStyle w:val="CommentReference"/>
          <w:rFonts w:ascii="Times New Roman" w:hAnsi="Times New Roman" w:cs="Times New Roman"/>
          <w:sz w:val="24"/>
          <w:szCs w:val="24"/>
        </w:rPr>
        <w:commentReference w:id="51"/>
      </w:r>
      <w:commentRangeEnd w:id="52"/>
      <w:r w:rsidR="00640FF1" w:rsidRPr="00E817FB">
        <w:rPr>
          <w:rStyle w:val="CommentReference"/>
          <w:rFonts w:ascii="Times New Roman" w:hAnsi="Times New Roman" w:cs="Times New Roman"/>
          <w:sz w:val="24"/>
          <w:szCs w:val="24"/>
        </w:rPr>
        <w:commentReference w:id="52"/>
      </w:r>
      <w:commentRangeEnd w:id="53"/>
      <w:r w:rsidR="007D00BA">
        <w:rPr>
          <w:rStyle w:val="CommentReference"/>
        </w:rPr>
        <w:commentReference w:id="53"/>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4"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E4ED863" w14:textId="79E43E9F" w:rsidR="00554611" w:rsidRPr="00E817FB" w:rsidRDefault="00554611">
      <w:pPr>
        <w:spacing w:line="480" w:lineRule="auto"/>
        <w:ind w:firstLine="360"/>
        <w:jc w:val="center"/>
        <w:rPr>
          <w:rFonts w:ascii="Times New Roman" w:eastAsia="Times New Roman" w:hAnsi="Times New Roman" w:cs="Times New Roman"/>
          <w:sz w:val="24"/>
          <w:szCs w:val="24"/>
        </w:rPr>
        <w:pPrChange w:id="55" w:author="Abraham E Springer" w:date="2025-02-17T12:19:00Z" w16du:dateUtc="2025-02-17T19:19:00Z">
          <w:pPr>
            <w:spacing w:line="240" w:lineRule="auto"/>
            <w:ind w:firstLine="360"/>
            <w:jc w:val="center"/>
          </w:pPr>
        </w:pPrChange>
      </w:pPr>
      <w:r w:rsidRPr="00E817FB">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2.</w:t>
      </w:r>
      <w:r w:rsidRPr="00E817FB">
        <w:rPr>
          <w:rFonts w:ascii="Times New Roman" w:eastAsia="Times New Roman" w:hAnsi="Times New Roman" w:cs="Times New Roman"/>
          <w:sz w:val="24"/>
          <w:szCs w:val="24"/>
        </w:rPr>
        <w:t xml:space="preserve"> Map of study sites</w:t>
      </w:r>
    </w:p>
    <w:p w14:paraId="4A3D51FB" w14:textId="77777777" w:rsidR="00554611" w:rsidRPr="00E817FB" w:rsidRDefault="00554611">
      <w:pPr>
        <w:spacing w:line="480" w:lineRule="auto"/>
        <w:ind w:firstLine="360"/>
        <w:jc w:val="center"/>
        <w:rPr>
          <w:rFonts w:ascii="Times New Roman" w:eastAsia="Times New Roman" w:hAnsi="Times New Roman" w:cs="Times New Roman"/>
          <w:sz w:val="24"/>
          <w:szCs w:val="24"/>
        </w:rPr>
        <w:pPrChange w:id="56" w:author="Abraham E Springer" w:date="2025-02-17T12:19:00Z" w16du:dateUtc="2025-02-17T19:19:00Z">
          <w:pPr>
            <w:spacing w:line="240" w:lineRule="auto"/>
            <w:ind w:firstLine="360"/>
            <w:jc w:val="center"/>
          </w:pPr>
        </w:pPrChange>
      </w:pPr>
    </w:p>
    <w:p w14:paraId="665BE053" w14:textId="77777777" w:rsidR="009A0005" w:rsidRPr="00E817FB" w:rsidRDefault="009A0005">
      <w:pPr>
        <w:spacing w:line="480" w:lineRule="auto"/>
        <w:ind w:left="360"/>
        <w:rPr>
          <w:rFonts w:ascii="Times New Roman" w:hAnsi="Times New Roman" w:cs="Times New Roman"/>
          <w:sz w:val="24"/>
          <w:szCs w:val="24"/>
        </w:rPr>
        <w:pPrChange w:id="57" w:author="Abraham E Springer" w:date="2025-02-17T12:19:00Z" w16du:dateUtc="2025-02-17T19:19:00Z">
          <w:pPr>
            <w:spacing w:line="240" w:lineRule="auto"/>
            <w:ind w:left="360"/>
          </w:pPr>
        </w:pPrChange>
      </w:pPr>
    </w:p>
    <w:p w14:paraId="6C023FA9" w14:textId="77777777" w:rsidR="009A0005" w:rsidRPr="00E817FB" w:rsidRDefault="009A0005">
      <w:pPr>
        <w:spacing w:line="480" w:lineRule="auto"/>
        <w:ind w:left="360"/>
        <w:rPr>
          <w:rFonts w:ascii="Times New Roman" w:hAnsi="Times New Roman" w:cs="Times New Roman"/>
          <w:sz w:val="24"/>
          <w:szCs w:val="24"/>
          <w:lang w:val="en-US"/>
        </w:rPr>
        <w:pPrChange w:id="58" w:author="Abraham E Springer" w:date="2025-02-17T12:19:00Z" w16du:dateUtc="2025-02-17T19:19:00Z">
          <w:pPr>
            <w:ind w:left="360"/>
          </w:pPr>
        </w:pPrChange>
      </w:pPr>
    </w:p>
    <w:p w14:paraId="5A96C5BE" w14:textId="2AF9AE23" w:rsidR="009954F4" w:rsidRPr="00E817FB" w:rsidRDefault="009954F4">
      <w:pPr>
        <w:pStyle w:val="Heading3"/>
        <w:spacing w:line="480" w:lineRule="auto"/>
        <w:rPr>
          <w:rFonts w:ascii="Times New Roman" w:hAnsi="Times New Roman" w:cs="Times New Roman"/>
          <w:sz w:val="24"/>
          <w:szCs w:val="24"/>
        </w:rPr>
        <w:pPrChange w:id="59"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60"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6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62"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3"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6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65"/>
      <w:r w:rsidRPr="00E817FB">
        <w:rPr>
          <w:rFonts w:ascii="Times New Roman" w:eastAsia="Times New Roman" w:hAnsi="Times New Roman" w:cs="Times New Roman"/>
          <w:sz w:val="24"/>
          <w:szCs w:val="24"/>
        </w:rPr>
        <w:t>plot</w:t>
      </w:r>
      <w:commentRangeEnd w:id="65"/>
      <w:r w:rsidR="00B96AB8">
        <w:rPr>
          <w:rFonts w:ascii="Times New Roman" w:eastAsia="Times New Roman" w:hAnsi="Times New Roman" w:cs="Times New Roman"/>
          <w:sz w:val="24"/>
          <w:szCs w:val="24"/>
        </w:rPr>
        <w:t xml:space="preserve"> at an accuracy of </w:t>
      </w:r>
      <w:r w:rsidR="00C00DA9">
        <w:rPr>
          <w:rStyle w:val="CommentReference"/>
        </w:rPr>
        <w:commentReference w:id="65"/>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6"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7"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68" w:author="Quentin R McCalla" w:date="2024-10-29T10:31:00Z" w16du:dateUtc="2024-10-29T17:31:00Z"/>
          <w:rFonts w:ascii="Times New Roman" w:eastAsia="Times New Roman" w:hAnsi="Times New Roman" w:cs="Times New Roman"/>
          <w:sz w:val="24"/>
          <w:szCs w:val="24"/>
        </w:rPr>
        <w:pPrChange w:id="6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70"/>
      <w:r w:rsidRPr="00E817FB">
        <w:rPr>
          <w:rFonts w:ascii="Times New Roman" w:eastAsia="Times New Roman" w:hAnsi="Times New Roman" w:cs="Times New Roman"/>
          <w:sz w:val="24"/>
          <w:szCs w:val="24"/>
        </w:rPr>
        <w:t xml:space="preserve">Blanquet </w:t>
      </w:r>
      <w:commentRangeEnd w:id="70"/>
      <w:r w:rsidRPr="00E817FB">
        <w:rPr>
          <w:rStyle w:val="CommentReference"/>
          <w:rFonts w:ascii="Times New Roman" w:hAnsi="Times New Roman" w:cs="Times New Roman"/>
          <w:sz w:val="24"/>
          <w:szCs w:val="24"/>
        </w:rPr>
        <w:commentReference w:id="70"/>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71" w:name="_Hlk185250511"/>
    </w:p>
    <w:bookmarkEnd w:id="71"/>
    <w:p w14:paraId="5D33EAD2" w14:textId="77777777" w:rsidR="00140FC2" w:rsidRPr="00E817FB" w:rsidRDefault="00140FC2">
      <w:pPr>
        <w:spacing w:line="480" w:lineRule="auto"/>
        <w:rPr>
          <w:rFonts w:ascii="Times New Roman" w:hAnsi="Times New Roman" w:cs="Times New Roman"/>
          <w:sz w:val="24"/>
          <w:szCs w:val="24"/>
          <w:lang w:val="en-US"/>
        </w:rPr>
        <w:pPrChange w:id="72"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3"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74"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 xml:space="preserve">placed in a </w:t>
      </w:r>
      <w:r w:rsidR="00C00DA9">
        <w:rPr>
          <w:rFonts w:ascii="Times New Roman" w:hAnsi="Times New Roman" w:cs="Times New Roman"/>
          <w:sz w:val="24"/>
          <w:szCs w:val="24"/>
          <w:lang w:val="en-US"/>
        </w:rPr>
        <w:lastRenderedPageBreak/>
        <w:t>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75"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76"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78" w:author="Abraham E Springer" w:date="2025-02-17T12:19:00Z" w16du:dateUtc="2025-02-17T19:19:00Z">
          <w:pPr>
            <w:spacing w:line="240" w:lineRule="auto"/>
          </w:pPr>
        </w:pPrChange>
      </w:pPr>
      <m:oMathPara>
        <m:oMath>
          <m:r>
            <w:ins w:id="79" w:author="Quentin R McCalla" w:date="2024-10-29T10:31:00Z" w16du:dateUtc="2024-10-29T17:31:00Z">
              <w:rPr>
                <w:rFonts w:ascii="Cambria Math" w:eastAsia="Times New Roman" w:hAnsi="Cambria Math" w:cs="Times New Roman"/>
                <w:sz w:val="24"/>
                <w:szCs w:val="24"/>
              </w:rPr>
              <m:t>HDR=</m:t>
            </w:ins>
          </m:r>
          <m:f>
            <m:fPr>
              <m:ctrlPr>
                <w:ins w:id="80" w:author="Quentin R McCalla" w:date="2024-10-29T10:32:00Z" w16du:dateUtc="2024-10-29T17:32:00Z">
                  <w:rPr>
                    <w:rFonts w:ascii="Cambria Math" w:eastAsia="Times New Roman" w:hAnsi="Cambria Math" w:cs="Times New Roman"/>
                    <w:i/>
                    <w:sz w:val="24"/>
                    <w:szCs w:val="24"/>
                  </w:rPr>
                </w:ins>
              </m:ctrlPr>
            </m:fPr>
            <m:num>
              <m:r>
                <w:ins w:id="81" w:author="Quentin R McCalla" w:date="2024-10-29T10:33:00Z" w16du:dateUtc="2024-10-29T17:33:00Z">
                  <w:rPr>
                    <w:rFonts w:ascii="Cambria Math" w:eastAsia="Times New Roman" w:hAnsi="Cambria Math" w:cs="Times New Roman"/>
                    <w:sz w:val="24"/>
                    <w:szCs w:val="24"/>
                  </w:rPr>
                  <m:t>Height (cm)</m:t>
                </w:ins>
              </m:r>
            </m:num>
            <m:den>
              <m:r>
                <w:ins w:id="82"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83"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84"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85"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86"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8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88" w:author="Abraham E Springer" w:date="2025-02-17T12:19:00Z" w16du:dateUtc="2025-02-17T19:19:00Z">
          <w:pPr>
            <w:pStyle w:val="Heading3"/>
          </w:pPr>
        </w:pPrChange>
      </w:pPr>
      <w:r w:rsidRPr="00E817FB">
        <w:rPr>
          <w:rFonts w:ascii="Times New Roman" w:hAnsi="Times New Roman" w:cs="Times New Roman"/>
          <w:sz w:val="24"/>
          <w:szCs w:val="24"/>
        </w:rPr>
        <w:lastRenderedPageBreak/>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8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90"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9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Cybis CooRecorder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92"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93"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325BAF78" w:rsidR="00794EE5" w:rsidRPr="00E817FB" w:rsidRDefault="00721FD3">
      <w:pPr>
        <w:spacing w:line="480" w:lineRule="auto"/>
        <w:ind w:firstLine="720"/>
        <w:rPr>
          <w:rFonts w:ascii="Times New Roman" w:eastAsia="Times New Roman" w:hAnsi="Times New Roman" w:cs="Times New Roman"/>
          <w:sz w:val="24"/>
          <w:szCs w:val="24"/>
        </w:rPr>
        <w:pPrChange w:id="9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Dated and scanned cores are saved as a .RWL file and uploaded into Cdendro</w:t>
      </w:r>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dplR package </w:t>
      </w:r>
      <w:r w:rsidR="00794EE5" w:rsidRPr="00E817FB">
        <w:rPr>
          <w:rFonts w:ascii="Times New Roman" w:eastAsia="Times New Roman" w:hAnsi="Times New Roman" w:cs="Times New Roman"/>
          <w:sz w:val="24"/>
          <w:szCs w:val="24"/>
        </w:rPr>
        <w:lastRenderedPageBreak/>
        <w:t xml:space="preserve">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578EAC75" w14:textId="683B7502" w:rsidR="008C4730" w:rsidRPr="00E817FB" w:rsidRDefault="008C4730">
      <w:pPr>
        <w:spacing w:line="480" w:lineRule="auto"/>
        <w:rPr>
          <w:rFonts w:ascii="Times New Roman" w:eastAsia="Times New Roman" w:hAnsi="Times New Roman" w:cs="Times New Roman"/>
          <w:sz w:val="24"/>
          <w:szCs w:val="24"/>
        </w:rPr>
        <w:pPrChange w:id="95"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9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97"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98" w:author="Abraham E Springer" w:date="2025-02-17T12:19:00Z" w16du:dateUtc="2025-02-17T19:19:00Z">
          <w:pPr>
            <w:spacing w:line="240" w:lineRule="auto"/>
          </w:pPr>
        </w:pPrChange>
      </w:pPr>
      <w:commentRangeStart w:id="99"/>
      <w:r w:rsidRPr="00E817FB">
        <w:rPr>
          <w:rFonts w:ascii="Times New Roman" w:eastAsia="Times New Roman" w:hAnsi="Times New Roman" w:cs="Times New Roman"/>
          <w:sz w:val="24"/>
          <w:szCs w:val="24"/>
        </w:rPr>
        <w:t>Response Function Analysis</w:t>
      </w:r>
      <w:commentRangeEnd w:id="99"/>
      <w:r w:rsidRPr="00E817FB">
        <w:rPr>
          <w:rStyle w:val="CommentReference"/>
          <w:rFonts w:ascii="Times New Roman" w:hAnsi="Times New Roman" w:cs="Times New Roman"/>
          <w:sz w:val="24"/>
          <w:szCs w:val="24"/>
        </w:rPr>
        <w:commentReference w:id="99"/>
      </w:r>
    </w:p>
    <w:p w14:paraId="27EB1CF6" w14:textId="778E221F" w:rsidR="00721FD3" w:rsidRPr="00E817FB" w:rsidRDefault="008C4730">
      <w:pPr>
        <w:spacing w:line="480" w:lineRule="auto"/>
        <w:ind w:firstLine="360"/>
        <w:rPr>
          <w:rFonts w:ascii="Times New Roman" w:eastAsia="Times New Roman" w:hAnsi="Times New Roman" w:cs="Times New Roman"/>
          <w:sz w:val="24"/>
          <w:szCs w:val="24"/>
        </w:rPr>
        <w:pPrChange w:id="10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101"/>
      <w:r w:rsidRPr="00E817FB">
        <w:rPr>
          <w:rFonts w:ascii="Times New Roman" w:eastAsia="Times New Roman" w:hAnsi="Times New Roman" w:cs="Times New Roman"/>
          <w:sz w:val="24"/>
          <w:szCs w:val="24"/>
        </w:rPr>
        <w:t xml:space="preserve">Treeclim </w:t>
      </w:r>
      <w:commentRangeEnd w:id="101"/>
      <w:r w:rsidRPr="00E817FB">
        <w:rPr>
          <w:rStyle w:val="CommentReference"/>
          <w:rFonts w:ascii="Times New Roman" w:hAnsi="Times New Roman" w:cs="Times New Roman"/>
          <w:sz w:val="24"/>
          <w:szCs w:val="24"/>
        </w:rPr>
        <w:commentReference w:id="101"/>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DA2E5A">
        <w:rPr>
          <w:rFonts w:ascii="Times New Roman" w:eastAsia="Times New Roman" w:hAnsi="Times New Roman" w:cs="Times New Roman"/>
          <w:sz w:val="24"/>
          <w:szCs w:val="24"/>
        </w:rPr>
        <w:t xml:space="preserve"> </w:t>
      </w:r>
      <w:r w:rsidR="00DA2E5A">
        <w:rPr>
          <w:rFonts w:ascii="Times New Roman" w:eastAsia="Times New Roman" w:hAnsi="Times New Roman" w:cs="Times New Roman"/>
          <w:sz w:val="24"/>
          <w:szCs w:val="24"/>
        </w:rPr>
        <w:fldChar w:fldCharType="begin"/>
      </w:r>
      <w:r w:rsidR="00DA2E5A">
        <w:rPr>
          <w:rFonts w:ascii="Times New Roman" w:eastAsia="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00DA2E5A">
        <w:rPr>
          <w:rFonts w:ascii="Times New Roman" w:eastAsia="Times New Roman" w:hAnsi="Times New Roman" w:cs="Times New Roman"/>
          <w:sz w:val="24"/>
          <w:szCs w:val="24"/>
        </w:rPr>
        <w:fldChar w:fldCharType="separate"/>
      </w:r>
      <w:r w:rsidR="00DA2E5A" w:rsidRPr="00DA2E5A">
        <w:rPr>
          <w:rFonts w:ascii="Times New Roman" w:hAnsi="Times New Roman" w:cs="Times New Roman"/>
          <w:sz w:val="24"/>
        </w:rPr>
        <w:t>(Meko et al., 2011)</w:t>
      </w:r>
      <w:r w:rsidR="00DA2E5A">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w:t>
      </w:r>
      <w:r w:rsidR="00BE6769" w:rsidRPr="00E817FB">
        <w:rPr>
          <w:rFonts w:ascii="Times New Roman" w:eastAsia="Times New Roman" w:hAnsi="Times New Roman" w:cs="Times New Roman"/>
          <w:sz w:val="24"/>
          <w:szCs w:val="24"/>
        </w:rPr>
        <w:t xml:space="preserve"> An exact bootstrapping method </w:t>
      </w:r>
      <w:r w:rsidR="00DA2E5A">
        <w:rPr>
          <w:rFonts w:ascii="Times New Roman" w:eastAsia="Times New Roman" w:hAnsi="Times New Roman" w:cs="Times New Roman"/>
          <w:sz w:val="24"/>
          <w:szCs w:val="24"/>
        </w:rPr>
        <w:t>tests for significance but does not produce specific p-values, just whether the relationship is significant.</w:t>
      </w:r>
      <w:r w:rsidR="00BE6769"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response function </w:t>
      </w:r>
      <w:r w:rsidRPr="00E817FB">
        <w:rPr>
          <w:rFonts w:ascii="Times New Roman" w:eastAsia="Times New Roman" w:hAnsi="Times New Roman" w:cs="Times New Roman"/>
          <w:sz w:val="24"/>
          <w:szCs w:val="24"/>
        </w:rPr>
        <w:lastRenderedPageBreak/>
        <w:t>analysis was used for water year (September-October) was used to test against the annual growth.</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2"/>
        <w:spacing w:line="480" w:lineRule="auto"/>
        <w:rPr>
          <w:rFonts w:ascii="Times New Roman" w:hAnsi="Times New Roman" w:cs="Times New Roman"/>
          <w:sz w:val="24"/>
          <w:szCs w:val="24"/>
        </w:rPr>
        <w:pPrChange w:id="102" w:author="Abraham E Springer" w:date="2025-02-17T12:19:00Z" w16du:dateUtc="2025-02-17T19:19:00Z">
          <w:pPr>
            <w:pStyle w:val="Heading2"/>
          </w:pPr>
        </w:pPrChange>
      </w:pPr>
      <w:r w:rsidRPr="00E817FB">
        <w:rPr>
          <w:rFonts w:ascii="Times New Roman" w:hAnsi="Times New Roman" w:cs="Times New Roman"/>
          <w:sz w:val="24"/>
          <w:szCs w:val="24"/>
        </w:rPr>
        <w:t>Results</w:t>
      </w:r>
    </w:p>
    <w:p w14:paraId="2054BE43" w14:textId="2C4136B2" w:rsidR="00DD6FD8" w:rsidRPr="00E817FB" w:rsidRDefault="001E78B7">
      <w:pPr>
        <w:spacing w:line="480" w:lineRule="auto"/>
        <w:rPr>
          <w:rFonts w:ascii="Times New Roman" w:hAnsi="Times New Roman" w:cs="Times New Roman"/>
          <w:sz w:val="24"/>
          <w:szCs w:val="24"/>
        </w:rPr>
        <w:pPrChange w:id="103"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04"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05" w:author="Abraham E Springer" w:date="2025-02-17T12:19:00Z" w16du:dateUtc="2025-02-17T19:19:00Z">
          <w:pPr>
            <w:ind w:left="1080"/>
          </w:pPr>
        </w:pPrChange>
      </w:pPr>
    </w:p>
    <w:p w14:paraId="71D2BD42" w14:textId="66CDFDB8" w:rsidR="00916537" w:rsidRDefault="00916537"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78B5D8E" wp14:editId="5794D1DD">
            <wp:extent cx="3035435" cy="3003331"/>
            <wp:effectExtent l="0" t="0" r="0" b="6985"/>
            <wp:docPr id="1544845408" name="Picture 5"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5408" name="Picture 5" descr="A graph with a line and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6362" cy="3014142"/>
                    </a:xfrm>
                    <a:prstGeom prst="rect">
                      <a:avLst/>
                    </a:prstGeom>
                  </pic:spPr>
                </pic:pic>
              </a:graphicData>
            </a:graphic>
          </wp:inline>
        </w:drawing>
      </w:r>
    </w:p>
    <w:p w14:paraId="0F318361" w14:textId="3AF6CDC5"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9370D1">
        <w:rPr>
          <w:rFonts w:ascii="Times New Roman" w:hAnsi="Times New Roman" w:cs="Times New Roman"/>
          <w:sz w:val="24"/>
          <w:szCs w:val="24"/>
        </w:rPr>
        <w:t>5</w:t>
      </w:r>
      <w:r>
        <w:rPr>
          <w:rFonts w:ascii="Times New Roman" w:hAnsi="Times New Roman" w:cs="Times New Roman"/>
          <w:sz w:val="24"/>
          <w:szCs w:val="24"/>
        </w:rPr>
        <w:t>. Mean site seedling densities across the three visits.</w:t>
      </w:r>
    </w:p>
    <w:p w14:paraId="3F9EC36C" w14:textId="13598DA4" w:rsidR="0029180D" w:rsidRPr="00E817FB" w:rsidRDefault="0029180D">
      <w:pPr>
        <w:spacing w:line="480" w:lineRule="auto"/>
        <w:ind w:firstLine="720"/>
        <w:rPr>
          <w:rFonts w:ascii="Times New Roman" w:hAnsi="Times New Roman" w:cs="Times New Roman"/>
          <w:sz w:val="24"/>
          <w:szCs w:val="24"/>
        </w:rPr>
        <w:pPrChange w:id="106" w:author="Abraham E Springer" w:date="2025-02-17T12:19:00Z" w16du:dateUtc="2025-02-17T19:19:00Z">
          <w:pPr>
            <w:ind w:firstLine="720"/>
          </w:pPr>
        </w:pPrChange>
      </w:pPr>
      <w:r w:rsidRPr="00E817FB">
        <w:rPr>
          <w:rFonts w:ascii="Times New Roman" w:hAnsi="Times New Roman" w:cs="Times New Roman"/>
          <w:sz w:val="24"/>
          <w:szCs w:val="24"/>
        </w:rPr>
        <w:t xml:space="preserve"> At BRAP, four plots had increases in density between all three visits. One plot stayed constant across visits and the remaining </w:t>
      </w:r>
      <w:r w:rsidR="0029521D">
        <w:rPr>
          <w:rFonts w:ascii="Times New Roman" w:hAnsi="Times New Roman" w:cs="Times New Roman"/>
          <w:sz w:val="24"/>
          <w:szCs w:val="24"/>
        </w:rPr>
        <w:t>five</w:t>
      </w:r>
      <w:r w:rsidR="007C52EB">
        <w:rPr>
          <w:rFonts w:ascii="Times New Roman" w:hAnsi="Times New Roman" w:cs="Times New Roman"/>
          <w:sz w:val="24"/>
          <w:szCs w:val="24"/>
        </w:rPr>
        <w:t xml:space="preserve"> </w:t>
      </w:r>
      <w:r w:rsidRPr="00E817FB">
        <w:rPr>
          <w:rFonts w:ascii="Times New Roman" w:hAnsi="Times New Roman" w:cs="Times New Roman"/>
          <w:sz w:val="24"/>
          <w:szCs w:val="24"/>
        </w:rPr>
        <w:t xml:space="preserve">plots decreased between each visit. 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r w:rsidR="007C52EB">
        <w:rPr>
          <w:rFonts w:ascii="Times New Roman" w:hAnsi="Times New Roman" w:cs="Times New Roman"/>
          <w:sz w:val="24"/>
          <w:szCs w:val="24"/>
        </w:rPr>
        <w:t>T</w:t>
      </w:r>
      <w:r w:rsidRPr="00E817FB">
        <w:rPr>
          <w:rFonts w:ascii="Times New Roman" w:hAnsi="Times New Roman" w:cs="Times New Roman"/>
          <w:sz w:val="24"/>
          <w:szCs w:val="24"/>
        </w:rPr>
        <w:t xml:space="preserve">he remaining </w:t>
      </w:r>
      <w:r w:rsidR="0029521D">
        <w:rPr>
          <w:rFonts w:ascii="Times New Roman" w:hAnsi="Times New Roman" w:cs="Times New Roman"/>
          <w:sz w:val="24"/>
          <w:szCs w:val="24"/>
        </w:rPr>
        <w:t>nine</w:t>
      </w:r>
      <w:ins w:id="107" w:author="Abraham E Springer" w:date="2025-02-17T12:47:00Z" w16du:dateUtc="2025-02-17T19:47:00Z">
        <w:r w:rsidR="007C52EB">
          <w:rPr>
            <w:rFonts w:ascii="Times New Roman" w:hAnsi="Times New Roman" w:cs="Times New Roman"/>
            <w:sz w:val="24"/>
            <w:szCs w:val="24"/>
          </w:rPr>
          <w:t xml:space="preserve"> </w:t>
        </w:r>
      </w:ins>
      <w:r w:rsidRPr="00E817FB">
        <w:rPr>
          <w:rFonts w:ascii="Times New Roman" w:hAnsi="Times New Roman" w:cs="Times New Roman"/>
          <w:sz w:val="24"/>
          <w:szCs w:val="24"/>
        </w:rPr>
        <w:t>plots decreased in density.</w:t>
      </w:r>
      <w:r w:rsidR="001E78B7" w:rsidRPr="00E817FB">
        <w:rPr>
          <w:rFonts w:ascii="Times New Roman" w:hAnsi="Times New Roman" w:cs="Times New Roman"/>
          <w:sz w:val="24"/>
          <w:szCs w:val="24"/>
        </w:rPr>
        <w:t xml:space="preserve"> However, densities were higher at Childs</w:t>
      </w:r>
      <w:r w:rsidR="007C52EB">
        <w:rPr>
          <w:rFonts w:ascii="Times New Roman" w:hAnsi="Times New Roman" w:cs="Times New Roman"/>
          <w:sz w:val="24"/>
          <w:szCs w:val="24"/>
        </w:rPr>
        <w:t xml:space="preserve"> that at BRAP.</w:t>
      </w:r>
      <w:r w:rsidR="004D0238">
        <w:rPr>
          <w:rFonts w:ascii="Times New Roman" w:hAnsi="Times New Roman" w:cs="Times New Roman"/>
          <w:sz w:val="24"/>
          <w:szCs w:val="24"/>
        </w:rPr>
        <w:t xml:space="preserve"> Both sites ended up having similar seedling densities despite plots at Childs being twice as dense up until the final visit.</w:t>
      </w:r>
    </w:p>
    <w:p w14:paraId="4DE7DB5D" w14:textId="48BBE505" w:rsidR="00DD6FD8" w:rsidRPr="00E817FB" w:rsidRDefault="00DD6FD8">
      <w:pPr>
        <w:spacing w:line="480" w:lineRule="auto"/>
        <w:rPr>
          <w:rFonts w:ascii="Times New Roman" w:hAnsi="Times New Roman" w:cs="Times New Roman"/>
          <w:sz w:val="24"/>
          <w:szCs w:val="24"/>
        </w:rPr>
        <w:pPrChange w:id="108"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10917617"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At the plot level, mean height and diameters of seedlings increased between all 3 visits. At BRAP, mean HDR values increased between all three visits at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076F11C0" w:rsidR="00601AC2" w:rsidRPr="0029521D"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At BRAP, seven out of 9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change 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.001).</w:t>
      </w:r>
    </w:p>
    <w:p w14:paraId="4B236208" w14:textId="4D9EE2A3" w:rsidR="00914619" w:rsidRPr="00E817FB" w:rsidRDefault="00914619">
      <w:pPr>
        <w:spacing w:line="480" w:lineRule="auto"/>
        <w:jc w:val="center"/>
        <w:rPr>
          <w:rFonts w:ascii="Times New Roman" w:hAnsi="Times New Roman" w:cs="Times New Roman"/>
          <w:sz w:val="24"/>
          <w:szCs w:val="24"/>
        </w:rPr>
        <w:pPrChange w:id="109" w:author="Abraham E Springer" w:date="2025-02-17T12:19:00Z" w16du:dateUtc="2025-02-17T19:19:00Z">
          <w:pPr>
            <w:jc w:val="center"/>
          </w:pPr>
        </w:pPrChange>
      </w:pPr>
      <w:r w:rsidRPr="00E817FB">
        <w:rPr>
          <w:rFonts w:ascii="Times New Roman" w:hAnsi="Times New Roman" w:cs="Times New Roman"/>
          <w:noProof/>
          <w:sz w:val="24"/>
          <w:szCs w:val="24"/>
        </w:rPr>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5"/>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10"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6"/>
                    <a:stretch>
                      <a:fillRect/>
                    </a:stretch>
                  </pic:blipFill>
                  <pic:spPr>
                    <a:xfrm>
                      <a:off x="0" y="0"/>
                      <a:ext cx="4189856" cy="1983467"/>
                    </a:xfrm>
                    <a:prstGeom prst="rect">
                      <a:avLst/>
                    </a:prstGeom>
                  </pic:spPr>
                </pic:pic>
              </a:graphicData>
            </a:graphic>
          </wp:inline>
        </w:drawing>
      </w:r>
      <w:ins w:id="111"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12" w:author="Abraham E Springer" w:date="2025-02-17T12:19:00Z" w16du:dateUtc="2025-02-17T19:19:00Z">
          <w:pPr>
            <w:ind w:left="1080"/>
            <w:jc w:val="center"/>
          </w:pPr>
        </w:pPrChange>
      </w:pPr>
      <w:r w:rsidRPr="00E817FB">
        <w:rPr>
          <w:rFonts w:ascii="Times New Roman" w:hAnsi="Times New Roman" w:cs="Times New Roman"/>
          <w:noProof/>
          <w:sz w:val="24"/>
          <w:szCs w:val="24"/>
        </w:rPr>
        <w:lastRenderedPageBreak/>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7"/>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13"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14"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18"/>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15"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16"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19"/>
                    <a:stretch>
                      <a:fillRect/>
                    </a:stretch>
                  </pic:blipFill>
                  <pic:spPr>
                    <a:xfrm>
                      <a:off x="0" y="0"/>
                      <a:ext cx="3839111" cy="1286054"/>
                    </a:xfrm>
                    <a:prstGeom prst="rect">
                      <a:avLst/>
                    </a:prstGeom>
                  </pic:spPr>
                </pic:pic>
              </a:graphicData>
            </a:graphic>
          </wp:inline>
        </w:drawing>
      </w:r>
    </w:p>
    <w:p w14:paraId="74C9501E" w14:textId="36626613" w:rsidR="00323119" w:rsidRDefault="00323119">
      <w:pPr>
        <w:spacing w:line="480" w:lineRule="auto"/>
        <w:jc w:val="center"/>
        <w:rPr>
          <w:rFonts w:ascii="Times New Roman" w:hAnsi="Times New Roman" w:cs="Times New Roman"/>
          <w:sz w:val="24"/>
          <w:szCs w:val="24"/>
        </w:rPr>
        <w:pPrChange w:id="117"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0"/>
                    <a:stretch>
                      <a:fillRect/>
                    </a:stretch>
                  </pic:blipFill>
                  <pic:spPr>
                    <a:xfrm>
                      <a:off x="0" y="0"/>
                      <a:ext cx="3254022" cy="1066892"/>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18" w:author="Abraham E Springer" w:date="2025-02-17T12:19:00Z" w16du:dateUtc="2025-02-17T19:19:00Z">
          <w:pPr/>
        </w:pPrChange>
      </w:pPr>
      <w:r>
        <w:rPr>
          <w:rFonts w:ascii="Times New Roman" w:hAnsi="Times New Roman" w:cs="Times New Roman"/>
          <w:sz w:val="24"/>
          <w:szCs w:val="24"/>
        </w:rPr>
        <w:lastRenderedPageBreak/>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19"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20"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21"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22"/>
      <w:r w:rsidRPr="00E817FB">
        <w:rPr>
          <w:rFonts w:ascii="Times New Roman" w:hAnsi="Times New Roman" w:cs="Times New Roman"/>
          <w:sz w:val="24"/>
          <w:szCs w:val="24"/>
        </w:rPr>
        <w:t>plots</w:t>
      </w:r>
      <w:commentRangeEnd w:id="122"/>
      <w:r w:rsidR="00FC1ECA" w:rsidRPr="00E817FB">
        <w:rPr>
          <w:rStyle w:val="CommentReference"/>
          <w:rFonts w:ascii="Times New Roman" w:hAnsi="Times New Roman" w:cs="Times New Roman"/>
          <w:sz w:val="24"/>
          <w:szCs w:val="24"/>
        </w:rPr>
        <w:commentReference w:id="122"/>
      </w:r>
    </w:p>
    <w:p w14:paraId="34024A57" w14:textId="0D1FC1AD" w:rsidR="00AD2706" w:rsidRDefault="00E13B87">
      <w:pPr>
        <w:spacing w:line="480" w:lineRule="auto"/>
        <w:ind w:left="1080"/>
        <w:jc w:val="center"/>
        <w:rPr>
          <w:rFonts w:ascii="Times New Roman" w:hAnsi="Times New Roman" w:cs="Times New Roman"/>
          <w:sz w:val="24"/>
          <w:szCs w:val="24"/>
        </w:rPr>
        <w:pPrChange w:id="123" w:author="Abraham E Springer" w:date="2025-02-17T12:19:00Z" w16du:dateUtc="2025-02-17T19:19:00Z">
          <w:pPr>
            <w:ind w:left="1080"/>
            <w:jc w:val="center"/>
          </w:pPr>
        </w:pPrChange>
      </w:pPr>
      <w:r>
        <w:rPr>
          <w:rFonts w:ascii="Times New Roman" w:hAnsi="Times New Roman" w:cs="Times New Roman"/>
          <w:noProof/>
          <w:sz w:val="24"/>
          <w:szCs w:val="24"/>
          <w14:ligatures w14:val="standardContextual"/>
        </w:rPr>
        <w:drawing>
          <wp:inline distT="0" distB="0" distL="0" distR="0" wp14:anchorId="052D50BA" wp14:editId="3FF76964">
            <wp:extent cx="3648075" cy="3338612"/>
            <wp:effectExtent l="0" t="0" r="0" b="0"/>
            <wp:docPr id="1700323232"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3232" name="Picture 2" descr="A graph of ageing he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1338" cy="3341598"/>
                    </a:xfrm>
                    <a:prstGeom prst="rect">
                      <a:avLst/>
                    </a:prstGeom>
                  </pic:spPr>
                </pic:pic>
              </a:graphicData>
            </a:graphic>
          </wp:inline>
        </w:drawing>
      </w:r>
    </w:p>
    <w:p w14:paraId="4EB10705" w14:textId="18387686" w:rsidR="00E817FB" w:rsidRDefault="00E817FB">
      <w:pPr>
        <w:spacing w:line="480" w:lineRule="auto"/>
        <w:ind w:left="1080"/>
        <w:jc w:val="center"/>
        <w:rPr>
          <w:rFonts w:ascii="Times New Roman" w:hAnsi="Times New Roman" w:cs="Times New Roman"/>
          <w:sz w:val="24"/>
          <w:szCs w:val="24"/>
        </w:rPr>
        <w:pPrChange w:id="124" w:author="Abraham E Springer" w:date="2025-02-17T12:19:00Z" w16du:dateUtc="2025-02-17T19:19:00Z">
          <w:pPr>
            <w:ind w:left="1080"/>
            <w:jc w:val="center"/>
          </w:pPr>
        </w:pPrChange>
      </w:pPr>
      <w:r>
        <w:rPr>
          <w:rFonts w:ascii="Times New Roman" w:hAnsi="Times New Roman" w:cs="Times New Roman"/>
          <w:sz w:val="24"/>
          <w:szCs w:val="24"/>
        </w:rPr>
        <w:t xml:space="preserve">Figure </w:t>
      </w:r>
      <w:r w:rsidR="009370D1">
        <w:rPr>
          <w:rFonts w:ascii="Times New Roman" w:hAnsi="Times New Roman" w:cs="Times New Roman"/>
          <w:sz w:val="24"/>
          <w:szCs w:val="24"/>
        </w:rPr>
        <w:t>6</w:t>
      </w:r>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25" w:author="Abraham E Springer" w:date="2025-02-17T12:19:00Z" w16du:dateUtc="2025-02-17T19:19:00Z">
          <w:pPr>
            <w:ind w:left="1080"/>
          </w:pPr>
        </w:pPrChange>
      </w:pPr>
    </w:p>
    <w:p w14:paraId="19FE71BA" w14:textId="4C4A3E08" w:rsidR="00A1262E" w:rsidRPr="00E817FB" w:rsidRDefault="00794EE5">
      <w:pPr>
        <w:spacing w:line="480" w:lineRule="auto"/>
        <w:rPr>
          <w:rFonts w:ascii="Times New Roman" w:hAnsi="Times New Roman" w:cs="Times New Roman"/>
          <w:sz w:val="24"/>
          <w:szCs w:val="24"/>
        </w:rPr>
        <w:pPrChange w:id="126"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w:t>
      </w:r>
      <w:r w:rsidR="00951CAD">
        <w:rPr>
          <w:rFonts w:ascii="Times New Roman" w:hAnsi="Times New Roman" w:cs="Times New Roman"/>
          <w:sz w:val="24"/>
          <w:szCs w:val="24"/>
        </w:rPr>
        <w:t>p</w:t>
      </w:r>
      <w:r w:rsidR="005B4459">
        <w:rPr>
          <w:rFonts w:ascii="Times New Roman" w:hAnsi="Times New Roman" w:cs="Times New Roman"/>
          <w:sz w:val="24"/>
          <w:szCs w:val="24"/>
        </w:rPr>
        <w:t xml:space="preserve">&lt;.05) </w:t>
      </w:r>
      <w:r w:rsidR="008C7B4A">
        <w:rPr>
          <w:rFonts w:ascii="Times New Roman" w:hAnsi="Times New Roman" w:cs="Times New Roman"/>
          <w:sz w:val="24"/>
          <w:szCs w:val="24"/>
        </w:rPr>
        <w:t xml:space="preserve">(Figure </w:t>
      </w:r>
      <w:r w:rsidR="00F243C9">
        <w:rPr>
          <w:rFonts w:ascii="Times New Roman" w:hAnsi="Times New Roman" w:cs="Times New Roman"/>
          <w:sz w:val="24"/>
          <w:szCs w:val="24"/>
        </w:rPr>
        <w:t>6</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27"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28" w:author="Abraham E Springer" w:date="2025-02-17T12:19:00Z" w16du:dateUtc="2025-02-17T19:19:00Z">
          <w:pPr/>
        </w:pPrChange>
      </w:pPr>
      <w:r w:rsidRPr="00712DFB">
        <w:rPr>
          <w:rFonts w:ascii="Times New Roman" w:hAnsi="Times New Roman" w:cs="Times New Roman"/>
          <w:b/>
          <w:bCs/>
          <w:sz w:val="24"/>
          <w:szCs w:val="24"/>
        </w:rPr>
        <w:lastRenderedPageBreak/>
        <w:t>Annual Growth</w:t>
      </w:r>
      <w:r w:rsidR="00712DFB" w:rsidRPr="00E817FB">
        <w:rPr>
          <w:rFonts w:ascii="Times New Roman" w:hAnsi="Times New Roman" w:cs="Times New Roman"/>
          <w:sz w:val="24"/>
          <w:szCs w:val="24"/>
        </w:rPr>
        <w:t xml:space="preserve"> </w:t>
      </w:r>
    </w:p>
    <w:p w14:paraId="51E65241" w14:textId="1F5D55DE" w:rsidR="00A1262E" w:rsidRPr="00365972" w:rsidRDefault="00712DFB">
      <w:pPr>
        <w:spacing w:line="480" w:lineRule="auto"/>
        <w:ind w:firstLine="720"/>
        <w:rPr>
          <w:rFonts w:ascii="Times New Roman" w:eastAsia="Times New Roman" w:hAnsi="Times New Roman" w:cs="Times New Roman"/>
          <w:bCs/>
          <w:sz w:val="24"/>
          <w:szCs w:val="24"/>
        </w:rPr>
        <w:pPrChange w:id="129" w:author="Abraham E Springer" w:date="2025-02-17T12:19:00Z" w16du:dateUtc="2025-02-17T19:19:00Z">
          <w:pPr>
            <w:jc w:val="center"/>
          </w:pPr>
        </w:pPrChange>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9370D1">
        <w:rPr>
          <w:rFonts w:ascii="Times New Roman" w:eastAsia="Times New Roman" w:hAnsi="Times New Roman" w:cs="Times New Roman"/>
          <w:sz w:val="24"/>
          <w:szCs w:val="24"/>
        </w:rPr>
        <w:t xml:space="preserve">. </w:t>
      </w:r>
      <w:commentRangeStart w:id="130"/>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8</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Meanwhile, Ring Width Index (RWI) has been generally decreasing since about 2000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7</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Both BAI and RWI saw large increases in the year 2023. </w:t>
      </w:r>
      <w:commentRangeEnd w:id="130"/>
      <w:r w:rsidR="00B96AB8">
        <w:rPr>
          <w:rStyle w:val="CommentReference"/>
        </w:rPr>
        <w:commentReference w:id="130"/>
      </w:r>
    </w:p>
    <w:p w14:paraId="139B3144" w14:textId="77777777" w:rsidR="00E96B9D" w:rsidRDefault="00E96B9D" w:rsidP="004E3D9E">
      <w:pPr>
        <w:spacing w:line="480" w:lineRule="auto"/>
        <w:rPr>
          <w:rFonts w:ascii="Times New Roman" w:hAnsi="Times New Roman" w:cs="Times New Roman"/>
          <w:sz w:val="24"/>
          <w:szCs w:val="24"/>
        </w:rPr>
      </w:pPr>
    </w:p>
    <w:p w14:paraId="54929E53" w14:textId="1CA29386" w:rsidR="004E3D9E" w:rsidRPr="00E817FB" w:rsidRDefault="004E3D9E">
      <w:pPr>
        <w:spacing w:line="480" w:lineRule="auto"/>
        <w:jc w:val="center"/>
        <w:rPr>
          <w:rFonts w:ascii="Times New Roman" w:hAnsi="Times New Roman" w:cs="Times New Roman"/>
          <w:sz w:val="24"/>
          <w:szCs w:val="24"/>
        </w:rPr>
        <w:sectPr w:rsidR="004E3D9E" w:rsidRPr="00E817FB" w:rsidSect="00973E57">
          <w:type w:val="continuous"/>
          <w:pgSz w:w="12240" w:h="15840"/>
          <w:pgMar w:top="1440" w:right="1440" w:bottom="1440" w:left="1440" w:header="720" w:footer="720" w:gutter="0"/>
          <w:cols w:space="720"/>
          <w:docGrid w:linePitch="360"/>
        </w:sectPr>
        <w:pPrChange w:id="131" w:author="Abraham E Springer" w:date="2025-02-17T12:19:00Z" w16du:dateUtc="2025-02-17T19:19:00Z">
          <w:pPr/>
        </w:pPrChange>
      </w:pPr>
      <w:r>
        <w:rPr>
          <w:rFonts w:ascii="Times New Roman" w:hAnsi="Times New Roman" w:cs="Times New Roman"/>
          <w:noProof/>
          <w:sz w:val="24"/>
          <w:szCs w:val="24"/>
          <w14:ligatures w14:val="standardContextual"/>
        </w:rPr>
        <w:drawing>
          <wp:inline distT="0" distB="0" distL="0" distR="0" wp14:anchorId="2402415D" wp14:editId="6113F4D5">
            <wp:extent cx="2452370" cy="2559530"/>
            <wp:effectExtent l="0" t="0" r="5080" b="0"/>
            <wp:docPr id="2004461789"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1789" name="Picture 3" descr="A graph of a number of peopl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668" cy="2564016"/>
                    </a:xfrm>
                    <a:prstGeom prst="rect">
                      <a:avLst/>
                    </a:prstGeom>
                  </pic:spPr>
                </pic:pic>
              </a:graphicData>
            </a:graphic>
          </wp:inline>
        </w:drawing>
      </w:r>
    </w:p>
    <w:p w14:paraId="78696E61" w14:textId="5C8A2BDD" w:rsidR="00F231ED" w:rsidRPr="00E817FB" w:rsidRDefault="00F231ED">
      <w:pPr>
        <w:spacing w:line="480" w:lineRule="auto"/>
        <w:jc w:val="center"/>
        <w:rPr>
          <w:rFonts w:ascii="Times New Roman" w:hAnsi="Times New Roman" w:cs="Times New Roman"/>
          <w:sz w:val="24"/>
          <w:szCs w:val="24"/>
        </w:rPr>
        <w:pPrChange w:id="132" w:author="Abraham E Springer" w:date="2025-02-17T12:19:00Z" w16du:dateUtc="2025-02-17T19:19:00Z">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7.</w:t>
      </w:r>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394A69E2" w:rsidR="004E3D9E" w:rsidRPr="00E817FB" w:rsidRDefault="004E3D9E"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6CCCD21" wp14:editId="4C83384E">
            <wp:extent cx="3324225" cy="3565729"/>
            <wp:effectExtent l="0" t="0" r="0" b="0"/>
            <wp:docPr id="1726748203"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8203" name="Picture 4" descr="A graph with lines and numb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7323" cy="3569052"/>
                    </a:xfrm>
                    <a:prstGeom prst="rect">
                      <a:avLst/>
                    </a:prstGeom>
                  </pic:spPr>
                </pic:pic>
              </a:graphicData>
            </a:graphic>
          </wp:inline>
        </w:drawing>
      </w:r>
    </w:p>
    <w:p w14:paraId="51DFA7DB" w14:textId="7DD8916A" w:rsidR="00F231ED" w:rsidRPr="00E817FB" w:rsidRDefault="00F231ED">
      <w:pPr>
        <w:spacing w:line="480" w:lineRule="auto"/>
        <w:jc w:val="center"/>
        <w:rPr>
          <w:rFonts w:ascii="Times New Roman" w:hAnsi="Times New Roman" w:cs="Times New Roman"/>
          <w:sz w:val="24"/>
          <w:szCs w:val="24"/>
        </w:rPr>
        <w:pPrChange w:id="133" w:author="Abraham E Springer" w:date="2025-02-17T12:19:00Z" w16du:dateUtc="2025-02-17T19:19:00Z">
          <w:pPr>
            <w:jc w:val="center"/>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8</w:t>
      </w:r>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34" w:author="Abraham E Springer" w:date="2025-02-17T12:19:00Z" w16du:dateUtc="2025-02-17T19:19:00Z">
          <w:pPr/>
        </w:pPrChange>
      </w:pPr>
    </w:p>
    <w:p w14:paraId="3A6EF2DE" w14:textId="77777777" w:rsidR="007D30B7" w:rsidRDefault="00A1262E" w:rsidP="00C00DA9">
      <w:pPr>
        <w:spacing w:line="480" w:lineRule="auto"/>
        <w:rPr>
          <w:ins w:id="135"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0946A61F" w:rsidR="008C7B4A" w:rsidRDefault="00B96AB8">
      <w:pPr>
        <w:spacing w:line="480" w:lineRule="auto"/>
        <w:rPr>
          <w:rFonts w:ascii="Times New Roman" w:hAnsi="Times New Roman" w:cs="Times New Roman"/>
          <w:sz w:val="24"/>
          <w:szCs w:val="24"/>
        </w:rPr>
        <w:pPrChange w:id="136"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0A5F160E" w14:textId="6A524AC2" w:rsidR="00712DFB" w:rsidRDefault="00712DFB">
      <w:pPr>
        <w:spacing w:line="480" w:lineRule="auto"/>
        <w:jc w:val="center"/>
        <w:rPr>
          <w:rFonts w:ascii="Times New Roman" w:hAnsi="Times New Roman" w:cs="Times New Roman"/>
          <w:sz w:val="24"/>
          <w:szCs w:val="24"/>
        </w:rPr>
        <w:pPrChange w:id="137"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4"/>
                    <a:stretch>
                      <a:fillRect/>
                    </a:stretch>
                  </pic:blipFill>
                  <pic:spPr>
                    <a:xfrm>
                      <a:off x="0" y="0"/>
                      <a:ext cx="5666348" cy="1323964"/>
                    </a:xfrm>
                    <a:prstGeom prst="rect">
                      <a:avLst/>
                    </a:prstGeom>
                  </pic:spPr>
                </pic:pic>
              </a:graphicData>
            </a:graphic>
          </wp:inline>
        </w:drawing>
      </w:r>
    </w:p>
    <w:p w14:paraId="44411A1E" w14:textId="32217250" w:rsidR="008C66DD" w:rsidRDefault="008C66DD">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38"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39"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39"/>
    </w:p>
    <w:p w14:paraId="1C2ABB11" w14:textId="1DF606AD" w:rsidR="00FC1F64" w:rsidRPr="00E817FB" w:rsidRDefault="008D7A70">
      <w:pPr>
        <w:spacing w:line="480" w:lineRule="auto"/>
        <w:ind w:firstLine="720"/>
        <w:rPr>
          <w:rFonts w:ascii="Times New Roman" w:hAnsi="Times New Roman" w:cs="Times New Roman"/>
          <w:sz w:val="24"/>
          <w:szCs w:val="24"/>
        </w:rPr>
        <w:pPrChange w:id="140"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CDACEF7" w:rsidR="008D7A70" w:rsidRPr="00E817FB" w:rsidRDefault="006D6234">
      <w:pPr>
        <w:spacing w:line="480" w:lineRule="auto"/>
        <w:ind w:firstLine="720"/>
        <w:rPr>
          <w:rFonts w:ascii="Times New Roman" w:hAnsi="Times New Roman" w:cs="Times New Roman"/>
          <w:sz w:val="24"/>
          <w:szCs w:val="24"/>
        </w:rPr>
        <w:pPrChange w:id="141"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in density quicker as well.</w:t>
      </w:r>
      <w:r w:rsidR="00F243C9">
        <w:rPr>
          <w:rFonts w:ascii="Times New Roman" w:hAnsi="Times New Roman" w:cs="Times New Roman"/>
          <w:sz w:val="24"/>
          <w:szCs w:val="24"/>
        </w:rPr>
        <w:t xml:space="preserve"> Both sites ended with similar mean seedling densities.</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HDR values increase</w:t>
      </w:r>
      <w:r w:rsidR="00F243C9">
        <w:rPr>
          <w:rFonts w:ascii="Times New Roman" w:hAnsi="Times New Roman" w:cs="Times New Roman"/>
          <w:sz w:val="24"/>
          <w:szCs w:val="24"/>
        </w:rPr>
        <w:t xml:space="preserve">d in both sites meaning </w:t>
      </w:r>
      <w:r w:rsidR="006E1CCC">
        <w:rPr>
          <w:rFonts w:ascii="Times New Roman" w:hAnsi="Times New Roman" w:cs="Times New Roman"/>
          <w:sz w:val="24"/>
          <w:szCs w:val="24"/>
        </w:rPr>
        <w:t xml:space="preserve">seedlings </w:t>
      </w:r>
      <w:r w:rsidR="00F243C9">
        <w:rPr>
          <w:rFonts w:ascii="Times New Roman" w:hAnsi="Times New Roman" w:cs="Times New Roman"/>
          <w:sz w:val="24"/>
          <w:szCs w:val="24"/>
        </w:rPr>
        <w:t>became</w:t>
      </w:r>
      <w:r w:rsidR="006E1CCC">
        <w:rPr>
          <w:rFonts w:ascii="Times New Roman" w:hAnsi="Times New Roman" w:cs="Times New Roman"/>
          <w:sz w:val="24"/>
          <w:szCs w:val="24"/>
        </w:rPr>
        <w:t xml:space="preserve">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42"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Xanthium strumarium</w:t>
      </w:r>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5259C117" w:rsidR="008D7A70" w:rsidRDefault="0050557B">
      <w:pPr>
        <w:pStyle w:val="ListParagraph"/>
        <w:spacing w:line="480" w:lineRule="auto"/>
        <w:ind w:left="0" w:firstLine="720"/>
        <w:rPr>
          <w:rFonts w:ascii="Times New Roman" w:eastAsia="Times New Roman" w:hAnsi="Times New Roman" w:cs="Times New Roman"/>
          <w:bCs/>
          <w:sz w:val="24"/>
          <w:szCs w:val="24"/>
        </w:rPr>
        <w:pPrChange w:id="143" w:author="Abraham E Springer" w:date="2025-02-17T12:19:00Z" w16du:dateUtc="2025-02-17T19:19:00Z">
          <w:pPr>
            <w:pStyle w:val="ListParagraph"/>
            <w:spacing w:line="240" w:lineRule="auto"/>
            <w:ind w:left="0" w:firstLine="72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w:t>
      </w:r>
      <w:r>
        <w:rPr>
          <w:rFonts w:ascii="Times New Roman" w:eastAsia="Times New Roman" w:hAnsi="Times New Roman" w:cs="Times New Roman"/>
          <w:bCs/>
          <w:sz w:val="24"/>
          <w:szCs w:val="24"/>
        </w:rPr>
        <w:lastRenderedPageBreak/>
        <w:t xml:space="preserve">seedlings were found to have grown in </w:t>
      </w:r>
      <w:commentRangeStart w:id="144"/>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44"/>
      <w:r w:rsidR="008C7B4A">
        <w:rPr>
          <w:rStyle w:val="CommentReference"/>
        </w:rPr>
        <w:commentReference w:id="144"/>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similar to one of the studied rivers in Central Arizona.</w:t>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 xml:space="preserve">In addition, the rivers selected in Central Arizona were at lower elevations and at a more southern latitude. Seedlings here likely had a longer growing season to grow larger than along the Verde </w:t>
      </w:r>
      <w:commentRangeStart w:id="145"/>
      <w:r w:rsidR="00BD6EE2">
        <w:rPr>
          <w:rFonts w:ascii="Times New Roman" w:eastAsia="Times New Roman" w:hAnsi="Times New Roman" w:cs="Times New Roman"/>
          <w:bCs/>
          <w:sz w:val="24"/>
          <w:szCs w:val="24"/>
        </w:rPr>
        <w:t>River</w:t>
      </w:r>
      <w:commentRangeEnd w:id="145"/>
      <w:r w:rsidR="00951CAD">
        <w:rPr>
          <w:rStyle w:val="CommentReference"/>
        </w:rPr>
        <w:commentReference w:id="145"/>
      </w:r>
      <w:r w:rsidR="00BD6EE2">
        <w:rPr>
          <w:rFonts w:ascii="Times New Roman" w:eastAsia="Times New Roman" w:hAnsi="Times New Roman" w:cs="Times New Roman"/>
          <w:bCs/>
          <w:sz w:val="24"/>
          <w:szCs w:val="24"/>
        </w:rPr>
        <w:t>.</w:t>
      </w:r>
      <w:r w:rsidR="004441DF">
        <w:rPr>
          <w:rFonts w:ascii="Times New Roman" w:eastAsia="Times New Roman" w:hAnsi="Times New Roman" w:cs="Times New Roman"/>
          <w:bCs/>
          <w:sz w:val="24"/>
          <w:szCs w:val="24"/>
        </w:rPr>
        <w:t xml:space="preserve"> Finally, both rivers in Central Arizona are in large open reaches, where sunlight is largely unlimited. In contrast, sites along the Verde River are in canyons, limiting their sunlight and growing season and potentially explaining the differences in growth.</w:t>
      </w:r>
    </w:p>
    <w:p w14:paraId="09893D15" w14:textId="77777777" w:rsidR="0050557B" w:rsidRPr="00E817FB" w:rsidRDefault="0050557B">
      <w:pPr>
        <w:pStyle w:val="ListParagraph"/>
        <w:spacing w:line="480" w:lineRule="auto"/>
        <w:ind w:left="0"/>
        <w:rPr>
          <w:rFonts w:ascii="Times New Roman" w:hAnsi="Times New Roman" w:cs="Times New Roman"/>
          <w:sz w:val="24"/>
          <w:szCs w:val="24"/>
        </w:rPr>
        <w:pPrChange w:id="146" w:author="Abraham E Springer" w:date="2025-02-17T12:19:00Z" w16du:dateUtc="2025-02-17T19:19:00Z">
          <w:pPr>
            <w:pStyle w:val="ListParagraph"/>
            <w:spacing w:line="240" w:lineRule="auto"/>
            <w:ind w:left="0"/>
          </w:pPr>
        </w:pPrChange>
      </w:pPr>
    </w:p>
    <w:p w14:paraId="7DDB7741" w14:textId="77777777" w:rsidR="008D7A70" w:rsidRPr="00E817FB" w:rsidRDefault="008D7A70">
      <w:pPr>
        <w:pStyle w:val="Heading3"/>
        <w:spacing w:line="480" w:lineRule="auto"/>
        <w:pPrChange w:id="147" w:author="Abraham E Springer" w:date="2025-02-17T12:19:00Z" w16du:dateUtc="2025-02-17T19:19:00Z">
          <w:pPr>
            <w:pStyle w:val="Heading3"/>
          </w:pPr>
        </w:pPrChange>
      </w:pPr>
      <w:r w:rsidRPr="00E817FB">
        <w:t xml:space="preserve">Variables impacting </w:t>
      </w:r>
      <w:commentRangeStart w:id="148"/>
      <w:r w:rsidRPr="00E817FB">
        <w:t>survivorship</w:t>
      </w:r>
      <w:commentRangeEnd w:id="148"/>
      <w:r w:rsidR="00C97A93" w:rsidRPr="00E817FB">
        <w:rPr>
          <w:rStyle w:val="CommentReference"/>
          <w:rFonts w:ascii="Times New Roman" w:hAnsi="Times New Roman" w:cs="Times New Roman"/>
          <w:sz w:val="24"/>
          <w:szCs w:val="24"/>
        </w:rPr>
        <w:commentReference w:id="148"/>
      </w:r>
    </w:p>
    <w:p w14:paraId="2DEB5D09" w14:textId="4A98ECD5" w:rsidR="00FC1F64" w:rsidRPr="00712DFB" w:rsidRDefault="00FC1F64">
      <w:pPr>
        <w:spacing w:line="480" w:lineRule="auto"/>
        <w:rPr>
          <w:rFonts w:ascii="Times New Roman" w:hAnsi="Times New Roman" w:cs="Times New Roman"/>
          <w:b/>
          <w:bCs/>
          <w:sz w:val="24"/>
          <w:szCs w:val="24"/>
        </w:rPr>
        <w:pPrChange w:id="149"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50"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51"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52"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75802D5A" w14:textId="31F8C6A1" w:rsidR="007A3F29" w:rsidRDefault="00FF37AE">
      <w:pPr>
        <w:spacing w:line="480" w:lineRule="auto"/>
        <w:rPr>
          <w:rFonts w:ascii="Times New Roman" w:hAnsi="Times New Roman" w:cs="Times New Roman"/>
          <w:sz w:val="24"/>
          <w:szCs w:val="24"/>
        </w:rPr>
        <w:pPrChange w:id="153"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xml:space="preserve">. One explanation for this is that sites that had favorable conditions for cottonwood seedlings (adequate water and light) </w:t>
      </w:r>
      <w:r w:rsidR="00C24619">
        <w:rPr>
          <w:rFonts w:ascii="Times New Roman" w:hAnsi="Times New Roman" w:cs="Times New Roman"/>
          <w:sz w:val="24"/>
          <w:szCs w:val="24"/>
        </w:rPr>
        <w:lastRenderedPageBreak/>
        <w:t>were also suitable for competitors. However, because this was still a positive, significant relationship, cottonwood seedlings could be able to outcompete their competitors.</w:t>
      </w:r>
    </w:p>
    <w:p w14:paraId="677B0135" w14:textId="0972003F" w:rsidR="008D7A70" w:rsidRPr="00712DFB" w:rsidRDefault="00FC1F64">
      <w:pPr>
        <w:spacing w:line="480" w:lineRule="auto"/>
        <w:rPr>
          <w:rFonts w:ascii="Times New Roman" w:hAnsi="Times New Roman" w:cs="Times New Roman"/>
          <w:b/>
          <w:bCs/>
          <w:sz w:val="24"/>
          <w:szCs w:val="24"/>
        </w:rPr>
        <w:pPrChange w:id="154"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155"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56"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57"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58" w:author="Abraham E Springer" w:date="2025-02-17T12:19:00Z" w16du:dateUtc="2025-02-17T19:19:00Z">
          <w:pPr>
            <w:pStyle w:val="Heading3"/>
          </w:pPr>
        </w:pPrChange>
      </w:pPr>
      <w:r w:rsidRPr="00E817FB">
        <w:t>Dendrochronology</w:t>
      </w:r>
      <w:bookmarkEnd w:id="156"/>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59"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59AE307A" w:rsidR="0029180D" w:rsidRPr="00E817FB" w:rsidRDefault="008D7A70">
      <w:pPr>
        <w:spacing w:line="480" w:lineRule="auto"/>
        <w:rPr>
          <w:rFonts w:ascii="Times New Roman" w:eastAsia="Times New Roman" w:hAnsi="Times New Roman" w:cs="Times New Roman"/>
          <w:bCs/>
          <w:sz w:val="24"/>
          <w:szCs w:val="24"/>
        </w:rPr>
        <w:pPrChange w:id="160"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lastRenderedPageBreak/>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29A71945" w14:textId="2E0405F7" w:rsidR="008D7A70" w:rsidRPr="00E817FB" w:rsidRDefault="008D7A70">
      <w:pPr>
        <w:spacing w:line="480" w:lineRule="auto"/>
        <w:rPr>
          <w:rFonts w:ascii="Times New Roman" w:eastAsia="Times New Roman" w:hAnsi="Times New Roman" w:cs="Times New Roman"/>
          <w:b/>
          <w:sz w:val="24"/>
          <w:szCs w:val="24"/>
        </w:rPr>
        <w:pPrChange w:id="161"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62"/>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62"/>
      <w:r w:rsidR="00BD6EE2">
        <w:rPr>
          <w:rStyle w:val="CommentReference"/>
        </w:rPr>
        <w:commentReference w:id="162"/>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63"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64" w:author="Abraham E Springer" w:date="2025-02-17T12:19:00Z" w16du:dateUtc="2025-02-17T19:19:00Z">
          <w:pPr>
            <w:spacing w:line="240" w:lineRule="auto"/>
          </w:pPr>
        </w:pPrChange>
      </w:pPr>
    </w:p>
    <w:p w14:paraId="7FBA7A39" w14:textId="48A73E42" w:rsidR="005C19E0" w:rsidRPr="0066033F" w:rsidRDefault="008D7A70" w:rsidP="0066033F">
      <w:pPr>
        <w:spacing w:line="480" w:lineRule="auto"/>
        <w:rPr>
          <w:rFonts w:ascii="Times New Roman" w:eastAsia="Times New Roman" w:hAnsi="Times New Roman" w:cs="Times New Roman"/>
          <w:b/>
          <w:sz w:val="24"/>
          <w:szCs w:val="24"/>
        </w:rPr>
        <w:pPrChange w:id="165" w:author="Abraham E Springer" w:date="2025-02-17T13:43:00Z" w16du:dateUtc="2025-02-17T20:43:00Z">
          <w:pPr>
            <w:spacing w:line="240" w:lineRule="auto"/>
            <w:ind w:firstLine="720"/>
          </w:pPr>
        </w:pPrChange>
      </w:pPr>
      <w:r w:rsidRPr="00E817FB">
        <w:rPr>
          <w:rFonts w:ascii="Times New Roman" w:eastAsia="Times New Roman" w:hAnsi="Times New Roman" w:cs="Times New Roman"/>
          <w:b/>
          <w:sz w:val="24"/>
          <w:szCs w:val="24"/>
        </w:rPr>
        <w:t xml:space="preserve">Tree </w:t>
      </w:r>
      <w:commentRangeStart w:id="166"/>
      <w:r w:rsidRPr="00E817FB">
        <w:rPr>
          <w:rFonts w:ascii="Times New Roman" w:eastAsia="Times New Roman" w:hAnsi="Times New Roman" w:cs="Times New Roman"/>
          <w:b/>
          <w:sz w:val="24"/>
          <w:szCs w:val="24"/>
        </w:rPr>
        <w:t>growth</w:t>
      </w:r>
      <w:commentRangeEnd w:id="166"/>
      <w:r w:rsidR="0033562F">
        <w:rPr>
          <w:rStyle w:val="CommentReference"/>
        </w:rPr>
        <w:commentReference w:id="166"/>
      </w:r>
    </w:p>
    <w:p w14:paraId="2E7E4C84" w14:textId="1D771D40" w:rsidR="00C32A60" w:rsidRPr="00E817FB" w:rsidRDefault="00C32A60">
      <w:pPr>
        <w:spacing w:line="480" w:lineRule="auto"/>
        <w:ind w:firstLine="720"/>
        <w:rPr>
          <w:rFonts w:ascii="Times New Roman" w:eastAsia="Times New Roman" w:hAnsi="Times New Roman" w:cs="Times New Roman"/>
          <w:bCs/>
          <w:sz w:val="24"/>
          <w:szCs w:val="24"/>
        </w:rPr>
        <w:pPrChange w:id="167"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w:t>
      </w:r>
      <w:r w:rsidR="00FC1F64" w:rsidRPr="00E817FB">
        <w:rPr>
          <w:rFonts w:ascii="Times New Roman" w:eastAsia="Times New Roman" w:hAnsi="Times New Roman" w:cs="Times New Roman"/>
          <w:bCs/>
          <w:sz w:val="24"/>
          <w:szCs w:val="24"/>
        </w:rPr>
        <w:t>units</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w:t>
      </w:r>
      <w:r w:rsidR="0008638E" w:rsidRPr="00E817FB">
        <w:rPr>
          <w:rFonts w:ascii="Times New Roman" w:eastAsia="Times New Roman" w:hAnsi="Times New Roman" w:cs="Times New Roman"/>
          <w:bCs/>
          <w:sz w:val="24"/>
          <w:szCs w:val="24"/>
        </w:rPr>
        <w:lastRenderedPageBreak/>
        <w:t xml:space="preserve">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5"/>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200C892B" w:rsidR="006A3C07" w:rsidRPr="00E817FB" w:rsidRDefault="00DA2E5A"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X. Showing </w:t>
      </w:r>
      <w:r w:rsidR="006A3C07">
        <w:rPr>
          <w:rFonts w:ascii="Times New Roman" w:eastAsia="Times New Roman" w:hAnsi="Times New Roman" w:cs="Times New Roman"/>
          <w:bCs/>
          <w:sz w:val="24"/>
          <w:szCs w:val="24"/>
        </w:rPr>
        <w:t>R. Willms et alt. generalized trend of cottonwood growth (left) compared to the 5-year BAI moving average for cottonwoods along the Verde.</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68" w:author="Abraham E Springer" w:date="2025-02-17T12:19:00Z" w16du:dateUtc="2025-02-17T19:19:00Z">
          <w:pPr>
            <w:spacing w:line="240" w:lineRule="auto"/>
            <w:ind w:firstLine="720"/>
          </w:pPr>
        </w:pPrChange>
      </w:pPr>
    </w:p>
    <w:p w14:paraId="4E50C614" w14:textId="7AB04D37" w:rsidR="008D7A70" w:rsidRPr="00E817FB" w:rsidRDefault="008D7A70">
      <w:pPr>
        <w:spacing w:line="480" w:lineRule="auto"/>
        <w:ind w:firstLine="720"/>
        <w:rPr>
          <w:rFonts w:ascii="Times New Roman" w:eastAsia="Times New Roman" w:hAnsi="Times New Roman" w:cs="Times New Roman"/>
          <w:bCs/>
          <w:sz w:val="24"/>
          <w:szCs w:val="24"/>
        </w:rPr>
        <w:pPrChange w:id="169"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A few old growth Fremont cottonwoods cored for this study had minimum ages going back to the 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It is likely that some of these individuals approach or exceed the 150 year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P. deltoides)</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r w:rsidR="00137F56" w:rsidRPr="00137F56">
        <w:rPr>
          <w:rFonts w:ascii="Times New Roman" w:eastAsia="Times New Roman" w:hAnsi="Times New Roman" w:cs="Times New Roman"/>
          <w:bCs/>
          <w:sz w:val="24"/>
          <w:szCs w:val="24"/>
        </w:rPr>
        <w:t>angustafolia</w:t>
      </w:r>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FD4340">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170"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7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172"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r w:rsidR="001F2122" w:rsidRPr="00E817FB">
        <w:rPr>
          <w:rFonts w:ascii="Times New Roman" w:eastAsia="Times New Roman" w:hAnsi="Times New Roman" w:cs="Times New Roman"/>
          <w:bCs/>
          <w:i/>
          <w:iCs/>
          <w:sz w:val="24"/>
          <w:szCs w:val="24"/>
        </w:rPr>
        <w:t xml:space="preserve">deltoides)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73"/>
      <w:r w:rsidRPr="00E817FB">
        <w:rPr>
          <w:rFonts w:ascii="Times New Roman" w:eastAsia="Times New Roman" w:hAnsi="Times New Roman" w:cs="Times New Roman"/>
          <w:bCs/>
          <w:sz w:val="24"/>
          <w:szCs w:val="24"/>
        </w:rPr>
        <w:t>flows</w:t>
      </w:r>
      <w:commentRangeEnd w:id="173"/>
      <w:r w:rsidRPr="00E817FB">
        <w:rPr>
          <w:rStyle w:val="CommentReference"/>
          <w:rFonts w:ascii="Times New Roman" w:hAnsi="Times New Roman" w:cs="Times New Roman"/>
          <w:sz w:val="24"/>
          <w:szCs w:val="24"/>
        </w:rPr>
        <w:commentReference w:id="173"/>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deltoides spp. wi</w:t>
      </w:r>
      <w:r w:rsidR="001F2122" w:rsidRPr="00E817FB">
        <w:rPr>
          <w:rFonts w:ascii="Times New Roman" w:eastAsia="Times New Roman" w:hAnsi="Times New Roman" w:cs="Times New Roman"/>
          <w:bCs/>
          <w:i/>
          <w:iCs/>
          <w:sz w:val="24"/>
          <w:szCs w:val="24"/>
        </w:rPr>
        <w:t>slizeni</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4F8686A4" w:rsidR="00E47F22" w:rsidRPr="00E817FB" w:rsidRDefault="008C66DD">
      <w:pPr>
        <w:spacing w:line="480" w:lineRule="auto"/>
        <w:ind w:firstLine="720"/>
        <w:rPr>
          <w:rFonts w:ascii="Times New Roman" w:eastAsia="Times New Roman" w:hAnsi="Times New Roman" w:cs="Times New Roman"/>
          <w:bCs/>
          <w:sz w:val="24"/>
          <w:szCs w:val="24"/>
        </w:rPr>
        <w:pPrChange w:id="174"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175"/>
      <w:commentRangeStart w:id="176"/>
      <w:r w:rsidR="0089221C" w:rsidRPr="00E817FB">
        <w:rPr>
          <w:rFonts w:ascii="Times New Roman" w:eastAsia="Times New Roman" w:hAnsi="Times New Roman" w:cs="Times New Roman"/>
          <w:bCs/>
          <w:sz w:val="24"/>
          <w:szCs w:val="24"/>
        </w:rPr>
        <w:t xml:space="preserve">Southwest </w:t>
      </w:r>
      <w:commentRangeEnd w:id="175"/>
      <w:r w:rsidR="0089221C" w:rsidRPr="00E817FB">
        <w:rPr>
          <w:rStyle w:val="CommentReference"/>
          <w:rFonts w:ascii="Times New Roman" w:hAnsi="Times New Roman" w:cs="Times New Roman"/>
          <w:sz w:val="24"/>
          <w:szCs w:val="24"/>
        </w:rPr>
        <w:commentReference w:id="175"/>
      </w:r>
      <w:commentRangeEnd w:id="176"/>
      <w:r w:rsidR="00B35759" w:rsidRPr="00E817FB">
        <w:rPr>
          <w:rStyle w:val="CommentReference"/>
          <w:rFonts w:ascii="Times New Roman" w:hAnsi="Times New Roman" w:cs="Times New Roman"/>
          <w:sz w:val="24"/>
          <w:szCs w:val="24"/>
        </w:rPr>
        <w:commentReference w:id="176"/>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78F27D60" w14:textId="15D9895A" w:rsidR="005F4AE0" w:rsidRPr="00E817FB" w:rsidRDefault="001F2122" w:rsidP="0070032A">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lastRenderedPageBreak/>
        <w:t xml:space="preserve">October temperatures (positive) </w:t>
      </w:r>
      <w:r w:rsidR="0070032A">
        <w:rPr>
          <w:rFonts w:ascii="Times New Roman" w:eastAsia="Times New Roman" w:hAnsi="Times New Roman" w:cs="Times New Roman"/>
          <w:bCs/>
          <w:sz w:val="24"/>
          <w:szCs w:val="24"/>
        </w:rPr>
        <w:t>is</w:t>
      </w:r>
      <w:r w:rsidRPr="00E817FB">
        <w:rPr>
          <w:rFonts w:ascii="Times New Roman" w:eastAsia="Times New Roman" w:hAnsi="Times New Roman" w:cs="Times New Roman"/>
          <w:bCs/>
          <w:sz w:val="24"/>
          <w:szCs w:val="24"/>
        </w:rPr>
        <w:t xml:space="preserve">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w:t>
      </w:r>
      <w:r w:rsidR="008D7A70" w:rsidRPr="00E817FB">
        <w:rPr>
          <w:rFonts w:ascii="Times New Roman" w:eastAsia="Times New Roman" w:hAnsi="Times New Roman" w:cs="Times New Roman"/>
          <w:bCs/>
          <w:sz w:val="24"/>
          <w:szCs w:val="24"/>
        </w:rPr>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008D7A70" w:rsidRPr="00E817FB">
        <w:rPr>
          <w:rFonts w:ascii="Times New Roman" w:eastAsia="Times New Roman" w:hAnsi="Times New Roman" w:cs="Times New Roman"/>
          <w:bCs/>
          <w:sz w:val="24"/>
          <w:szCs w:val="24"/>
        </w:rPr>
        <w:t>. June PDSI could positively impact tree growth because if temperatures are higher in June and trees have adequate water, they may be able to grow quicker.</w:t>
      </w:r>
      <w:r w:rsidR="0070032A">
        <w:rPr>
          <w:rFonts w:ascii="Times New Roman" w:eastAsia="Times New Roman" w:hAnsi="Times New Roman" w:cs="Times New Roman"/>
          <w:bCs/>
          <w:sz w:val="24"/>
          <w:szCs w:val="24"/>
        </w:rPr>
        <w:t xml:space="preserve"> </w:t>
      </w:r>
      <w:r w:rsidR="005F4AE0">
        <w:rPr>
          <w:rFonts w:ascii="Times New Roman" w:eastAsia="Times New Roman" w:hAnsi="Times New Roman" w:cs="Times New Roman"/>
          <w:bCs/>
          <w:sz w:val="24"/>
          <w:szCs w:val="24"/>
        </w:rPr>
        <w:t xml:space="preserve">September streamflow was negatively correlated to annual tree </w:t>
      </w:r>
      <w:r w:rsidR="00FD4340">
        <w:rPr>
          <w:rFonts w:ascii="Times New Roman" w:eastAsia="Times New Roman" w:hAnsi="Times New Roman" w:cs="Times New Roman"/>
          <w:bCs/>
          <w:sz w:val="24"/>
          <w:szCs w:val="24"/>
        </w:rPr>
        <w:t>growth,</w:t>
      </w:r>
      <w:r w:rsidR="0070032A">
        <w:rPr>
          <w:rFonts w:ascii="Times New Roman" w:eastAsia="Times New Roman" w:hAnsi="Times New Roman" w:cs="Times New Roman"/>
          <w:bCs/>
          <w:sz w:val="24"/>
          <w:szCs w:val="24"/>
        </w:rPr>
        <w:t xml:space="preserve"> but this seems inconsistent with cottonwood ecology.</w:t>
      </w:r>
    </w:p>
    <w:p w14:paraId="18B4B785" w14:textId="77777777" w:rsidR="00E744E4" w:rsidRDefault="00E744E4" w:rsidP="00E744E4">
      <w:pPr>
        <w:pStyle w:val="Heading2"/>
      </w:pPr>
      <w:r>
        <w:t>Establishment</w:t>
      </w:r>
    </w:p>
    <w:p w14:paraId="29F591E2" w14:textId="29315D34" w:rsidR="00E744E4" w:rsidRPr="005B47D3" w:rsidRDefault="00E744E4" w:rsidP="00E744E4">
      <w:pPr>
        <w:ind w:firstLine="360"/>
        <w:rPr>
          <w:rFonts w:ascii="Times New Roman" w:hAnsi="Times New Roman" w:cs="Times New Roman"/>
          <w:sz w:val="24"/>
          <w:szCs w:val="24"/>
        </w:rPr>
      </w:pPr>
      <w:r w:rsidRPr="005B47D3">
        <w:rPr>
          <w:rFonts w:ascii="Times New Roman" w:hAnsi="Times New Roman" w:cs="Times New Roman"/>
          <w:sz w:val="24"/>
          <w:szCs w:val="24"/>
        </w:rPr>
        <w:t>The Verde River and its floodplain are largely depositional. Riparian tree root collars are submerged, and the amount of deposition is impossible to know without direct excavation. Therefore, ages collected from this study are the minimum ages a tree could be at the height the core was taken. However, Fremont cottonwoods grow rapidly. Stromberg 1997 documented them reaching heights of over 1m in just two growing seasons. Seedlings from this study averaged over .5 m in two growing seasons. It is unlikely that ages at coring height are many years off from their original germination date.</w:t>
      </w:r>
    </w:p>
    <w:p w14:paraId="53F36878" w14:textId="18F8874F" w:rsidR="00E744E4" w:rsidRPr="005B47D3" w:rsidRDefault="00E744E4" w:rsidP="00E744E4">
      <w:pPr>
        <w:ind w:firstLine="360"/>
        <w:rPr>
          <w:rFonts w:ascii="Times New Roman" w:hAnsi="Times New Roman" w:cs="Times New Roman"/>
          <w:sz w:val="24"/>
          <w:szCs w:val="24"/>
        </w:rPr>
      </w:pPr>
      <w:r w:rsidRPr="005B47D3">
        <w:rPr>
          <w:rFonts w:ascii="Times New Roman" w:hAnsi="Times New Roman" w:cs="Times New Roman"/>
          <w:sz w:val="24"/>
          <w:szCs w:val="24"/>
        </w:rPr>
        <w:t>Riparian forests along the Verde spent most of the 20</w:t>
      </w:r>
      <w:r w:rsidRPr="005B47D3">
        <w:rPr>
          <w:rFonts w:ascii="Times New Roman" w:hAnsi="Times New Roman" w:cs="Times New Roman"/>
          <w:sz w:val="24"/>
          <w:szCs w:val="24"/>
          <w:vertAlign w:val="superscript"/>
        </w:rPr>
        <w:t>th</w:t>
      </w:r>
      <w:r w:rsidRPr="005B47D3">
        <w:rPr>
          <w:rFonts w:ascii="Times New Roman" w:hAnsi="Times New Roman" w:cs="Times New Roman"/>
          <w:sz w:val="24"/>
          <w:szCs w:val="24"/>
        </w:rPr>
        <w:t xml:space="preserve"> century recovering from anthropogenic impacts (</w:t>
      </w:r>
      <w:r w:rsidRPr="005B47D3">
        <w:rPr>
          <w:rFonts w:ascii="Times New Roman" w:hAnsi="Times New Roman" w:cs="Times New Roman"/>
          <w:sz w:val="24"/>
          <w:szCs w:val="24"/>
        </w:rPr>
        <w:fldChar w:fldCharType="begin"/>
      </w:r>
      <w:r w:rsidRPr="005B47D3">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5B47D3">
        <w:rPr>
          <w:rFonts w:ascii="Times New Roman" w:hAnsi="Times New Roman" w:cs="Times New Roman"/>
          <w:sz w:val="24"/>
          <w:szCs w:val="24"/>
        </w:rPr>
        <w:fldChar w:fldCharType="separate"/>
      </w:r>
      <w:r w:rsidRPr="005B47D3">
        <w:rPr>
          <w:rFonts w:ascii="Times New Roman" w:hAnsi="Times New Roman" w:cs="Times New Roman"/>
          <w:sz w:val="24"/>
          <w:szCs w:val="24"/>
        </w:rPr>
        <w:t>(Lopez &amp; Springer, 2002)</w:t>
      </w:r>
      <w:r w:rsidRPr="005B47D3">
        <w:rPr>
          <w:rFonts w:ascii="Times New Roman" w:hAnsi="Times New Roman" w:cs="Times New Roman"/>
          <w:sz w:val="24"/>
          <w:szCs w:val="24"/>
        </w:rPr>
        <w:fldChar w:fldCharType="end"/>
      </w:r>
      <w:r w:rsidRPr="005B47D3">
        <w:rPr>
          <w:rFonts w:ascii="Times New Roman" w:hAnsi="Times New Roman" w:cs="Times New Roman"/>
          <w:sz w:val="24"/>
          <w:szCs w:val="24"/>
        </w:rPr>
        <w:t>. However, Fremont cottonwoods establishment within the past 40 years seems to be tied to large winter floods.</w:t>
      </w:r>
      <w:r>
        <w:rPr>
          <w:rFonts w:ascii="Times New Roman" w:hAnsi="Times New Roman" w:cs="Times New Roman"/>
          <w:sz w:val="24"/>
          <w:szCs w:val="24"/>
        </w:rPr>
        <w:t xml:space="preserve"> </w:t>
      </w:r>
      <w:r w:rsidRPr="005B47D3">
        <w:rPr>
          <w:rFonts w:ascii="Times New Roman" w:hAnsi="Times New Roman" w:cs="Times New Roman"/>
          <w:sz w:val="24"/>
          <w:szCs w:val="24"/>
        </w:rPr>
        <w:t>The average age at coring height was the year 2000 which means trees most likely date back to floods in 1993 and 1995 and the following years.</w:t>
      </w:r>
    </w:p>
    <w:p w14:paraId="3BFB9A96" w14:textId="77777777" w:rsidR="00E744E4" w:rsidRPr="005B47D3" w:rsidRDefault="00E744E4" w:rsidP="00E744E4">
      <w:pPr>
        <w:ind w:firstLine="360"/>
        <w:rPr>
          <w:rFonts w:ascii="Times New Roman" w:hAnsi="Times New Roman" w:cs="Times New Roman"/>
          <w:sz w:val="24"/>
          <w:szCs w:val="24"/>
        </w:rPr>
      </w:pPr>
      <w:r w:rsidRPr="005B47D3">
        <w:rPr>
          <w:rFonts w:ascii="Times New Roman" w:hAnsi="Times New Roman" w:cs="Times New Roman"/>
          <w:sz w:val="24"/>
          <w:szCs w:val="24"/>
        </w:rPr>
        <w:t xml:space="preserve"> Stromberg 1997 found cottonwood regeneration occurred in successive years following these two large floods. In addition, this study observed seedling survival through the first growing season for cohorts from both 2023 and 2024. While 2023 was a large winter flood, 2024 floods had an annual exceedance probability of more than 50% (</w:t>
      </w:r>
      <w:hyperlink r:id="rId27" w:history="1">
        <w:r w:rsidRPr="005B47D3">
          <w:rPr>
            <w:rStyle w:val="Hyperlink"/>
            <w:rFonts w:ascii="Times New Roman" w:hAnsi="Times New Roman" w:cs="Times New Roman"/>
            <w:sz w:val="24"/>
            <w:szCs w:val="24"/>
          </w:rPr>
          <w:t>https://streamstats.usgs.gov/ss/?gage=09506000&amp;tab=info</w:t>
        </w:r>
      </w:hyperlink>
      <w:r w:rsidRPr="005B47D3">
        <w:rPr>
          <w:rFonts w:ascii="Times New Roman" w:hAnsi="Times New Roman" w:cs="Times New Roman"/>
          <w:sz w:val="24"/>
          <w:szCs w:val="24"/>
        </w:rPr>
        <w:t>). This shows that cottonwood regeneration is not tied directly to a single year but rather multiple years following floods, even if following years don’t have large floods.</w:t>
      </w:r>
    </w:p>
    <w:p w14:paraId="3E6641E9" w14:textId="77777777" w:rsidR="00E744E4" w:rsidRDefault="00E744E4" w:rsidP="00E744E4">
      <w:pPr>
        <w:ind w:firstLine="360"/>
        <w:rPr>
          <w:rFonts w:ascii="Times New Roman" w:hAnsi="Times New Roman" w:cs="Times New Roman"/>
          <w:sz w:val="24"/>
          <w:szCs w:val="24"/>
        </w:rPr>
      </w:pPr>
      <w:r w:rsidRPr="005B47D3">
        <w:rPr>
          <w:rFonts w:ascii="Times New Roman" w:hAnsi="Times New Roman" w:cs="Times New Roman"/>
          <w:sz w:val="24"/>
          <w:szCs w:val="24"/>
        </w:rPr>
        <w:t>Peaks in regeneration were observed following 1993, 1997 and 2005. Peaks in regeneration after 1993 and 2005 are likely directly related to large floods of that year. However, the largest peak in ages between 1997 and 2003 is likely just regeneration occurring in successive years. Large floods in 1993 and again in 1995 would have created large areas of suitable habitat for regeneration. The absence of large floods between 1995 and 2005 could have allowed seedlings to grow without being scoured away. As seedlings continued to grow during this time, observed ages decline as available habitat is occupied.</w:t>
      </w:r>
      <w:r>
        <w:rPr>
          <w:rFonts w:ascii="Times New Roman" w:hAnsi="Times New Roman" w:cs="Times New Roman"/>
          <w:sz w:val="24"/>
          <w:szCs w:val="24"/>
        </w:rPr>
        <w:t xml:space="preserve"> </w:t>
      </w:r>
    </w:p>
    <w:p w14:paraId="73FB642E" w14:textId="77777777" w:rsidR="00E744E4" w:rsidRDefault="00E744E4" w:rsidP="00E744E4">
      <w:pPr>
        <w:ind w:firstLine="360"/>
        <w:rPr>
          <w:rFonts w:ascii="Times New Roman" w:hAnsi="Times New Roman" w:cs="Times New Roman"/>
          <w:sz w:val="24"/>
          <w:szCs w:val="24"/>
        </w:rPr>
      </w:pPr>
      <w:r>
        <w:rPr>
          <w:rFonts w:ascii="Times New Roman" w:hAnsi="Times New Roman" w:cs="Times New Roman"/>
          <w:sz w:val="24"/>
          <w:szCs w:val="24"/>
        </w:rPr>
        <w:lastRenderedPageBreak/>
        <w:t>Although 1993 had the largest floods, the peak in ages associated with that year is much lower than the following 1997 to 2003 period. Because only two growing seasons occurred between the 1993 and 1995 floods, most seedlings would have been too small to withstand another large flood. Therefore, a limited amount of them would have survived the 1995 flood and explains why the 1993 peak is small compared to the flood magnitude.</w:t>
      </w:r>
    </w:p>
    <w:p w14:paraId="0E3F1F11" w14:textId="6E0BF779" w:rsidR="00E744E4" w:rsidRDefault="00E744E4" w:rsidP="00E744E4">
      <w:pPr>
        <w:ind w:firstLine="360"/>
        <w:rPr>
          <w:rFonts w:ascii="Times New Roman" w:hAnsi="Times New Roman" w:cs="Times New Roman"/>
          <w:sz w:val="24"/>
          <w:szCs w:val="24"/>
        </w:rPr>
      </w:pPr>
      <w:r>
        <w:rPr>
          <w:rFonts w:ascii="Times New Roman" w:hAnsi="Times New Roman" w:cs="Times New Roman"/>
          <w:sz w:val="24"/>
          <w:szCs w:val="24"/>
        </w:rPr>
        <w:t xml:space="preserve">In addition, when winter 2005 floods occurred, seedlings were already large and flexible enough to withstand large floods. </w:t>
      </w:r>
      <w:r w:rsidR="00F040A7">
        <w:rPr>
          <w:rFonts w:ascii="Times New Roman" w:hAnsi="Times New Roman" w:cs="Times New Roman"/>
          <w:sz w:val="24"/>
          <w:szCs w:val="24"/>
        </w:rPr>
        <w:t xml:space="preserve">With less saplings and trees destroyed by this winter flood, </w:t>
      </w:r>
      <w:r>
        <w:rPr>
          <w:rFonts w:ascii="Times New Roman" w:hAnsi="Times New Roman" w:cs="Times New Roman"/>
          <w:sz w:val="24"/>
          <w:szCs w:val="24"/>
        </w:rPr>
        <w:t xml:space="preserve">less regeneration and a lower </w:t>
      </w:r>
      <w:r>
        <w:rPr>
          <w:rFonts w:ascii="Times New Roman" w:hAnsi="Times New Roman" w:cs="Times New Roman"/>
          <w:sz w:val="24"/>
          <w:szCs w:val="24"/>
        </w:rPr>
        <w:t>occurrence</w:t>
      </w:r>
      <w:r>
        <w:rPr>
          <w:rFonts w:ascii="Times New Roman" w:hAnsi="Times New Roman" w:cs="Times New Roman"/>
          <w:sz w:val="24"/>
          <w:szCs w:val="24"/>
        </w:rPr>
        <w:t xml:space="preserve"> of trees dating to that time</w:t>
      </w:r>
      <w:r w:rsidR="00F040A7">
        <w:rPr>
          <w:rFonts w:ascii="Times New Roman" w:hAnsi="Times New Roman" w:cs="Times New Roman"/>
          <w:sz w:val="24"/>
          <w:szCs w:val="24"/>
        </w:rPr>
        <w:t xml:space="preserve"> occured</w:t>
      </w:r>
      <w:r>
        <w:rPr>
          <w:rFonts w:ascii="Times New Roman" w:hAnsi="Times New Roman" w:cs="Times New Roman"/>
          <w:sz w:val="24"/>
          <w:szCs w:val="24"/>
        </w:rPr>
        <w:t>.</w:t>
      </w:r>
    </w:p>
    <w:p w14:paraId="2A4B92F6" w14:textId="77777777" w:rsidR="00E744E4" w:rsidRPr="005B47D3" w:rsidRDefault="00E744E4" w:rsidP="00E744E4">
      <w:pPr>
        <w:ind w:firstLine="360"/>
        <w:rPr>
          <w:rFonts w:ascii="Times New Roman" w:hAnsi="Times New Roman" w:cs="Times New Roman"/>
          <w:sz w:val="24"/>
          <w:szCs w:val="24"/>
        </w:rPr>
      </w:pPr>
    </w:p>
    <w:p w14:paraId="54C59EDB" w14:textId="56D615B8" w:rsidR="00B96AB8" w:rsidRPr="005F4AE0" w:rsidRDefault="00B96AB8">
      <w:pPr>
        <w:spacing w:line="480" w:lineRule="auto"/>
        <w:rPr>
          <w:rFonts w:ascii="Times New Roman" w:eastAsia="Times New Roman" w:hAnsi="Times New Roman" w:cs="Times New Roman"/>
          <w:b/>
          <w:bCs/>
          <w:sz w:val="24"/>
          <w:szCs w:val="24"/>
        </w:rPr>
        <w:pPrChange w:id="177" w:author="Abraham E Springer" w:date="2025-02-17T12:19:00Z" w16du:dateUtc="2025-02-17T19:19:00Z">
          <w:pPr>
            <w:spacing w:line="240" w:lineRule="auto"/>
            <w:ind w:left="360"/>
          </w:pPr>
        </w:pPrChange>
      </w:pPr>
      <w:commentRangeStart w:id="178"/>
      <w:r w:rsidRPr="005F4AE0">
        <w:rPr>
          <w:rFonts w:ascii="Times New Roman" w:eastAsia="Times New Roman" w:hAnsi="Times New Roman" w:cs="Times New Roman"/>
          <w:b/>
          <w:bCs/>
          <w:sz w:val="24"/>
          <w:szCs w:val="24"/>
        </w:rPr>
        <w:t>Limitations/Assumptions</w:t>
      </w:r>
    </w:p>
    <w:p w14:paraId="7705DBD6" w14:textId="7C981A79" w:rsidR="00CA7F36" w:rsidRPr="00FE4A05" w:rsidRDefault="00B96AB8">
      <w:pPr>
        <w:spacing w:line="480" w:lineRule="auto"/>
        <w:ind w:firstLine="360"/>
        <w:rPr>
          <w:rFonts w:ascii="Times New Roman" w:eastAsia="Times New Roman" w:hAnsi="Times New Roman" w:cs="Times New Roman"/>
          <w:sz w:val="24"/>
          <w:szCs w:val="24"/>
        </w:rPr>
        <w:pPrChange w:id="179"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178"/>
      <w:r>
        <w:rPr>
          <w:rStyle w:val="CommentReference"/>
        </w:rPr>
        <w:commentReference w:id="178"/>
      </w:r>
    </w:p>
    <w:p w14:paraId="08B019AF" w14:textId="105993F2" w:rsidR="00CA7F36" w:rsidRPr="00192E61" w:rsidRDefault="00CA7F36">
      <w:pPr>
        <w:spacing w:line="480" w:lineRule="auto"/>
        <w:rPr>
          <w:rFonts w:ascii="Times New Roman" w:eastAsia="Times New Roman" w:hAnsi="Times New Roman" w:cs="Times New Roman"/>
          <w:b/>
          <w:sz w:val="24"/>
          <w:szCs w:val="24"/>
        </w:rPr>
        <w:pPrChange w:id="180" w:author="Abraham E Springer" w:date="2025-02-17T12:19:00Z" w16du:dateUtc="2025-02-17T19:19:00Z">
          <w:pPr>
            <w:spacing w:line="240" w:lineRule="auto"/>
          </w:pPr>
        </w:pPrChange>
      </w:pPr>
      <w:r w:rsidRPr="00192E61">
        <w:rPr>
          <w:rFonts w:ascii="Times New Roman" w:eastAsia="Times New Roman" w:hAnsi="Times New Roman" w:cs="Times New Roman"/>
          <w:b/>
          <w:sz w:val="24"/>
          <w:szCs w:val="24"/>
        </w:rPr>
        <w:t>Challenges</w:t>
      </w:r>
    </w:p>
    <w:p w14:paraId="67595DC1" w14:textId="6240BC47" w:rsidR="00CA7F36" w:rsidRPr="00E817FB" w:rsidRDefault="0001119E">
      <w:pPr>
        <w:spacing w:line="480" w:lineRule="auto"/>
        <w:ind w:firstLine="360"/>
        <w:rPr>
          <w:rFonts w:ascii="Times New Roman" w:eastAsia="Times New Roman" w:hAnsi="Times New Roman" w:cs="Times New Roman"/>
          <w:bCs/>
          <w:sz w:val="24"/>
          <w:szCs w:val="24"/>
        </w:rPr>
        <w:pPrChange w:id="181"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The study sites along the Verde River are </w:t>
      </w:r>
      <w:r w:rsidR="006C291B">
        <w:rPr>
          <w:rFonts w:ascii="Times New Roman" w:eastAsia="Times New Roman" w:hAnsi="Times New Roman" w:cs="Times New Roman"/>
          <w:bCs/>
          <w:sz w:val="24"/>
          <w:szCs w:val="24"/>
        </w:rPr>
        <w:t>upstream from</w:t>
      </w:r>
      <w:r w:rsidRPr="00E817FB">
        <w:rPr>
          <w:rFonts w:ascii="Times New Roman" w:eastAsia="Times New Roman" w:hAnsi="Times New Roman" w:cs="Times New Roman"/>
          <w:bCs/>
          <w:sz w:val="24"/>
          <w:szCs w:val="24"/>
        </w:rPr>
        <w:t xml:space="preserve"> large storage reservoirs. This allows them to have relatively intact </w:t>
      </w:r>
      <w:r w:rsidR="006C291B">
        <w:rPr>
          <w:rFonts w:ascii="Times New Roman" w:eastAsia="Times New Roman" w:hAnsi="Times New Roman" w:cs="Times New Roman"/>
          <w:bCs/>
          <w:sz w:val="24"/>
          <w:szCs w:val="24"/>
        </w:rPr>
        <w:t>environmental flows</w:t>
      </w:r>
      <w:r w:rsidRPr="00E817FB">
        <w:rPr>
          <w:rFonts w:ascii="Times New Roman" w:eastAsia="Times New Roman" w:hAnsi="Times New Roman" w:cs="Times New Roman"/>
          <w:bCs/>
          <w:sz w:val="24"/>
          <w:szCs w:val="24"/>
        </w:rPr>
        <w:t xml:space="preserve">. A challenge associated with </w:t>
      </w:r>
      <w:r w:rsidR="006C291B" w:rsidRPr="00E817FB">
        <w:rPr>
          <w:rFonts w:ascii="Times New Roman" w:eastAsia="Times New Roman" w:hAnsi="Times New Roman" w:cs="Times New Roman"/>
          <w:bCs/>
          <w:sz w:val="24"/>
          <w:szCs w:val="24"/>
        </w:rPr>
        <w:t>th</w:t>
      </w:r>
      <w:r w:rsidR="006C291B">
        <w:rPr>
          <w:rFonts w:ascii="Times New Roman" w:eastAsia="Times New Roman" w:hAnsi="Times New Roman" w:cs="Times New Roman"/>
          <w:bCs/>
          <w:sz w:val="24"/>
          <w:szCs w:val="24"/>
        </w:rPr>
        <w:t>e natural flows</w:t>
      </w:r>
      <w:r w:rsidR="006C291B"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t xml:space="preserve">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574088A0" w:rsidR="0001119E" w:rsidRPr="00192E61" w:rsidRDefault="0001119E">
      <w:pPr>
        <w:spacing w:line="480" w:lineRule="auto"/>
        <w:ind w:firstLine="360"/>
        <w:rPr>
          <w:rFonts w:ascii="Times New Roman" w:hAnsi="Times New Roman" w:cs="Times New Roman"/>
          <w:sz w:val="24"/>
          <w:szCs w:val="24"/>
        </w:rPr>
        <w:pPrChange w:id="182"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183" w:name="_Toc187849265"/>
      <w:r w:rsidRPr="00E817FB">
        <w:rPr>
          <w:rFonts w:ascii="Times New Roman" w:eastAsia="Times New Roman" w:hAnsi="Times New Roman" w:cs="Times New Roman"/>
          <w:bCs/>
          <w:sz w:val="24"/>
          <w:szCs w:val="24"/>
        </w:rPr>
        <w:t>to crossdate</w:t>
      </w:r>
      <w:r w:rsidR="005F4AE0">
        <w:rPr>
          <w:rFonts w:ascii="Times New Roman" w:eastAsia="Times New Roman" w:hAnsi="Times New Roman" w:cs="Times New Roman"/>
          <w:bCs/>
          <w:sz w:val="24"/>
          <w:szCs w:val="24"/>
        </w:rPr>
        <w:t xml:space="preserve"> the</w:t>
      </w:r>
      <w:r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184"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183"/>
    </w:p>
    <w:p w14:paraId="1B83E33D" w14:textId="39B26CF0" w:rsidR="00F11619" w:rsidRPr="00E817FB" w:rsidRDefault="00F11619">
      <w:pPr>
        <w:spacing w:line="480" w:lineRule="auto"/>
        <w:ind w:firstLine="720"/>
        <w:rPr>
          <w:rFonts w:ascii="Times New Roman" w:hAnsi="Times New Roman" w:cs="Times New Roman"/>
          <w:sz w:val="24"/>
          <w:szCs w:val="24"/>
        </w:rPr>
        <w:pPrChange w:id="18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lastRenderedPageBreak/>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Fremont cottonwood growth appears to</w:t>
      </w:r>
      <w:r w:rsidR="005F4AE0">
        <w:rPr>
          <w:rFonts w:ascii="Times New Roman" w:hAnsi="Times New Roman" w:cs="Times New Roman"/>
          <w:sz w:val="24"/>
          <w:szCs w:val="24"/>
        </w:rPr>
        <w:t xml:space="preserve"> have achieved a mature growth rate already. Their growth also is</w:t>
      </w:r>
      <w:r w:rsidRPr="00E817FB">
        <w:rPr>
          <w:rFonts w:ascii="Times New Roman" w:hAnsi="Times New Roman" w:cs="Times New Roman"/>
          <w:sz w:val="24"/>
          <w:szCs w:val="24"/>
        </w:rPr>
        <w:t xml:space="preserve"> driven by </w:t>
      </w:r>
      <w:r w:rsidR="005F4AE0">
        <w:rPr>
          <w:rFonts w:ascii="Times New Roman" w:hAnsi="Times New Roman" w:cs="Times New Roman"/>
          <w:sz w:val="24"/>
          <w:szCs w:val="24"/>
        </w:rPr>
        <w:t>early-</w:t>
      </w:r>
      <w:r w:rsidRPr="00E817FB">
        <w:rPr>
          <w:rFonts w:ascii="Times New Roman" w:hAnsi="Times New Roman" w:cs="Times New Roman"/>
          <w:sz w:val="24"/>
          <w:szCs w:val="24"/>
        </w:rPr>
        <w:t>summer streamflow. This also is when streamflows are the lowest and temperatures are the highest.</w:t>
      </w:r>
      <w:r w:rsidR="005F4AE0">
        <w:rPr>
          <w:rFonts w:ascii="Times New Roman" w:hAnsi="Times New Roman" w:cs="Times New Roman"/>
          <w:sz w:val="24"/>
          <w:szCs w:val="24"/>
        </w:rPr>
        <w:t xml:space="preserve"> This is also when peak irrigation season is in the region.</w:t>
      </w:r>
      <w:r w:rsidRPr="00E817FB">
        <w:rPr>
          <w:rFonts w:ascii="Times New Roman" w:hAnsi="Times New Roman" w:cs="Times New Roman"/>
          <w:sz w:val="24"/>
          <w:szCs w:val="24"/>
        </w:rPr>
        <w:t xml:space="preserve"> As baseflows continue to decline, their growth and resilience could be at risk. Maintaining higher flows during the summer irrigation season would positively benefit riparian forests. </w:t>
      </w:r>
      <w:r w:rsidR="005F4AE0">
        <w:rPr>
          <w:rFonts w:ascii="Times New Roman" w:hAnsi="Times New Roman" w:cs="Times New Roman"/>
          <w:sz w:val="24"/>
          <w:szCs w:val="24"/>
        </w:rPr>
        <w:t xml:space="preserve">However, Fremont cottonwoods still require large, winter floods to create habitat required for their regeneration. </w:t>
      </w:r>
      <w:r w:rsidRPr="00E817FB">
        <w:rPr>
          <w:rFonts w:ascii="Times New Roman" w:hAnsi="Times New Roman" w:cs="Times New Roman"/>
          <w:sz w:val="24"/>
          <w:szCs w:val="24"/>
        </w:rPr>
        <w:t xml:space="preserve">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186"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187"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188"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9" w:author="Quentin R McCalla" w:date="2025-02-20T10:13:00Z" w:initials="QM">
    <w:p w14:paraId="2E580D81" w14:textId="77777777" w:rsidR="00951CAD" w:rsidRDefault="00951CAD" w:rsidP="00951CAD">
      <w:pPr>
        <w:pStyle w:val="CommentText"/>
      </w:pPr>
      <w:r>
        <w:rPr>
          <w:rStyle w:val="CommentReference"/>
        </w:rPr>
        <w:annotationRef/>
      </w:r>
      <w:r>
        <w:t>Both AEP and year</w:t>
      </w:r>
    </w:p>
  </w:comment>
  <w:comment w:id="16" w:author="Quentin R McCalla" w:date="2025-02-12T09:35:00Z" w:initials="QM">
    <w:p w14:paraId="3E2457C7" w14:textId="1D9479C8" w:rsidR="00CE6A20" w:rsidRDefault="00CE6A20" w:rsidP="00CE6A20">
      <w:pPr>
        <w:pStyle w:val="CommentText"/>
      </w:pPr>
      <w:r>
        <w:rPr>
          <w:rStyle w:val="CommentReference"/>
        </w:rPr>
        <w:annotationRef/>
      </w:r>
      <w:r>
        <w:t>Consistency, ex. Reach</w:t>
      </w:r>
    </w:p>
  </w:comment>
  <w:comment w:id="17"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3"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6"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3"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4"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35" w:author="Quentin R McCalla" w:date="2025-02-20T10:14:00Z" w:initials="QM">
    <w:p w14:paraId="5B26D0CD" w14:textId="77777777" w:rsidR="00951CAD" w:rsidRDefault="00951CAD" w:rsidP="00951CAD">
      <w:pPr>
        <w:pStyle w:val="CommentText"/>
      </w:pPr>
      <w:r>
        <w:rPr>
          <w:rStyle w:val="CommentReference"/>
        </w:rPr>
        <w:annotationRef/>
      </w:r>
      <w:r>
        <w:t>Guage number and unit</w:t>
      </w:r>
    </w:p>
  </w:comment>
  <w:comment w:id="36" w:author="Quentin R McCalla" w:date="2025-02-20T10:14:00Z" w:initials="QM">
    <w:p w14:paraId="1BF172DF" w14:textId="4B93DC6A" w:rsidR="00951CAD" w:rsidRDefault="00951CAD" w:rsidP="00951CAD">
      <w:pPr>
        <w:pStyle w:val="CommentText"/>
      </w:pPr>
      <w:r>
        <w:rPr>
          <w:rStyle w:val="CommentReference"/>
        </w:rPr>
        <w:annotationRef/>
      </w:r>
      <w:r>
        <w:t>Move as a result</w:t>
      </w:r>
    </w:p>
  </w:comment>
  <w:comment w:id="43" w:author="Quentin R McCalla" w:date="2025-02-12T09:43:00Z" w:initials="QM">
    <w:p w14:paraId="5B6B8742" w14:textId="76CCE844" w:rsidR="00640FF1" w:rsidRDefault="00640FF1" w:rsidP="00640FF1">
      <w:pPr>
        <w:pStyle w:val="CommentText"/>
      </w:pPr>
      <w:r>
        <w:rPr>
          <w:rStyle w:val="CommentReference"/>
        </w:rPr>
        <w:annotationRef/>
      </w:r>
      <w:r>
        <w:t>Map= 2 column width, Tables and figures 1 width</w:t>
      </w:r>
    </w:p>
  </w:comment>
  <w:comment w:id="44"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50"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51"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52"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3"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5"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70"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9"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101"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22"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30"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44"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45" w:author="Quentin R McCalla" w:date="2025-02-20T10:20:00Z" w:initials="QM">
    <w:p w14:paraId="38C37876" w14:textId="77777777" w:rsidR="00951CAD" w:rsidRDefault="00951CAD" w:rsidP="00951CAD">
      <w:pPr>
        <w:pStyle w:val="CommentText"/>
      </w:pPr>
      <w:r>
        <w:rPr>
          <w:rStyle w:val="CommentReference"/>
        </w:rPr>
        <w:annotationRef/>
      </w:r>
      <w:r>
        <w:t>Stromberg open reaches</w:t>
      </w:r>
    </w:p>
  </w:comment>
  <w:comment w:id="148" w:author="Quentin R McCalla" w:date="2025-02-03T10:44:00Z" w:initials="QM">
    <w:p w14:paraId="66B213C1" w14:textId="032170F6" w:rsidR="00C97A93" w:rsidRDefault="00C97A93" w:rsidP="00C97A93">
      <w:pPr>
        <w:pStyle w:val="CommentText"/>
      </w:pPr>
      <w:r>
        <w:rPr>
          <w:rStyle w:val="CommentReference"/>
        </w:rPr>
        <w:annotationRef/>
      </w:r>
      <w:r>
        <w:t>Wait for model comments</w:t>
      </w:r>
    </w:p>
  </w:comment>
  <w:comment w:id="162"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66" w:author="Quentin R McCalla" w:date="2025-02-20T10:38:00Z" w:initials="QM">
    <w:p w14:paraId="260E6AA6" w14:textId="77777777" w:rsidR="0033562F" w:rsidRDefault="0033562F" w:rsidP="0033562F">
      <w:pPr>
        <w:pStyle w:val="CommentText"/>
      </w:pPr>
      <w:r>
        <w:rPr>
          <w:rStyle w:val="CommentReference"/>
        </w:rPr>
        <w:annotationRef/>
      </w:r>
      <w:r>
        <w:t>Add establishment and maintance section</w:t>
      </w:r>
    </w:p>
  </w:comment>
  <w:comment w:id="173" w:author="Quentin R McCalla" w:date="2025-02-03T15:54:00Z" w:initials="QM">
    <w:p w14:paraId="533A97C7" w14:textId="148AE525"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75"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76"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78" w:author="Abraham E Springer" w:date="2025-02-17T12:33:00Z" w:initials="AS">
    <w:p w14:paraId="1CBE3B5F" w14:textId="77777777"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2E580D81" w15:paraIdParent="34096B2B" w15:done="0"/>
  <w15:commentEx w15:paraId="3E2457C7" w15:done="1"/>
  <w15:commentEx w15:paraId="5B183E30" w15:paraIdParent="3E2457C7" w15:done="1"/>
  <w15:commentEx w15:paraId="1D755B27" w15:done="1"/>
  <w15:commentEx w15:paraId="442A0A68" w15:done="1"/>
  <w15:commentEx w15:paraId="58408599" w15:done="1"/>
  <w15:commentEx w15:paraId="66803352" w15:paraIdParent="58408599" w15:done="1"/>
  <w15:commentEx w15:paraId="5B26D0CD" w15:done="0"/>
  <w15:commentEx w15:paraId="1BF172DF" w15:done="0"/>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5A6C41AE" w15:done="1"/>
  <w15:commentEx w15:paraId="2CE5B9E3" w15:done="1"/>
  <w15:commentEx w15:paraId="1774D690" w15:done="1"/>
  <w15:commentEx w15:paraId="38C37876" w15:done="1"/>
  <w15:commentEx w15:paraId="66B213C1" w15:done="0"/>
  <w15:commentEx w15:paraId="36156FF5" w15:done="0"/>
  <w15:commentEx w15:paraId="260E6AA6" w15:done="0"/>
  <w15:commentEx w15:paraId="533A97C7" w15:done="1"/>
  <w15:commentEx w15:paraId="0274BDB8" w15:done="1"/>
  <w15:commentEx w15:paraId="3A2FA81D" w15:paraIdParent="0274BDB8" w15:done="1"/>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59D4A8E" w16cex:dateUtc="2025-02-20T17:13: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09D3365B" w16cex:dateUtc="2025-02-20T17:14:00Z"/>
  <w16cex:commentExtensible w16cex:durableId="1D6FDFB8" w16cex:dateUtc="2025-02-20T17:14: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6DF150B3" w16cex:dateUtc="2025-02-12T16:58:00Z"/>
  <w16cex:commentExtensible w16cex:durableId="4179E068" w16cex:dateUtc="2025-02-17T20:43:00Z"/>
  <w16cex:commentExtensible w16cex:durableId="5D41DFF8" w16cex:dateUtc="2025-02-17T20:34:00Z"/>
  <w16cex:commentExtensible w16cex:durableId="5B05DB8C" w16cex:dateUtc="2025-02-20T17:20:00Z"/>
  <w16cex:commentExtensible w16cex:durableId="62C49997" w16cex:dateUtc="2025-02-03T18:44:00Z"/>
  <w16cex:commentExtensible w16cex:durableId="2E57DCC3" w16cex:dateUtc="2025-02-18T18:45:00Z"/>
  <w16cex:commentExtensible w16cex:durableId="107DA414" w16cex:dateUtc="2025-02-20T17:38:00Z"/>
  <w16cex:commentExtensible w16cex:durableId="60CEC942" w16cex:dateUtc="2025-02-03T23:54:00Z"/>
  <w16cex:commentExtensible w16cex:durableId="691BC579" w16cex:dateUtc="2025-02-04T18:37:00Z"/>
  <w16cex:commentExtensible w16cex:durableId="229D4C74" w16cex:dateUtc="2025-02-12T19:32: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2E580D81" w16cid:durableId="359D4A8E"/>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5B26D0CD" w16cid:durableId="09D3365B"/>
  <w16cid:commentId w16cid:paraId="1BF172DF" w16cid:durableId="1D6FDFB8"/>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5A6C41AE" w16cid:durableId="6DF150B3"/>
  <w16cid:commentId w16cid:paraId="2CE5B9E3" w16cid:durableId="4179E068"/>
  <w16cid:commentId w16cid:paraId="1774D690" w16cid:durableId="5D41DFF8"/>
  <w16cid:commentId w16cid:paraId="38C37876" w16cid:durableId="5B05DB8C"/>
  <w16cid:commentId w16cid:paraId="66B213C1" w16cid:durableId="62C49997"/>
  <w16cid:commentId w16cid:paraId="36156FF5" w16cid:durableId="2E57DCC3"/>
  <w16cid:commentId w16cid:paraId="260E6AA6" w16cid:durableId="107DA414"/>
  <w16cid:commentId w16cid:paraId="533A97C7" w16cid:durableId="60CEC942"/>
  <w16cid:commentId w16cid:paraId="0274BDB8" w16cid:durableId="691BC579"/>
  <w16cid:commentId w16cid:paraId="3A2FA81D" w16cid:durableId="229D4C74"/>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CAD4A" w14:textId="77777777" w:rsidR="00826610" w:rsidRDefault="00826610" w:rsidP="00C00DA9">
      <w:pPr>
        <w:spacing w:line="240" w:lineRule="auto"/>
      </w:pPr>
      <w:r>
        <w:separator/>
      </w:r>
    </w:p>
  </w:endnote>
  <w:endnote w:type="continuationSeparator" w:id="0">
    <w:p w14:paraId="3B4C86A0" w14:textId="77777777" w:rsidR="00826610" w:rsidRDefault="00826610"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0" w:author="Abraham E Springer" w:date="2025-02-17T12:17:00Z"/>
  <w:sdt>
    <w:sdtPr>
      <w:id w:val="-1334681355"/>
      <w:docPartObj>
        <w:docPartGallery w:val="Page Numbers (Bottom of Page)"/>
        <w:docPartUnique/>
      </w:docPartObj>
    </w:sdtPr>
    <w:sdtEndPr>
      <w:rPr>
        <w:noProof/>
      </w:rPr>
    </w:sdtEndPr>
    <w:sdtContent>
      <w:customXmlInsRangeEnd w:id="10"/>
      <w:p w14:paraId="39F05074" w14:textId="796CD5E6" w:rsidR="00C00DA9" w:rsidRDefault="00C00DA9">
        <w:pPr>
          <w:pStyle w:val="Footer"/>
          <w:jc w:val="center"/>
          <w:rPr>
            <w:ins w:id="11" w:author="Abraham E Springer" w:date="2025-02-17T12:17:00Z" w16du:dateUtc="2025-02-17T19:17:00Z"/>
          </w:rPr>
        </w:pPr>
        <w:ins w:id="12"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3" w:author="Abraham E Springer" w:date="2025-02-17T12:17:00Z"/>
    </w:sdtContent>
  </w:sdt>
  <w:customXmlInsRangeEnd w:id="13"/>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C25D3" w14:textId="77777777" w:rsidR="00826610" w:rsidRDefault="00826610" w:rsidP="00C00DA9">
      <w:pPr>
        <w:spacing w:line="240" w:lineRule="auto"/>
      </w:pPr>
      <w:r>
        <w:separator/>
      </w:r>
    </w:p>
  </w:footnote>
  <w:footnote w:type="continuationSeparator" w:id="0">
    <w:p w14:paraId="1510F707" w14:textId="77777777" w:rsidR="00826610" w:rsidRDefault="00826610"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86AE4"/>
    <w:multiLevelType w:val="hybridMultilevel"/>
    <w:tmpl w:val="7C648478"/>
    <w:lvl w:ilvl="0" w:tplc="4E2EA9D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A1725E"/>
    <w:multiLevelType w:val="hybridMultilevel"/>
    <w:tmpl w:val="B43CD702"/>
    <w:lvl w:ilvl="0" w:tplc="497C93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1"/>
  </w:num>
  <w:num w:numId="2" w16cid:durableId="495727214">
    <w:abstractNumId w:val="5"/>
  </w:num>
  <w:num w:numId="3" w16cid:durableId="1813055205">
    <w:abstractNumId w:val="6"/>
  </w:num>
  <w:num w:numId="4" w16cid:durableId="1127166855">
    <w:abstractNumId w:val="3"/>
  </w:num>
  <w:num w:numId="5" w16cid:durableId="395662975">
    <w:abstractNumId w:val="2"/>
  </w:num>
  <w:num w:numId="6" w16cid:durableId="1375231406">
    <w:abstractNumId w:val="0"/>
  </w:num>
  <w:num w:numId="7" w16cid:durableId="91455568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50EA9"/>
    <w:rsid w:val="00060344"/>
    <w:rsid w:val="000616CA"/>
    <w:rsid w:val="000840CC"/>
    <w:rsid w:val="0008638E"/>
    <w:rsid w:val="000945FC"/>
    <w:rsid w:val="000B3C9B"/>
    <w:rsid w:val="000B3E3A"/>
    <w:rsid w:val="000D2A90"/>
    <w:rsid w:val="000E131F"/>
    <w:rsid w:val="000E5DD3"/>
    <w:rsid w:val="000F3C3E"/>
    <w:rsid w:val="0010431D"/>
    <w:rsid w:val="0011464B"/>
    <w:rsid w:val="00115F9B"/>
    <w:rsid w:val="00120AEE"/>
    <w:rsid w:val="00122E73"/>
    <w:rsid w:val="00131260"/>
    <w:rsid w:val="00134C9C"/>
    <w:rsid w:val="0013684F"/>
    <w:rsid w:val="00137F56"/>
    <w:rsid w:val="00140FC2"/>
    <w:rsid w:val="001432D1"/>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563F8"/>
    <w:rsid w:val="00277FD2"/>
    <w:rsid w:val="00283AA9"/>
    <w:rsid w:val="0028629F"/>
    <w:rsid w:val="0029180D"/>
    <w:rsid w:val="00294E72"/>
    <w:rsid w:val="0029521D"/>
    <w:rsid w:val="002A2B15"/>
    <w:rsid w:val="002B02E9"/>
    <w:rsid w:val="002B15C2"/>
    <w:rsid w:val="002B2C48"/>
    <w:rsid w:val="002B382B"/>
    <w:rsid w:val="002D5725"/>
    <w:rsid w:val="0030203B"/>
    <w:rsid w:val="0030613E"/>
    <w:rsid w:val="00323119"/>
    <w:rsid w:val="003250C2"/>
    <w:rsid w:val="00332D90"/>
    <w:rsid w:val="0033562F"/>
    <w:rsid w:val="00343140"/>
    <w:rsid w:val="003437C1"/>
    <w:rsid w:val="0035091D"/>
    <w:rsid w:val="00351A90"/>
    <w:rsid w:val="00365972"/>
    <w:rsid w:val="003738E9"/>
    <w:rsid w:val="00376AD5"/>
    <w:rsid w:val="00382187"/>
    <w:rsid w:val="003920EE"/>
    <w:rsid w:val="003C57AA"/>
    <w:rsid w:val="003F0E3A"/>
    <w:rsid w:val="0040272A"/>
    <w:rsid w:val="0043278B"/>
    <w:rsid w:val="0044164C"/>
    <w:rsid w:val="004441DF"/>
    <w:rsid w:val="00453DA3"/>
    <w:rsid w:val="004B095F"/>
    <w:rsid w:val="004C5264"/>
    <w:rsid w:val="004D0238"/>
    <w:rsid w:val="004D3DED"/>
    <w:rsid w:val="004E3123"/>
    <w:rsid w:val="004E3D9E"/>
    <w:rsid w:val="004E56EB"/>
    <w:rsid w:val="004E6176"/>
    <w:rsid w:val="005054B0"/>
    <w:rsid w:val="0050557B"/>
    <w:rsid w:val="00515FF4"/>
    <w:rsid w:val="0053192E"/>
    <w:rsid w:val="005327A1"/>
    <w:rsid w:val="00532AF3"/>
    <w:rsid w:val="005407B4"/>
    <w:rsid w:val="00554611"/>
    <w:rsid w:val="0056630E"/>
    <w:rsid w:val="00590F61"/>
    <w:rsid w:val="005B4459"/>
    <w:rsid w:val="005B47D3"/>
    <w:rsid w:val="005B4E85"/>
    <w:rsid w:val="005C19E0"/>
    <w:rsid w:val="005C56AF"/>
    <w:rsid w:val="005D4747"/>
    <w:rsid w:val="005D722B"/>
    <w:rsid w:val="005F3435"/>
    <w:rsid w:val="005F4AE0"/>
    <w:rsid w:val="00601AC2"/>
    <w:rsid w:val="00613C12"/>
    <w:rsid w:val="0062135E"/>
    <w:rsid w:val="00640FF1"/>
    <w:rsid w:val="0064393E"/>
    <w:rsid w:val="00644803"/>
    <w:rsid w:val="0065203F"/>
    <w:rsid w:val="0066033F"/>
    <w:rsid w:val="006624E4"/>
    <w:rsid w:val="0066272E"/>
    <w:rsid w:val="00671D23"/>
    <w:rsid w:val="006760A4"/>
    <w:rsid w:val="00681BDF"/>
    <w:rsid w:val="006859BD"/>
    <w:rsid w:val="00686176"/>
    <w:rsid w:val="00692843"/>
    <w:rsid w:val="006A0B3D"/>
    <w:rsid w:val="006A3C07"/>
    <w:rsid w:val="006A49F7"/>
    <w:rsid w:val="006C154A"/>
    <w:rsid w:val="006C291B"/>
    <w:rsid w:val="006C7BE1"/>
    <w:rsid w:val="006D580D"/>
    <w:rsid w:val="006D6234"/>
    <w:rsid w:val="006E1CCC"/>
    <w:rsid w:val="006E2427"/>
    <w:rsid w:val="006F1D60"/>
    <w:rsid w:val="0070032A"/>
    <w:rsid w:val="00705DEA"/>
    <w:rsid w:val="00712DFB"/>
    <w:rsid w:val="00721FD3"/>
    <w:rsid w:val="00731403"/>
    <w:rsid w:val="007336A7"/>
    <w:rsid w:val="00734FD4"/>
    <w:rsid w:val="007473B0"/>
    <w:rsid w:val="00752D68"/>
    <w:rsid w:val="007627C3"/>
    <w:rsid w:val="00766CC9"/>
    <w:rsid w:val="007812CF"/>
    <w:rsid w:val="00787E94"/>
    <w:rsid w:val="00794EE5"/>
    <w:rsid w:val="007966A9"/>
    <w:rsid w:val="007A3F29"/>
    <w:rsid w:val="007C52EB"/>
    <w:rsid w:val="007D00BA"/>
    <w:rsid w:val="007D30B7"/>
    <w:rsid w:val="007E3D81"/>
    <w:rsid w:val="00807248"/>
    <w:rsid w:val="00822FF8"/>
    <w:rsid w:val="00826610"/>
    <w:rsid w:val="008306FC"/>
    <w:rsid w:val="00833CD9"/>
    <w:rsid w:val="00843A91"/>
    <w:rsid w:val="008663BA"/>
    <w:rsid w:val="0087254E"/>
    <w:rsid w:val="00881FBA"/>
    <w:rsid w:val="008856CC"/>
    <w:rsid w:val="0089221C"/>
    <w:rsid w:val="008B3C8B"/>
    <w:rsid w:val="008C4730"/>
    <w:rsid w:val="008C66DD"/>
    <w:rsid w:val="008C7B4A"/>
    <w:rsid w:val="008D7A70"/>
    <w:rsid w:val="008F6BDC"/>
    <w:rsid w:val="008F6DB0"/>
    <w:rsid w:val="00914619"/>
    <w:rsid w:val="00916537"/>
    <w:rsid w:val="009370D1"/>
    <w:rsid w:val="009412CC"/>
    <w:rsid w:val="00951CAD"/>
    <w:rsid w:val="009612F1"/>
    <w:rsid w:val="00973E57"/>
    <w:rsid w:val="009954F4"/>
    <w:rsid w:val="009A0005"/>
    <w:rsid w:val="009B137C"/>
    <w:rsid w:val="009B25A2"/>
    <w:rsid w:val="009B34A2"/>
    <w:rsid w:val="009E1F5F"/>
    <w:rsid w:val="009E1F93"/>
    <w:rsid w:val="009F5464"/>
    <w:rsid w:val="009F6FD4"/>
    <w:rsid w:val="00A108B4"/>
    <w:rsid w:val="00A1262E"/>
    <w:rsid w:val="00A27CF7"/>
    <w:rsid w:val="00A60F24"/>
    <w:rsid w:val="00A709EB"/>
    <w:rsid w:val="00A75A24"/>
    <w:rsid w:val="00A8216B"/>
    <w:rsid w:val="00A83419"/>
    <w:rsid w:val="00AA2451"/>
    <w:rsid w:val="00AC131D"/>
    <w:rsid w:val="00AC38AC"/>
    <w:rsid w:val="00AD2706"/>
    <w:rsid w:val="00AE48AA"/>
    <w:rsid w:val="00AE7F5E"/>
    <w:rsid w:val="00AF1AA6"/>
    <w:rsid w:val="00AF520F"/>
    <w:rsid w:val="00B113AD"/>
    <w:rsid w:val="00B334EC"/>
    <w:rsid w:val="00B35759"/>
    <w:rsid w:val="00B465B5"/>
    <w:rsid w:val="00B80B6A"/>
    <w:rsid w:val="00B96AB8"/>
    <w:rsid w:val="00BB3DE2"/>
    <w:rsid w:val="00BB3E8C"/>
    <w:rsid w:val="00BC187B"/>
    <w:rsid w:val="00BD6EE2"/>
    <w:rsid w:val="00BE2C08"/>
    <w:rsid w:val="00BE6769"/>
    <w:rsid w:val="00BF3F65"/>
    <w:rsid w:val="00C00DA9"/>
    <w:rsid w:val="00C1740D"/>
    <w:rsid w:val="00C24619"/>
    <w:rsid w:val="00C32A60"/>
    <w:rsid w:val="00C430DF"/>
    <w:rsid w:val="00C43567"/>
    <w:rsid w:val="00C43A5B"/>
    <w:rsid w:val="00C4453B"/>
    <w:rsid w:val="00C51A95"/>
    <w:rsid w:val="00C52A64"/>
    <w:rsid w:val="00C56BF0"/>
    <w:rsid w:val="00C97A93"/>
    <w:rsid w:val="00CA7F36"/>
    <w:rsid w:val="00CB69F6"/>
    <w:rsid w:val="00CB70B7"/>
    <w:rsid w:val="00CE6A20"/>
    <w:rsid w:val="00D03C42"/>
    <w:rsid w:val="00D079C5"/>
    <w:rsid w:val="00D11EB7"/>
    <w:rsid w:val="00D205CD"/>
    <w:rsid w:val="00D23B58"/>
    <w:rsid w:val="00D2736C"/>
    <w:rsid w:val="00D31687"/>
    <w:rsid w:val="00D42EDA"/>
    <w:rsid w:val="00D52A25"/>
    <w:rsid w:val="00D54BC1"/>
    <w:rsid w:val="00D61B92"/>
    <w:rsid w:val="00D63568"/>
    <w:rsid w:val="00D73F95"/>
    <w:rsid w:val="00D762AD"/>
    <w:rsid w:val="00DA2E5A"/>
    <w:rsid w:val="00DC021D"/>
    <w:rsid w:val="00DC7A48"/>
    <w:rsid w:val="00DD6FD8"/>
    <w:rsid w:val="00E06606"/>
    <w:rsid w:val="00E11BE0"/>
    <w:rsid w:val="00E13B87"/>
    <w:rsid w:val="00E25BFF"/>
    <w:rsid w:val="00E47F22"/>
    <w:rsid w:val="00E57590"/>
    <w:rsid w:val="00E744E4"/>
    <w:rsid w:val="00E76D4F"/>
    <w:rsid w:val="00E80AB1"/>
    <w:rsid w:val="00E817FB"/>
    <w:rsid w:val="00E93F3A"/>
    <w:rsid w:val="00E96B9D"/>
    <w:rsid w:val="00EA1D36"/>
    <w:rsid w:val="00EB7904"/>
    <w:rsid w:val="00ED2060"/>
    <w:rsid w:val="00ED70A7"/>
    <w:rsid w:val="00ED73F0"/>
    <w:rsid w:val="00EE07E2"/>
    <w:rsid w:val="00EF62A6"/>
    <w:rsid w:val="00F040A7"/>
    <w:rsid w:val="00F079F5"/>
    <w:rsid w:val="00F11619"/>
    <w:rsid w:val="00F11E48"/>
    <w:rsid w:val="00F133AF"/>
    <w:rsid w:val="00F231ED"/>
    <w:rsid w:val="00F243C9"/>
    <w:rsid w:val="00F43A10"/>
    <w:rsid w:val="00F43D54"/>
    <w:rsid w:val="00F67ED2"/>
    <w:rsid w:val="00F8147A"/>
    <w:rsid w:val="00F90002"/>
    <w:rsid w:val="00FC1ECA"/>
    <w:rsid w:val="00FC1F64"/>
    <w:rsid w:val="00FD4340"/>
    <w:rsid w:val="00FD5CA0"/>
    <w:rsid w:val="00FE2088"/>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10" Type="http://schemas.microsoft.com/office/2018/08/relationships/commentsExtensible" Target="commentsExtensible.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streamstats.usgs.gov/ss/?gage=09506000&amp;tab=info"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3094</TotalTime>
  <Pages>27</Pages>
  <Words>10492</Words>
  <Characters>59805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28</cp:revision>
  <dcterms:created xsi:type="dcterms:W3CDTF">2025-02-17T16:58:00Z</dcterms:created>
  <dcterms:modified xsi:type="dcterms:W3CDTF">2025-02-20T18:52:00Z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id="yLYhAzk5"/&gt;&lt;style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