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7093C2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DC021D">
        <w:rPr>
          <w:rFonts w:ascii="Times New Roman" w:hAnsi="Times New Roman" w:cs="Times New Roman"/>
          <w:sz w:val="24"/>
          <w:szCs w:val="24"/>
        </w:rPr>
        <w:t xml:space="preserve">cottonwood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w:t>
      </w:r>
      <w:proofErr w:type="gramStart"/>
      <w:r w:rsidR="00FF6467">
        <w:rPr>
          <w:rFonts w:ascii="Times New Roman" w:hAnsi="Times New Roman" w:cs="Times New Roman"/>
          <w:sz w:val="24"/>
          <w:szCs w:val="24"/>
        </w:rPr>
        <w:t>during</w:t>
      </w:r>
      <w:proofErr w:type="gramEnd"/>
      <w:r w:rsidR="00FF6467">
        <w:rPr>
          <w:rFonts w:ascii="Times New Roman" w:hAnsi="Times New Roman" w:cs="Times New Roman"/>
          <w:sz w:val="24"/>
          <w:szCs w:val="24"/>
        </w:rPr>
        <w:t xml:space="preserve">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3" w:author="Abraham E Springer" w:date="2025-02-17T12:19:00Z" w16du:dateUtc="2025-02-17T19:19:00Z">
          <w:pPr>
            <w:pStyle w:val="Heading1"/>
            <w:spacing w:line="240" w:lineRule="auto"/>
          </w:pPr>
        </w:pPrChange>
      </w:pPr>
      <w:bookmarkStart w:id="14" w:name="_Toc187849251"/>
      <w:r w:rsidRPr="00E817FB">
        <w:rPr>
          <w:rFonts w:ascii="Times New Roman" w:hAnsi="Times New Roman" w:cs="Times New Roman"/>
          <w:sz w:val="24"/>
          <w:szCs w:val="24"/>
        </w:rPr>
        <w:t xml:space="preserve">Introduction and </w:t>
      </w:r>
      <w:commentRangeStart w:id="15"/>
      <w:commentRangeStart w:id="16"/>
      <w:r w:rsidRPr="00E817FB">
        <w:rPr>
          <w:rFonts w:ascii="Times New Roman" w:hAnsi="Times New Roman" w:cs="Times New Roman"/>
          <w:sz w:val="24"/>
          <w:szCs w:val="24"/>
        </w:rPr>
        <w:t>Background</w:t>
      </w:r>
      <w:bookmarkEnd w:id="14"/>
      <w:commentRangeEnd w:id="15"/>
      <w:r w:rsidR="00CE6A20" w:rsidRPr="00E817FB">
        <w:rPr>
          <w:rStyle w:val="CommentReference"/>
          <w:rFonts w:ascii="Times New Roman" w:eastAsia="Arial" w:hAnsi="Times New Roman" w:cs="Times New Roman"/>
          <w:color w:val="auto"/>
          <w:sz w:val="24"/>
          <w:szCs w:val="24"/>
        </w:rPr>
        <w:commentReference w:id="15"/>
      </w:r>
      <w:commentRangeEnd w:id="16"/>
      <w:r w:rsidR="00CE6A20" w:rsidRPr="00E817FB">
        <w:rPr>
          <w:rStyle w:val="CommentReference"/>
          <w:rFonts w:ascii="Times New Roman" w:eastAsia="Arial" w:hAnsi="Times New Roman" w:cs="Times New Roman"/>
          <w:color w:val="auto"/>
          <w:sz w:val="24"/>
          <w:szCs w:val="24"/>
        </w:rPr>
        <w:commentReference w:id="16"/>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7"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1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0"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2"/>
      <w:r w:rsidRPr="00E817FB">
        <w:rPr>
          <w:rFonts w:ascii="Times New Roman" w:eastAsia="Times New Roman" w:hAnsi="Times New Roman" w:cs="Times New Roman"/>
          <w:sz w:val="24"/>
          <w:szCs w:val="24"/>
        </w:rPr>
        <w:t xml:space="preserve">Verde </w:t>
      </w:r>
      <w:commentRangeEnd w:id="22"/>
      <w:r w:rsidR="00CE6A20" w:rsidRPr="00E817FB">
        <w:rPr>
          <w:rStyle w:val="CommentReference"/>
          <w:rFonts w:ascii="Times New Roman" w:hAnsi="Times New Roman" w:cs="Times New Roman"/>
          <w:sz w:val="24"/>
          <w:szCs w:val="24"/>
        </w:rPr>
        <w:commentReference w:id="22"/>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3"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4"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5"/>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5"/>
      <w:r w:rsidRPr="00E817FB">
        <w:rPr>
          <w:rStyle w:val="CommentReference"/>
          <w:rFonts w:ascii="Times New Roman" w:hAnsi="Times New Roman" w:cs="Times New Roman"/>
          <w:sz w:val="24"/>
          <w:szCs w:val="24"/>
        </w:rPr>
        <w:commentReference w:id="25"/>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0"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1"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4BC9541"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2"/>
      <w:commentRangeStart w:id="33"/>
      <w:r w:rsidRPr="00E817FB">
        <w:rPr>
          <w:rFonts w:ascii="Times New Roman" w:eastAsia="Times New Roman" w:hAnsi="Times New Roman" w:cs="Times New Roman"/>
          <w:sz w:val="24"/>
          <w:szCs w:val="24"/>
        </w:rPr>
        <w:t xml:space="preserve">winter </w:t>
      </w:r>
      <w:commentRangeEnd w:id="32"/>
      <w:r w:rsidRPr="00E817FB">
        <w:rPr>
          <w:rStyle w:val="CommentReference"/>
          <w:rFonts w:ascii="Times New Roman" w:hAnsi="Times New Roman" w:cs="Times New Roman"/>
          <w:sz w:val="24"/>
          <w:szCs w:val="24"/>
        </w:rPr>
        <w:commentReference w:id="32"/>
      </w:r>
      <w:commentRangeEnd w:id="33"/>
      <w:r w:rsidR="007D00BA">
        <w:rPr>
          <w:rStyle w:val="CommentReference"/>
        </w:rPr>
        <w:commentReference w:id="33"/>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746F7A68">
            <wp:extent cx="3684494" cy="3925797"/>
            <wp:effectExtent l="0" t="0" r="0" b="0"/>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0079" cy="3953057"/>
                    </a:xfrm>
                    <a:prstGeom prst="rect">
                      <a:avLst/>
                    </a:prstGeom>
                  </pic:spPr>
                </pic:pic>
              </a:graphicData>
            </a:graphic>
          </wp:inline>
        </w:drawing>
      </w:r>
    </w:p>
    <w:p w14:paraId="5318AA1C" w14:textId="2255509B"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2023 Verde River Hydrology. 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5"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38"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39" w:author="Abraham E Springer" w:date="2025-02-17T12:19:00Z" w16du:dateUtc="2025-02-17T19:19:00Z">
          <w:pPr>
            <w:pStyle w:val="Heading2"/>
          </w:pPr>
        </w:pPrChange>
      </w:pPr>
      <w:commentRangeStart w:id="40"/>
      <w:commentRangeStart w:id="41"/>
      <w:r w:rsidRPr="00E817FB">
        <w:rPr>
          <w:rFonts w:ascii="Times New Roman" w:hAnsi="Times New Roman" w:cs="Times New Roman"/>
          <w:sz w:val="24"/>
          <w:szCs w:val="24"/>
        </w:rPr>
        <w:t>Methods</w:t>
      </w:r>
      <w:commentRangeEnd w:id="40"/>
      <w:r w:rsidR="00640FF1" w:rsidRPr="00E817FB">
        <w:rPr>
          <w:rStyle w:val="CommentReference"/>
          <w:rFonts w:ascii="Times New Roman" w:eastAsia="Arial" w:hAnsi="Times New Roman" w:cs="Times New Roman"/>
          <w:color w:val="auto"/>
          <w:sz w:val="24"/>
          <w:szCs w:val="24"/>
        </w:rPr>
        <w:commentReference w:id="40"/>
      </w:r>
      <w:commentRangeEnd w:id="41"/>
      <w:r w:rsidR="00640FF1" w:rsidRPr="00E817FB">
        <w:rPr>
          <w:rStyle w:val="CommentReference"/>
          <w:rFonts w:ascii="Times New Roman" w:eastAsia="Arial" w:hAnsi="Times New Roman" w:cs="Times New Roman"/>
          <w:color w:val="auto"/>
          <w:sz w:val="24"/>
          <w:szCs w:val="24"/>
        </w:rPr>
        <w:commentReference w:id="41"/>
      </w:r>
    </w:p>
    <w:p w14:paraId="595DCB8B" w14:textId="5E37BDA5" w:rsidR="009954F4" w:rsidRPr="00E817FB" w:rsidRDefault="0030203B">
      <w:pPr>
        <w:pStyle w:val="Heading3"/>
        <w:spacing w:line="480" w:lineRule="auto"/>
        <w:rPr>
          <w:rFonts w:ascii="Times New Roman" w:hAnsi="Times New Roman" w:cs="Times New Roman"/>
          <w:sz w:val="24"/>
          <w:szCs w:val="24"/>
        </w:rPr>
        <w:pPrChange w:id="42"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3"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5"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6"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47"/>
      <w:commentRangeStart w:id="48"/>
      <w:commentRangeStart w:id="49"/>
      <w:commentRangeStart w:id="50"/>
      <w:r w:rsidRPr="00E817FB">
        <w:rPr>
          <w:rFonts w:ascii="Times New Roman" w:eastAsia="Times New Roman" w:hAnsi="Times New Roman" w:cs="Times New Roman"/>
          <w:sz w:val="24"/>
          <w:szCs w:val="24"/>
        </w:rPr>
        <w:t>hydrology</w:t>
      </w:r>
      <w:commentRangeEnd w:id="47"/>
      <w:r w:rsidR="00CE6A20" w:rsidRPr="00E817FB">
        <w:rPr>
          <w:rStyle w:val="CommentReference"/>
          <w:rFonts w:ascii="Times New Roman" w:hAnsi="Times New Roman" w:cs="Times New Roman"/>
          <w:sz w:val="24"/>
          <w:szCs w:val="24"/>
        </w:rPr>
        <w:commentReference w:id="47"/>
      </w:r>
      <w:commentRangeEnd w:id="48"/>
      <w:r w:rsidR="00CE6A20" w:rsidRPr="00E817FB">
        <w:rPr>
          <w:rStyle w:val="CommentReference"/>
          <w:rFonts w:ascii="Times New Roman" w:hAnsi="Times New Roman" w:cs="Times New Roman"/>
          <w:sz w:val="24"/>
          <w:szCs w:val="24"/>
        </w:rPr>
        <w:commentReference w:id="48"/>
      </w:r>
      <w:commentRangeEnd w:id="49"/>
      <w:r w:rsidR="00640FF1" w:rsidRPr="00E817FB">
        <w:rPr>
          <w:rStyle w:val="CommentReference"/>
          <w:rFonts w:ascii="Times New Roman" w:hAnsi="Times New Roman" w:cs="Times New Roman"/>
          <w:sz w:val="24"/>
          <w:szCs w:val="24"/>
        </w:rPr>
        <w:commentReference w:id="49"/>
      </w:r>
      <w:commentRangeEnd w:id="50"/>
      <w:r w:rsidR="007D00BA">
        <w:rPr>
          <w:rStyle w:val="CommentReference"/>
        </w:rPr>
        <w:commentReference w:id="50"/>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79E43E9F" w:rsidR="00554611" w:rsidRPr="00E817FB" w:rsidRDefault="00554611">
      <w:pPr>
        <w:spacing w:line="480" w:lineRule="auto"/>
        <w:ind w:firstLine="360"/>
        <w:jc w:val="center"/>
        <w:rPr>
          <w:rFonts w:ascii="Times New Roman" w:eastAsia="Times New Roman" w:hAnsi="Times New Roman" w:cs="Times New Roman"/>
          <w:sz w:val="24"/>
          <w:szCs w:val="24"/>
        </w:rPr>
        <w:pPrChange w:id="52"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4"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5"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6"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5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2"/>
      <w:r w:rsidRPr="00E817FB">
        <w:rPr>
          <w:rFonts w:ascii="Times New Roman" w:eastAsia="Times New Roman" w:hAnsi="Times New Roman" w:cs="Times New Roman"/>
          <w:sz w:val="24"/>
          <w:szCs w:val="24"/>
        </w:rPr>
        <w:t>plot</w:t>
      </w:r>
      <w:commentRangeEnd w:id="62"/>
      <w:r w:rsidR="00B96AB8">
        <w:rPr>
          <w:rFonts w:ascii="Times New Roman" w:eastAsia="Times New Roman" w:hAnsi="Times New Roman" w:cs="Times New Roman"/>
          <w:sz w:val="24"/>
          <w:szCs w:val="24"/>
        </w:rPr>
        <w:t xml:space="preserve"> at an accuracy of </w:t>
      </w:r>
      <w:r w:rsidR="00C00DA9">
        <w:rPr>
          <w:rStyle w:val="CommentReference"/>
        </w:rPr>
        <w:commentReference w:id="62"/>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3"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4"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5" w:author="Quentin R McCalla" w:date="2024-10-29T10:31:00Z" w16du:dateUtc="2024-10-29T17:31:00Z"/>
          <w:rFonts w:ascii="Times New Roman" w:eastAsia="Times New Roman" w:hAnsi="Times New Roman" w:cs="Times New Roman"/>
          <w:sz w:val="24"/>
          <w:szCs w:val="24"/>
        </w:rPr>
        <w:pPrChange w:id="6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7"/>
      <w:r w:rsidRPr="00E817FB">
        <w:rPr>
          <w:rFonts w:ascii="Times New Roman" w:eastAsia="Times New Roman" w:hAnsi="Times New Roman" w:cs="Times New Roman"/>
          <w:sz w:val="24"/>
          <w:szCs w:val="24"/>
        </w:rPr>
        <w:t xml:space="preserve">Blanquet </w:t>
      </w:r>
      <w:commentRangeEnd w:id="67"/>
      <w:r w:rsidRPr="00E817FB">
        <w:rPr>
          <w:rStyle w:val="CommentReference"/>
          <w:rFonts w:ascii="Times New Roman" w:hAnsi="Times New Roman" w:cs="Times New Roman"/>
          <w:sz w:val="24"/>
          <w:szCs w:val="24"/>
        </w:rPr>
        <w:commentReference w:id="67"/>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8" w:name="_Hlk185250511"/>
    </w:p>
    <w:bookmarkEnd w:id="68"/>
    <w:p w14:paraId="5D33EAD2" w14:textId="77777777" w:rsidR="00140FC2" w:rsidRPr="00E817FB" w:rsidRDefault="00140FC2">
      <w:pPr>
        <w:spacing w:line="480" w:lineRule="auto"/>
        <w:rPr>
          <w:rFonts w:ascii="Times New Roman" w:hAnsi="Times New Roman" w:cs="Times New Roman"/>
          <w:sz w:val="24"/>
          <w:szCs w:val="24"/>
          <w:lang w:val="en-US"/>
        </w:rPr>
        <w:pPrChange w:id="69"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0"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1"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5" w:author="Abraham E Springer" w:date="2025-02-17T12:19:00Z" w16du:dateUtc="2025-02-17T19:19:00Z">
          <w:pPr>
            <w:spacing w:line="240" w:lineRule="auto"/>
          </w:pPr>
        </w:pPrChange>
      </w:pPr>
      <m:oMathPara>
        <m:oMath>
          <m:r>
            <w:ins w:id="76" w:author="Quentin R McCalla" w:date="2024-10-29T10:31:00Z" w16du:dateUtc="2024-10-29T17:31:00Z">
              <w:rPr>
                <w:rFonts w:ascii="Cambria Math" w:eastAsia="Times New Roman" w:hAnsi="Cambria Math" w:cs="Times New Roman"/>
                <w:sz w:val="24"/>
                <w:szCs w:val="24"/>
              </w:rPr>
              <m:t>HDR=</m:t>
            </w:ins>
          </m:r>
          <m:f>
            <m:fPr>
              <m:ctrlPr>
                <w:ins w:id="77" w:author="Quentin R McCalla" w:date="2024-10-29T10:32:00Z" w16du:dateUtc="2024-10-29T17:32:00Z">
                  <w:rPr>
                    <w:rFonts w:ascii="Cambria Math" w:eastAsia="Times New Roman" w:hAnsi="Cambria Math" w:cs="Times New Roman"/>
                    <w:i/>
                    <w:sz w:val="24"/>
                    <w:szCs w:val="24"/>
                  </w:rPr>
                </w:ins>
              </m:ctrlPr>
            </m:fPr>
            <m:num>
              <m:r>
                <w:ins w:id="78" w:author="Quentin R McCalla" w:date="2024-10-29T10:33:00Z" w16du:dateUtc="2024-10-29T17:33:00Z">
                  <w:rPr>
                    <w:rFonts w:ascii="Cambria Math" w:eastAsia="Times New Roman" w:hAnsi="Cambria Math" w:cs="Times New Roman"/>
                    <w:sz w:val="24"/>
                    <w:szCs w:val="24"/>
                  </w:rPr>
                  <m:t>Height (cm)</m:t>
                </w:ins>
              </m:r>
            </m:num>
            <m:den>
              <m:r>
                <w:ins w:id="7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0"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3"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5"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8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9"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4"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commentRangeStart w:id="96"/>
      <w:r w:rsidRPr="00E817FB">
        <w:rPr>
          <w:rFonts w:ascii="Times New Roman" w:eastAsia="Times New Roman" w:hAnsi="Times New Roman" w:cs="Times New Roman"/>
          <w:sz w:val="24"/>
          <w:szCs w:val="24"/>
        </w:rPr>
        <w:t>Response Function Analysis</w:t>
      </w:r>
      <w:commentRangeEnd w:id="96"/>
      <w:r w:rsidRPr="00E817FB">
        <w:rPr>
          <w:rStyle w:val="CommentReference"/>
          <w:rFonts w:ascii="Times New Roman" w:hAnsi="Times New Roman" w:cs="Times New Roman"/>
          <w:sz w:val="24"/>
          <w:szCs w:val="24"/>
        </w:rPr>
        <w:commentReference w:id="96"/>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9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8"/>
      <w:r w:rsidRPr="00E817FB">
        <w:rPr>
          <w:rFonts w:ascii="Times New Roman" w:eastAsia="Times New Roman" w:hAnsi="Times New Roman" w:cs="Times New Roman"/>
          <w:sz w:val="24"/>
          <w:szCs w:val="24"/>
        </w:rPr>
        <w:t xml:space="preserve">Treeclim </w:t>
      </w:r>
      <w:commentRangeEnd w:id="98"/>
      <w:r w:rsidRPr="00E817FB">
        <w:rPr>
          <w:rStyle w:val="CommentReference"/>
          <w:rFonts w:ascii="Times New Roman" w:hAnsi="Times New Roman" w:cs="Times New Roman"/>
          <w:sz w:val="24"/>
          <w:szCs w:val="24"/>
        </w:rPr>
        <w:commentReference w:id="98"/>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response function </w:t>
      </w:r>
      <w:r w:rsidRPr="00E817FB">
        <w:rPr>
          <w:rFonts w:ascii="Times New Roman" w:eastAsia="Times New Roman" w:hAnsi="Times New Roman" w:cs="Times New Roman"/>
          <w:sz w:val="24"/>
          <w:szCs w:val="24"/>
        </w:rPr>
        <w:lastRenderedPageBreak/>
        <w:t>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99"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0"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1"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2"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0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FB84EC7" w:rsidR="0029180D" w:rsidRPr="00E817FB" w:rsidRDefault="00D11EB7">
      <w:pPr>
        <w:spacing w:line="480" w:lineRule="auto"/>
        <w:ind w:left="1080"/>
        <w:jc w:val="center"/>
        <w:rPr>
          <w:rFonts w:ascii="Times New Roman" w:hAnsi="Times New Roman" w:cs="Times New Roman"/>
          <w:sz w:val="24"/>
          <w:szCs w:val="24"/>
        </w:rPr>
        <w:pPrChange w:id="104"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3</w:t>
      </w:r>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05"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2F29EABF" w:rsidR="006859BD" w:rsidRDefault="006859BD">
      <w:pPr>
        <w:spacing w:line="480" w:lineRule="auto"/>
        <w:ind w:left="1080"/>
        <w:jc w:val="center"/>
        <w:rPr>
          <w:rFonts w:ascii="Times New Roman" w:hAnsi="Times New Roman" w:cs="Times New Roman"/>
          <w:sz w:val="24"/>
          <w:szCs w:val="24"/>
        </w:rPr>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4</w:t>
      </w:r>
      <w:r w:rsidR="0029180D" w:rsidRPr="00E817FB">
        <w:rPr>
          <w:rFonts w:ascii="Times New Roman" w:hAnsi="Times New Roman" w:cs="Times New Roman"/>
          <w:sz w:val="24"/>
          <w:szCs w:val="24"/>
        </w:rPr>
        <w:t>. Childs mean density plots.</w:t>
      </w: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78B5D8E" wp14:editId="74373474">
            <wp:extent cx="2198701" cy="2175446"/>
            <wp:effectExtent l="0" t="0" r="0" b="0"/>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503" cy="2178219"/>
                    </a:xfrm>
                    <a:prstGeom prst="rect">
                      <a:avLst/>
                    </a:prstGeom>
                  </pic:spPr>
                </pic:pic>
              </a:graphicData>
            </a:graphic>
          </wp:inline>
        </w:drawing>
      </w:r>
    </w:p>
    <w:p w14:paraId="0F318361" w14:textId="3AF6CDC5"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9370D1">
        <w:rPr>
          <w:rFonts w:ascii="Times New Roman" w:hAnsi="Times New Roman" w:cs="Times New Roman"/>
          <w:sz w:val="24"/>
          <w:szCs w:val="24"/>
        </w:rPr>
        <w:t>5</w:t>
      </w:r>
      <w:r>
        <w:rPr>
          <w:rFonts w:ascii="Times New Roman" w:hAnsi="Times New Roman" w:cs="Times New Roman"/>
          <w:sz w:val="24"/>
          <w:szCs w:val="24"/>
        </w:rPr>
        <w:t>. Mean site seedling densities across the three visits.</w:t>
      </w:r>
    </w:p>
    <w:p w14:paraId="3F9EC36C" w14:textId="13598DA4" w:rsidR="0029180D" w:rsidRPr="00E817FB" w:rsidRDefault="0029180D">
      <w:pPr>
        <w:spacing w:line="480" w:lineRule="auto"/>
        <w:ind w:firstLine="720"/>
        <w:rPr>
          <w:rFonts w:ascii="Times New Roman" w:hAnsi="Times New Roman" w:cs="Times New Roman"/>
          <w:sz w:val="24"/>
          <w:szCs w:val="24"/>
        </w:rPr>
        <w:pPrChange w:id="106"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07"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08"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09"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7"/>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8"/>
                    <a:stretch>
                      <a:fillRect/>
                    </a:stretch>
                  </pic:blipFill>
                  <pic:spPr>
                    <a:xfrm>
                      <a:off x="0" y="0"/>
                      <a:ext cx="4189856" cy="1983467"/>
                    </a:xfrm>
                    <a:prstGeom prst="rect">
                      <a:avLst/>
                    </a:prstGeom>
                  </pic:spPr>
                </pic:pic>
              </a:graphicData>
            </a:graphic>
          </wp:inline>
        </w:drawing>
      </w:r>
      <w:ins w:id="111"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9"/>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3"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4"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20"/>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5"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6"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1"/>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2"/>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18"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19"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0"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1"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2"/>
      <w:r w:rsidRPr="00E817FB">
        <w:rPr>
          <w:rFonts w:ascii="Times New Roman" w:hAnsi="Times New Roman" w:cs="Times New Roman"/>
          <w:sz w:val="24"/>
          <w:szCs w:val="24"/>
        </w:rPr>
        <w:t>plots</w:t>
      </w:r>
      <w:commentRangeEnd w:id="122"/>
      <w:r w:rsidR="00FC1ECA" w:rsidRPr="00E817FB">
        <w:rPr>
          <w:rStyle w:val="CommentReference"/>
          <w:rFonts w:ascii="Times New Roman" w:hAnsi="Times New Roman" w:cs="Times New Roman"/>
          <w:sz w:val="24"/>
          <w:szCs w:val="24"/>
        </w:rPr>
        <w:commentReference w:id="122"/>
      </w:r>
    </w:p>
    <w:p w14:paraId="34024A57" w14:textId="0D1FC1AD" w:rsidR="00AD2706" w:rsidRDefault="00E13B87">
      <w:pPr>
        <w:spacing w:line="480" w:lineRule="auto"/>
        <w:ind w:left="1080"/>
        <w:jc w:val="center"/>
        <w:rPr>
          <w:rFonts w:ascii="Times New Roman" w:hAnsi="Times New Roman" w:cs="Times New Roman"/>
          <w:sz w:val="24"/>
          <w:szCs w:val="24"/>
        </w:rPr>
        <w:pPrChange w:id="123"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8387686" w:rsidR="00E817FB" w:rsidRDefault="00E817FB">
      <w:pPr>
        <w:spacing w:line="480" w:lineRule="auto"/>
        <w:ind w:left="1080"/>
        <w:jc w:val="center"/>
        <w:rPr>
          <w:rFonts w:ascii="Times New Roman" w:hAnsi="Times New Roman" w:cs="Times New Roman"/>
          <w:sz w:val="24"/>
          <w:szCs w:val="24"/>
        </w:rPr>
        <w:pPrChange w:id="124"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9370D1">
        <w:rPr>
          <w:rFonts w:ascii="Times New Roman" w:hAnsi="Times New Roman" w:cs="Times New Roman"/>
          <w:sz w:val="24"/>
          <w:szCs w:val="24"/>
        </w:rPr>
        <w:t>6</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5" w:author="Abraham E Springer" w:date="2025-02-17T12:19:00Z" w16du:dateUtc="2025-02-17T19:19:00Z">
          <w:pPr>
            <w:ind w:left="1080"/>
          </w:pPr>
        </w:pPrChange>
      </w:pPr>
    </w:p>
    <w:p w14:paraId="19FE71BA" w14:textId="2291EB44" w:rsidR="00A1262E" w:rsidRPr="00E817FB" w:rsidRDefault="00794EE5">
      <w:pPr>
        <w:spacing w:line="480" w:lineRule="auto"/>
        <w:rPr>
          <w:rFonts w:ascii="Times New Roman" w:hAnsi="Times New Roman" w:cs="Times New Roman"/>
          <w:sz w:val="24"/>
          <w:szCs w:val="24"/>
        </w:rPr>
        <w:pPrChange w:id="126"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r w:rsidR="008C7B4A">
        <w:rPr>
          <w:rFonts w:ascii="Times New Roman" w:hAnsi="Times New Roman" w:cs="Times New Roman"/>
          <w:sz w:val="24"/>
          <w:szCs w:val="24"/>
        </w:rPr>
        <w:t xml:space="preserve">(Figure </w:t>
      </w:r>
      <w:r w:rsidR="00F243C9">
        <w:rPr>
          <w:rFonts w:ascii="Times New Roman" w:hAnsi="Times New Roman" w:cs="Times New Roman"/>
          <w:sz w:val="24"/>
          <w:szCs w:val="24"/>
        </w:rPr>
        <w:t>6</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27"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28"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1E65241" w14:textId="1F5D55DE" w:rsidR="00A1262E" w:rsidRPr="00365972" w:rsidRDefault="00712DFB">
      <w:pPr>
        <w:spacing w:line="480" w:lineRule="auto"/>
        <w:ind w:firstLine="720"/>
        <w:rPr>
          <w:rFonts w:ascii="Times New Roman" w:eastAsia="Times New Roman" w:hAnsi="Times New Roman" w:cs="Times New Roman"/>
          <w:bCs/>
          <w:sz w:val="24"/>
          <w:szCs w:val="24"/>
        </w:rPr>
        <w:pPrChange w:id="129" w:author="Abraham E Springer" w:date="2025-02-17T12:19:00Z" w16du:dateUtc="2025-02-17T19:19:00Z">
          <w:pPr>
            <w:jc w:val="center"/>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30"/>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8</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7</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30"/>
      <w:r w:rsidR="00B96AB8">
        <w:rPr>
          <w:rStyle w:val="CommentReference"/>
        </w:rPr>
        <w:commentReference w:id="130"/>
      </w: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31"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5C8A2BDD" w:rsidR="00F231ED" w:rsidRPr="00E817FB" w:rsidRDefault="00F231ED">
      <w:pPr>
        <w:spacing w:line="480" w:lineRule="auto"/>
        <w:jc w:val="center"/>
        <w:rPr>
          <w:rFonts w:ascii="Times New Roman" w:hAnsi="Times New Roman" w:cs="Times New Roman"/>
          <w:sz w:val="24"/>
          <w:szCs w:val="24"/>
        </w:rPr>
        <w:pPrChange w:id="132" w:author="Abraham E Springer" w:date="2025-02-17T12:19:00Z" w16du:dateUtc="2025-02-17T19:19:00Z">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7.</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7DD8916A" w:rsidR="00F231ED" w:rsidRPr="00E817FB" w:rsidRDefault="00F231ED">
      <w:pPr>
        <w:spacing w:line="480" w:lineRule="auto"/>
        <w:jc w:val="center"/>
        <w:rPr>
          <w:rFonts w:ascii="Times New Roman" w:hAnsi="Times New Roman" w:cs="Times New Roman"/>
          <w:sz w:val="24"/>
          <w:szCs w:val="24"/>
        </w:rPr>
        <w:pPrChange w:id="133"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8</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34" w:author="Abraham E Springer" w:date="2025-02-17T12:19:00Z" w16du:dateUtc="2025-02-17T19:19:00Z">
          <w:pPr/>
        </w:pPrChange>
      </w:pPr>
    </w:p>
    <w:p w14:paraId="3A6EF2DE" w14:textId="77777777" w:rsidR="007D30B7" w:rsidRDefault="00A1262E" w:rsidP="00C00DA9">
      <w:pPr>
        <w:spacing w:line="480" w:lineRule="auto"/>
        <w:rPr>
          <w:ins w:id="135"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36"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37"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6"/>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38" w:author="Abraham E Springer" w:date="2025-02-17T12:19:00Z" w16du:dateUtc="2025-02-17T19:19:00Z">
          <w:pPr>
            <w:jc w:val="center"/>
          </w:pPr>
        </w:pPrChange>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39"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40"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40"/>
    </w:p>
    <w:p w14:paraId="1C2ABB11" w14:textId="1DF606AD" w:rsidR="00FC1F64" w:rsidRPr="00E817FB" w:rsidRDefault="008D7A70">
      <w:pPr>
        <w:spacing w:line="480" w:lineRule="auto"/>
        <w:ind w:firstLine="720"/>
        <w:rPr>
          <w:rFonts w:ascii="Times New Roman" w:hAnsi="Times New Roman" w:cs="Times New Roman"/>
          <w:sz w:val="24"/>
          <w:szCs w:val="24"/>
        </w:rPr>
        <w:pPrChange w:id="141"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4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4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121C80DE" w:rsidR="008D7A70" w:rsidRDefault="0050557B">
      <w:pPr>
        <w:pStyle w:val="ListParagraph"/>
        <w:spacing w:line="480" w:lineRule="auto"/>
        <w:ind w:left="0" w:firstLine="720"/>
        <w:rPr>
          <w:rFonts w:ascii="Times New Roman" w:eastAsia="Times New Roman" w:hAnsi="Times New Roman" w:cs="Times New Roman"/>
          <w:bCs/>
          <w:sz w:val="24"/>
          <w:szCs w:val="24"/>
        </w:rPr>
        <w:pPrChange w:id="144"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45"/>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45"/>
      <w:r w:rsidR="008C7B4A">
        <w:rPr>
          <w:rStyle w:val="CommentReference"/>
        </w:rPr>
        <w:commentReference w:id="145"/>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In addition, the rivers selected in Central Arizona were at lower elevations and at a more southern latitude. Seedlings here likely had a longer growing season to grow larger than along the Verde River.</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46"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47" w:author="Abraham E Springer" w:date="2025-02-17T12:19:00Z" w16du:dateUtc="2025-02-17T19:19:00Z">
          <w:pPr>
            <w:pStyle w:val="Heading3"/>
          </w:pPr>
        </w:pPrChange>
      </w:pPr>
      <w:r w:rsidRPr="00E817FB">
        <w:t xml:space="preserve">Variables impacting </w:t>
      </w:r>
      <w:commentRangeStart w:id="148"/>
      <w:r w:rsidRPr="00E817FB">
        <w:t>survivorship</w:t>
      </w:r>
      <w:commentRangeEnd w:id="148"/>
      <w:r w:rsidR="00C97A93" w:rsidRPr="00E817FB">
        <w:rPr>
          <w:rStyle w:val="CommentReference"/>
          <w:rFonts w:ascii="Times New Roman" w:hAnsi="Times New Roman" w:cs="Times New Roman"/>
          <w:sz w:val="24"/>
          <w:szCs w:val="24"/>
        </w:rPr>
        <w:commentReference w:id="148"/>
      </w:r>
    </w:p>
    <w:p w14:paraId="2DEB5D09" w14:textId="4A98ECD5" w:rsidR="00FC1F64" w:rsidRPr="00712DFB" w:rsidRDefault="00FC1F64">
      <w:pPr>
        <w:spacing w:line="480" w:lineRule="auto"/>
        <w:rPr>
          <w:rFonts w:ascii="Times New Roman" w:hAnsi="Times New Roman" w:cs="Times New Roman"/>
          <w:b/>
          <w:bCs/>
          <w:sz w:val="24"/>
          <w:szCs w:val="24"/>
        </w:rPr>
        <w:pPrChange w:id="149"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50"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51"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52"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53"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54"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55"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56"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57"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5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59"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60" w:author="Abraham E Springer" w:date="2025-02-17T12:19:00Z" w16du:dateUtc="2025-02-17T19:19:00Z">
          <w:pPr>
            <w:pStyle w:val="Heading3"/>
          </w:pPr>
        </w:pPrChange>
      </w:pPr>
      <w:r w:rsidRPr="00E817FB">
        <w:t>Dendrochronology</w:t>
      </w:r>
      <w:bookmarkEnd w:id="158"/>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6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6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lastRenderedPageBreak/>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6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64"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65"/>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65"/>
      <w:r w:rsidR="00BD6EE2">
        <w:rPr>
          <w:rStyle w:val="CommentReference"/>
        </w:rPr>
        <w:commentReference w:id="165"/>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66"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67"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68"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69" w:author="Abraham E Springer" w:date="2025-02-17T13:43:00Z" w16du:dateUtc="2025-02-17T20:43:00Z">
          <w:pPr>
            <w:spacing w:line="240" w:lineRule="auto"/>
            <w:ind w:firstLine="720"/>
          </w:pPr>
        </w:pPrChange>
      </w:pP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70"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200C892B"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X.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71" w:author="Abraham E Springer" w:date="2025-02-17T12:19:00Z" w16du:dateUtc="2025-02-17T19:19:00Z">
          <w:pPr>
            <w:spacing w:line="240" w:lineRule="auto"/>
            <w:ind w:firstLine="720"/>
          </w:pPr>
        </w:pPrChange>
      </w:pPr>
    </w:p>
    <w:p w14:paraId="4E50C614" w14:textId="5B865E9B" w:rsidR="008D7A70" w:rsidRPr="00E817FB" w:rsidRDefault="008D7A70">
      <w:pPr>
        <w:spacing w:line="480" w:lineRule="auto"/>
        <w:ind w:firstLine="720"/>
        <w:rPr>
          <w:rFonts w:ascii="Times New Roman" w:eastAsia="Times New Roman" w:hAnsi="Times New Roman" w:cs="Times New Roman"/>
          <w:bCs/>
          <w:sz w:val="24"/>
          <w:szCs w:val="24"/>
        </w:rPr>
        <w:pPrChange w:id="17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xml:space="preserve">. A few old growth Fremont cottonwoods cored for this study had minimum ages going back to the </w:t>
      </w:r>
      <w:r w:rsidR="000E5DD3">
        <w:rPr>
          <w:rFonts w:ascii="Times New Roman" w:eastAsia="Times New Roman" w:hAnsi="Times New Roman" w:cs="Times New Roman"/>
          <w:bCs/>
          <w:sz w:val="24"/>
          <w:szCs w:val="24"/>
        </w:rPr>
        <w:lastRenderedPageBreak/>
        <w:t>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137F56">
        <w:rPr>
          <w:rFonts w:ascii="Times New Roman" w:eastAsia="Times New Roman" w:hAnsi="Times New Roman" w:cs="Times New Roman"/>
          <w:b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73"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7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7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76"/>
      <w:r w:rsidRPr="00E817FB">
        <w:rPr>
          <w:rFonts w:ascii="Times New Roman" w:eastAsia="Times New Roman" w:hAnsi="Times New Roman" w:cs="Times New Roman"/>
          <w:bCs/>
          <w:sz w:val="24"/>
          <w:szCs w:val="24"/>
        </w:rPr>
        <w:t>flows</w:t>
      </w:r>
      <w:commentRangeEnd w:id="176"/>
      <w:r w:rsidRPr="00E817FB">
        <w:rPr>
          <w:rStyle w:val="CommentReference"/>
          <w:rFonts w:ascii="Times New Roman" w:hAnsi="Times New Roman" w:cs="Times New Roman"/>
          <w:sz w:val="24"/>
          <w:szCs w:val="24"/>
        </w:rPr>
        <w:commentReference w:id="176"/>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pPr>
        <w:spacing w:line="480" w:lineRule="auto"/>
        <w:ind w:firstLine="720"/>
        <w:rPr>
          <w:rFonts w:ascii="Times New Roman" w:eastAsia="Times New Roman" w:hAnsi="Times New Roman" w:cs="Times New Roman"/>
          <w:bCs/>
          <w:sz w:val="24"/>
          <w:szCs w:val="24"/>
        </w:rPr>
        <w:pPrChange w:id="177"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78"/>
      <w:commentRangeStart w:id="179"/>
      <w:r w:rsidR="0089221C" w:rsidRPr="00E817FB">
        <w:rPr>
          <w:rFonts w:ascii="Times New Roman" w:eastAsia="Times New Roman" w:hAnsi="Times New Roman" w:cs="Times New Roman"/>
          <w:bCs/>
          <w:sz w:val="24"/>
          <w:szCs w:val="24"/>
        </w:rPr>
        <w:lastRenderedPageBreak/>
        <w:t xml:space="preserve">Southwest </w:t>
      </w:r>
      <w:commentRangeEnd w:id="178"/>
      <w:r w:rsidR="0089221C" w:rsidRPr="00E817FB">
        <w:rPr>
          <w:rStyle w:val="CommentReference"/>
          <w:rFonts w:ascii="Times New Roman" w:hAnsi="Times New Roman" w:cs="Times New Roman"/>
          <w:sz w:val="24"/>
          <w:szCs w:val="24"/>
        </w:rPr>
        <w:commentReference w:id="178"/>
      </w:r>
      <w:commentRangeEnd w:id="179"/>
      <w:r w:rsidR="00B35759" w:rsidRPr="00E817FB">
        <w:rPr>
          <w:rStyle w:val="CommentReference"/>
          <w:rFonts w:ascii="Times New Roman" w:hAnsi="Times New Roman" w:cs="Times New Roman"/>
          <w:sz w:val="24"/>
          <w:szCs w:val="24"/>
        </w:rPr>
        <w:commentReference w:id="179"/>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8F27D60" w14:textId="00DCC7E5"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008D7A70" w:rsidRPr="00E817FB">
        <w:rPr>
          <w:rFonts w:ascii="Times New Roman" w:eastAsia="Times New Roman" w:hAnsi="Times New Roman" w:cs="Times New Roman"/>
          <w:bCs/>
          <w:sz w:val="24"/>
          <w:szCs w:val="24"/>
        </w:rPr>
        <w:t>. 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proofErr w:type="gramStart"/>
      <w:r w:rsidR="005F4AE0">
        <w:rPr>
          <w:rFonts w:ascii="Times New Roman" w:eastAsia="Times New Roman" w:hAnsi="Times New Roman" w:cs="Times New Roman"/>
          <w:bCs/>
          <w:sz w:val="24"/>
          <w:szCs w:val="24"/>
        </w:rPr>
        <w:t>growth</w:t>
      </w:r>
      <w:proofErr w:type="gramEnd"/>
      <w:r w:rsidR="0070032A">
        <w:rPr>
          <w:rFonts w:ascii="Times New Roman" w:eastAsia="Times New Roman" w:hAnsi="Times New Roman" w:cs="Times New Roman"/>
          <w:bCs/>
          <w:sz w:val="24"/>
          <w:szCs w:val="24"/>
        </w:rPr>
        <w:t xml:space="preserve"> but this seems inconsistent with cottonwood ecology.</w:t>
      </w: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80" w:author="Abraham E Springer" w:date="2025-02-17T12:19:00Z" w16du:dateUtc="2025-02-17T19:19:00Z">
          <w:pPr>
            <w:spacing w:line="240" w:lineRule="auto"/>
            <w:ind w:left="360"/>
          </w:pPr>
        </w:pPrChange>
      </w:pPr>
      <w:commentRangeStart w:id="181"/>
      <w:r w:rsidRPr="005F4AE0">
        <w:rPr>
          <w:rFonts w:ascii="Times New Roman" w:eastAsia="Times New Roman" w:hAnsi="Times New Roman" w:cs="Times New Roman"/>
          <w:b/>
          <w:bCs/>
          <w:sz w:val="24"/>
          <w:szCs w:val="24"/>
        </w:rPr>
        <w:t>Limitations/Assumptions</w:t>
      </w:r>
    </w:p>
    <w:p w14:paraId="7705DBD6" w14:textId="7C981A79" w:rsidR="00CA7F36" w:rsidRPr="00FE4A05" w:rsidRDefault="00B96AB8">
      <w:pPr>
        <w:spacing w:line="480" w:lineRule="auto"/>
        <w:ind w:firstLine="360"/>
        <w:rPr>
          <w:rFonts w:ascii="Times New Roman" w:eastAsia="Times New Roman" w:hAnsi="Times New Roman" w:cs="Times New Roman"/>
          <w:sz w:val="24"/>
          <w:szCs w:val="24"/>
        </w:rPr>
        <w:pPrChange w:id="18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81"/>
      <w:r>
        <w:rPr>
          <w:rStyle w:val="CommentReference"/>
        </w:rPr>
        <w:commentReference w:id="181"/>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183"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184"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574088A0" w:rsidR="0001119E" w:rsidRPr="00192E61" w:rsidRDefault="0001119E">
      <w:pPr>
        <w:spacing w:line="480" w:lineRule="auto"/>
        <w:ind w:firstLine="360"/>
        <w:rPr>
          <w:rFonts w:ascii="Times New Roman" w:hAnsi="Times New Roman" w:cs="Times New Roman"/>
          <w:sz w:val="24"/>
          <w:szCs w:val="24"/>
        </w:rPr>
        <w:pPrChange w:id="185"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86" w:name="_Toc187849265"/>
      <w:r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87"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86"/>
    </w:p>
    <w:p w14:paraId="1B83E33D" w14:textId="39B26CF0" w:rsidR="00F11619" w:rsidRPr="00E817FB" w:rsidRDefault="00F11619">
      <w:pPr>
        <w:spacing w:line="480" w:lineRule="auto"/>
        <w:ind w:firstLine="720"/>
        <w:rPr>
          <w:rFonts w:ascii="Times New Roman" w:hAnsi="Times New Roman" w:cs="Times New Roman"/>
          <w:sz w:val="24"/>
          <w:szCs w:val="24"/>
        </w:rPr>
        <w:pPrChange w:id="188"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89"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90"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91"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5"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16"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2"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5"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2"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3"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0"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1"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7"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8"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9"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0"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2"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7"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8"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2"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0"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45"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48"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165"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76" w:author="Quentin R McCalla" w:date="2025-02-03T15:54:00Z" w:initials="QM">
    <w:p w14:paraId="533A97C7" w14:textId="7AFADBE3"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78"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79"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81"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0"/>
  <w15:commentEx w15:paraId="66B213C1" w15:done="0"/>
  <w15:commentEx w15:paraId="36156FF5"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2E57DCC3" w16cex:dateUtc="2025-02-18T18:45: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66B213C1" w16cid:durableId="62C49997"/>
  <w16cid:commentId w16cid:paraId="36156FF5" w16cid:durableId="2E57DCC3"/>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71ED6" w14:textId="77777777" w:rsidR="007A1890" w:rsidRDefault="007A1890" w:rsidP="00C00DA9">
      <w:pPr>
        <w:spacing w:line="240" w:lineRule="auto"/>
      </w:pPr>
      <w:r>
        <w:separator/>
      </w:r>
    </w:p>
  </w:endnote>
  <w:endnote w:type="continuationSeparator" w:id="0">
    <w:p w14:paraId="38795513" w14:textId="77777777" w:rsidR="007A1890" w:rsidRDefault="007A1890"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9" w:author="Abraham E Springer" w:date="2025-02-17T12:17:00Z"/>
  <w:sdt>
    <w:sdtPr>
      <w:id w:val="-1334681355"/>
      <w:docPartObj>
        <w:docPartGallery w:val="Page Numbers (Bottom of Page)"/>
        <w:docPartUnique/>
      </w:docPartObj>
    </w:sdtPr>
    <w:sdtEndPr>
      <w:rPr>
        <w:noProof/>
      </w:rPr>
    </w:sdtEndPr>
    <w:sdtContent>
      <w:customXmlInsRangeEnd w:id="9"/>
      <w:p w14:paraId="39F05074" w14:textId="796CD5E6" w:rsidR="00C00DA9" w:rsidRDefault="00C00DA9">
        <w:pPr>
          <w:pStyle w:val="Footer"/>
          <w:jc w:val="center"/>
          <w:rPr>
            <w:ins w:id="10" w:author="Abraham E Springer" w:date="2025-02-17T12:17:00Z" w16du:dateUtc="2025-02-17T19:17:00Z"/>
          </w:rPr>
        </w:pPr>
        <w:ins w:id="11"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2" w:author="Abraham E Springer" w:date="2025-02-17T12:17:00Z"/>
    </w:sdtContent>
  </w:sdt>
  <w:customXmlInsRangeEnd w:id="12"/>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B7413" w14:textId="77777777" w:rsidR="007A1890" w:rsidRDefault="007A1890" w:rsidP="00C00DA9">
      <w:pPr>
        <w:spacing w:line="240" w:lineRule="auto"/>
      </w:pPr>
      <w:r>
        <w:separator/>
      </w:r>
    </w:p>
  </w:footnote>
  <w:footnote w:type="continuationSeparator" w:id="0">
    <w:p w14:paraId="720AFC77" w14:textId="77777777" w:rsidR="007A1890" w:rsidRDefault="007A1890"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50EA9"/>
    <w:rsid w:val="00060344"/>
    <w:rsid w:val="000616CA"/>
    <w:rsid w:val="000840CC"/>
    <w:rsid w:val="0008638E"/>
    <w:rsid w:val="000945FC"/>
    <w:rsid w:val="000B3E3A"/>
    <w:rsid w:val="000D2A90"/>
    <w:rsid w:val="000E131F"/>
    <w:rsid w:val="000E5DD3"/>
    <w:rsid w:val="000F3C3E"/>
    <w:rsid w:val="0010431D"/>
    <w:rsid w:val="0011464B"/>
    <w:rsid w:val="00120AEE"/>
    <w:rsid w:val="00122E73"/>
    <w:rsid w:val="00131260"/>
    <w:rsid w:val="00134C9C"/>
    <w:rsid w:val="0013684F"/>
    <w:rsid w:val="00137F56"/>
    <w:rsid w:val="00140FC2"/>
    <w:rsid w:val="001432D1"/>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8629F"/>
    <w:rsid w:val="0029180D"/>
    <w:rsid w:val="00294E72"/>
    <w:rsid w:val="0029521D"/>
    <w:rsid w:val="002A2B15"/>
    <w:rsid w:val="002B2C48"/>
    <w:rsid w:val="002B382B"/>
    <w:rsid w:val="002D5725"/>
    <w:rsid w:val="0030203B"/>
    <w:rsid w:val="0030613E"/>
    <w:rsid w:val="00323119"/>
    <w:rsid w:val="003250C2"/>
    <w:rsid w:val="00332D90"/>
    <w:rsid w:val="00343140"/>
    <w:rsid w:val="003437C1"/>
    <w:rsid w:val="0035091D"/>
    <w:rsid w:val="00351A90"/>
    <w:rsid w:val="00365972"/>
    <w:rsid w:val="003738E9"/>
    <w:rsid w:val="00376AD5"/>
    <w:rsid w:val="00382187"/>
    <w:rsid w:val="003920EE"/>
    <w:rsid w:val="003C57AA"/>
    <w:rsid w:val="003F0E3A"/>
    <w:rsid w:val="0040272A"/>
    <w:rsid w:val="0044164C"/>
    <w:rsid w:val="00453DA3"/>
    <w:rsid w:val="004B095F"/>
    <w:rsid w:val="004C5264"/>
    <w:rsid w:val="004D0238"/>
    <w:rsid w:val="004D3DED"/>
    <w:rsid w:val="004E3123"/>
    <w:rsid w:val="004E3D9E"/>
    <w:rsid w:val="004E56EB"/>
    <w:rsid w:val="005054B0"/>
    <w:rsid w:val="0050557B"/>
    <w:rsid w:val="00515FF4"/>
    <w:rsid w:val="0053192E"/>
    <w:rsid w:val="005327A1"/>
    <w:rsid w:val="00532AF3"/>
    <w:rsid w:val="005407B4"/>
    <w:rsid w:val="00554611"/>
    <w:rsid w:val="0056630E"/>
    <w:rsid w:val="00590F61"/>
    <w:rsid w:val="005B4459"/>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624E4"/>
    <w:rsid w:val="0066272E"/>
    <w:rsid w:val="00671D23"/>
    <w:rsid w:val="006760A4"/>
    <w:rsid w:val="00681BDF"/>
    <w:rsid w:val="006859BD"/>
    <w:rsid w:val="00686176"/>
    <w:rsid w:val="00692843"/>
    <w:rsid w:val="006A0B3D"/>
    <w:rsid w:val="006A3C07"/>
    <w:rsid w:val="006A49F7"/>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627C3"/>
    <w:rsid w:val="00766CC9"/>
    <w:rsid w:val="007812CF"/>
    <w:rsid w:val="00787E94"/>
    <w:rsid w:val="00794EE5"/>
    <w:rsid w:val="007966A9"/>
    <w:rsid w:val="007A1890"/>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16537"/>
    <w:rsid w:val="009370D1"/>
    <w:rsid w:val="009412CC"/>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3C42"/>
    <w:rsid w:val="00D079C5"/>
    <w:rsid w:val="00D11EB7"/>
    <w:rsid w:val="00D205CD"/>
    <w:rsid w:val="00D23B58"/>
    <w:rsid w:val="00D2736C"/>
    <w:rsid w:val="00D31687"/>
    <w:rsid w:val="00D42EDA"/>
    <w:rsid w:val="00D52A25"/>
    <w:rsid w:val="00D54BC1"/>
    <w:rsid w:val="00D63568"/>
    <w:rsid w:val="00D73F95"/>
    <w:rsid w:val="00D762AD"/>
    <w:rsid w:val="00DA2E5A"/>
    <w:rsid w:val="00DC021D"/>
    <w:rsid w:val="00DC7A48"/>
    <w:rsid w:val="00DD6FD8"/>
    <w:rsid w:val="00E06606"/>
    <w:rsid w:val="00E11BE0"/>
    <w:rsid w:val="00E13B87"/>
    <w:rsid w:val="00E25BFF"/>
    <w:rsid w:val="00E47F22"/>
    <w:rsid w:val="00E57590"/>
    <w:rsid w:val="00E76D4F"/>
    <w:rsid w:val="00E80AB1"/>
    <w:rsid w:val="00E817FB"/>
    <w:rsid w:val="00E93F3A"/>
    <w:rsid w:val="00E96B9D"/>
    <w:rsid w:val="00EA1D36"/>
    <w:rsid w:val="00EB7904"/>
    <w:rsid w:val="00ED2060"/>
    <w:rsid w:val="00ED70A7"/>
    <w:rsid w:val="00ED73F0"/>
    <w:rsid w:val="00EE07E2"/>
    <w:rsid w:val="00EF62A6"/>
    <w:rsid w:val="00F079F5"/>
    <w:rsid w:val="00F11619"/>
    <w:rsid w:val="00F11E48"/>
    <w:rsid w:val="00F133AF"/>
    <w:rsid w:val="00F231ED"/>
    <w:rsid w:val="00F243C9"/>
    <w:rsid w:val="00F43D54"/>
    <w:rsid w:val="00F67ED2"/>
    <w:rsid w:val="00F90002"/>
    <w:rsid w:val="00FC1ECA"/>
    <w:rsid w:val="00FC1F64"/>
    <w:rsid w:val="00FD5CA0"/>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1989</TotalTime>
  <Pages>27</Pages>
  <Words>9986</Words>
  <Characters>56922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9</cp:revision>
  <dcterms:created xsi:type="dcterms:W3CDTF">2025-02-17T16:58:00Z</dcterms:created>
  <dcterms:modified xsi:type="dcterms:W3CDTF">2025-02-20T00:17:00Z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id="oYKL8Uwx"/&gt;&lt;style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