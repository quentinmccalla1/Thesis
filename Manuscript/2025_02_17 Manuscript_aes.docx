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23D4FC69"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are a dominant riparian tree species in the Southwest</w:t>
      </w:r>
      <w:ins w:id="7" w:author="Abraham E Springer" w:date="2025-02-17T11:08:00Z" w16du:dateUtc="2025-02-17T18:08:00Z">
        <w:r w:rsidR="002563F8">
          <w:rPr>
            <w:rFonts w:ascii="Times New Roman" w:hAnsi="Times New Roman" w:cs="Times New Roman"/>
            <w:sz w:val="24"/>
            <w:szCs w:val="24"/>
          </w:rPr>
          <w:t>ern U.S.</w:t>
        </w:r>
      </w:ins>
      <w:r w:rsidRPr="00E817FB">
        <w:rPr>
          <w:rFonts w:ascii="Times New Roman" w:hAnsi="Times New Roman" w:cs="Times New Roman"/>
          <w:sz w:val="24"/>
          <w:szCs w:val="24"/>
        </w:rPr>
        <w:t xml:space="preserve"> and are important habitat for native wildlife, highly dependent upon river hydrology</w:t>
      </w:r>
      <w:ins w:id="8" w:author="Abraham E Springer" w:date="2025-02-17T11:09:00Z" w16du:dateUtc="2025-02-17T18:09:00Z">
        <w:r w:rsidR="003C57AA">
          <w:rPr>
            <w:rFonts w:ascii="Times New Roman" w:hAnsi="Times New Roman" w:cs="Times New Roman"/>
            <w:sz w:val="24"/>
            <w:szCs w:val="24"/>
          </w:rPr>
          <w:t>.</w:t>
        </w:r>
      </w:ins>
      <w:r w:rsidRPr="00E817FB">
        <w:rPr>
          <w:rFonts w:ascii="Times New Roman" w:hAnsi="Times New Roman" w:cs="Times New Roman"/>
          <w:sz w:val="24"/>
          <w:szCs w:val="24"/>
        </w:rPr>
        <w:t xml:space="preserve"> </w:t>
      </w:r>
      <w:ins w:id="9" w:author="Abraham E Springer" w:date="2025-02-17T11:19:00Z" w16du:dateUtc="2025-02-17T18:19:00Z">
        <w:r w:rsidR="000840CC">
          <w:rPr>
            <w:rFonts w:ascii="Times New Roman" w:hAnsi="Times New Roman" w:cs="Times New Roman"/>
            <w:sz w:val="24"/>
            <w:szCs w:val="24"/>
          </w:rPr>
          <w:t xml:space="preserve">Fremont cottonwood </w:t>
        </w:r>
      </w:ins>
      <w:del w:id="10" w:author="Abraham E Springer" w:date="2025-02-17T11:19:00Z" w16du:dateUtc="2025-02-17T18:19:00Z">
        <w:r w:rsidRPr="00E817FB" w:rsidDel="000840CC">
          <w:rPr>
            <w:rFonts w:ascii="Times New Roman" w:hAnsi="Times New Roman" w:cs="Times New Roman"/>
            <w:sz w:val="24"/>
            <w:szCs w:val="24"/>
          </w:rPr>
          <w:delText>and</w:delText>
        </w:r>
      </w:del>
      <w:r w:rsidRPr="00E817FB">
        <w:rPr>
          <w:rFonts w:ascii="Times New Roman" w:hAnsi="Times New Roman" w:cs="Times New Roman"/>
          <w:sz w:val="24"/>
          <w:szCs w:val="24"/>
        </w:rPr>
        <w:t xml:space="preserve">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11"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12"/>
      <w:r w:rsidRPr="00E817FB">
        <w:rPr>
          <w:rFonts w:ascii="Times New Roman" w:hAnsi="Times New Roman" w:cs="Times New Roman"/>
          <w:sz w:val="24"/>
          <w:szCs w:val="24"/>
        </w:rPr>
        <w:t>This study uses seedling plots established after 2023 winter floods and dendrochronology to monitor regeneration and to quantify tree age and growth</w:t>
      </w:r>
      <w:commentRangeEnd w:id="12"/>
      <w:r w:rsidR="002563F8">
        <w:rPr>
          <w:rStyle w:val="CommentReference"/>
        </w:rPr>
        <w:commentReference w:id="12"/>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7" w:author="Abraham E Springer" w:date="2025-02-17T12:19:00Z" w16du:dateUtc="2025-02-17T19:19:00Z">
          <w:pPr>
            <w:pStyle w:val="Heading1"/>
            <w:spacing w:line="240" w:lineRule="auto"/>
          </w:pPr>
        </w:pPrChange>
      </w:pPr>
      <w:bookmarkStart w:id="18" w:name="_Toc187849251"/>
      <w:r w:rsidRPr="00E817FB">
        <w:rPr>
          <w:rFonts w:ascii="Times New Roman" w:hAnsi="Times New Roman" w:cs="Times New Roman"/>
          <w:sz w:val="24"/>
          <w:szCs w:val="24"/>
        </w:rPr>
        <w:t xml:space="preserve">Introduction and </w:t>
      </w:r>
      <w:commentRangeStart w:id="19"/>
      <w:commentRangeStart w:id="20"/>
      <w:r w:rsidRPr="00E817FB">
        <w:rPr>
          <w:rFonts w:ascii="Times New Roman" w:hAnsi="Times New Roman" w:cs="Times New Roman"/>
          <w:sz w:val="24"/>
          <w:szCs w:val="24"/>
        </w:rPr>
        <w:t>Background</w:t>
      </w:r>
      <w:bookmarkEnd w:id="18"/>
      <w:commentRangeEnd w:id="19"/>
      <w:r w:rsidR="00CE6A20" w:rsidRPr="00E817FB">
        <w:rPr>
          <w:rStyle w:val="CommentReference"/>
          <w:rFonts w:ascii="Times New Roman" w:eastAsia="Arial" w:hAnsi="Times New Roman" w:cs="Times New Roman"/>
          <w:color w:val="auto"/>
          <w:sz w:val="24"/>
          <w:szCs w:val="24"/>
        </w:rPr>
        <w:commentReference w:id="19"/>
      </w:r>
      <w:commentRangeEnd w:id="20"/>
      <w:r w:rsidR="00CE6A20" w:rsidRPr="00E817FB">
        <w:rPr>
          <w:rStyle w:val="CommentReference"/>
          <w:rFonts w:ascii="Times New Roman" w:eastAsia="Arial" w:hAnsi="Times New Roman" w:cs="Times New Roman"/>
          <w:color w:val="auto"/>
          <w:sz w:val="24"/>
          <w:szCs w:val="24"/>
        </w:rPr>
        <w:commentReference w:id="20"/>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21"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4"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6"/>
      <w:r w:rsidRPr="00E817FB">
        <w:rPr>
          <w:rFonts w:ascii="Times New Roman" w:eastAsia="Times New Roman" w:hAnsi="Times New Roman" w:cs="Times New Roman"/>
          <w:sz w:val="24"/>
          <w:szCs w:val="24"/>
        </w:rPr>
        <w:t xml:space="preserve">Verde </w:t>
      </w:r>
      <w:commentRangeEnd w:id="26"/>
      <w:r w:rsidR="00CE6A20"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8"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9"/>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9"/>
      <w:r w:rsidRPr="00E817FB">
        <w:rPr>
          <w:rStyle w:val="CommentReference"/>
          <w:rFonts w:ascii="Times New Roman" w:hAnsi="Times New Roman" w:cs="Times New Roman"/>
          <w:sz w:val="24"/>
          <w:szCs w:val="24"/>
        </w:rPr>
        <w:commentReference w:id="29"/>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31"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3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4"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5"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1A34FAA9" w:rsidR="004C5264" w:rsidRPr="00E817FB" w:rsidRDefault="004C5264">
      <w:pPr>
        <w:spacing w:line="480" w:lineRule="auto"/>
        <w:ind w:firstLine="360"/>
        <w:rPr>
          <w:rFonts w:ascii="Times New Roman" w:eastAsia="Times New Roman" w:hAnsi="Times New Roman" w:cs="Times New Roman"/>
          <w:sz w:val="24"/>
          <w:szCs w:val="24"/>
        </w:rPr>
        <w:pPrChange w:id="3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w:t>
      </w:r>
      <w:commentRangeStart w:id="37"/>
      <w:commentRangeStart w:id="38"/>
      <w:r w:rsidRPr="00E817FB">
        <w:rPr>
          <w:rFonts w:ascii="Times New Roman" w:eastAsia="Times New Roman" w:hAnsi="Times New Roman" w:cs="Times New Roman"/>
          <w:sz w:val="24"/>
          <w:szCs w:val="24"/>
        </w:rPr>
        <w:t xml:space="preserve">winter </w:t>
      </w:r>
      <w:commentRangeEnd w:id="37"/>
      <w:r w:rsidRPr="00E817FB">
        <w:rPr>
          <w:rStyle w:val="CommentReference"/>
          <w:rFonts w:ascii="Times New Roman" w:hAnsi="Times New Roman" w:cs="Times New Roman"/>
          <w:sz w:val="24"/>
          <w:szCs w:val="24"/>
        </w:rPr>
        <w:commentReference w:id="37"/>
      </w:r>
      <w:commentRangeEnd w:id="38"/>
      <w:r w:rsidR="007D00BA">
        <w:rPr>
          <w:rStyle w:val="CommentReference"/>
        </w:rPr>
        <w:commentReference w:id="38"/>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0"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1"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2"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3"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4" w:author="Abraham E Springer" w:date="2025-02-17T12:19:00Z" w16du:dateUtc="2025-02-17T19:19:00Z">
          <w:pPr>
            <w:pStyle w:val="Heading2"/>
          </w:pPr>
        </w:pPrChange>
      </w:pPr>
      <w:commentRangeStart w:id="45"/>
      <w:commentRangeStart w:id="46"/>
      <w:r w:rsidRPr="00E817FB">
        <w:rPr>
          <w:rFonts w:ascii="Times New Roman" w:hAnsi="Times New Roman" w:cs="Times New Roman"/>
          <w:sz w:val="24"/>
          <w:szCs w:val="24"/>
        </w:rPr>
        <w:t>Methods</w:t>
      </w:r>
      <w:commentRangeEnd w:id="45"/>
      <w:r w:rsidR="00640FF1" w:rsidRPr="00E817FB">
        <w:rPr>
          <w:rStyle w:val="CommentReference"/>
          <w:rFonts w:ascii="Times New Roman" w:eastAsia="Arial" w:hAnsi="Times New Roman" w:cs="Times New Roman"/>
          <w:color w:val="auto"/>
          <w:sz w:val="24"/>
          <w:szCs w:val="24"/>
        </w:rPr>
        <w:commentReference w:id="45"/>
      </w:r>
      <w:commentRangeEnd w:id="46"/>
      <w:r w:rsidR="00640FF1" w:rsidRPr="00E817FB">
        <w:rPr>
          <w:rStyle w:val="CommentReference"/>
          <w:rFonts w:ascii="Times New Roman" w:eastAsia="Arial" w:hAnsi="Times New Roman" w:cs="Times New Roman"/>
          <w:color w:val="auto"/>
          <w:sz w:val="24"/>
          <w:szCs w:val="24"/>
        </w:rPr>
        <w:commentReference w:id="46"/>
      </w:r>
    </w:p>
    <w:p w14:paraId="595DCB8B" w14:textId="5E37BDA5" w:rsidR="009954F4" w:rsidRPr="00E817FB" w:rsidRDefault="0030203B">
      <w:pPr>
        <w:pStyle w:val="Heading3"/>
        <w:spacing w:line="480" w:lineRule="auto"/>
        <w:rPr>
          <w:rFonts w:ascii="Times New Roman" w:hAnsi="Times New Roman" w:cs="Times New Roman"/>
          <w:sz w:val="24"/>
          <w:szCs w:val="24"/>
        </w:rPr>
        <w:pPrChange w:id="47"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8"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9"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50"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51"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52"/>
      <w:commentRangeStart w:id="53"/>
      <w:commentRangeStart w:id="54"/>
      <w:commentRangeStart w:id="55"/>
      <w:r w:rsidRPr="00E817FB">
        <w:rPr>
          <w:rFonts w:ascii="Times New Roman" w:eastAsia="Times New Roman" w:hAnsi="Times New Roman" w:cs="Times New Roman"/>
          <w:sz w:val="24"/>
          <w:szCs w:val="24"/>
        </w:rPr>
        <w:t>hydrology</w:t>
      </w:r>
      <w:commentRangeEnd w:id="52"/>
      <w:r w:rsidR="00CE6A20" w:rsidRPr="00E817FB">
        <w:rPr>
          <w:rStyle w:val="CommentReference"/>
          <w:rFonts w:ascii="Times New Roman" w:hAnsi="Times New Roman" w:cs="Times New Roman"/>
          <w:sz w:val="24"/>
          <w:szCs w:val="24"/>
        </w:rPr>
        <w:commentReference w:id="52"/>
      </w:r>
      <w:commentRangeEnd w:id="53"/>
      <w:r w:rsidR="00CE6A20" w:rsidRPr="00E817FB">
        <w:rPr>
          <w:rStyle w:val="CommentReference"/>
          <w:rFonts w:ascii="Times New Roman" w:hAnsi="Times New Roman" w:cs="Times New Roman"/>
          <w:sz w:val="24"/>
          <w:szCs w:val="24"/>
        </w:rPr>
        <w:commentReference w:id="53"/>
      </w:r>
      <w:commentRangeEnd w:id="54"/>
      <w:r w:rsidR="00640FF1" w:rsidRPr="00E817FB">
        <w:rPr>
          <w:rStyle w:val="CommentReference"/>
          <w:rFonts w:ascii="Times New Roman" w:hAnsi="Times New Roman" w:cs="Times New Roman"/>
          <w:sz w:val="24"/>
          <w:szCs w:val="24"/>
        </w:rPr>
        <w:commentReference w:id="54"/>
      </w:r>
      <w:commentRangeEnd w:id="55"/>
      <w:r w:rsidR="007D00BA">
        <w:rPr>
          <w:rStyle w:val="CommentReference"/>
        </w:rPr>
        <w:commentReference w:id="55"/>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6"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pPr>
        <w:spacing w:line="480" w:lineRule="auto"/>
        <w:ind w:firstLine="360"/>
        <w:jc w:val="center"/>
        <w:rPr>
          <w:rFonts w:ascii="Times New Roman" w:eastAsia="Times New Roman" w:hAnsi="Times New Roman" w:cs="Times New Roman"/>
          <w:sz w:val="24"/>
          <w:szCs w:val="24"/>
        </w:rPr>
        <w:pPrChange w:id="57" w:author="Abraham E Springer" w:date="2025-02-17T12:19:00Z" w16du:dateUtc="2025-02-17T19:19:00Z">
          <w:pPr>
            <w:spacing w:line="240" w:lineRule="auto"/>
            <w:ind w:firstLine="360"/>
            <w:jc w:val="center"/>
          </w:pPr>
        </w:pPrChange>
      </w:pPr>
      <w:proofErr w:type="gramStart"/>
      <w:r w:rsidRPr="00E817FB">
        <w:rPr>
          <w:rFonts w:ascii="Times New Roman" w:eastAsia="Times New Roman" w:hAnsi="Times New Roman" w:cs="Times New Roman"/>
          <w:sz w:val="24"/>
          <w:szCs w:val="24"/>
        </w:rPr>
        <w:t>Figure ??</w:t>
      </w:r>
      <w:proofErr w:type="gramEnd"/>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8"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9"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60"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61"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6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4"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5"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7"/>
      <w:r w:rsidRPr="00E817FB">
        <w:rPr>
          <w:rFonts w:ascii="Times New Roman" w:eastAsia="Times New Roman" w:hAnsi="Times New Roman" w:cs="Times New Roman"/>
          <w:sz w:val="24"/>
          <w:szCs w:val="24"/>
        </w:rPr>
        <w:t>plot</w:t>
      </w:r>
      <w:commentRangeEnd w:id="67"/>
      <w:r w:rsidR="00B96AB8">
        <w:rPr>
          <w:rFonts w:ascii="Times New Roman" w:eastAsia="Times New Roman" w:hAnsi="Times New Roman" w:cs="Times New Roman"/>
          <w:sz w:val="24"/>
          <w:szCs w:val="24"/>
        </w:rPr>
        <w:t xml:space="preserve"> at an accuracy of </w:t>
      </w:r>
      <w:r w:rsidR="00C00DA9">
        <w:rPr>
          <w:rStyle w:val="CommentReference"/>
        </w:rPr>
        <w:commentReference w:id="67"/>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9"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70" w:author="Quentin R McCalla" w:date="2024-10-29T10:31:00Z" w16du:dateUtc="2024-10-29T17:31:00Z"/>
          <w:rFonts w:ascii="Times New Roman" w:eastAsia="Times New Roman" w:hAnsi="Times New Roman" w:cs="Times New Roman"/>
          <w:sz w:val="24"/>
          <w:szCs w:val="24"/>
        </w:rPr>
        <w:pPrChange w:id="7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2"/>
      <w:r w:rsidRPr="00E817FB">
        <w:rPr>
          <w:rFonts w:ascii="Times New Roman" w:eastAsia="Times New Roman" w:hAnsi="Times New Roman" w:cs="Times New Roman"/>
          <w:sz w:val="24"/>
          <w:szCs w:val="24"/>
        </w:rPr>
        <w:t xml:space="preserve">Blanquet </w:t>
      </w:r>
      <w:commentRangeEnd w:id="72"/>
      <w:r w:rsidRPr="00E817FB">
        <w:rPr>
          <w:rStyle w:val="CommentReference"/>
          <w:rFonts w:ascii="Times New Roman" w:hAnsi="Times New Roman" w:cs="Times New Roman"/>
          <w:sz w:val="24"/>
          <w:szCs w:val="24"/>
        </w:rPr>
        <w:commentReference w:id="72"/>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73" w:name="_Hlk185250511"/>
    </w:p>
    <w:bookmarkEnd w:id="73"/>
    <w:p w14:paraId="5D33EAD2" w14:textId="77777777" w:rsidR="00140FC2" w:rsidRPr="00E817FB" w:rsidRDefault="00140FC2">
      <w:pPr>
        <w:spacing w:line="480" w:lineRule="auto"/>
        <w:rPr>
          <w:rFonts w:ascii="Times New Roman" w:hAnsi="Times New Roman" w:cs="Times New Roman"/>
          <w:sz w:val="24"/>
          <w:szCs w:val="24"/>
          <w:lang w:val="en-US"/>
        </w:rPr>
        <w:pPrChange w:id="74"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5"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6"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7"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8"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80" w:author="Abraham E Springer" w:date="2025-02-17T12:19:00Z" w16du:dateUtc="2025-02-17T19:19:00Z">
          <w:pPr>
            <w:spacing w:line="240" w:lineRule="auto"/>
          </w:pPr>
        </w:pPrChange>
      </w:pPr>
      <m:oMathPara>
        <m:oMath>
          <m:r>
            <w:ins w:id="81" w:author="Quentin R McCalla" w:date="2024-10-29T10:31:00Z" w16du:dateUtc="2024-10-29T17:31:00Z">
              <w:rPr>
                <w:rFonts w:ascii="Cambria Math" w:eastAsia="Times New Roman" w:hAnsi="Cambria Math" w:cs="Times New Roman"/>
                <w:sz w:val="24"/>
                <w:szCs w:val="24"/>
              </w:rPr>
              <m:t>HDR=</m:t>
            </w:ins>
          </m:r>
          <m:f>
            <m:fPr>
              <m:ctrlPr>
                <w:ins w:id="82" w:author="Quentin R McCalla" w:date="2024-10-29T10:32:00Z" w16du:dateUtc="2024-10-29T17:32:00Z">
                  <w:rPr>
                    <w:rFonts w:ascii="Cambria Math" w:eastAsia="Times New Roman" w:hAnsi="Cambria Math" w:cs="Times New Roman"/>
                    <w:i/>
                    <w:sz w:val="24"/>
                    <w:szCs w:val="24"/>
                  </w:rPr>
                </w:ins>
              </m:ctrlPr>
            </m:fPr>
            <m:num>
              <m:r>
                <w:ins w:id="83" w:author="Quentin R McCalla" w:date="2024-10-29T10:33:00Z" w16du:dateUtc="2024-10-29T17:33:00Z">
                  <w:rPr>
                    <w:rFonts w:ascii="Cambria Math" w:eastAsia="Times New Roman" w:hAnsi="Cambria Math" w:cs="Times New Roman"/>
                    <w:sz w:val="24"/>
                    <w:szCs w:val="24"/>
                  </w:rPr>
                  <m:t>Height (cm)</m:t>
                </w:ins>
              </m:r>
            </m:num>
            <m:den>
              <m:r>
                <w:ins w:id="84"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5"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8"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90"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4D7C104B" w:rsidR="00721FD3"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del w:id="92" w:author="Abraham E Springer" w:date="2025-02-17T12:27:00Z" w16du:dateUtc="2025-02-17T19:27:00Z">
        <w:r w:rsidR="00CB69F6" w:rsidRPr="00E817FB" w:rsidDel="009E1F5F">
          <w:rPr>
            <w:rFonts w:ascii="Times New Roman" w:eastAsia="Times New Roman" w:hAnsi="Times New Roman" w:cs="Times New Roman"/>
            <w:sz w:val="24"/>
            <w:szCs w:val="24"/>
          </w:rPr>
          <w:delText>a</w:delText>
        </w:r>
      </w:del>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9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95"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6"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rsidP="00B96AB8">
      <w:pPr>
        <w:spacing w:line="480" w:lineRule="auto"/>
        <w:ind w:firstLine="720"/>
        <w:rPr>
          <w:rFonts w:ascii="Times New Roman" w:eastAsia="Times New Roman" w:hAnsi="Times New Roman" w:cs="Times New Roman"/>
          <w:sz w:val="24"/>
          <w:szCs w:val="24"/>
        </w:rPr>
        <w:pPrChange w:id="9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w:t>
      </w:r>
      <w:proofErr w:type="spellStart"/>
      <w:r w:rsidR="00794EE5" w:rsidRPr="00E817FB">
        <w:rPr>
          <w:rFonts w:ascii="Times New Roman" w:eastAsia="Times New Roman" w:hAnsi="Times New Roman" w:cs="Times New Roman"/>
          <w:sz w:val="24"/>
          <w:szCs w:val="24"/>
        </w:rPr>
        <w:t>crossdated</w:t>
      </w:r>
      <w:proofErr w:type="spellEnd"/>
      <w:r w:rsidR="00794EE5" w:rsidRPr="00E817FB">
        <w:rPr>
          <w:rFonts w:ascii="Times New Roman" w:eastAsia="Times New Roman" w:hAnsi="Times New Roman" w:cs="Times New Roman"/>
          <w:sz w:val="24"/>
          <w:szCs w:val="24"/>
        </w:rPr>
        <w:t xml:space="preserve">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100"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101" w:author="Abraham E Springer" w:date="2025-02-17T12:19:00Z" w16du:dateUtc="2025-02-17T19:19:00Z">
          <w:pPr>
            <w:spacing w:line="240" w:lineRule="auto"/>
          </w:pPr>
        </w:pPrChange>
      </w:pPr>
      <w:commentRangeStart w:id="102"/>
      <w:r w:rsidRPr="00E817FB">
        <w:rPr>
          <w:rFonts w:ascii="Times New Roman" w:eastAsia="Times New Roman" w:hAnsi="Times New Roman" w:cs="Times New Roman"/>
          <w:sz w:val="24"/>
          <w:szCs w:val="24"/>
        </w:rPr>
        <w:t>Response Function Analysis</w:t>
      </w:r>
      <w:commentRangeEnd w:id="102"/>
      <w:r w:rsidRPr="00E817FB">
        <w:rPr>
          <w:rStyle w:val="CommentReference"/>
          <w:rFonts w:ascii="Times New Roman" w:hAnsi="Times New Roman" w:cs="Times New Roman"/>
          <w:sz w:val="24"/>
          <w:szCs w:val="24"/>
        </w:rPr>
        <w:commentReference w:id="102"/>
      </w:r>
    </w:p>
    <w:p w14:paraId="6366B64F" w14:textId="0BC7CEA5" w:rsidR="00794EE5" w:rsidRPr="00E817FB" w:rsidRDefault="008C4730">
      <w:pPr>
        <w:spacing w:line="480" w:lineRule="auto"/>
        <w:ind w:firstLine="360"/>
        <w:rPr>
          <w:rFonts w:ascii="Times New Roman" w:eastAsia="Times New Roman" w:hAnsi="Times New Roman" w:cs="Times New Roman"/>
          <w:sz w:val="24"/>
          <w:szCs w:val="24"/>
        </w:rPr>
        <w:pPrChange w:id="10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04"/>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104"/>
      <w:r w:rsidRPr="00E817FB">
        <w:rPr>
          <w:rStyle w:val="CommentReference"/>
          <w:rFonts w:ascii="Times New Roman" w:hAnsi="Times New Roman" w:cs="Times New Roman"/>
          <w:sz w:val="24"/>
          <w:szCs w:val="24"/>
        </w:rPr>
        <w:commentReference w:id="104"/>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t>
      </w:r>
      <w:r w:rsidRPr="00E817FB">
        <w:rPr>
          <w:rFonts w:ascii="Times New Roman" w:eastAsia="Times New Roman" w:hAnsi="Times New Roman" w:cs="Times New Roman"/>
          <w:sz w:val="24"/>
          <w:szCs w:val="24"/>
        </w:rPr>
        <w:lastRenderedPageBreak/>
        <w:t>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pPr>
        <w:spacing w:line="480" w:lineRule="auto"/>
        <w:ind w:left="360"/>
        <w:rPr>
          <w:rFonts w:ascii="Times New Roman" w:eastAsia="Times New Roman" w:hAnsi="Times New Roman" w:cs="Times New Roman"/>
          <w:sz w:val="24"/>
          <w:szCs w:val="24"/>
        </w:rPr>
        <w:pPrChange w:id="105" w:author="Abraham E Springer" w:date="2025-02-17T12:19:00Z" w16du:dateUtc="2025-02-17T19:19:00Z">
          <w:pPr>
            <w:spacing w:line="240" w:lineRule="auto"/>
            <w:ind w:left="360"/>
          </w:pPr>
        </w:pPrChange>
      </w:pPr>
    </w:p>
    <w:p w14:paraId="27EB1CF6" w14:textId="37ADB58D" w:rsidR="00721FD3" w:rsidRPr="00E817FB" w:rsidRDefault="00721FD3">
      <w:pPr>
        <w:spacing w:line="480" w:lineRule="auto"/>
        <w:ind w:firstLine="720"/>
        <w:rPr>
          <w:rFonts w:ascii="Times New Roman" w:eastAsia="Times New Roman" w:hAnsi="Times New Roman" w:cs="Times New Roman"/>
          <w:sz w:val="24"/>
          <w:szCs w:val="24"/>
        </w:rPr>
        <w:pPrChange w:id="106" w:author="Abraham E Springer" w:date="2025-02-17T12:19:00Z" w16du:dateUtc="2025-02-17T19:19:00Z">
          <w:pPr>
            <w:spacing w:line="240" w:lineRule="auto"/>
            <w:ind w:firstLine="720"/>
          </w:pPr>
        </w:pPrChange>
      </w:pPr>
    </w:p>
    <w:p w14:paraId="4977EFE2" w14:textId="538ABDE7" w:rsidR="009954F4" w:rsidRPr="00E817FB" w:rsidRDefault="009954F4">
      <w:pPr>
        <w:pStyle w:val="Heading2"/>
        <w:spacing w:line="480" w:lineRule="auto"/>
        <w:rPr>
          <w:rFonts w:ascii="Times New Roman" w:hAnsi="Times New Roman" w:cs="Times New Roman"/>
          <w:sz w:val="24"/>
          <w:szCs w:val="24"/>
        </w:rPr>
        <w:pPrChange w:id="107"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8"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9"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10"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11"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1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pPr>
        <w:spacing w:line="480" w:lineRule="auto"/>
        <w:ind w:left="1080"/>
        <w:jc w:val="center"/>
        <w:rPr>
          <w:rFonts w:ascii="Times New Roman" w:hAnsi="Times New Roman" w:cs="Times New Roman"/>
          <w:sz w:val="24"/>
          <w:szCs w:val="24"/>
        </w:rPr>
        <w:pPrChange w:id="114" w:author="Abraham E Springer" w:date="2025-02-17T12:19:00Z" w16du:dateUtc="2025-02-17T19:19:00Z">
          <w:pPr>
            <w:ind w:left="1080"/>
            <w:jc w:val="center"/>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w:t>
      </w:r>
      <w:r w:rsidR="0029180D" w:rsidRPr="00E817FB">
        <w:rPr>
          <w:rFonts w:ascii="Times New Roman" w:hAnsi="Times New Roman" w:cs="Times New Roman"/>
          <w:sz w:val="24"/>
          <w:szCs w:val="24"/>
        </w:rPr>
        <w:t>. Childs mean density plots.</w:t>
      </w:r>
    </w:p>
    <w:p w14:paraId="6CD7E21B" w14:textId="279CABB3" w:rsidR="0029180D" w:rsidRPr="00E817FB" w:rsidRDefault="0029180D">
      <w:pPr>
        <w:spacing w:line="480" w:lineRule="auto"/>
        <w:ind w:firstLine="720"/>
        <w:rPr>
          <w:rFonts w:ascii="Times New Roman" w:hAnsi="Times New Roman" w:cs="Times New Roman"/>
          <w:sz w:val="24"/>
          <w:szCs w:val="24"/>
        </w:rPr>
        <w:pPrChange w:id="115"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ins w:id="116"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 xml:space="preserve">plots decreased between each visit. </w:t>
      </w:r>
    </w:p>
    <w:p w14:paraId="3F9EC36C" w14:textId="65ABB331" w:rsidR="0029180D" w:rsidRPr="00E817FB" w:rsidRDefault="0029180D">
      <w:pPr>
        <w:spacing w:line="480" w:lineRule="auto"/>
        <w:ind w:firstLine="720"/>
        <w:rPr>
          <w:rFonts w:ascii="Times New Roman" w:hAnsi="Times New Roman" w:cs="Times New Roman"/>
          <w:sz w:val="24"/>
          <w:szCs w:val="24"/>
        </w:rPr>
        <w:pPrChange w:id="117" w:author="Abraham E Springer" w:date="2025-02-17T12:19:00Z" w16du:dateUtc="2025-02-17T19:19:00Z">
          <w:pPr>
            <w:ind w:firstLine="720"/>
          </w:pPr>
        </w:pPrChange>
      </w:pPr>
      <w:r w:rsidRPr="00E817FB">
        <w:rPr>
          <w:rFonts w:ascii="Times New Roman" w:hAnsi="Times New Roman" w:cs="Times New Roman"/>
          <w:sz w:val="24"/>
          <w:szCs w:val="24"/>
        </w:rPr>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ins w:id="118" w:author="Abraham E Springer" w:date="2025-02-17T12:47:00Z" w16du:dateUtc="2025-02-17T19:47:00Z">
        <w:r w:rsidR="007C52EB">
          <w:rPr>
            <w:rFonts w:ascii="Times New Roman" w:hAnsi="Times New Roman" w:cs="Times New Roman"/>
            <w:sz w:val="24"/>
            <w:szCs w:val="24"/>
          </w:rPr>
          <w:t>T</w:t>
        </w:r>
      </w:ins>
      <w:r w:rsidRPr="00E817FB">
        <w:rPr>
          <w:rFonts w:ascii="Times New Roman" w:hAnsi="Times New Roman" w:cs="Times New Roman"/>
          <w:sz w:val="24"/>
          <w:szCs w:val="24"/>
        </w:rPr>
        <w:t xml:space="preserve">he remaining </w:t>
      </w:r>
      <w:ins w:id="119"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p>
    <w:p w14:paraId="4DE7DB5D" w14:textId="48BBE505" w:rsidR="00DD6FD8" w:rsidRPr="00E817FB" w:rsidRDefault="00DD6FD8">
      <w:pPr>
        <w:spacing w:line="480" w:lineRule="auto"/>
        <w:rPr>
          <w:rFonts w:ascii="Times New Roman" w:hAnsi="Times New Roman" w:cs="Times New Roman"/>
          <w:sz w:val="24"/>
          <w:szCs w:val="24"/>
        </w:rPr>
        <w:pPrChange w:id="120" w:author="Abraham E Springer" w:date="2025-02-17T12:19:00Z" w16du:dateUtc="2025-02-17T19:19:00Z">
          <w:pPr/>
        </w:pPrChange>
      </w:pPr>
    </w:p>
    <w:p w14:paraId="5AC4EED5" w14:textId="33A1D7B8" w:rsidR="001E78B7" w:rsidRDefault="001E78B7" w:rsidP="00C00DA9">
      <w:pPr>
        <w:spacing w:line="480" w:lineRule="auto"/>
        <w:rPr>
          <w:ins w:id="121" w:author="Abraham E Springer" w:date="2025-02-17T12:49:00Z" w16du:dateUtc="2025-02-17T19:49:00Z"/>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68042A2A" w14:textId="25446DE2" w:rsidR="007C52EB" w:rsidRPr="00C56BF0" w:rsidRDefault="007C52EB">
      <w:pPr>
        <w:spacing w:line="480" w:lineRule="auto"/>
        <w:rPr>
          <w:rFonts w:ascii="Times New Roman" w:hAnsi="Times New Roman" w:cs="Times New Roman"/>
          <w:b/>
          <w:bCs/>
          <w:sz w:val="24"/>
          <w:szCs w:val="24"/>
        </w:rPr>
        <w:pPrChange w:id="122" w:author="Abraham E Springer" w:date="2025-02-17T12:19:00Z" w16du:dateUtc="2025-02-17T19:19:00Z">
          <w:pPr/>
        </w:pPrChange>
      </w:pPr>
      <w:ins w:id="123" w:author="Abraham E Springer" w:date="2025-02-17T12:49:00Z" w16du:dateUtc="2025-02-17T19:49:00Z">
        <w:r>
          <w:rPr>
            <w:rFonts w:ascii="Times New Roman" w:hAnsi="Times New Roman" w:cs="Times New Roman"/>
            <w:b/>
            <w:bCs/>
            <w:sz w:val="24"/>
            <w:szCs w:val="24"/>
          </w:rPr>
          <w:t>Write a short paragraph describing the results in these three tables.</w:t>
        </w:r>
      </w:ins>
    </w:p>
    <w:p w14:paraId="4B236208" w14:textId="4D9EE2A3" w:rsidR="00914619" w:rsidRPr="00E817FB" w:rsidRDefault="00914619">
      <w:pPr>
        <w:spacing w:line="480" w:lineRule="auto"/>
        <w:jc w:val="center"/>
        <w:rPr>
          <w:rFonts w:ascii="Times New Roman" w:hAnsi="Times New Roman" w:cs="Times New Roman"/>
          <w:sz w:val="24"/>
          <w:szCs w:val="24"/>
        </w:rPr>
        <w:pPrChange w:id="124"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5"/>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25" w:author="Abraham E Springer" w:date="2025-02-17T12:19:00Z" w16du:dateUtc="2025-02-17T19:19:00Z">
          <w:pPr>
            <w:ind w:left="1080"/>
            <w:jc w:val="center"/>
          </w:pPr>
        </w:pPrChange>
      </w:pPr>
      <w:commentRangeStart w:id="126"/>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6"/>
                    <a:stretch>
                      <a:fillRect/>
                    </a:stretch>
                  </pic:blipFill>
                  <pic:spPr>
                    <a:xfrm>
                      <a:off x="0" y="0"/>
                      <a:ext cx="4189856" cy="1983467"/>
                    </a:xfrm>
                    <a:prstGeom prst="rect">
                      <a:avLst/>
                    </a:prstGeom>
                  </pic:spPr>
                </pic:pic>
              </a:graphicData>
            </a:graphic>
          </wp:inline>
        </w:drawing>
      </w:r>
      <w:commentRangeEnd w:id="126"/>
      <w:r w:rsidR="007C52EB">
        <w:rPr>
          <w:rStyle w:val="CommentReference"/>
        </w:rPr>
        <w:commentReference w:id="126"/>
      </w:r>
      <w:ins w:id="127"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28"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7"/>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29"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30"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8"/>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31"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32"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19"/>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33"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0"/>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34"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35"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36"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37"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38"/>
      <w:r w:rsidRPr="00E817FB">
        <w:rPr>
          <w:rFonts w:ascii="Times New Roman" w:hAnsi="Times New Roman" w:cs="Times New Roman"/>
          <w:sz w:val="24"/>
          <w:szCs w:val="24"/>
        </w:rPr>
        <w:t>plots</w:t>
      </w:r>
      <w:commentRangeEnd w:id="138"/>
      <w:r w:rsidR="00FC1ECA" w:rsidRPr="00E817FB">
        <w:rPr>
          <w:rStyle w:val="CommentReference"/>
          <w:rFonts w:ascii="Times New Roman" w:hAnsi="Times New Roman" w:cs="Times New Roman"/>
          <w:sz w:val="24"/>
          <w:szCs w:val="24"/>
        </w:rPr>
        <w:commentReference w:id="138"/>
      </w:r>
    </w:p>
    <w:p w14:paraId="34024A57" w14:textId="0D1FC1AD" w:rsidR="00AD2706" w:rsidRDefault="00E13B87">
      <w:pPr>
        <w:spacing w:line="480" w:lineRule="auto"/>
        <w:ind w:left="1080"/>
        <w:jc w:val="center"/>
        <w:rPr>
          <w:rFonts w:ascii="Times New Roman" w:hAnsi="Times New Roman" w:cs="Times New Roman"/>
          <w:sz w:val="24"/>
          <w:szCs w:val="24"/>
        </w:rPr>
        <w:pPrChange w:id="139"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C389BFC" w:rsidR="00E817FB" w:rsidRDefault="00E817FB">
      <w:pPr>
        <w:spacing w:line="480" w:lineRule="auto"/>
        <w:ind w:left="1080"/>
        <w:jc w:val="center"/>
        <w:rPr>
          <w:rFonts w:ascii="Times New Roman" w:hAnsi="Times New Roman" w:cs="Times New Roman"/>
          <w:sz w:val="24"/>
          <w:szCs w:val="24"/>
        </w:rPr>
        <w:pPrChange w:id="140" w:author="Abraham E Springer" w:date="2025-02-17T12:19:00Z" w16du:dateUtc="2025-02-17T19:19:00Z">
          <w:pPr>
            <w:ind w:left="1080"/>
            <w:jc w:val="center"/>
          </w:pPr>
        </w:pPrChange>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41" w:author="Abraham E Springer" w:date="2025-02-17T12:19:00Z" w16du:dateUtc="2025-02-17T19:19:00Z">
          <w:pPr>
            <w:ind w:left="1080"/>
          </w:pPr>
        </w:pPrChange>
      </w:pPr>
    </w:p>
    <w:p w14:paraId="19FE71BA" w14:textId="7FC02F9D" w:rsidR="00A1262E" w:rsidRPr="00E817FB" w:rsidRDefault="00794EE5">
      <w:pPr>
        <w:spacing w:line="480" w:lineRule="auto"/>
        <w:rPr>
          <w:rFonts w:ascii="Times New Roman" w:hAnsi="Times New Roman" w:cs="Times New Roman"/>
          <w:sz w:val="24"/>
          <w:szCs w:val="24"/>
        </w:rPr>
        <w:pPrChange w:id="142"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ins w:id="143" w:author="Abraham E Springer" w:date="2025-02-17T13:30:00Z" w16du:dateUtc="2025-02-17T20:30:00Z">
        <w:r w:rsidR="008C7B4A">
          <w:rPr>
            <w:rFonts w:ascii="Times New Roman" w:hAnsi="Times New Roman" w:cs="Times New Roman"/>
            <w:sz w:val="24"/>
            <w:szCs w:val="24"/>
          </w:rPr>
          <w:t>(Figure x)</w:t>
        </w:r>
      </w:ins>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44"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45"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6879D6D0" w14:textId="225671D4" w:rsidR="00B96AB8" w:rsidRPr="00E817FB" w:rsidDel="0011464B" w:rsidRDefault="00712DFB" w:rsidP="00B96AB8">
      <w:pPr>
        <w:spacing w:line="480" w:lineRule="auto"/>
        <w:ind w:firstLine="720"/>
        <w:rPr>
          <w:del w:id="146" w:author="Abraham E Springer" w:date="2025-02-17T13:43:00Z" w16du:dateUtc="2025-02-17T20:43:00Z"/>
          <w:rFonts w:ascii="Times New Roman" w:eastAsia="Times New Roman" w:hAnsi="Times New Roman" w:cs="Times New Roman"/>
          <w:bCs/>
          <w:sz w:val="24"/>
          <w:szCs w:val="24"/>
        </w:rPr>
        <w:pPrChange w:id="14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The final </w:t>
      </w:r>
      <w:proofErr w:type="spellStart"/>
      <w:r w:rsidRPr="00E817FB">
        <w:rPr>
          <w:rFonts w:ascii="Times New Roman" w:hAnsi="Times New Roman" w:cs="Times New Roman"/>
          <w:sz w:val="24"/>
          <w:szCs w:val="24"/>
        </w:rPr>
        <w:t>crossdated</w:t>
      </w:r>
      <w:proofErr w:type="spellEnd"/>
      <w:r w:rsidRPr="00E817FB">
        <w:rPr>
          <w:rFonts w:ascii="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3920EE">
        <w:rPr>
          <w:rFonts w:ascii="Times New Roman" w:eastAsia="Times New Roman" w:hAnsi="Times New Roman" w:cs="Times New Roman"/>
          <w:sz w:val="24"/>
          <w:szCs w:val="24"/>
        </w:rPr>
        <w:t xml:space="preserve"> </w:t>
      </w:r>
      <w:r w:rsidR="008C7B4A" w:rsidRPr="00E817FB">
        <w:rPr>
          <w:rFonts w:ascii="Times New Roman" w:hAnsi="Times New Roman" w:cs="Times New Roman"/>
          <w:sz w:val="24"/>
          <w:szCs w:val="24"/>
        </w:rPr>
        <w:t>R</w:t>
      </w:r>
      <w:ins w:id="148" w:author="Abraham E Springer" w:date="2025-02-17T13:29:00Z" w16du:dateUtc="2025-02-17T20:29:00Z">
        <w:r w:rsidR="008C7B4A">
          <w:rPr>
            <w:rFonts w:ascii="Times New Roman" w:hAnsi="Times New Roman" w:cs="Times New Roman"/>
            <w:sz w:val="24"/>
            <w:szCs w:val="24"/>
          </w:rPr>
          <w:t xml:space="preserve"> (Figure x)</w:t>
        </w:r>
      </w:ins>
      <w:r w:rsidR="008C7B4A" w:rsidRPr="00E817FB">
        <w:rPr>
          <w:rFonts w:ascii="Times New Roman" w:hAnsi="Times New Roman" w:cs="Times New Roman"/>
          <w:sz w:val="24"/>
          <w:szCs w:val="24"/>
        </w:rPr>
        <w:t>.</w:t>
      </w:r>
      <w:r w:rsidR="008C7B4A">
        <w:rPr>
          <w:rFonts w:ascii="Times New Roman" w:hAnsi="Times New Roman" w:cs="Times New Roman"/>
          <w:sz w:val="24"/>
          <w:szCs w:val="24"/>
        </w:rPr>
        <w:t xml:space="preserve"> Basal area increment did what, describe your results and plot (Figure x).</w:t>
      </w:r>
      <w:r w:rsidR="00B96AB8" w:rsidRPr="00B96AB8">
        <w:rPr>
          <w:rFonts w:ascii="Times New Roman" w:eastAsia="Times New Roman" w:hAnsi="Times New Roman" w:cs="Times New Roman"/>
          <w:bCs/>
          <w:sz w:val="24"/>
          <w:szCs w:val="24"/>
        </w:rPr>
        <w:t xml:space="preserve"> </w:t>
      </w:r>
      <w:commentRangeStart w:id="149"/>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Both BAI and RWI saw large increases in the year 2023. </w:t>
      </w:r>
      <w:commentRangeEnd w:id="149"/>
      <w:r w:rsidR="00B96AB8">
        <w:rPr>
          <w:rStyle w:val="CommentReference"/>
        </w:rPr>
        <w:commentReference w:id="149"/>
      </w:r>
    </w:p>
    <w:p w14:paraId="44B4CA42" w14:textId="2532E772" w:rsidR="008C7B4A" w:rsidRPr="00E817FB" w:rsidRDefault="008C7B4A" w:rsidP="008C7B4A">
      <w:pPr>
        <w:spacing w:line="480" w:lineRule="auto"/>
        <w:rPr>
          <w:rFonts w:ascii="Times New Roman" w:hAnsi="Times New Roman" w:cs="Times New Roman"/>
          <w:sz w:val="24"/>
          <w:szCs w:val="24"/>
        </w:rPr>
      </w:pPr>
    </w:p>
    <w:p w14:paraId="5560A351" w14:textId="66C02582" w:rsidR="00712DFB" w:rsidRPr="00E817FB" w:rsidRDefault="00712DFB">
      <w:pPr>
        <w:spacing w:line="480" w:lineRule="auto"/>
        <w:rPr>
          <w:rFonts w:ascii="Times New Roman" w:hAnsi="Times New Roman" w:cs="Times New Roman"/>
          <w:sz w:val="24"/>
          <w:szCs w:val="24"/>
        </w:rPr>
        <w:pPrChange w:id="150" w:author="Abraham E Springer" w:date="2025-02-17T12:19:00Z" w16du:dateUtc="2025-02-17T19:19:00Z">
          <w:pPr/>
        </w:pPrChange>
      </w:pPr>
    </w:p>
    <w:p w14:paraId="0F825AA9" w14:textId="77663396" w:rsidR="00E817FB" w:rsidRPr="00712DFB" w:rsidRDefault="00E817FB">
      <w:pPr>
        <w:spacing w:line="480" w:lineRule="auto"/>
        <w:rPr>
          <w:rFonts w:ascii="Times New Roman" w:hAnsi="Times New Roman" w:cs="Times New Roman"/>
          <w:b/>
          <w:bCs/>
          <w:sz w:val="24"/>
          <w:szCs w:val="24"/>
        </w:rPr>
        <w:pPrChange w:id="151" w:author="Abraham E Springer" w:date="2025-02-17T12:19:00Z" w16du:dateUtc="2025-02-17T19:19:00Z">
          <w:pPr/>
        </w:pPrChange>
      </w:pPr>
    </w:p>
    <w:p w14:paraId="51E65241" w14:textId="0456DDC0" w:rsidR="00A1262E" w:rsidRPr="00E817FB" w:rsidRDefault="00F231ED">
      <w:pPr>
        <w:spacing w:line="480" w:lineRule="auto"/>
        <w:jc w:val="center"/>
        <w:rPr>
          <w:rFonts w:ascii="Times New Roman" w:hAnsi="Times New Roman" w:cs="Times New Roman"/>
          <w:sz w:val="24"/>
          <w:szCs w:val="24"/>
        </w:rPr>
        <w:pPrChange w:id="152"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38D3E33B" wp14:editId="1367A398">
            <wp:extent cx="3081130" cy="3562061"/>
            <wp:effectExtent l="0" t="0" r="5080" b="635"/>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2358" cy="3586602"/>
                    </a:xfrm>
                    <a:prstGeom prst="rect">
                      <a:avLst/>
                    </a:prstGeom>
                  </pic:spPr>
                </pic:pic>
              </a:graphicData>
            </a:graphic>
          </wp:inline>
        </w:drawing>
      </w:r>
    </w:p>
    <w:p w14:paraId="54929E53" w14:textId="77777777" w:rsidR="00E96B9D" w:rsidRPr="00E817FB" w:rsidRDefault="00E96B9D">
      <w:pPr>
        <w:spacing w:line="480" w:lineRule="auto"/>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Change w:id="153" w:author="Abraham E Springer" w:date="2025-02-17T12:19:00Z" w16du:dateUtc="2025-02-17T19:19:00Z">
          <w:pPr/>
        </w:pPrChange>
      </w:pPr>
    </w:p>
    <w:p w14:paraId="78696E61" w14:textId="0DF5CF3B" w:rsidR="00F231ED" w:rsidRPr="00E817FB" w:rsidRDefault="00F231ED">
      <w:pPr>
        <w:spacing w:line="480" w:lineRule="auto"/>
        <w:rPr>
          <w:rFonts w:ascii="Times New Roman" w:hAnsi="Times New Roman" w:cs="Times New Roman"/>
          <w:sz w:val="24"/>
          <w:szCs w:val="24"/>
        </w:rPr>
        <w:pPrChange w:id="154" w:author="Abraham E Springer" w:date="2025-02-17T12:19:00Z" w16du:dateUtc="2025-02-17T19:19:00Z">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w:t>
      </w:r>
      <w:proofErr w:type="spellStart"/>
      <w:r w:rsidRPr="00E817FB">
        <w:rPr>
          <w:rFonts w:ascii="Times New Roman" w:hAnsi="Times New Roman" w:cs="Times New Roman"/>
          <w:sz w:val="24"/>
          <w:szCs w:val="24"/>
        </w:rPr>
        <w:t>crossdated</w:t>
      </w:r>
      <w:proofErr w:type="spellEnd"/>
      <w:r w:rsidRPr="00E817FB">
        <w:rPr>
          <w:rFonts w:ascii="Times New Roman" w:hAnsi="Times New Roman" w:cs="Times New Roman"/>
          <w:sz w:val="24"/>
          <w:szCs w:val="24"/>
        </w:rPr>
        <w:t xml:space="preserve"> series. </w:t>
      </w:r>
    </w:p>
    <w:p w14:paraId="039C72B7" w14:textId="77777777" w:rsidR="00F231ED" w:rsidRPr="00E817FB" w:rsidRDefault="00BE6769">
      <w:pPr>
        <w:spacing w:line="480" w:lineRule="auto"/>
        <w:jc w:val="center"/>
        <w:rPr>
          <w:rFonts w:ascii="Times New Roman" w:hAnsi="Times New Roman" w:cs="Times New Roman"/>
          <w:sz w:val="24"/>
          <w:szCs w:val="24"/>
        </w:rPr>
        <w:pPrChange w:id="155" w:author="Abraham E Springer" w:date="2025-02-17T12:19:00Z" w16du:dateUtc="2025-02-17T19:19:00Z">
          <w:pPr>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15184D5B" wp14:editId="061ACA8F">
            <wp:extent cx="3164473" cy="3617844"/>
            <wp:effectExtent l="0" t="0" r="0" b="1905"/>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8538" cy="3656789"/>
                    </a:xfrm>
                    <a:prstGeom prst="rect">
                      <a:avLst/>
                    </a:prstGeom>
                  </pic:spPr>
                </pic:pic>
              </a:graphicData>
            </a:graphic>
          </wp:inline>
        </w:drawing>
      </w:r>
    </w:p>
    <w:p w14:paraId="51DFA7DB" w14:textId="13BE4399" w:rsidR="00F231ED" w:rsidRPr="00E817FB" w:rsidRDefault="00F231ED">
      <w:pPr>
        <w:spacing w:line="480" w:lineRule="auto"/>
        <w:jc w:val="center"/>
        <w:rPr>
          <w:rFonts w:ascii="Times New Roman" w:hAnsi="Times New Roman" w:cs="Times New Roman"/>
          <w:sz w:val="24"/>
          <w:szCs w:val="24"/>
        </w:rPr>
        <w:pPrChange w:id="156" w:author="Abraham E Springer" w:date="2025-02-17T12:19:00Z" w16du:dateUtc="2025-02-17T19:19:00Z">
          <w:pPr>
            <w:jc w:val="center"/>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57" w:author="Abraham E Springer" w:date="2025-02-17T12:19:00Z" w16du:dateUtc="2025-02-17T19:19:00Z">
          <w:pPr/>
        </w:pPrChange>
      </w:pPr>
    </w:p>
    <w:p w14:paraId="3A6EF2DE" w14:textId="77777777" w:rsidR="007D30B7" w:rsidRDefault="00A1262E" w:rsidP="00C00DA9">
      <w:pPr>
        <w:spacing w:line="480" w:lineRule="auto"/>
        <w:rPr>
          <w:ins w:id="158"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496E8CF4" w:rsidR="008C7B4A" w:rsidRDefault="00B96AB8">
      <w:pPr>
        <w:spacing w:line="480" w:lineRule="auto"/>
        <w:rPr>
          <w:rFonts w:ascii="Times New Roman" w:hAnsi="Times New Roman" w:cs="Times New Roman"/>
          <w:sz w:val="24"/>
          <w:szCs w:val="24"/>
        </w:rPr>
        <w:pPrChange w:id="159" w:author="Abraham E Springer" w:date="2025-02-17T12:19:00Z" w16du:dateUtc="2025-02-17T19:19:00Z">
          <w:pPr/>
        </w:pPrChange>
      </w:pPr>
      <w:r>
        <w:rPr>
          <w:rFonts w:ascii="Times New Roman" w:hAnsi="Times New Roman" w:cs="Times New Roman"/>
          <w:sz w:val="24"/>
          <w:szCs w:val="24"/>
        </w:rPr>
        <w:t xml:space="preserve">Five variables were found to be significant in determining annual tree growth. Three of these were </w:t>
      </w:r>
      <w:proofErr w:type="spellStart"/>
      <w:r>
        <w:rPr>
          <w:rFonts w:ascii="Times New Roman" w:hAnsi="Times New Roman" w:cs="Times New Roman"/>
          <w:sz w:val="24"/>
          <w:szCs w:val="24"/>
        </w:rPr>
        <w:t>streamflows</w:t>
      </w:r>
      <w:proofErr w:type="spellEnd"/>
      <w:r>
        <w:rPr>
          <w:rFonts w:ascii="Times New Roman" w:hAnsi="Times New Roman" w:cs="Times New Roman"/>
          <w:sz w:val="24"/>
          <w:szCs w:val="24"/>
        </w:rPr>
        <w:t xml:space="preserve">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proofErr w:type="gramStart"/>
      <w:r w:rsidR="009F6FD4">
        <w:rPr>
          <w:rFonts w:ascii="Times New Roman" w:hAnsi="Times New Roman" w:cs="Times New Roman"/>
          <w:sz w:val="24"/>
          <w:szCs w:val="24"/>
        </w:rPr>
        <w:t>all of</w:t>
      </w:r>
      <w:proofErr w:type="gramEnd"/>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60"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4"/>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61" w:author="Abraham E Springer" w:date="2025-02-17T12:19:00Z" w16du:dateUtc="2025-02-17T19:19:00Z">
          <w:pPr>
            <w:jc w:val="center"/>
          </w:pPr>
        </w:pPrChange>
      </w:pPr>
      <w:proofErr w:type="gramStart"/>
      <w:r>
        <w:rPr>
          <w:rFonts w:ascii="Times New Roman" w:hAnsi="Times New Roman" w:cs="Times New Roman"/>
          <w:sz w:val="24"/>
          <w:szCs w:val="24"/>
        </w:rPr>
        <w:lastRenderedPageBreak/>
        <w:t>Table??.</w:t>
      </w:r>
      <w:proofErr w:type="gramEnd"/>
      <w:r>
        <w:rPr>
          <w:rFonts w:ascii="Times New Roman" w:hAnsi="Times New Roman" w:cs="Times New Roman"/>
          <w:sz w:val="24"/>
          <w:szCs w:val="24"/>
        </w:rPr>
        <w:t xml:space="preserve"> Significant climate variables for the </w:t>
      </w:r>
      <w:proofErr w:type="spellStart"/>
      <w:r>
        <w:rPr>
          <w:rFonts w:ascii="Times New Roman" w:hAnsi="Times New Roman" w:cs="Times New Roman"/>
          <w:sz w:val="24"/>
          <w:szCs w:val="24"/>
        </w:rPr>
        <w:t>crossdated</w:t>
      </w:r>
      <w:proofErr w:type="spellEnd"/>
      <w:r>
        <w:rPr>
          <w:rFonts w:ascii="Times New Roman" w:hAnsi="Times New Roman" w:cs="Times New Roman"/>
          <w:sz w:val="24"/>
          <w:szCs w:val="24"/>
        </w:rPr>
        <w:t xml:space="preserve">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62"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63"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63"/>
    </w:p>
    <w:p w14:paraId="1C2ABB11" w14:textId="1DF606AD" w:rsidR="00FC1F64" w:rsidRPr="00E817FB" w:rsidRDefault="008D7A70">
      <w:pPr>
        <w:spacing w:line="480" w:lineRule="auto"/>
        <w:ind w:firstLine="720"/>
        <w:rPr>
          <w:rFonts w:ascii="Times New Roman" w:hAnsi="Times New Roman" w:cs="Times New Roman"/>
          <w:sz w:val="24"/>
          <w:szCs w:val="24"/>
        </w:rPr>
        <w:pPrChange w:id="16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E1635B6" w:rsidR="008D7A70" w:rsidRPr="00E817FB" w:rsidRDefault="006D6234">
      <w:pPr>
        <w:spacing w:line="480" w:lineRule="auto"/>
        <w:ind w:firstLine="720"/>
        <w:rPr>
          <w:rFonts w:ascii="Times New Roman" w:hAnsi="Times New Roman" w:cs="Times New Roman"/>
          <w:sz w:val="24"/>
          <w:szCs w:val="24"/>
        </w:rPr>
        <w:pPrChange w:id="16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Both site</w:t>
      </w:r>
      <w:r w:rsidR="00BF3F65">
        <w:rPr>
          <w:rFonts w:ascii="Times New Roman" w:hAnsi="Times New Roman" w:cs="Times New Roman"/>
          <w:sz w:val="24"/>
          <w:szCs w:val="24"/>
        </w:rPr>
        <w:t>s</w:t>
      </w:r>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6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ins w:id="167" w:author="Abraham E Springer" w:date="2025-02-17T13:33:00Z" w16du:dateUtc="2025-02-17T20:33:00Z">
        <w:r w:rsidR="008C7B4A">
          <w:rPr>
            <w:rFonts w:ascii="Times New Roman" w:hAnsi="Times New Roman" w:cs="Times New Roman"/>
            <w:sz w:val="24"/>
            <w:szCs w:val="24"/>
          </w:rPr>
          <w:t>,</w:t>
        </w:r>
      </w:ins>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71082AA9" w:rsidR="008D7A70" w:rsidRDefault="0050557B">
      <w:pPr>
        <w:pStyle w:val="ListParagraph"/>
        <w:spacing w:line="480" w:lineRule="auto"/>
        <w:ind w:left="0" w:firstLine="720"/>
        <w:rPr>
          <w:rFonts w:ascii="Times New Roman" w:eastAsia="Times New Roman" w:hAnsi="Times New Roman" w:cs="Times New Roman"/>
          <w:bCs/>
          <w:sz w:val="24"/>
          <w:szCs w:val="24"/>
        </w:rPr>
        <w:pPrChange w:id="168"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69"/>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69"/>
      <w:r w:rsidR="008C7B4A">
        <w:rPr>
          <w:rStyle w:val="CommentReference"/>
        </w:rPr>
        <w:commentReference w:id="169"/>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70"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71" w:author="Abraham E Springer" w:date="2025-02-17T12:19:00Z" w16du:dateUtc="2025-02-17T19:19:00Z">
          <w:pPr>
            <w:pStyle w:val="Heading3"/>
          </w:pPr>
        </w:pPrChange>
      </w:pPr>
      <w:r w:rsidRPr="00E817FB">
        <w:t xml:space="preserve">Variables impacting </w:t>
      </w:r>
      <w:commentRangeStart w:id="172"/>
      <w:r w:rsidRPr="00E817FB">
        <w:t>survivorship</w:t>
      </w:r>
      <w:commentRangeEnd w:id="172"/>
      <w:r w:rsidR="00C97A93" w:rsidRPr="00E817FB">
        <w:rPr>
          <w:rStyle w:val="CommentReference"/>
          <w:rFonts w:ascii="Times New Roman" w:hAnsi="Times New Roman" w:cs="Times New Roman"/>
          <w:sz w:val="24"/>
          <w:szCs w:val="24"/>
        </w:rPr>
        <w:commentReference w:id="172"/>
      </w:r>
    </w:p>
    <w:p w14:paraId="2DEB5D09" w14:textId="4A98ECD5" w:rsidR="00FC1F64" w:rsidRPr="00712DFB" w:rsidRDefault="00FC1F64">
      <w:pPr>
        <w:spacing w:line="480" w:lineRule="auto"/>
        <w:rPr>
          <w:rFonts w:ascii="Times New Roman" w:hAnsi="Times New Roman" w:cs="Times New Roman"/>
          <w:b/>
          <w:bCs/>
          <w:sz w:val="24"/>
          <w:szCs w:val="24"/>
        </w:rPr>
        <w:pPrChange w:id="173"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74"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75"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76"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77"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78"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79"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80"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81" w:author="Abraham E Springer" w:date="2025-02-17T12:19:00Z" w16du:dateUtc="2025-02-17T19:19:00Z">
          <w:pPr>
            <w:spacing w:line="240" w:lineRule="auto"/>
          </w:pPr>
        </w:pPrChange>
      </w:pPr>
      <w:r>
        <w:rPr>
          <w:rFonts w:ascii="Times New Roman" w:eastAsia="Times New Roman" w:hAnsi="Times New Roman" w:cs="Times New Roman"/>
          <w:bCs/>
          <w:sz w:val="24"/>
          <w:szCs w:val="24"/>
        </w:rPr>
        <w:lastRenderedPageBreak/>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82"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83"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84" w:author="Abraham E Springer" w:date="2025-02-17T12:19:00Z" w16du:dateUtc="2025-02-17T19:19:00Z">
          <w:pPr>
            <w:pStyle w:val="Heading3"/>
          </w:pPr>
        </w:pPrChange>
      </w:pPr>
      <w:r w:rsidRPr="00E817FB">
        <w:t>Dendrochronology</w:t>
      </w:r>
      <w:bookmarkEnd w:id="182"/>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85"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6EBC716B" w:rsidR="0029180D" w:rsidRPr="00E817FB" w:rsidRDefault="008D7A70">
      <w:pPr>
        <w:spacing w:line="480" w:lineRule="auto"/>
        <w:rPr>
          <w:rFonts w:ascii="Times New Roman" w:eastAsia="Times New Roman" w:hAnsi="Times New Roman" w:cs="Times New Roman"/>
          <w:bCs/>
          <w:sz w:val="24"/>
          <w:szCs w:val="24"/>
        </w:rPr>
        <w:pPrChange w:id="186"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w:t>
      </w:r>
      <w:r w:rsidR="00833CD9" w:rsidRPr="00E817FB">
        <w:rPr>
          <w:rFonts w:ascii="Times New Roman" w:eastAsia="Times New Roman" w:hAnsi="Times New Roman" w:cs="Times New Roman"/>
          <w:bCs/>
          <w:sz w:val="24"/>
          <w:szCs w:val="24"/>
        </w:rPr>
        <w:lastRenderedPageBreak/>
        <w:t xml:space="preserve">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8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69F02056" w:rsidR="008D7A70" w:rsidRPr="00E817FB" w:rsidRDefault="008D7A70">
      <w:pPr>
        <w:spacing w:line="480" w:lineRule="auto"/>
        <w:rPr>
          <w:rFonts w:ascii="Times New Roman" w:eastAsia="Times New Roman" w:hAnsi="Times New Roman" w:cs="Times New Roman"/>
          <w:b/>
          <w:sz w:val="24"/>
          <w:szCs w:val="24"/>
        </w:rPr>
        <w:pPrChange w:id="188"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 (r</w:t>
      </w:r>
      <w:r w:rsidRPr="0011464B">
        <w:rPr>
          <w:rFonts w:ascii="Times New Roman" w:eastAsia="Times New Roman" w:hAnsi="Times New Roman" w:cs="Times New Roman"/>
          <w:bCs/>
          <w:sz w:val="24"/>
          <w:szCs w:val="24"/>
          <w:vertAlign w:val="superscript"/>
          <w:rPrChange w:id="189"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ins w:id="190" w:author="Abraham E Springer" w:date="2025-02-17T13:42:00Z" w16du:dateUtc="2025-02-17T20:42:00Z">
        <w:r w:rsidR="0011464B">
          <w:rPr>
            <w:rFonts w:ascii="Times New Roman" w:eastAsia="Times New Roman" w:hAnsi="Times New Roman" w:cs="Times New Roman"/>
            <w:bCs/>
            <w:sz w:val="24"/>
            <w:szCs w:val="24"/>
          </w:rPr>
          <w:t>0</w:t>
        </w:r>
      </w:ins>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91"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9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93" w:author="Abraham E Springer" w:date="2025-02-17T13:43:00Z" w16du:dateUtc="2025-02-17T20:43:00Z">
          <w:pPr>
            <w:spacing w:line="240" w:lineRule="auto"/>
            <w:ind w:firstLine="720"/>
          </w:pPr>
        </w:pPrChange>
      </w:pPr>
    </w:p>
    <w:p w14:paraId="2E7E4C84" w14:textId="1B376BF1" w:rsidR="00C32A60" w:rsidRPr="00E817FB" w:rsidRDefault="00C32A60">
      <w:pPr>
        <w:spacing w:line="480" w:lineRule="auto"/>
        <w:ind w:firstLine="720"/>
        <w:rPr>
          <w:rFonts w:ascii="Times New Roman" w:eastAsia="Times New Roman" w:hAnsi="Times New Roman" w:cs="Times New Roman"/>
          <w:bCs/>
          <w:sz w:val="24"/>
          <w:szCs w:val="24"/>
        </w:rPr>
        <w:pPrChange w:id="194"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w:t>
      </w:r>
      <w:r w:rsidR="005C19E0" w:rsidRPr="00E817FB">
        <w:rPr>
          <w:rFonts w:ascii="Times New Roman" w:eastAsia="Times New Roman" w:hAnsi="Times New Roman" w:cs="Times New Roman"/>
          <w:bCs/>
          <w:sz w:val="24"/>
          <w:szCs w:val="24"/>
        </w:rPr>
        <w:lastRenderedPageBreak/>
        <w:t>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5"/>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06AFA805" w:rsidR="006A3C07" w:rsidRPr="00E817FB" w:rsidRDefault="006A3C07"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95" w:author="Abraham E Springer" w:date="2025-02-17T12:19:00Z" w16du:dateUtc="2025-02-17T19:19:00Z">
          <w:pPr>
            <w:spacing w:line="240" w:lineRule="auto"/>
            <w:ind w:firstLine="720"/>
          </w:pPr>
        </w:pPrChange>
      </w:pPr>
    </w:p>
    <w:p w14:paraId="4E50C614" w14:textId="5B963CCB" w:rsidR="008D7A70" w:rsidRPr="00E817FB" w:rsidRDefault="008D7A70">
      <w:pPr>
        <w:spacing w:line="480" w:lineRule="auto"/>
        <w:ind w:firstLine="720"/>
        <w:rPr>
          <w:rFonts w:ascii="Times New Roman" w:eastAsia="Times New Roman" w:hAnsi="Times New Roman" w:cs="Times New Roman"/>
          <w:bCs/>
          <w:sz w:val="24"/>
          <w:szCs w:val="24"/>
        </w:rPr>
        <w:pPrChange w:id="19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 where Plains and narrowleaf cottonwoods have been documented over 200 and 300 years</w:t>
      </w:r>
      <w:del w:id="197" w:author="Abraham E Springer" w:date="2025-02-17T13:44:00Z" w16du:dateUtc="2025-02-17T20:44:00Z">
        <w:r w:rsidR="000945FC" w:rsidRPr="00E817FB" w:rsidDel="0011464B">
          <w:rPr>
            <w:rFonts w:ascii="Times New Roman" w:eastAsia="Times New Roman" w:hAnsi="Times New Roman" w:cs="Times New Roman"/>
            <w:bCs/>
            <w:sz w:val="24"/>
            <w:szCs w:val="24"/>
          </w:rPr>
          <w:delText xml:space="preserve"> </w:delText>
        </w:r>
      </w:del>
      <w:r w:rsidR="00644803" w:rsidRPr="00E817FB">
        <w:rPr>
          <w:rFonts w:ascii="Times New Roman" w:eastAsia="Times New Roman" w:hAnsi="Times New Roman" w:cs="Times New Roman"/>
          <w:bCs/>
          <w:sz w:val="24"/>
          <w:szCs w:val="24"/>
        </w:rPr>
        <w:t>,</w:t>
      </w:r>
      <w:ins w:id="198" w:author="Abraham E Springer" w:date="2025-02-17T13:44:00Z" w16du:dateUtc="2025-02-17T20:44:00Z">
        <w:r w:rsidR="0011464B">
          <w:rPr>
            <w:rFonts w:ascii="Times New Roman" w:eastAsia="Times New Roman" w:hAnsi="Times New Roman" w:cs="Times New Roman"/>
            <w:bCs/>
            <w:sz w:val="24"/>
            <w:szCs w:val="24"/>
          </w:rPr>
          <w:t xml:space="preserve"> </w:t>
        </w:r>
      </w:ins>
      <w:r w:rsidR="000945FC" w:rsidRPr="00E817FB">
        <w:rPr>
          <w:rFonts w:ascii="Times New Roman" w:eastAsia="Times New Roman" w:hAnsi="Times New Roman" w:cs="Times New Roman"/>
          <w:bCs/>
          <w:sz w:val="24"/>
          <w:szCs w:val="24"/>
        </w:rPr>
        <w:t>generally in colder climate</w:t>
      </w:r>
      <w:ins w:id="199" w:author="Abraham E Springer" w:date="2025-02-17T13:44:00Z" w16du:dateUtc="2025-02-17T20:44:00Z">
        <w:r w:rsidR="0011464B">
          <w:rPr>
            <w:rFonts w:ascii="Times New Roman" w:eastAsia="Times New Roman" w:hAnsi="Times New Roman" w:cs="Times New Roman"/>
            <w:bCs/>
            <w:sz w:val="24"/>
            <w:szCs w:val="24"/>
          </w:rPr>
          <w:t>s</w:t>
        </w:r>
      </w:ins>
      <w:r w:rsidR="000945FC"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200"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20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lastRenderedPageBreak/>
        <w:t>Response to climate</w:t>
      </w:r>
    </w:p>
    <w:p w14:paraId="692B3A93" w14:textId="35E44029" w:rsidR="00C4453B" w:rsidRDefault="006859BD">
      <w:pPr>
        <w:spacing w:line="480" w:lineRule="auto"/>
        <w:ind w:firstLine="720"/>
        <w:rPr>
          <w:rFonts w:ascii="Times New Roman" w:eastAsia="Times New Roman" w:hAnsi="Times New Roman" w:cs="Times New Roman"/>
          <w:bCs/>
          <w:sz w:val="24"/>
          <w:szCs w:val="24"/>
        </w:rPr>
        <w:pPrChange w:id="20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w:t>
      </w:r>
      <w:proofErr w:type="spellStart"/>
      <w:r w:rsidRPr="00E817FB">
        <w:rPr>
          <w:rFonts w:ascii="Times New Roman" w:eastAsia="Times New Roman" w:hAnsi="Times New Roman" w:cs="Times New Roman"/>
          <w:bCs/>
          <w:sz w:val="24"/>
          <w:szCs w:val="24"/>
        </w:rPr>
        <w:t>streamflows</w:t>
      </w:r>
      <w:proofErr w:type="spellEnd"/>
      <w:r w:rsidRPr="00E817FB">
        <w:rPr>
          <w:rFonts w:ascii="Times New Roman" w:eastAsia="Times New Roman" w:hAnsi="Times New Roman" w:cs="Times New Roman"/>
          <w:bCs/>
          <w:sz w:val="24"/>
          <w:szCs w:val="24"/>
        </w:rPr>
        <w:t xml:space="preserve">.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 xml:space="preserve">in the Northern Rockies had growth most correlated to March to June or April to July </w:t>
      </w:r>
      <w:proofErr w:type="spellStart"/>
      <w:r w:rsidRPr="00E817FB">
        <w:rPr>
          <w:rFonts w:ascii="Times New Roman" w:eastAsia="Times New Roman" w:hAnsi="Times New Roman" w:cs="Times New Roman"/>
          <w:bCs/>
          <w:sz w:val="24"/>
          <w:szCs w:val="24"/>
        </w:rPr>
        <w:t>stream</w:t>
      </w:r>
      <w:commentRangeStart w:id="203"/>
      <w:r w:rsidRPr="00E817FB">
        <w:rPr>
          <w:rFonts w:ascii="Times New Roman" w:eastAsia="Times New Roman" w:hAnsi="Times New Roman" w:cs="Times New Roman"/>
          <w:bCs/>
          <w:sz w:val="24"/>
          <w:szCs w:val="24"/>
        </w:rPr>
        <w:t>flows</w:t>
      </w:r>
      <w:commentRangeEnd w:id="203"/>
      <w:proofErr w:type="spellEnd"/>
      <w:r w:rsidRPr="00E817FB">
        <w:rPr>
          <w:rStyle w:val="CommentReference"/>
          <w:rFonts w:ascii="Times New Roman" w:hAnsi="Times New Roman" w:cs="Times New Roman"/>
          <w:sz w:val="24"/>
          <w:szCs w:val="24"/>
        </w:rPr>
        <w:commentReference w:id="203"/>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 xml:space="preserve">Populus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53725C67" w14:textId="42EBBFD6" w:rsidR="00E93F3A" w:rsidRPr="00E817FB" w:rsidRDefault="008C66DD">
      <w:pPr>
        <w:spacing w:line="480" w:lineRule="auto"/>
        <w:ind w:firstLine="720"/>
        <w:rPr>
          <w:rFonts w:ascii="Times New Roman" w:eastAsia="Times New Roman" w:hAnsi="Times New Roman" w:cs="Times New Roman"/>
          <w:bCs/>
          <w:sz w:val="24"/>
          <w:szCs w:val="24"/>
        </w:rPr>
        <w:pPrChange w:id="204"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 xml:space="preserve">June and July </w:t>
      </w:r>
      <w:proofErr w:type="spellStart"/>
      <w:r w:rsidR="00E93F3A" w:rsidRPr="00E817FB">
        <w:rPr>
          <w:rFonts w:ascii="Times New Roman" w:eastAsia="Times New Roman" w:hAnsi="Times New Roman" w:cs="Times New Roman"/>
          <w:bCs/>
          <w:sz w:val="24"/>
          <w:szCs w:val="24"/>
        </w:rPr>
        <w:t>streamflows</w:t>
      </w:r>
      <w:proofErr w:type="spellEnd"/>
      <w:r w:rsidR="00E93F3A" w:rsidRPr="00E817FB">
        <w:rPr>
          <w:rFonts w:ascii="Times New Roman" w:eastAsia="Times New Roman" w:hAnsi="Times New Roman" w:cs="Times New Roman"/>
          <w:bCs/>
          <w:sz w:val="24"/>
          <w:szCs w:val="24"/>
        </w:rPr>
        <w:t xml:space="preserve"> had the highest correlation to tree growth. In the Verde River, June </w:t>
      </w:r>
      <w:proofErr w:type="spellStart"/>
      <w:r w:rsidR="00E93F3A" w:rsidRPr="00E817FB">
        <w:rPr>
          <w:rFonts w:ascii="Times New Roman" w:eastAsia="Times New Roman" w:hAnsi="Times New Roman" w:cs="Times New Roman"/>
          <w:bCs/>
          <w:sz w:val="24"/>
          <w:szCs w:val="24"/>
        </w:rPr>
        <w:t>streamflows</w:t>
      </w:r>
      <w:proofErr w:type="spellEnd"/>
      <w:r w:rsidR="00E93F3A" w:rsidRPr="00E817FB">
        <w:rPr>
          <w:rFonts w:ascii="Times New Roman" w:eastAsia="Times New Roman" w:hAnsi="Times New Roman" w:cs="Times New Roman"/>
          <w:bCs/>
          <w:sz w:val="24"/>
          <w:szCs w:val="24"/>
        </w:rPr>
        <w:t xml:space="preserve">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pPr>
        <w:spacing w:line="480" w:lineRule="auto"/>
        <w:ind w:firstLine="720"/>
        <w:rPr>
          <w:rFonts w:ascii="Times New Roman" w:eastAsia="Times New Roman" w:hAnsi="Times New Roman" w:cs="Times New Roman"/>
          <w:bCs/>
          <w:sz w:val="24"/>
          <w:szCs w:val="24"/>
        </w:rPr>
        <w:pPrChange w:id="20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Groundwater and surface water are highly related in the </w:t>
      </w:r>
      <w:commentRangeStart w:id="206"/>
      <w:commentRangeStart w:id="207"/>
      <w:r w:rsidRPr="00E817FB">
        <w:rPr>
          <w:rFonts w:ascii="Times New Roman" w:eastAsia="Times New Roman" w:hAnsi="Times New Roman" w:cs="Times New Roman"/>
          <w:bCs/>
          <w:sz w:val="24"/>
          <w:szCs w:val="24"/>
        </w:rPr>
        <w:t xml:space="preserve">Southwest </w:t>
      </w:r>
      <w:commentRangeEnd w:id="206"/>
      <w:r w:rsidRPr="00E817FB">
        <w:rPr>
          <w:rStyle w:val="CommentReference"/>
          <w:rFonts w:ascii="Times New Roman" w:hAnsi="Times New Roman" w:cs="Times New Roman"/>
          <w:sz w:val="24"/>
          <w:szCs w:val="24"/>
        </w:rPr>
        <w:commentReference w:id="206"/>
      </w:r>
      <w:commentRangeEnd w:id="207"/>
      <w:r w:rsidR="00B35759" w:rsidRPr="00E817FB">
        <w:rPr>
          <w:rStyle w:val="CommentReference"/>
          <w:rFonts w:ascii="Times New Roman" w:hAnsi="Times New Roman" w:cs="Times New Roman"/>
          <w:sz w:val="24"/>
          <w:szCs w:val="24"/>
        </w:rPr>
        <w:commentReference w:id="207"/>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pPr>
        <w:spacing w:line="480" w:lineRule="auto"/>
        <w:ind w:firstLine="720"/>
        <w:rPr>
          <w:rFonts w:ascii="Times New Roman" w:eastAsia="Times New Roman" w:hAnsi="Times New Roman" w:cs="Times New Roman"/>
          <w:bCs/>
          <w:sz w:val="24"/>
          <w:szCs w:val="24"/>
        </w:rPr>
        <w:pPrChange w:id="20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pPr>
        <w:spacing w:line="480" w:lineRule="auto"/>
        <w:ind w:firstLine="720"/>
        <w:rPr>
          <w:rFonts w:ascii="Times New Roman" w:eastAsia="Times New Roman" w:hAnsi="Times New Roman" w:cs="Times New Roman"/>
          <w:bCs/>
          <w:sz w:val="24"/>
          <w:szCs w:val="24"/>
        </w:rPr>
        <w:pPrChange w:id="20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October temperatures (positive) and September </w:t>
      </w:r>
      <w:proofErr w:type="spellStart"/>
      <w:r w:rsidRPr="00E817FB">
        <w:rPr>
          <w:rFonts w:ascii="Times New Roman" w:eastAsia="Times New Roman" w:hAnsi="Times New Roman" w:cs="Times New Roman"/>
          <w:bCs/>
          <w:sz w:val="24"/>
          <w:szCs w:val="24"/>
        </w:rPr>
        <w:t>streamflows</w:t>
      </w:r>
      <w:proofErr w:type="spellEnd"/>
      <w:r w:rsidRPr="00E817FB">
        <w:rPr>
          <w:rFonts w:ascii="Times New Roman" w:eastAsia="Times New Roman" w:hAnsi="Times New Roman" w:cs="Times New Roman"/>
          <w:bCs/>
          <w:sz w:val="24"/>
          <w:szCs w:val="24"/>
        </w:rPr>
        <w:t xml:space="preserve">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1FF93667" w14:textId="0D8E203D" w:rsidR="008F6BDC" w:rsidRDefault="008D7A70">
      <w:pPr>
        <w:spacing w:line="480" w:lineRule="auto"/>
        <w:rPr>
          <w:rFonts w:ascii="Times New Roman" w:eastAsia="Times New Roman" w:hAnsi="Times New Roman" w:cs="Times New Roman"/>
          <w:bCs/>
          <w:sz w:val="24"/>
          <w:szCs w:val="24"/>
        </w:rPr>
        <w:pPrChange w:id="210"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pPr>
        <w:spacing w:line="480" w:lineRule="auto"/>
        <w:rPr>
          <w:rFonts w:ascii="Times New Roman" w:eastAsia="Times New Roman" w:hAnsi="Times New Roman" w:cs="Times New Roman"/>
          <w:bCs/>
          <w:sz w:val="24"/>
          <w:szCs w:val="24"/>
        </w:rPr>
        <w:pPrChange w:id="211" w:author="Abraham E Springer" w:date="2025-02-17T12:19:00Z" w16du:dateUtc="2025-02-17T19:19:00Z">
          <w:pPr>
            <w:spacing w:line="240" w:lineRule="auto"/>
          </w:pPr>
        </w:pPrChange>
      </w:pPr>
    </w:p>
    <w:p w14:paraId="7813339F" w14:textId="23D8DF14" w:rsidR="009412CC" w:rsidRPr="00E817FB" w:rsidRDefault="0001119E">
      <w:pPr>
        <w:spacing w:line="480" w:lineRule="auto"/>
        <w:rPr>
          <w:rFonts w:ascii="Times New Roman" w:eastAsia="Times New Roman" w:hAnsi="Times New Roman" w:cs="Times New Roman"/>
          <w:bCs/>
          <w:sz w:val="24"/>
          <w:szCs w:val="24"/>
        </w:rPr>
        <w:pPrChange w:id="21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r>
    </w:p>
    <w:p w14:paraId="204E3F2D" w14:textId="77777777" w:rsidR="00CA7F36" w:rsidRPr="00E817FB" w:rsidRDefault="00CA7F36">
      <w:pPr>
        <w:spacing w:line="480" w:lineRule="auto"/>
        <w:rPr>
          <w:rFonts w:ascii="Times New Roman" w:eastAsia="Times New Roman" w:hAnsi="Times New Roman" w:cs="Times New Roman"/>
          <w:bCs/>
          <w:sz w:val="24"/>
          <w:szCs w:val="24"/>
        </w:rPr>
        <w:pPrChange w:id="213" w:author="Abraham E Springer" w:date="2025-02-17T12:19:00Z" w16du:dateUtc="2025-02-17T19:19:00Z">
          <w:pPr>
            <w:spacing w:line="240" w:lineRule="auto"/>
          </w:pPr>
        </w:pPrChange>
      </w:pPr>
    </w:p>
    <w:p w14:paraId="54C59EDB" w14:textId="77777777" w:rsidR="00B96AB8" w:rsidRPr="00E817FB" w:rsidRDefault="00B96AB8" w:rsidP="00B96AB8">
      <w:pPr>
        <w:spacing w:line="480" w:lineRule="auto"/>
        <w:ind w:left="360"/>
        <w:rPr>
          <w:rFonts w:ascii="Times New Roman" w:eastAsia="Times New Roman" w:hAnsi="Times New Roman" w:cs="Times New Roman"/>
          <w:sz w:val="24"/>
          <w:szCs w:val="24"/>
        </w:rPr>
        <w:pPrChange w:id="214" w:author="Abraham E Springer" w:date="2025-02-17T12:19:00Z" w16du:dateUtc="2025-02-17T19:19:00Z">
          <w:pPr>
            <w:spacing w:line="240" w:lineRule="auto"/>
            <w:ind w:left="360"/>
          </w:pPr>
        </w:pPrChange>
      </w:pPr>
      <w:r w:rsidRPr="00E817FB">
        <w:rPr>
          <w:rFonts w:ascii="Times New Roman" w:eastAsia="Times New Roman" w:hAnsi="Times New Roman" w:cs="Times New Roman"/>
          <w:bCs/>
          <w:sz w:val="24"/>
          <w:szCs w:val="24"/>
        </w:rPr>
        <w:tab/>
      </w:r>
      <w:commentRangeStart w:id="215"/>
      <w:r w:rsidRPr="00E817FB">
        <w:rPr>
          <w:rFonts w:ascii="Times New Roman" w:eastAsia="Times New Roman" w:hAnsi="Times New Roman" w:cs="Times New Roman"/>
          <w:sz w:val="24"/>
          <w:szCs w:val="24"/>
        </w:rPr>
        <w:t>Limitations/Assumptions</w:t>
      </w:r>
    </w:p>
    <w:p w14:paraId="3C6C2B19" w14:textId="77777777" w:rsidR="00B96AB8" w:rsidRPr="00E817FB" w:rsidRDefault="00B96AB8" w:rsidP="00B96AB8">
      <w:pPr>
        <w:spacing w:line="480" w:lineRule="auto"/>
        <w:ind w:firstLine="360"/>
        <w:rPr>
          <w:rFonts w:ascii="Times New Roman" w:eastAsia="Times New Roman" w:hAnsi="Times New Roman" w:cs="Times New Roman"/>
          <w:sz w:val="24"/>
          <w:szCs w:val="24"/>
        </w:rPr>
        <w:pPrChange w:id="21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215"/>
      <w:r>
        <w:rPr>
          <w:rStyle w:val="CommentReference"/>
        </w:rPr>
        <w:commentReference w:id="215"/>
      </w:r>
    </w:p>
    <w:p w14:paraId="7705DBD6" w14:textId="77777777" w:rsidR="00CA7F36" w:rsidRPr="00E817FB" w:rsidRDefault="00CA7F36">
      <w:pPr>
        <w:spacing w:line="480" w:lineRule="auto"/>
        <w:rPr>
          <w:rFonts w:ascii="Times New Roman" w:eastAsia="Times New Roman" w:hAnsi="Times New Roman" w:cs="Times New Roman"/>
          <w:bCs/>
          <w:sz w:val="24"/>
          <w:szCs w:val="24"/>
        </w:rPr>
        <w:pPrChange w:id="217" w:author="Abraham E Springer" w:date="2025-02-17T12:19:00Z" w16du:dateUtc="2025-02-17T19:19:00Z">
          <w:pPr>
            <w:spacing w:line="240" w:lineRule="auto"/>
          </w:pPr>
        </w:pPrChange>
      </w:pP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218"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219"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pPr>
        <w:spacing w:line="480" w:lineRule="auto"/>
        <w:ind w:firstLine="360"/>
        <w:rPr>
          <w:rFonts w:ascii="Times New Roman" w:hAnsi="Times New Roman" w:cs="Times New Roman"/>
          <w:sz w:val="24"/>
          <w:szCs w:val="24"/>
        </w:rPr>
        <w:pPrChange w:id="220"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221" w:name="_Toc187849265"/>
      <w:r w:rsidRPr="00E817FB">
        <w:rPr>
          <w:rFonts w:ascii="Times New Roman" w:eastAsia="Times New Roman" w:hAnsi="Times New Roman" w:cs="Times New Roman"/>
          <w:bCs/>
          <w:sz w:val="24"/>
          <w:szCs w:val="24"/>
        </w:rPr>
        <w:t xml:space="preserve">to </w:t>
      </w:r>
      <w:proofErr w:type="spellStart"/>
      <w:r w:rsidRPr="00E817FB">
        <w:rPr>
          <w:rFonts w:ascii="Times New Roman" w:eastAsia="Times New Roman" w:hAnsi="Times New Roman" w:cs="Times New Roman"/>
          <w:bCs/>
          <w:sz w:val="24"/>
          <w:szCs w:val="24"/>
        </w:rPr>
        <w:t>crossdate</w:t>
      </w:r>
      <w:proofErr w:type="spellEnd"/>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222"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221"/>
    </w:p>
    <w:p w14:paraId="1B83E33D" w14:textId="302A3951" w:rsidR="00F11619" w:rsidRPr="00E817FB" w:rsidRDefault="00F11619">
      <w:pPr>
        <w:spacing w:line="480" w:lineRule="auto"/>
        <w:ind w:firstLine="720"/>
        <w:rPr>
          <w:rFonts w:ascii="Times New Roman" w:hAnsi="Times New Roman" w:cs="Times New Roman"/>
          <w:sz w:val="24"/>
          <w:szCs w:val="24"/>
        </w:rPr>
        <w:pPrChange w:id="22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depending on their location. </w:t>
      </w:r>
      <w:ins w:id="224" w:author="Abraham E Springer" w:date="2025-02-17T14:16:00Z" w16du:dateUtc="2025-02-17T21:16:00Z">
        <w:r w:rsidR="006C291B">
          <w:rPr>
            <w:rFonts w:ascii="Times New Roman" w:hAnsi="Times New Roman" w:cs="Times New Roman"/>
            <w:sz w:val="24"/>
            <w:szCs w:val="24"/>
          </w:rPr>
          <w:t>T</w:t>
        </w:r>
      </w:ins>
      <w:r w:rsidRPr="00E817FB">
        <w:rPr>
          <w:rFonts w:ascii="Times New Roman" w:hAnsi="Times New Roman" w:cs="Times New Roman"/>
          <w:sz w:val="24"/>
          <w:szCs w:val="24"/>
        </w:rPr>
        <w:t xml:space="preserve">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w:t>
      </w:r>
      <w:proofErr w:type="spellStart"/>
      <w:r w:rsidRPr="00E817FB">
        <w:rPr>
          <w:rFonts w:ascii="Times New Roman" w:hAnsi="Times New Roman" w:cs="Times New Roman"/>
          <w:sz w:val="24"/>
          <w:szCs w:val="24"/>
        </w:rPr>
        <w:t>streamflows</w:t>
      </w:r>
      <w:proofErr w:type="spellEnd"/>
      <w:r w:rsidRPr="00E817FB">
        <w:rPr>
          <w:rFonts w:ascii="Times New Roman" w:hAnsi="Times New Roman" w:cs="Times New Roman"/>
          <w:sz w:val="24"/>
          <w:szCs w:val="24"/>
        </w:rPr>
        <w:t xml:space="preserve"> are the lowest and temperatures are the highest. As base</w:t>
      </w:r>
      <w:ins w:id="225" w:author="Abraham E Springer" w:date="2025-02-17T14:17:00Z" w16du:dateUtc="2025-02-17T21:17:00Z">
        <w:r w:rsidR="006C291B">
          <w:rPr>
            <w:rFonts w:ascii="Times New Roman" w:hAnsi="Times New Roman" w:cs="Times New Roman"/>
            <w:sz w:val="24"/>
            <w:szCs w:val="24"/>
          </w:rPr>
          <w:t xml:space="preserve"> </w:t>
        </w:r>
      </w:ins>
      <w:r w:rsidRPr="00E817FB">
        <w:rPr>
          <w:rFonts w:ascii="Times New Roman" w:hAnsi="Times New Roman" w:cs="Times New Roman"/>
          <w:sz w:val="24"/>
          <w:szCs w:val="24"/>
        </w:rPr>
        <w:t xml:space="preserve">flows continue to decline, their growth and resilience could be at risk. Maintaining higher flows during the summer irrigation season would positively benefit riparian forests. 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226"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227"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228"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12"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9"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2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6"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9"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7"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8"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5"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6"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52"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3"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4"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5"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7"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2"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102"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104"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6" w:author="Abraham E Springer" w:date="2025-02-17T12:49:00Z" w:initials="AS">
    <w:p w14:paraId="28A7D6A5" w14:textId="77777777" w:rsidR="007C52EB" w:rsidRDefault="007C52EB" w:rsidP="007C52EB">
      <w:pPr>
        <w:pStyle w:val="CommentText"/>
      </w:pPr>
      <w:r>
        <w:rPr>
          <w:rStyle w:val="CommentReference"/>
        </w:rPr>
        <w:annotationRef/>
      </w:r>
      <w:r>
        <w:t>Include in the caption that *** indicated significance.</w:t>
      </w:r>
    </w:p>
  </w:comment>
  <w:comment w:id="138"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49"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69"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72"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203" w:author="Quentin R McCalla" w:date="2025-02-03T15:54:00Z" w:initials="QM">
    <w:p w14:paraId="533A97C7" w14:textId="66ED4BD9"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206"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207"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215"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0"/>
  <w15:commentEx w15:paraId="66803352" w15:paraIdParent="58408599"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28A7D6A5" w15:done="0"/>
  <w15:commentEx w15:paraId="5A6C41AE" w15:done="0"/>
  <w15:commentEx w15:paraId="2CE5B9E3" w15:done="1"/>
  <w15:commentEx w15:paraId="1774D690" w15:done="0"/>
  <w15:commentEx w15:paraId="66B213C1" w15:done="0"/>
  <w15:commentEx w15:paraId="533A97C7" w15:done="1"/>
  <w15:commentEx w15:paraId="0274BDB8" w15:done="0"/>
  <w15:commentEx w15:paraId="3A2FA81D" w15:paraIdParent="0274BDB8" w15:done="0"/>
  <w15:commentEx w15:paraId="1CBE3B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2B747834" w16cex:dateUtc="2025-02-17T19:49: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28A7D6A5" w16cid:durableId="2B747834"/>
  <w16cid:commentId w16cid:paraId="5A6C41AE" w16cid:durableId="6DF150B3"/>
  <w16cid:commentId w16cid:paraId="2CE5B9E3" w16cid:durableId="4179E068"/>
  <w16cid:commentId w16cid:paraId="1774D690" w16cid:durableId="5D41DFF8"/>
  <w16cid:commentId w16cid:paraId="66B213C1" w16cid:durableId="62C49997"/>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729A5" w14:textId="77777777" w:rsidR="00705DEA" w:rsidRDefault="00705DEA" w:rsidP="00C00DA9">
      <w:pPr>
        <w:spacing w:line="240" w:lineRule="auto"/>
      </w:pPr>
      <w:r>
        <w:separator/>
      </w:r>
    </w:p>
  </w:endnote>
  <w:endnote w:type="continuationSeparator" w:id="0">
    <w:p w14:paraId="2EAC9523" w14:textId="77777777" w:rsidR="00705DEA" w:rsidRDefault="00705DEA"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3" w:author="Abraham E Springer" w:date="2025-02-17T12:17:00Z"/>
  <w:sdt>
    <w:sdtPr>
      <w:id w:val="-1334681355"/>
      <w:docPartObj>
        <w:docPartGallery w:val="Page Numbers (Bottom of Page)"/>
        <w:docPartUnique/>
      </w:docPartObj>
    </w:sdtPr>
    <w:sdtEndPr>
      <w:rPr>
        <w:noProof/>
      </w:rPr>
    </w:sdtEndPr>
    <w:sdtContent>
      <w:customXmlInsRangeEnd w:id="13"/>
      <w:p w14:paraId="39F05074" w14:textId="796CD5E6" w:rsidR="00C00DA9" w:rsidRDefault="00C00DA9">
        <w:pPr>
          <w:pStyle w:val="Footer"/>
          <w:jc w:val="center"/>
          <w:rPr>
            <w:ins w:id="14" w:author="Abraham E Springer" w:date="2025-02-17T12:17:00Z" w16du:dateUtc="2025-02-17T19:17:00Z"/>
          </w:rPr>
        </w:pPr>
        <w:ins w:id="15"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6" w:author="Abraham E Springer" w:date="2025-02-17T12:17:00Z"/>
    </w:sdtContent>
  </w:sdt>
  <w:customXmlInsRangeEnd w:id="16"/>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9D655" w14:textId="77777777" w:rsidR="00705DEA" w:rsidRDefault="00705DEA" w:rsidP="00C00DA9">
      <w:pPr>
        <w:spacing w:line="240" w:lineRule="auto"/>
      </w:pPr>
      <w:r>
        <w:separator/>
      </w:r>
    </w:p>
  </w:footnote>
  <w:footnote w:type="continuationSeparator" w:id="0">
    <w:p w14:paraId="2164B8D0" w14:textId="77777777" w:rsidR="00705DEA" w:rsidRDefault="00705DEA"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Merritt, David - FS, CO">
    <w15:presenceInfo w15:providerId="AD" w15:userId="S-1-5-21-2443529608-3098792306-3041422421-299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840CC"/>
    <w:rsid w:val="000945FC"/>
    <w:rsid w:val="000B3E3A"/>
    <w:rsid w:val="000D2A90"/>
    <w:rsid w:val="000E131F"/>
    <w:rsid w:val="000F3C3E"/>
    <w:rsid w:val="0010431D"/>
    <w:rsid w:val="0011464B"/>
    <w:rsid w:val="00120AEE"/>
    <w:rsid w:val="00122E73"/>
    <w:rsid w:val="00131260"/>
    <w:rsid w:val="00134C9C"/>
    <w:rsid w:val="0013684F"/>
    <w:rsid w:val="00140FC2"/>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A2B15"/>
    <w:rsid w:val="002B2C48"/>
    <w:rsid w:val="002B382B"/>
    <w:rsid w:val="002D5725"/>
    <w:rsid w:val="0030203B"/>
    <w:rsid w:val="0030613E"/>
    <w:rsid w:val="00323119"/>
    <w:rsid w:val="003250C2"/>
    <w:rsid w:val="00332D90"/>
    <w:rsid w:val="00343140"/>
    <w:rsid w:val="0035091D"/>
    <w:rsid w:val="003738E9"/>
    <w:rsid w:val="00376AD5"/>
    <w:rsid w:val="003920EE"/>
    <w:rsid w:val="003C57AA"/>
    <w:rsid w:val="003F0E3A"/>
    <w:rsid w:val="0040272A"/>
    <w:rsid w:val="0044164C"/>
    <w:rsid w:val="00453DA3"/>
    <w:rsid w:val="004C5264"/>
    <w:rsid w:val="004E3123"/>
    <w:rsid w:val="005054B0"/>
    <w:rsid w:val="0050557B"/>
    <w:rsid w:val="0053192E"/>
    <w:rsid w:val="005327A1"/>
    <w:rsid w:val="00532AF3"/>
    <w:rsid w:val="005407B4"/>
    <w:rsid w:val="00554611"/>
    <w:rsid w:val="0056630E"/>
    <w:rsid w:val="00590F61"/>
    <w:rsid w:val="005B4459"/>
    <w:rsid w:val="005B4E85"/>
    <w:rsid w:val="005C19E0"/>
    <w:rsid w:val="005C56AF"/>
    <w:rsid w:val="005D4747"/>
    <w:rsid w:val="005D722B"/>
    <w:rsid w:val="005F3435"/>
    <w:rsid w:val="00613C12"/>
    <w:rsid w:val="0062135E"/>
    <w:rsid w:val="00640FF1"/>
    <w:rsid w:val="0064393E"/>
    <w:rsid w:val="00644803"/>
    <w:rsid w:val="0065203F"/>
    <w:rsid w:val="006624E4"/>
    <w:rsid w:val="0066272E"/>
    <w:rsid w:val="00671D23"/>
    <w:rsid w:val="006760A4"/>
    <w:rsid w:val="00681BDF"/>
    <w:rsid w:val="006859BD"/>
    <w:rsid w:val="00692843"/>
    <w:rsid w:val="006A0B3D"/>
    <w:rsid w:val="006A3C07"/>
    <w:rsid w:val="006A49F7"/>
    <w:rsid w:val="006C154A"/>
    <w:rsid w:val="006C291B"/>
    <w:rsid w:val="006C7BE1"/>
    <w:rsid w:val="006D580D"/>
    <w:rsid w:val="006D6234"/>
    <w:rsid w:val="006E1CCC"/>
    <w:rsid w:val="00705DEA"/>
    <w:rsid w:val="00712DFB"/>
    <w:rsid w:val="00721FD3"/>
    <w:rsid w:val="00731403"/>
    <w:rsid w:val="007336A7"/>
    <w:rsid w:val="007627C3"/>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412CC"/>
    <w:rsid w:val="00973E57"/>
    <w:rsid w:val="009954F4"/>
    <w:rsid w:val="009A0005"/>
    <w:rsid w:val="009B25A2"/>
    <w:rsid w:val="009B34A2"/>
    <w:rsid w:val="009E1F5F"/>
    <w:rsid w:val="009E1F93"/>
    <w:rsid w:val="009F6FD4"/>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79C5"/>
    <w:rsid w:val="00D11EB7"/>
    <w:rsid w:val="00D205CD"/>
    <w:rsid w:val="00D23B58"/>
    <w:rsid w:val="00D2736C"/>
    <w:rsid w:val="00D31687"/>
    <w:rsid w:val="00D42EDA"/>
    <w:rsid w:val="00D52A25"/>
    <w:rsid w:val="00D54BC1"/>
    <w:rsid w:val="00D63568"/>
    <w:rsid w:val="00D73F95"/>
    <w:rsid w:val="00DD6FD8"/>
    <w:rsid w:val="00E06606"/>
    <w:rsid w:val="00E11BE0"/>
    <w:rsid w:val="00E13B87"/>
    <w:rsid w:val="00E25BFF"/>
    <w:rsid w:val="00E47F22"/>
    <w:rsid w:val="00E57590"/>
    <w:rsid w:val="00E76D4F"/>
    <w:rsid w:val="00E80AB1"/>
    <w:rsid w:val="00E817FB"/>
    <w:rsid w:val="00E93F3A"/>
    <w:rsid w:val="00E96B9D"/>
    <w:rsid w:val="00EA1D36"/>
    <w:rsid w:val="00EB7904"/>
    <w:rsid w:val="00ED2060"/>
    <w:rsid w:val="00ED70A7"/>
    <w:rsid w:val="00ED73F0"/>
    <w:rsid w:val="00EE07E2"/>
    <w:rsid w:val="00EF62A6"/>
    <w:rsid w:val="00F079F5"/>
    <w:rsid w:val="00F11619"/>
    <w:rsid w:val="00F11E48"/>
    <w:rsid w:val="00F133AF"/>
    <w:rsid w:val="00F231ED"/>
    <w:rsid w:val="00F67ED2"/>
    <w:rsid w:val="00F90002"/>
    <w:rsid w:val="00FC1ECA"/>
    <w:rsid w:val="00FC1F64"/>
    <w:rsid w:val="00FD5CA0"/>
    <w:rsid w:val="00FF3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26</Pages>
  <Words>9613</Words>
  <Characters>54796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10</cp:revision>
  <dcterms:created xsi:type="dcterms:W3CDTF">2025-02-17T16:58:00Z</dcterms:created>
  <dcterms:modified xsi:type="dcterms:W3CDTF">2025-02-17T23:54:00Z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