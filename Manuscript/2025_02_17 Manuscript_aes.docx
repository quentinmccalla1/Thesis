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11247D0"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535B52">
        <w:rPr>
          <w:rFonts w:ascii="Times New Roman" w:hAnsi="Times New Roman" w:cs="Times New Roman"/>
          <w:sz w:val="24"/>
          <w:szCs w:val="24"/>
        </w:rPr>
        <w:t>cottonwoods</w:t>
      </w:r>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1"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2"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27931A7C"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3"/>
      <w:commentRangeStart w:id="34"/>
      <w:r w:rsidRPr="00E817FB">
        <w:rPr>
          <w:rFonts w:ascii="Times New Roman" w:eastAsia="Times New Roman" w:hAnsi="Times New Roman" w:cs="Times New Roman"/>
          <w:sz w:val="24"/>
          <w:szCs w:val="24"/>
        </w:rPr>
        <w:t xml:space="preserve">winter </w:t>
      </w:r>
      <w:commentRangeEnd w:id="33"/>
      <w:r w:rsidRPr="00E817FB">
        <w:rPr>
          <w:rStyle w:val="CommentReference"/>
          <w:rFonts w:ascii="Times New Roman" w:hAnsi="Times New Roman" w:cs="Times New Roman"/>
          <w:sz w:val="24"/>
          <w:szCs w:val="24"/>
        </w:rPr>
        <w:commentReference w:id="33"/>
      </w:r>
      <w:commentRangeEnd w:id="34"/>
      <w:r w:rsidR="007D00BA">
        <w:rPr>
          <w:rStyle w:val="CommentReference"/>
        </w:rPr>
        <w:commentReference w:id="34"/>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commentRangeStart w:id="35"/>
      <w:r w:rsidR="00535B52">
        <w:rPr>
          <w:rFonts w:ascii="Times New Roman" w:eastAsia="Times New Roman" w:hAnsi="Times New Roman" w:cs="Times New Roman"/>
          <w:sz w:val="24"/>
          <w:szCs w:val="24"/>
        </w:rPr>
        <w:t>Peak snowmelt occurred in mid-March and almost reached 1000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 Flows then declined to the summer and fall low flow period where baseflows can drop below 1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w:t>
      </w:r>
      <w:commentRangeEnd w:id="35"/>
      <w:r w:rsidR="00535B52">
        <w:rPr>
          <w:rStyle w:val="CommentReference"/>
        </w:rPr>
        <w:commentReference w:id="35"/>
      </w:r>
      <w:r w:rsidR="00535B52">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This large flood caused significant flooding, </w:t>
      </w:r>
      <w:r w:rsidRPr="00E817FB">
        <w:rPr>
          <w:rFonts w:ascii="Times New Roman" w:eastAsia="Times New Roman" w:hAnsi="Times New Roman" w:cs="Times New Roman"/>
          <w:sz w:val="24"/>
          <w:szCs w:val="24"/>
        </w:rPr>
        <w:lastRenderedPageBreak/>
        <w:t xml:space="preserve">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77AA5E25" w14:textId="2090C916" w:rsidR="0029521D" w:rsidRDefault="0029521D" w:rsidP="0029521D">
      <w:pPr>
        <w:spacing w:line="480" w:lineRule="auto"/>
        <w:ind w:firstLine="360"/>
        <w:jc w:val="center"/>
        <w:rPr>
          <w:rFonts w:ascii="Times New Roman" w:eastAsia="Times New Roman" w:hAnsi="Times New Roman" w:cs="Times New Roman"/>
          <w:sz w:val="24"/>
          <w:szCs w:val="24"/>
        </w:rPr>
      </w:pPr>
    </w:p>
    <w:p w14:paraId="7F56F04E" w14:textId="283FC921" w:rsidR="00535B52" w:rsidRDefault="00535B52"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213BE9F" wp14:editId="60B18835">
            <wp:extent cx="3313845" cy="3552825"/>
            <wp:effectExtent l="0" t="0" r="1270" b="0"/>
            <wp:docPr id="1979249199" name="Picture 5" descr="A graph of a graph showing the amount of snow all over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199" name="Picture 5" descr="A graph of a graph showing the amount of snow all over the bod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532" cy="3565355"/>
                    </a:xfrm>
                    <a:prstGeom prst="rect">
                      <a:avLst/>
                    </a:prstGeom>
                  </pic:spPr>
                </pic:pic>
              </a:graphicData>
            </a:graphic>
          </wp:inline>
        </w:drawing>
      </w:r>
    </w:p>
    <w:p w14:paraId="5318AA1C" w14:textId="627D9935"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Mean daily discharge for Near Camp Verde, AZ USGS gage</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(09506000) for 2023.</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9"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0"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1" w:author="Abraham E Springer" w:date="2025-02-17T12:19:00Z" w16du:dateUtc="2025-02-17T19:19:00Z">
          <w:pPr>
            <w:pStyle w:val="Heading2"/>
          </w:pPr>
        </w:pPrChange>
      </w:pPr>
      <w:commentRangeStart w:id="42"/>
      <w:commentRangeStart w:id="43"/>
      <w:r w:rsidRPr="00E817FB">
        <w:rPr>
          <w:rFonts w:ascii="Times New Roman" w:hAnsi="Times New Roman" w:cs="Times New Roman"/>
          <w:sz w:val="24"/>
          <w:szCs w:val="24"/>
        </w:rPr>
        <w:lastRenderedPageBreak/>
        <w:t>Methods</w:t>
      </w:r>
      <w:commentRangeEnd w:id="42"/>
      <w:r w:rsidR="00640FF1" w:rsidRPr="00E817FB">
        <w:rPr>
          <w:rStyle w:val="CommentReference"/>
          <w:rFonts w:ascii="Times New Roman" w:eastAsia="Arial" w:hAnsi="Times New Roman" w:cs="Times New Roman"/>
          <w:color w:val="auto"/>
          <w:sz w:val="24"/>
          <w:szCs w:val="24"/>
        </w:rPr>
        <w:commentReference w:id="42"/>
      </w:r>
      <w:commentRangeEnd w:id="43"/>
      <w:r w:rsidR="00640FF1" w:rsidRPr="00E817FB">
        <w:rPr>
          <w:rStyle w:val="CommentReference"/>
          <w:rFonts w:ascii="Times New Roman" w:eastAsia="Arial" w:hAnsi="Times New Roman" w:cs="Times New Roman"/>
          <w:color w:val="auto"/>
          <w:sz w:val="24"/>
          <w:szCs w:val="24"/>
        </w:rPr>
        <w:commentReference w:id="43"/>
      </w:r>
    </w:p>
    <w:p w14:paraId="2E939A78" w14:textId="494A3A20" w:rsidR="005D722B" w:rsidRPr="00E817FB" w:rsidRDefault="0030203B" w:rsidP="002054B5">
      <w:pPr>
        <w:pStyle w:val="Heading3"/>
        <w:spacing w:line="480" w:lineRule="auto"/>
        <w:rPr>
          <w:rFonts w:ascii="Times New Roman" w:hAnsi="Times New Roman" w:cs="Times New Roman"/>
          <w:sz w:val="24"/>
          <w:szCs w:val="24"/>
        </w:rPr>
        <w:pPrChange w:id="44" w:author="Abraham E Springer" w:date="2025-02-17T12:19:00Z" w16du:dateUtc="2025-02-17T19:19:00Z">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6"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7"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48"/>
      <w:commentRangeStart w:id="49"/>
      <w:commentRangeStart w:id="50"/>
      <w:commentRangeStart w:id="51"/>
      <w:r w:rsidRPr="00E817FB">
        <w:rPr>
          <w:rFonts w:ascii="Times New Roman" w:eastAsia="Times New Roman" w:hAnsi="Times New Roman" w:cs="Times New Roman"/>
          <w:sz w:val="24"/>
          <w:szCs w:val="24"/>
        </w:rPr>
        <w:t>hydrology</w:t>
      </w:r>
      <w:commentRangeEnd w:id="48"/>
      <w:r w:rsidR="00CE6A20" w:rsidRPr="00E817FB">
        <w:rPr>
          <w:rStyle w:val="CommentReference"/>
          <w:rFonts w:ascii="Times New Roman" w:hAnsi="Times New Roman" w:cs="Times New Roman"/>
          <w:sz w:val="24"/>
          <w:szCs w:val="24"/>
        </w:rPr>
        <w:commentReference w:id="48"/>
      </w:r>
      <w:commentRangeEnd w:id="49"/>
      <w:r w:rsidR="00CE6A20" w:rsidRPr="00E817FB">
        <w:rPr>
          <w:rStyle w:val="CommentReference"/>
          <w:rFonts w:ascii="Times New Roman" w:hAnsi="Times New Roman" w:cs="Times New Roman"/>
          <w:sz w:val="24"/>
          <w:szCs w:val="24"/>
        </w:rPr>
        <w:commentReference w:id="49"/>
      </w:r>
      <w:commentRangeEnd w:id="50"/>
      <w:r w:rsidR="00640FF1" w:rsidRPr="00E817FB">
        <w:rPr>
          <w:rStyle w:val="CommentReference"/>
          <w:rFonts w:ascii="Times New Roman" w:hAnsi="Times New Roman" w:cs="Times New Roman"/>
          <w:sz w:val="24"/>
          <w:szCs w:val="24"/>
        </w:rPr>
        <w:commentReference w:id="50"/>
      </w:r>
      <w:commentRangeEnd w:id="51"/>
      <w:r w:rsidR="007D00BA">
        <w:rPr>
          <w:rStyle w:val="CommentReference"/>
        </w:rPr>
        <w:commentReference w:id="51"/>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2"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C023FA9" w14:textId="6D5792BA" w:rsidR="009A0005" w:rsidRPr="002054B5" w:rsidRDefault="00554611" w:rsidP="002054B5">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ind w:left="360"/>
          </w:pPr>
        </w:pPrChange>
      </w:pPr>
      <w:r w:rsidRPr="00E817FB">
        <w:rPr>
          <w:rFonts w:ascii="Times New Roman" w:eastAsia="Times New Roman" w:hAnsi="Times New Roman" w:cs="Times New Roman"/>
          <w:sz w:val="24"/>
          <w:szCs w:val="24"/>
        </w:rPr>
        <w:lastRenderedPageBreak/>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5A96C5BE" w14:textId="2AF9AE23" w:rsidR="009954F4" w:rsidRPr="00E817FB" w:rsidRDefault="009954F4">
      <w:pPr>
        <w:pStyle w:val="Heading3"/>
        <w:spacing w:line="480" w:lineRule="auto"/>
        <w:rPr>
          <w:rFonts w:ascii="Times New Roman" w:hAnsi="Times New Roman" w:cs="Times New Roman"/>
          <w:sz w:val="24"/>
          <w:szCs w:val="24"/>
        </w:rPr>
        <w:pPrChange w:id="54"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5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7"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58"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59"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0"/>
      <w:r w:rsidRPr="00E817FB">
        <w:rPr>
          <w:rFonts w:ascii="Times New Roman" w:eastAsia="Times New Roman" w:hAnsi="Times New Roman" w:cs="Times New Roman"/>
          <w:sz w:val="24"/>
          <w:szCs w:val="24"/>
        </w:rPr>
        <w:t>plot</w:t>
      </w:r>
      <w:commentRangeEnd w:id="60"/>
      <w:r w:rsidR="00B96AB8">
        <w:rPr>
          <w:rFonts w:ascii="Times New Roman" w:eastAsia="Times New Roman" w:hAnsi="Times New Roman" w:cs="Times New Roman"/>
          <w:sz w:val="24"/>
          <w:szCs w:val="24"/>
        </w:rPr>
        <w:t xml:space="preserve"> at an accuracy of </w:t>
      </w:r>
      <w:r w:rsidR="00C00DA9">
        <w:rPr>
          <w:rStyle w:val="CommentReference"/>
        </w:rPr>
        <w:commentReference w:id="60"/>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1"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2"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3" w:author="Quentin R McCalla" w:date="2024-10-29T10:31:00Z" w16du:dateUtc="2024-10-29T17:31:00Z"/>
          <w:rFonts w:ascii="Times New Roman" w:eastAsia="Times New Roman" w:hAnsi="Times New Roman" w:cs="Times New Roman"/>
          <w:sz w:val="24"/>
          <w:szCs w:val="24"/>
        </w:rPr>
        <w:pPrChange w:id="6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Herbaceous competition was estimated using the Braun-</w:t>
      </w:r>
      <w:commentRangeStart w:id="65"/>
      <w:r w:rsidRPr="00E817FB">
        <w:rPr>
          <w:rFonts w:ascii="Times New Roman" w:eastAsia="Times New Roman" w:hAnsi="Times New Roman" w:cs="Times New Roman"/>
          <w:sz w:val="24"/>
          <w:szCs w:val="24"/>
        </w:rPr>
        <w:t xml:space="preserve">Blanquet </w:t>
      </w:r>
      <w:commentRangeEnd w:id="65"/>
      <w:r w:rsidRPr="00E817FB">
        <w:rPr>
          <w:rStyle w:val="CommentReference"/>
          <w:rFonts w:ascii="Times New Roman" w:hAnsi="Times New Roman" w:cs="Times New Roman"/>
          <w:sz w:val="24"/>
          <w:szCs w:val="24"/>
        </w:rPr>
        <w:commentReference w:id="65"/>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6" w:name="_Hlk185250511"/>
    </w:p>
    <w:bookmarkEnd w:id="66"/>
    <w:p w14:paraId="5D33EAD2" w14:textId="77777777" w:rsidR="00140FC2" w:rsidRPr="00E817FB" w:rsidRDefault="00140FC2">
      <w:pPr>
        <w:spacing w:line="480" w:lineRule="auto"/>
        <w:rPr>
          <w:rFonts w:ascii="Times New Roman" w:hAnsi="Times New Roman" w:cs="Times New Roman"/>
          <w:sz w:val="24"/>
          <w:szCs w:val="24"/>
          <w:lang w:val="en-US"/>
        </w:rPr>
        <w:pPrChange w:id="67"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68"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69"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placed in a 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0"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1"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3" w:author="Abraham E Springer" w:date="2025-02-17T12:19:00Z" w16du:dateUtc="2025-02-17T19:19:00Z">
          <w:pPr>
            <w:spacing w:line="240" w:lineRule="auto"/>
          </w:pPr>
        </w:pPrChange>
      </w:pPr>
      <m:oMathPara>
        <m:oMath>
          <m:r>
            <w:ins w:id="74" w:author="Quentin R McCalla" w:date="2024-10-29T10:31:00Z" w16du:dateUtc="2024-10-29T17:31:00Z">
              <w:rPr>
                <w:rFonts w:ascii="Cambria Math" w:eastAsia="Times New Roman" w:hAnsi="Cambria Math" w:cs="Times New Roman"/>
                <w:sz w:val="24"/>
                <w:szCs w:val="24"/>
              </w:rPr>
              <m:t>HDR=</m:t>
            </w:ins>
          </m:r>
          <m:f>
            <m:fPr>
              <m:ctrlPr>
                <w:ins w:id="75" w:author="Quentin R McCalla" w:date="2024-10-29T10:32:00Z" w16du:dateUtc="2024-10-29T17:32:00Z">
                  <w:rPr>
                    <w:rFonts w:ascii="Cambria Math" w:eastAsia="Times New Roman" w:hAnsi="Cambria Math" w:cs="Times New Roman"/>
                    <w:i/>
                    <w:sz w:val="24"/>
                    <w:szCs w:val="24"/>
                  </w:rPr>
                </w:ins>
              </m:ctrlPr>
            </m:fPr>
            <m:num>
              <m:r>
                <w:ins w:id="76" w:author="Quentin R McCalla" w:date="2024-10-29T10:33:00Z" w16du:dateUtc="2024-10-29T17:33:00Z">
                  <w:rPr>
                    <w:rFonts w:ascii="Cambria Math" w:eastAsia="Times New Roman" w:hAnsi="Cambria Math" w:cs="Times New Roman"/>
                    <w:sz w:val="24"/>
                    <w:szCs w:val="24"/>
                  </w:rPr>
                  <m:t>Height (cm)</m:t>
                </w:ins>
              </m:r>
            </m:num>
            <m:den>
              <m:r>
                <w:ins w:id="77"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78"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79"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1"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w:t>
      </w:r>
      <w:r w:rsidRPr="00E817FB">
        <w:rPr>
          <w:rFonts w:ascii="Times New Roman" w:eastAsia="Times New Roman" w:hAnsi="Times New Roman" w:cs="Times New Roman"/>
          <w:sz w:val="24"/>
          <w:szCs w:val="24"/>
        </w:rPr>
        <w:lastRenderedPageBreak/>
        <w:t>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3" w:author="Abraham E Springer" w:date="2025-02-17T12:19:00Z" w16du:dateUtc="2025-02-17T19:19:00Z">
          <w:pPr>
            <w:pStyle w:val="Heading3"/>
          </w:pPr>
        </w:pPrChange>
      </w:pPr>
      <w:r w:rsidRPr="00E817FB">
        <w:rPr>
          <w:rFonts w:ascii="Times New Roman" w:hAnsi="Times New Roman" w:cs="Times New Roman"/>
          <w:sz w:val="24"/>
          <w:szCs w:val="24"/>
        </w:rPr>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8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7"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88"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lastRenderedPageBreak/>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0"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2"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3" w:author="Abraham E Springer" w:date="2025-02-17T12:19:00Z" w16du:dateUtc="2025-02-17T19:19:00Z">
          <w:pPr>
            <w:spacing w:line="240" w:lineRule="auto"/>
          </w:pPr>
        </w:pPrChange>
      </w:pPr>
      <w:commentRangeStart w:id="94"/>
      <w:r w:rsidRPr="00E817FB">
        <w:rPr>
          <w:rFonts w:ascii="Times New Roman" w:eastAsia="Times New Roman" w:hAnsi="Times New Roman" w:cs="Times New Roman"/>
          <w:sz w:val="24"/>
          <w:szCs w:val="24"/>
        </w:rPr>
        <w:t>Response Function Analysis</w:t>
      </w:r>
      <w:commentRangeEnd w:id="94"/>
      <w:r w:rsidRPr="00E817FB">
        <w:rPr>
          <w:rStyle w:val="CommentReference"/>
          <w:rFonts w:ascii="Times New Roman" w:hAnsi="Times New Roman" w:cs="Times New Roman"/>
          <w:sz w:val="24"/>
          <w:szCs w:val="24"/>
        </w:rPr>
        <w:commentReference w:id="94"/>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9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w:t>
      </w:r>
      <w:r w:rsidRPr="00E817FB">
        <w:rPr>
          <w:rFonts w:ascii="Times New Roman" w:eastAsia="Times New Roman" w:hAnsi="Times New Roman" w:cs="Times New Roman"/>
          <w:sz w:val="24"/>
          <w:szCs w:val="24"/>
        </w:rPr>
        <w:lastRenderedPageBreak/>
        <w:t xml:space="preserve">and their results are more robust than correlations. Using the </w:t>
      </w:r>
      <w:commentRangeStart w:id="96"/>
      <w:r w:rsidRPr="00E817FB">
        <w:rPr>
          <w:rFonts w:ascii="Times New Roman" w:eastAsia="Times New Roman" w:hAnsi="Times New Roman" w:cs="Times New Roman"/>
          <w:sz w:val="24"/>
          <w:szCs w:val="24"/>
        </w:rPr>
        <w:t xml:space="preserve">Treeclim </w:t>
      </w:r>
      <w:commentRangeEnd w:id="96"/>
      <w:r w:rsidRPr="00E817FB">
        <w:rPr>
          <w:rStyle w:val="CommentReference"/>
          <w:rFonts w:ascii="Times New Roman" w:hAnsi="Times New Roman" w:cs="Times New Roman"/>
          <w:sz w:val="24"/>
          <w:szCs w:val="24"/>
        </w:rPr>
        <w:commentReference w:id="96"/>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A response function 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rsidP="002054B5">
      <w:pPr>
        <w:pStyle w:val="Heading1"/>
        <w:pPrChange w:id="97" w:author="Abraham E Springer" w:date="2025-02-17T12:19:00Z" w16du:dateUtc="2025-02-17T19:19:00Z">
          <w:pPr>
            <w:pStyle w:val="Heading2"/>
          </w:pPr>
        </w:pPrChange>
      </w:pPr>
      <w:r w:rsidRPr="00E817FB">
        <w:t>Results</w:t>
      </w:r>
    </w:p>
    <w:p w14:paraId="2054BE43" w14:textId="2C4136B2" w:rsidR="00DD6FD8" w:rsidRPr="00E817FB" w:rsidRDefault="001E78B7">
      <w:pPr>
        <w:spacing w:line="480" w:lineRule="auto"/>
        <w:rPr>
          <w:rFonts w:ascii="Times New Roman" w:hAnsi="Times New Roman" w:cs="Times New Roman"/>
          <w:sz w:val="24"/>
          <w:szCs w:val="24"/>
        </w:rPr>
        <w:pPrChange w:id="98"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99"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0" w:author="Abraham E Springer" w:date="2025-02-17T12:19:00Z" w16du:dateUtc="2025-02-17T19:19:00Z">
          <w:pPr>
            <w:ind w:left="1080"/>
          </w:pPr>
        </w:pPrChange>
      </w:pPr>
    </w:p>
    <w:p w14:paraId="71D2BD42" w14:textId="12BE0DB7" w:rsidR="00916537" w:rsidRDefault="00916537" w:rsidP="00916537">
      <w:pPr>
        <w:spacing w:line="480" w:lineRule="auto"/>
        <w:ind w:left="1080"/>
        <w:jc w:val="center"/>
        <w:rPr>
          <w:rFonts w:ascii="Times New Roman" w:hAnsi="Times New Roman" w:cs="Times New Roman"/>
          <w:sz w:val="24"/>
          <w:szCs w:val="24"/>
        </w:rPr>
      </w:pPr>
    </w:p>
    <w:p w14:paraId="62F623CA" w14:textId="056E4725" w:rsidR="007F4E50" w:rsidRDefault="007F4E50"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2ABFB9A" wp14:editId="575BD6F4">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0F318361" w14:textId="482DC380"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AF7FA0">
        <w:rPr>
          <w:rFonts w:ascii="Times New Roman" w:hAnsi="Times New Roman" w:cs="Times New Roman"/>
          <w:sz w:val="24"/>
          <w:szCs w:val="24"/>
        </w:rPr>
        <w:t>3</w:t>
      </w:r>
      <w:r>
        <w:rPr>
          <w:rFonts w:ascii="Times New Roman" w:hAnsi="Times New Roman" w:cs="Times New Roman"/>
          <w:sz w:val="24"/>
          <w:szCs w:val="24"/>
        </w:rPr>
        <w:t>. Mean site seedling densities across the three visits.</w:t>
      </w:r>
    </w:p>
    <w:p w14:paraId="3F9EC36C" w14:textId="32348194" w:rsidR="0029180D" w:rsidRPr="00E817FB" w:rsidRDefault="0029180D">
      <w:pPr>
        <w:spacing w:line="480" w:lineRule="auto"/>
        <w:ind w:firstLine="720"/>
        <w:rPr>
          <w:rFonts w:ascii="Times New Roman" w:hAnsi="Times New Roman" w:cs="Times New Roman"/>
          <w:sz w:val="24"/>
          <w:szCs w:val="24"/>
        </w:rPr>
        <w:pPrChange w:id="101" w:author="Abraham E Springer" w:date="2025-02-17T12:19:00Z" w16du:dateUtc="2025-02-17T19:19:00Z">
          <w:pPr>
            <w:ind w:firstLine="720"/>
          </w:pPr>
        </w:pPrChange>
      </w:pPr>
      <w:r w:rsidRPr="00E817FB">
        <w:rPr>
          <w:rFonts w:ascii="Times New Roman" w:hAnsi="Times New Roman" w:cs="Times New Roman"/>
          <w:sz w:val="24"/>
          <w:szCs w:val="24"/>
        </w:rPr>
        <w:t xml:space="preserve"> At BRAP</w:t>
      </w:r>
      <w:r w:rsidR="002054B5">
        <w:rPr>
          <w:rFonts w:ascii="Times New Roman" w:hAnsi="Times New Roman" w:cs="Times New Roman"/>
          <w:sz w:val="24"/>
          <w:szCs w:val="24"/>
        </w:rPr>
        <w:t xml:space="preserve"> both BRAP and Childs, densities only slightly decreased between Fall 2023 and Spring 2024 visits. Both sites saw larger decreases from the 2024 growing season with </w:t>
      </w:r>
      <w:r w:rsidR="002054B5">
        <w:rPr>
          <w:rFonts w:ascii="Times New Roman" w:hAnsi="Times New Roman" w:cs="Times New Roman"/>
          <w:sz w:val="24"/>
          <w:szCs w:val="24"/>
        </w:rPr>
        <w:lastRenderedPageBreak/>
        <w:t>Childs densities decreasing by over half. Both sites ended up with nearly identical mean densities following Fall 2024 surveys.</w:t>
      </w:r>
    </w:p>
    <w:p w14:paraId="4DE7DB5D" w14:textId="48BBE505" w:rsidR="00DD6FD8" w:rsidRPr="00E817FB" w:rsidRDefault="00DD6FD8">
      <w:pPr>
        <w:spacing w:line="480" w:lineRule="auto"/>
        <w:rPr>
          <w:rFonts w:ascii="Times New Roman" w:hAnsi="Times New Roman" w:cs="Times New Roman"/>
          <w:sz w:val="24"/>
          <w:szCs w:val="24"/>
        </w:rPr>
        <w:pPrChange w:id="102"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03"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5"/>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04" w:author="Abraham E Springer" w:date="2025-02-17T12:19:00Z" w16du:dateUtc="2025-02-17T19:19:00Z">
          <w:pPr>
            <w:ind w:left="1080"/>
            <w:jc w:val="center"/>
          </w:pPr>
        </w:pPrChange>
      </w:pPr>
      <w:r w:rsidRPr="00E817FB">
        <w:rPr>
          <w:rFonts w:ascii="Times New Roman" w:hAnsi="Times New Roman" w:cs="Times New Roman"/>
          <w:noProof/>
          <w:sz w:val="24"/>
          <w:szCs w:val="24"/>
        </w:rPr>
        <w:lastRenderedPageBreak/>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6"/>
                    <a:stretch>
                      <a:fillRect/>
                    </a:stretch>
                  </pic:blipFill>
                  <pic:spPr>
                    <a:xfrm>
                      <a:off x="0" y="0"/>
                      <a:ext cx="4189856" cy="1983467"/>
                    </a:xfrm>
                    <a:prstGeom prst="rect">
                      <a:avLst/>
                    </a:prstGeom>
                  </pic:spPr>
                </pic:pic>
              </a:graphicData>
            </a:graphic>
          </wp:inline>
        </w:drawing>
      </w:r>
      <w:ins w:id="105"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06"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7"/>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07"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08"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8"/>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09"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0"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19"/>
                    <a:stretch>
                      <a:fillRect/>
                    </a:stretch>
                  </pic:blipFill>
                  <pic:spPr>
                    <a:xfrm>
                      <a:off x="0" y="0"/>
                      <a:ext cx="3839111" cy="1286054"/>
                    </a:xfrm>
                    <a:prstGeom prst="rect">
                      <a:avLst/>
                    </a:prstGeom>
                  </pic:spPr>
                </pic:pic>
              </a:graphicData>
            </a:graphic>
          </wp:inline>
        </w:drawing>
      </w:r>
    </w:p>
    <w:p w14:paraId="74C9501E" w14:textId="03255BAB" w:rsidR="00323119" w:rsidRDefault="00323119">
      <w:pPr>
        <w:spacing w:line="480" w:lineRule="auto"/>
        <w:jc w:val="center"/>
        <w:rPr>
          <w:rFonts w:ascii="Times New Roman" w:hAnsi="Times New Roman" w:cs="Times New Roman"/>
          <w:sz w:val="24"/>
          <w:szCs w:val="24"/>
        </w:rPr>
        <w:pPrChange w:id="111" w:author="Abraham E Springer" w:date="2025-02-17T12:19:00Z" w16du:dateUtc="2025-02-17T19:19:00Z">
          <w:pPr>
            <w:jc w:val="center"/>
          </w:pPr>
        </w:pPrChange>
      </w:pPr>
    </w:p>
    <w:p w14:paraId="120FC40D" w14:textId="0C0F5D83" w:rsidR="00681BDF" w:rsidRDefault="00681BDF">
      <w:pPr>
        <w:spacing w:line="480" w:lineRule="auto"/>
        <w:rPr>
          <w:rFonts w:ascii="Times New Roman" w:hAnsi="Times New Roman" w:cs="Times New Roman"/>
          <w:sz w:val="24"/>
          <w:szCs w:val="24"/>
        </w:rPr>
        <w:pPrChange w:id="112"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13"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14"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15"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16"/>
      <w:r w:rsidRPr="00E817FB">
        <w:rPr>
          <w:rFonts w:ascii="Times New Roman" w:hAnsi="Times New Roman" w:cs="Times New Roman"/>
          <w:sz w:val="24"/>
          <w:szCs w:val="24"/>
        </w:rPr>
        <w:t>plots</w:t>
      </w:r>
      <w:commentRangeEnd w:id="116"/>
      <w:r w:rsidR="00FC1ECA" w:rsidRPr="00E817FB">
        <w:rPr>
          <w:rStyle w:val="CommentReference"/>
          <w:rFonts w:ascii="Times New Roman" w:hAnsi="Times New Roman" w:cs="Times New Roman"/>
          <w:sz w:val="24"/>
          <w:szCs w:val="24"/>
        </w:rPr>
        <w:commentReference w:id="116"/>
      </w:r>
    </w:p>
    <w:p w14:paraId="34024A57" w14:textId="3FA417D8" w:rsidR="00AD2706" w:rsidRDefault="00AD2706">
      <w:pPr>
        <w:spacing w:line="480" w:lineRule="auto"/>
        <w:ind w:left="1080"/>
        <w:jc w:val="center"/>
        <w:rPr>
          <w:rFonts w:ascii="Times New Roman" w:hAnsi="Times New Roman" w:cs="Times New Roman"/>
          <w:sz w:val="24"/>
          <w:szCs w:val="24"/>
        </w:rPr>
      </w:pPr>
    </w:p>
    <w:p w14:paraId="7BFFD07D" w14:textId="1095FD4A" w:rsidR="007F4E50" w:rsidRDefault="007F4E50" w:rsidP="007F4E50">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522BFB8" wp14:editId="0FFC2674">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EB10705" w14:textId="6E7C6B17" w:rsidR="00E817FB" w:rsidRDefault="00E817FB">
      <w:pPr>
        <w:spacing w:line="480" w:lineRule="auto"/>
        <w:ind w:left="1080"/>
        <w:jc w:val="center"/>
        <w:rPr>
          <w:rFonts w:ascii="Times New Roman" w:hAnsi="Times New Roman" w:cs="Times New Roman"/>
          <w:sz w:val="24"/>
          <w:szCs w:val="24"/>
        </w:rPr>
        <w:pPrChange w:id="117"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6B5CFD">
        <w:rPr>
          <w:rFonts w:ascii="Times New Roman" w:hAnsi="Times New Roman" w:cs="Times New Roman"/>
          <w:sz w:val="24"/>
          <w:szCs w:val="24"/>
        </w:rPr>
        <w:t>4</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18" w:author="Abraham E Springer" w:date="2025-02-17T12:19:00Z" w16du:dateUtc="2025-02-17T19:19:00Z">
          <w:pPr>
            <w:ind w:left="1080"/>
          </w:pPr>
        </w:pPrChange>
      </w:pPr>
    </w:p>
    <w:p w14:paraId="19FE71BA" w14:textId="4C4A3E08" w:rsidR="00A1262E" w:rsidRPr="00E817FB" w:rsidRDefault="00794EE5">
      <w:pPr>
        <w:spacing w:line="480" w:lineRule="auto"/>
        <w:rPr>
          <w:rFonts w:ascii="Times New Roman" w:hAnsi="Times New Roman" w:cs="Times New Roman"/>
          <w:sz w:val="24"/>
          <w:szCs w:val="24"/>
        </w:rPr>
        <w:pPrChange w:id="119"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 xml:space="preserve">&lt;.05) </w:t>
      </w:r>
      <w:r w:rsidR="008C7B4A">
        <w:rPr>
          <w:rFonts w:ascii="Times New Roman" w:hAnsi="Times New Roman" w:cs="Times New Roman"/>
          <w:sz w:val="24"/>
          <w:szCs w:val="24"/>
        </w:rPr>
        <w:t xml:space="preserve">(Figure </w:t>
      </w:r>
      <w:r w:rsidR="00F243C9">
        <w:rPr>
          <w:rFonts w:ascii="Times New Roman" w:hAnsi="Times New Roman" w:cs="Times New Roman"/>
          <w:sz w:val="24"/>
          <w:szCs w:val="24"/>
        </w:rPr>
        <w:t>6</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20"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21"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FA7646B" w14:textId="03B2C4CE" w:rsidR="007F4E50" w:rsidRPr="007F4E50" w:rsidRDefault="00712DFB" w:rsidP="007F4E50">
      <w:pPr>
        <w:spacing w:line="480" w:lineRule="auto"/>
        <w:ind w:firstLine="720"/>
        <w:rPr>
          <w:rFonts w:ascii="Times New Roman" w:eastAsia="Times New Roman" w:hAnsi="Times New Roman" w:cs="Times New Roman"/>
          <w:bCs/>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22"/>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8</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Meanwhile, Ring Width Index (RWI) has been generally decreasing since about 2000 until 2023</w:t>
      </w:r>
      <w:r w:rsidR="003920EE">
        <w:rPr>
          <w:rFonts w:ascii="Times New Roman" w:eastAsia="Times New Roman" w:hAnsi="Times New Roman" w:cs="Times New Roman"/>
          <w:bCs/>
          <w:sz w:val="24"/>
          <w:szCs w:val="24"/>
        </w:rPr>
        <w:t xml:space="preserve"> (Figure </w:t>
      </w:r>
      <w:r w:rsidR="009370D1">
        <w:rPr>
          <w:rFonts w:ascii="Times New Roman" w:eastAsia="Times New Roman" w:hAnsi="Times New Roman" w:cs="Times New Roman"/>
          <w:bCs/>
          <w:sz w:val="24"/>
          <w:szCs w:val="24"/>
        </w:rPr>
        <w:t>7</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22"/>
      <w:r w:rsidR="00B96AB8">
        <w:rPr>
          <w:rStyle w:val="CommentReference"/>
        </w:rPr>
        <w:commentReference w:id="122"/>
      </w:r>
    </w:p>
    <w:p w14:paraId="54929E53" w14:textId="7CF1AD91" w:rsidR="007F4E50" w:rsidRPr="00E817FB" w:rsidRDefault="007F4E50" w:rsidP="007F4E50">
      <w:pPr>
        <w:spacing w:line="480" w:lineRule="auto"/>
        <w:jc w:val="center"/>
        <w:rPr>
          <w:rFonts w:ascii="Times New Roman" w:hAnsi="Times New Roman" w:cs="Times New Roman"/>
          <w:sz w:val="24"/>
          <w:szCs w:val="24"/>
        </w:rPr>
        <w:sectPr w:rsidR="007F4E50" w:rsidRPr="00E817FB" w:rsidSect="00973E57">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14:ligatures w14:val="standardContextual"/>
        </w:rPr>
        <w:drawing>
          <wp:inline distT="0" distB="0" distL="0" distR="0" wp14:anchorId="5E9C83C4" wp14:editId="296E854A">
            <wp:extent cx="3305175" cy="3289285"/>
            <wp:effectExtent l="0" t="0" r="0" b="6985"/>
            <wp:docPr id="2034159993"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9993" name="Picture 2" descr="A graph of a number of ye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9276" cy="3293367"/>
                    </a:xfrm>
                    <a:prstGeom prst="rect">
                      <a:avLst/>
                    </a:prstGeom>
                  </pic:spPr>
                </pic:pic>
              </a:graphicData>
            </a:graphic>
          </wp:inline>
        </w:drawing>
      </w:r>
    </w:p>
    <w:p w14:paraId="78696E61" w14:textId="5C8A2BDD" w:rsidR="00F231ED" w:rsidRPr="00E817FB" w:rsidRDefault="00F231ED">
      <w:pPr>
        <w:spacing w:line="480" w:lineRule="auto"/>
        <w:jc w:val="center"/>
        <w:rPr>
          <w:rFonts w:ascii="Times New Roman" w:hAnsi="Times New Roman" w:cs="Times New Roman"/>
          <w:sz w:val="24"/>
          <w:szCs w:val="24"/>
        </w:rPr>
        <w:pPrChange w:id="123" w:author="Abraham E Springer" w:date="2025-02-17T12:19:00Z" w16du:dateUtc="2025-02-17T19:19:00Z">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7.</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2BE02241" w:rsidR="004E3D9E" w:rsidRDefault="004E3D9E" w:rsidP="009F5464">
      <w:pPr>
        <w:spacing w:line="480" w:lineRule="auto"/>
        <w:jc w:val="center"/>
        <w:rPr>
          <w:rFonts w:ascii="Times New Roman" w:hAnsi="Times New Roman" w:cs="Times New Roman"/>
          <w:sz w:val="24"/>
          <w:szCs w:val="24"/>
        </w:rPr>
      </w:pPr>
    </w:p>
    <w:p w14:paraId="2A248485" w14:textId="4519170E" w:rsidR="001B3E95" w:rsidRPr="00E817FB" w:rsidRDefault="001B3E95"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E963AD1" wp14:editId="49F45206">
            <wp:extent cx="2934653" cy="3009900"/>
            <wp:effectExtent l="0" t="0" r="0" b="0"/>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8405" cy="3013749"/>
                    </a:xfrm>
                    <a:prstGeom prst="rect">
                      <a:avLst/>
                    </a:prstGeom>
                  </pic:spPr>
                </pic:pic>
              </a:graphicData>
            </a:graphic>
          </wp:inline>
        </w:drawing>
      </w:r>
    </w:p>
    <w:p w14:paraId="51DFA7DB" w14:textId="7DD8916A" w:rsidR="00F231ED" w:rsidRPr="00E817FB" w:rsidRDefault="00F231ED">
      <w:pPr>
        <w:spacing w:line="480" w:lineRule="auto"/>
        <w:jc w:val="center"/>
        <w:rPr>
          <w:rFonts w:ascii="Times New Roman" w:hAnsi="Times New Roman" w:cs="Times New Roman"/>
          <w:sz w:val="24"/>
          <w:szCs w:val="24"/>
        </w:rPr>
        <w:pPrChange w:id="124" w:author="Abraham E Springer" w:date="2025-02-17T12:19:00Z" w16du:dateUtc="2025-02-17T19:19:00Z">
          <w:pPr>
            <w:jc w:val="center"/>
          </w:pPr>
        </w:pPrChange>
      </w:pPr>
      <w:r w:rsidRPr="00E817FB">
        <w:rPr>
          <w:rFonts w:ascii="Times New Roman" w:hAnsi="Times New Roman" w:cs="Times New Roman"/>
          <w:sz w:val="24"/>
          <w:szCs w:val="24"/>
        </w:rPr>
        <w:t xml:space="preserve">Figure </w:t>
      </w:r>
      <w:r w:rsidR="009370D1">
        <w:rPr>
          <w:rFonts w:ascii="Times New Roman" w:hAnsi="Times New Roman" w:cs="Times New Roman"/>
          <w:sz w:val="24"/>
          <w:szCs w:val="24"/>
        </w:rPr>
        <w:t>8</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25" w:author="Abraham E Springer" w:date="2025-02-17T12:19:00Z" w16du:dateUtc="2025-02-17T19:19:00Z">
          <w:pPr/>
        </w:pPrChange>
      </w:pPr>
    </w:p>
    <w:p w14:paraId="3A6EF2DE" w14:textId="77777777" w:rsidR="007D30B7" w:rsidRDefault="00A1262E" w:rsidP="00C00DA9">
      <w:pPr>
        <w:spacing w:line="480" w:lineRule="auto"/>
        <w:rPr>
          <w:ins w:id="126"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0946A61F" w:rsidR="008C7B4A" w:rsidRDefault="00B96AB8">
      <w:pPr>
        <w:spacing w:line="480" w:lineRule="auto"/>
        <w:rPr>
          <w:rFonts w:ascii="Times New Roman" w:hAnsi="Times New Roman" w:cs="Times New Roman"/>
          <w:sz w:val="24"/>
          <w:szCs w:val="24"/>
        </w:rPr>
        <w:pPrChange w:id="127"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28"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3"/>
                    <a:stretch>
                      <a:fillRect/>
                    </a:stretch>
                  </pic:blipFill>
                  <pic:spPr>
                    <a:xfrm>
                      <a:off x="0" y="0"/>
                      <a:ext cx="5666348" cy="1323964"/>
                    </a:xfrm>
                    <a:prstGeom prst="rect">
                      <a:avLst/>
                    </a:prstGeom>
                  </pic:spPr>
                </pic:pic>
              </a:graphicData>
            </a:graphic>
          </wp:inline>
        </w:drawing>
      </w:r>
    </w:p>
    <w:p w14:paraId="44411A1E" w14:textId="3170B3E5" w:rsidR="008C66DD" w:rsidRDefault="008C66DD" w:rsidP="00AF7FA0">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Significant climate variables for the crossdated series. Relationships were significant at p≤ .05. Because an exact bootstrapping method was used, no p-values are produced. </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29" w:author="Abraham E Springer" w:date="2025-02-17T12:19:00Z" w16du:dateUtc="2025-02-17T19:19:00Z">
          <w:pPr>
            <w:pStyle w:val="Heading2"/>
          </w:pPr>
        </w:pPrChange>
      </w:pPr>
      <w:r w:rsidRPr="00E817FB">
        <w:rPr>
          <w:rFonts w:ascii="Times New Roman" w:hAnsi="Times New Roman" w:cs="Times New Roman"/>
          <w:sz w:val="24"/>
          <w:szCs w:val="24"/>
        </w:rPr>
        <w:lastRenderedPageBreak/>
        <w:t>Discussion</w:t>
      </w:r>
      <w:bookmarkStart w:id="130"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30"/>
    </w:p>
    <w:p w14:paraId="1C2ABB11" w14:textId="1DF606AD" w:rsidR="00FC1F64" w:rsidRPr="00E817FB" w:rsidRDefault="008D7A70">
      <w:pPr>
        <w:spacing w:line="480" w:lineRule="auto"/>
        <w:ind w:firstLine="720"/>
        <w:rPr>
          <w:rFonts w:ascii="Times New Roman" w:hAnsi="Times New Roman" w:cs="Times New Roman"/>
          <w:sz w:val="24"/>
          <w:szCs w:val="24"/>
        </w:rPr>
        <w:pPrChange w:id="131"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3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3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09893D15" w14:textId="122E44D4" w:rsidR="0050557B" w:rsidRPr="00AF7FA0" w:rsidRDefault="0050557B" w:rsidP="00AF7FA0">
      <w:pPr>
        <w:pStyle w:val="ListParagraph"/>
        <w:spacing w:line="480" w:lineRule="auto"/>
        <w:ind w:left="0" w:firstLine="720"/>
        <w:rPr>
          <w:rFonts w:ascii="Times New Roman" w:eastAsia="Times New Roman" w:hAnsi="Times New Roman" w:cs="Times New Roman"/>
          <w:bCs/>
          <w:sz w:val="24"/>
          <w:szCs w:val="24"/>
        </w:rPr>
        <w:pPrChange w:id="134" w:author="Abraham E Springer" w:date="2025-02-17T12:19:00Z" w16du:dateUtc="2025-02-17T19:19:00Z">
          <w:pPr>
            <w:pStyle w:val="ListParagraph"/>
            <w:spacing w:line="240" w:lineRule="auto"/>
            <w:ind w:left="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135"/>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35"/>
      <w:r w:rsidR="008C7B4A">
        <w:rPr>
          <w:rStyle w:val="CommentReference"/>
        </w:rPr>
        <w:commentReference w:id="135"/>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w:t>
      </w:r>
      <w:r>
        <w:rPr>
          <w:rFonts w:ascii="Times New Roman" w:eastAsia="Times New Roman" w:hAnsi="Times New Roman" w:cs="Times New Roman"/>
          <w:bCs/>
          <w:sz w:val="24"/>
          <w:szCs w:val="24"/>
        </w:rPr>
        <w:lastRenderedPageBreak/>
        <w:t xml:space="preserve">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36"/>
      <w:r w:rsidR="00BD6EE2">
        <w:rPr>
          <w:rFonts w:ascii="Times New Roman" w:eastAsia="Times New Roman" w:hAnsi="Times New Roman" w:cs="Times New Roman"/>
          <w:bCs/>
          <w:sz w:val="24"/>
          <w:szCs w:val="24"/>
        </w:rPr>
        <w:t>River</w:t>
      </w:r>
      <w:commentRangeEnd w:id="136"/>
      <w:r w:rsidR="00951CAD">
        <w:rPr>
          <w:rStyle w:val="CommentReference"/>
        </w:rPr>
        <w:commentReference w:id="136"/>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r w:rsidR="00833686">
        <w:rPr>
          <w:rFonts w:ascii="Times New Roman" w:eastAsia="Times New Roman" w:hAnsi="Times New Roman" w:cs="Times New Roman"/>
          <w:bCs/>
          <w:sz w:val="24"/>
          <w:szCs w:val="24"/>
        </w:rPr>
        <w:t xml:space="preserve"> Light was found to be a significant variable for seedling survivorship in this study so it being limited compared to other Arizona rivers could explain the slower seedling growth.</w:t>
      </w:r>
    </w:p>
    <w:p w14:paraId="7DDB7741" w14:textId="77777777" w:rsidR="008D7A70" w:rsidRPr="00E817FB" w:rsidRDefault="008D7A70">
      <w:pPr>
        <w:pStyle w:val="Heading3"/>
        <w:spacing w:line="480" w:lineRule="auto"/>
        <w:pPrChange w:id="137" w:author="Abraham E Springer" w:date="2025-02-17T12:19:00Z" w16du:dateUtc="2025-02-17T19:19:00Z">
          <w:pPr>
            <w:pStyle w:val="Heading3"/>
          </w:pPr>
        </w:pPrChange>
      </w:pPr>
      <w:r w:rsidRPr="00E817FB">
        <w:t xml:space="preserve">Variables impacting </w:t>
      </w:r>
      <w:commentRangeStart w:id="138"/>
      <w:r w:rsidRPr="00E817FB">
        <w:t>survivorship</w:t>
      </w:r>
      <w:commentRangeEnd w:id="138"/>
      <w:r w:rsidR="00C97A93" w:rsidRPr="00E817FB">
        <w:rPr>
          <w:rStyle w:val="CommentReference"/>
          <w:rFonts w:ascii="Times New Roman" w:hAnsi="Times New Roman" w:cs="Times New Roman"/>
          <w:sz w:val="24"/>
          <w:szCs w:val="24"/>
        </w:rPr>
        <w:commentReference w:id="138"/>
      </w:r>
    </w:p>
    <w:p w14:paraId="2DEB5D09" w14:textId="4A98ECD5" w:rsidR="00FC1F64" w:rsidRPr="00712DFB" w:rsidRDefault="00FC1F64">
      <w:pPr>
        <w:spacing w:line="480" w:lineRule="auto"/>
        <w:rPr>
          <w:rFonts w:ascii="Times New Roman" w:hAnsi="Times New Roman" w:cs="Times New Roman"/>
          <w:b/>
          <w:bCs/>
          <w:sz w:val="24"/>
          <w:szCs w:val="24"/>
        </w:rPr>
        <w:pPrChange w:id="139"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40"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41"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42"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143"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144" w:author="Abraham E Springer" w:date="2025-02-17T12:19:00Z" w16du:dateUtc="2025-02-17T19:19:00Z">
          <w:pPr>
            <w:spacing w:line="240" w:lineRule="auto"/>
          </w:pPr>
        </w:pPrChange>
      </w:pPr>
      <w:r w:rsidRPr="00712DFB">
        <w:rPr>
          <w:rFonts w:ascii="Times New Roman" w:hAnsi="Times New Roman" w:cs="Times New Roman"/>
          <w:b/>
          <w:bCs/>
          <w:sz w:val="24"/>
          <w:szCs w:val="24"/>
        </w:rPr>
        <w:lastRenderedPageBreak/>
        <w:t>Soil</w:t>
      </w:r>
    </w:p>
    <w:p w14:paraId="34FD74C7" w14:textId="08564F17" w:rsidR="00FF37AE" w:rsidRDefault="007A3F29">
      <w:pPr>
        <w:spacing w:line="480" w:lineRule="auto"/>
        <w:rPr>
          <w:rFonts w:ascii="Times New Roman" w:eastAsia="Times New Roman" w:hAnsi="Times New Roman" w:cs="Times New Roman"/>
          <w:bCs/>
          <w:sz w:val="24"/>
          <w:szCs w:val="24"/>
        </w:rPr>
        <w:pPrChange w:id="145"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46"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47"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48" w:author="Abraham E Springer" w:date="2025-02-17T12:19:00Z" w16du:dateUtc="2025-02-17T19:19:00Z">
          <w:pPr>
            <w:pStyle w:val="Heading3"/>
          </w:pPr>
        </w:pPrChange>
      </w:pPr>
      <w:r w:rsidRPr="00E817FB">
        <w:t>Dendrochronology</w:t>
      </w:r>
      <w:bookmarkEnd w:id="146"/>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49"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59AE307A" w:rsidR="0029180D" w:rsidRPr="00E817FB" w:rsidRDefault="008D7A70">
      <w:pPr>
        <w:spacing w:line="480" w:lineRule="auto"/>
        <w:rPr>
          <w:rFonts w:ascii="Times New Roman" w:eastAsia="Times New Roman" w:hAnsi="Times New Roman" w:cs="Times New Roman"/>
          <w:bCs/>
          <w:sz w:val="24"/>
          <w:szCs w:val="24"/>
        </w:rPr>
        <w:pPrChange w:id="150"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w:t>
      </w:r>
      <w:r w:rsidR="00833CD9" w:rsidRPr="00E817FB">
        <w:rPr>
          <w:rFonts w:ascii="Times New Roman" w:eastAsia="Times New Roman" w:hAnsi="Times New Roman" w:cs="Times New Roman"/>
          <w:bCs/>
          <w:sz w:val="24"/>
          <w:szCs w:val="24"/>
        </w:rPr>
        <w:lastRenderedPageBreak/>
        <w:t xml:space="preserve">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29A71945" w14:textId="3F08794F" w:rsidR="008D7A70" w:rsidRPr="00E817FB" w:rsidRDefault="008D7A70">
      <w:pPr>
        <w:spacing w:line="480" w:lineRule="auto"/>
        <w:rPr>
          <w:rFonts w:ascii="Times New Roman" w:eastAsia="Times New Roman" w:hAnsi="Times New Roman" w:cs="Times New Roman"/>
          <w:b/>
          <w:sz w:val="24"/>
          <w:szCs w:val="24"/>
        </w:rPr>
        <w:pPrChange w:id="151"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52"/>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52"/>
      <w:r w:rsidR="00BD6EE2">
        <w:rPr>
          <w:rStyle w:val="CommentReference"/>
        </w:rPr>
        <w:commentReference w:id="152"/>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53"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w:t>
      </w:r>
      <w:r w:rsidR="00AF7FA0">
        <w:rPr>
          <w:rFonts w:ascii="Times New Roman" w:eastAsia="Times New Roman" w:hAnsi="Times New Roman" w:cs="Times New Roman"/>
          <w:bCs/>
          <w:sz w:val="24"/>
          <w:szCs w:val="24"/>
        </w:rPr>
        <w:t>, p-value ≤ .05</w:t>
      </w:r>
      <w:r w:rsidRPr="00E817FB">
        <w:rPr>
          <w:rFonts w:ascii="Times New Roman" w:eastAsia="Times New Roman" w:hAnsi="Times New Roman" w:cs="Times New Roman"/>
          <w:bCs/>
          <w:sz w:val="24"/>
          <w:szCs w:val="24"/>
        </w:rPr>
        <w:t>)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54" w:author="Abraham E Springer" w:date="2025-02-17T12:19:00Z" w16du:dateUtc="2025-02-17T19:19:00Z">
          <w:pPr>
            <w:spacing w:line="240" w:lineRule="auto"/>
          </w:pPr>
        </w:pPrChange>
      </w:pPr>
    </w:p>
    <w:p w14:paraId="7FBA7A39" w14:textId="48A73E42" w:rsidR="005C19E0" w:rsidRPr="0066033F" w:rsidRDefault="008D7A70">
      <w:pPr>
        <w:spacing w:line="480" w:lineRule="auto"/>
        <w:rPr>
          <w:rFonts w:ascii="Times New Roman" w:eastAsia="Times New Roman" w:hAnsi="Times New Roman" w:cs="Times New Roman"/>
          <w:b/>
          <w:sz w:val="24"/>
          <w:szCs w:val="24"/>
        </w:rPr>
        <w:pPrChange w:id="155"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156"/>
      <w:r w:rsidRPr="00E817FB">
        <w:rPr>
          <w:rFonts w:ascii="Times New Roman" w:eastAsia="Times New Roman" w:hAnsi="Times New Roman" w:cs="Times New Roman"/>
          <w:b/>
          <w:sz w:val="24"/>
          <w:szCs w:val="24"/>
        </w:rPr>
        <w:t>growth</w:t>
      </w:r>
      <w:commentRangeEnd w:id="156"/>
      <w:r w:rsidR="0033562F">
        <w:rPr>
          <w:rStyle w:val="CommentReference"/>
        </w:rPr>
        <w:commentReference w:id="156"/>
      </w: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5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lastRenderedPageBreak/>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4"/>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4DEC372F"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X.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r w:rsidR="00883D1B">
        <w:rPr>
          <w:rFonts w:ascii="Times New Roman" w:eastAsia="Times New Roman" w:hAnsi="Times New Roman" w:cs="Times New Roman"/>
          <w:bCs/>
          <w:sz w:val="24"/>
          <w:szCs w:val="24"/>
        </w:rPr>
        <w:t xml:space="preserve"> (right)</w:t>
      </w:r>
      <w:r w:rsidR="006A3C07">
        <w:rPr>
          <w:rFonts w:ascii="Times New Roman" w:eastAsia="Times New Roman" w:hAnsi="Times New Roman" w:cs="Times New Roman"/>
          <w:bCs/>
          <w:sz w:val="24"/>
          <w:szCs w:val="24"/>
        </w:rPr>
        <w:t>.</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58" w:author="Abraham E Springer" w:date="2025-02-17T12:19:00Z" w16du:dateUtc="2025-02-17T19:19:00Z">
          <w:pPr>
            <w:spacing w:line="240" w:lineRule="auto"/>
            <w:ind w:firstLine="720"/>
          </w:pPr>
        </w:pPrChange>
      </w:pPr>
    </w:p>
    <w:p w14:paraId="4E50C614" w14:textId="7AB04D37" w:rsidR="008D7A70" w:rsidRPr="00E817FB" w:rsidRDefault="008D7A70">
      <w:pPr>
        <w:spacing w:line="480" w:lineRule="auto"/>
        <w:ind w:firstLine="720"/>
        <w:rPr>
          <w:rFonts w:ascii="Times New Roman" w:eastAsia="Times New Roman" w:hAnsi="Times New Roman" w:cs="Times New Roman"/>
          <w:bCs/>
          <w:sz w:val="24"/>
          <w:szCs w:val="24"/>
        </w:rPr>
        <w:pPrChange w:id="15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It is likely that some of these individuals approach or exceed the 150 year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833686">
        <w:rPr>
          <w:rFonts w:ascii="Times New Roman" w:eastAsia="Times New Roman" w:hAnsi="Times New Roman" w:cs="Times New Roman"/>
          <w:bCs/>
          <w:i/>
          <w:i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60"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6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6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63"/>
      <w:r w:rsidRPr="00E817FB">
        <w:rPr>
          <w:rFonts w:ascii="Times New Roman" w:eastAsia="Times New Roman" w:hAnsi="Times New Roman" w:cs="Times New Roman"/>
          <w:bCs/>
          <w:sz w:val="24"/>
          <w:szCs w:val="24"/>
        </w:rPr>
        <w:t>flows</w:t>
      </w:r>
      <w:commentRangeEnd w:id="163"/>
      <w:r w:rsidRPr="00E817FB">
        <w:rPr>
          <w:rStyle w:val="CommentReference"/>
          <w:rFonts w:ascii="Times New Roman" w:hAnsi="Times New Roman" w:cs="Times New Roman"/>
          <w:sz w:val="24"/>
          <w:szCs w:val="24"/>
        </w:rPr>
        <w:commentReference w:id="163"/>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4F8686A4" w:rsidR="00E47F22" w:rsidRPr="00E817FB" w:rsidRDefault="008C66DD">
      <w:pPr>
        <w:spacing w:line="480" w:lineRule="auto"/>
        <w:ind w:firstLine="720"/>
        <w:rPr>
          <w:rFonts w:ascii="Times New Roman" w:eastAsia="Times New Roman" w:hAnsi="Times New Roman" w:cs="Times New Roman"/>
          <w:bCs/>
          <w:sz w:val="24"/>
          <w:szCs w:val="24"/>
        </w:rPr>
        <w:pPrChange w:id="164"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65"/>
      <w:commentRangeStart w:id="166"/>
      <w:r w:rsidR="0089221C" w:rsidRPr="00E817FB">
        <w:rPr>
          <w:rFonts w:ascii="Times New Roman" w:eastAsia="Times New Roman" w:hAnsi="Times New Roman" w:cs="Times New Roman"/>
          <w:bCs/>
          <w:sz w:val="24"/>
          <w:szCs w:val="24"/>
        </w:rPr>
        <w:t xml:space="preserve">Southwest </w:t>
      </w:r>
      <w:commentRangeEnd w:id="165"/>
      <w:r w:rsidR="0089221C" w:rsidRPr="00E817FB">
        <w:rPr>
          <w:rStyle w:val="CommentReference"/>
          <w:rFonts w:ascii="Times New Roman" w:hAnsi="Times New Roman" w:cs="Times New Roman"/>
          <w:sz w:val="24"/>
          <w:szCs w:val="24"/>
        </w:rPr>
        <w:commentReference w:id="165"/>
      </w:r>
      <w:commentRangeEnd w:id="166"/>
      <w:r w:rsidR="00B35759" w:rsidRPr="00E817FB">
        <w:rPr>
          <w:rStyle w:val="CommentReference"/>
          <w:rFonts w:ascii="Times New Roman" w:hAnsi="Times New Roman" w:cs="Times New Roman"/>
          <w:sz w:val="24"/>
          <w:szCs w:val="24"/>
        </w:rPr>
        <w:commentReference w:id="166"/>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78F27D60" w14:textId="15D9895A"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w:t>
      </w:r>
      <w:r w:rsidR="00E47F22" w:rsidRPr="00E817FB">
        <w:rPr>
          <w:rFonts w:ascii="Times New Roman" w:eastAsia="Times New Roman" w:hAnsi="Times New Roman" w:cs="Times New Roman"/>
          <w:bCs/>
          <w:sz w:val="24"/>
          <w:szCs w:val="24"/>
        </w:rPr>
        <w:lastRenderedPageBreak/>
        <w:t xml:space="preserve">them to increase their growth.  </w:t>
      </w:r>
      <w:r w:rsidR="008D7A70" w:rsidRPr="00E817FB">
        <w:rPr>
          <w:rFonts w:ascii="Times New Roman" w:eastAsia="Times New Roman" w:hAnsi="Times New Roman" w:cs="Times New Roman"/>
          <w:bCs/>
          <w:sz w:val="24"/>
          <w:szCs w:val="24"/>
        </w:rPr>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008D7A70" w:rsidRPr="00E817FB">
        <w:rPr>
          <w:rFonts w:ascii="Times New Roman" w:eastAsia="Times New Roman" w:hAnsi="Times New Roman" w:cs="Times New Roman"/>
          <w:bCs/>
          <w:sz w:val="24"/>
          <w:szCs w:val="24"/>
        </w:rPr>
        <w:t>. 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commentRangeStart w:id="167"/>
      <w:r>
        <w:t>Establishment</w:t>
      </w:r>
      <w:commentRangeEnd w:id="167"/>
      <w:r w:rsidR="00194CE3">
        <w:rPr>
          <w:rStyle w:val="CommentReference"/>
          <w:rFonts w:ascii="Arial" w:eastAsia="Arial" w:hAnsi="Arial" w:cs="Arial"/>
          <w:color w:val="auto"/>
        </w:rPr>
        <w:commentReference w:id="167"/>
      </w:r>
    </w:p>
    <w:p w14:paraId="29F591E2" w14:textId="785C7396"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The Verde River and its floodplain are largely depositional. Riparian tree root collars are submerged, and the amount of deposition is impossible to know without direct excavation. Therefore, ages collected from this study are the minimum ages a tree could be at the height the core was taken. However, Fremont cottonwoods grow rapidly. Stromberg 1997 documented them </w:t>
      </w:r>
      <w:r w:rsidR="00AF7FA0">
        <w:rPr>
          <w:rFonts w:ascii="Times New Roman" w:hAnsi="Times New Roman" w:cs="Times New Roman"/>
          <w:sz w:val="24"/>
          <w:szCs w:val="24"/>
        </w:rPr>
        <w:t>averaging</w:t>
      </w:r>
      <w:r w:rsidRPr="005B47D3">
        <w:rPr>
          <w:rFonts w:ascii="Times New Roman" w:hAnsi="Times New Roman" w:cs="Times New Roman"/>
          <w:sz w:val="24"/>
          <w:szCs w:val="24"/>
        </w:rPr>
        <w:t xml:space="preserve"> heights of over 1m in just two growing seasons. Seedlings from this study averaged over .5 m in two growing seasons. It is unlikely that ages at coring height are many years off from their original germination date.</w:t>
      </w:r>
    </w:p>
    <w:p w14:paraId="53F36878" w14:textId="6636AB28"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w:t>
      </w:r>
      <w:r w:rsidRPr="00194CE3">
        <w:rPr>
          <w:rFonts w:ascii="Times New Roman" w:hAnsi="Times New Roman" w:cs="Times New Roman"/>
          <w:sz w:val="24"/>
          <w:szCs w:val="24"/>
        </w:rPr>
        <w:t xml:space="preserve">anthropogenic impacts </w:t>
      </w:r>
      <w:r w:rsidRPr="00194CE3">
        <w:rPr>
          <w:rFonts w:ascii="Times New Roman" w:hAnsi="Times New Roman" w:cs="Times New Roman"/>
          <w:sz w:val="24"/>
          <w:szCs w:val="24"/>
        </w:rPr>
        <w:fldChar w:fldCharType="begin"/>
      </w:r>
      <w:r w:rsidRPr="00194CE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194CE3">
        <w:rPr>
          <w:rFonts w:ascii="Times New Roman" w:hAnsi="Times New Roman" w:cs="Times New Roman"/>
          <w:sz w:val="24"/>
          <w:szCs w:val="24"/>
        </w:rPr>
        <w:fldChar w:fldCharType="separate"/>
      </w:r>
      <w:r w:rsidRPr="00194CE3">
        <w:rPr>
          <w:rFonts w:ascii="Times New Roman" w:hAnsi="Times New Roman" w:cs="Times New Roman"/>
          <w:sz w:val="24"/>
          <w:szCs w:val="24"/>
        </w:rPr>
        <w:t>(Lopez &amp; Springer, 2002)</w:t>
      </w:r>
      <w:r w:rsidRPr="00194CE3">
        <w:rPr>
          <w:rFonts w:ascii="Times New Roman" w:hAnsi="Times New Roman" w:cs="Times New Roman"/>
          <w:sz w:val="24"/>
          <w:szCs w:val="24"/>
        </w:rPr>
        <w:fldChar w:fldCharType="end"/>
      </w:r>
      <w:r w:rsidRPr="00194CE3">
        <w:rPr>
          <w:rFonts w:ascii="Times New Roman" w:hAnsi="Times New Roman" w:cs="Times New Roman"/>
          <w:sz w:val="24"/>
          <w:szCs w:val="24"/>
        </w:rPr>
        <w:t>. However, Fremont cottonwoods establishment within the past 40 years</w:t>
      </w:r>
      <w:r w:rsidRPr="005B47D3">
        <w:rPr>
          <w:rFonts w:ascii="Times New Roman" w:hAnsi="Times New Roman" w:cs="Times New Roman"/>
          <w:sz w:val="24"/>
          <w:szCs w:val="24"/>
        </w:rPr>
        <w:t xml:space="preserve">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w:t>
      </w:r>
      <w:r w:rsidR="00E850DA">
        <w:rPr>
          <w:rFonts w:ascii="Times New Roman" w:hAnsi="Times New Roman" w:cs="Times New Roman"/>
          <w:sz w:val="24"/>
          <w:szCs w:val="24"/>
        </w:rPr>
        <w:t xml:space="preserve"> </w:t>
      </w:r>
      <w:r w:rsidR="00E850DA">
        <w:rPr>
          <w:rFonts w:ascii="Times New Roman" w:hAnsi="Times New Roman" w:cs="Times New Roman"/>
          <w:sz w:val="24"/>
          <w:szCs w:val="24"/>
        </w:rPr>
        <w:t>(less than a 2% annual exceedance probability</w:t>
      </w:r>
      <w:r w:rsidR="00E850DA">
        <w:rPr>
          <w:rFonts w:ascii="Times New Roman" w:hAnsi="Times New Roman" w:cs="Times New Roman"/>
          <w:sz w:val="24"/>
          <w:szCs w:val="24"/>
        </w:rPr>
        <w:t xml:space="preserve">), </w:t>
      </w:r>
      <w:r w:rsidR="00E850DA" w:rsidRPr="005B47D3">
        <w:rPr>
          <w:rFonts w:ascii="Times New Roman" w:hAnsi="Times New Roman" w:cs="Times New Roman"/>
          <w:sz w:val="24"/>
          <w:szCs w:val="24"/>
        </w:rPr>
        <w:t>and</w:t>
      </w:r>
      <w:r w:rsidRPr="005B47D3">
        <w:rPr>
          <w:rFonts w:ascii="Times New Roman" w:hAnsi="Times New Roman" w:cs="Times New Roman"/>
          <w:sz w:val="24"/>
          <w:szCs w:val="24"/>
        </w:rPr>
        <w:t xml:space="preserve"> 1995</w:t>
      </w:r>
      <w:r w:rsidR="00E850DA">
        <w:rPr>
          <w:rFonts w:ascii="Times New Roman" w:hAnsi="Times New Roman" w:cs="Times New Roman"/>
          <w:sz w:val="24"/>
          <w:szCs w:val="24"/>
        </w:rPr>
        <w:t xml:space="preserve"> (4% annual exceedance probability)</w:t>
      </w:r>
      <w:r w:rsidRPr="005B47D3">
        <w:rPr>
          <w:rFonts w:ascii="Times New Roman" w:hAnsi="Times New Roman" w:cs="Times New Roman"/>
          <w:sz w:val="24"/>
          <w:szCs w:val="24"/>
        </w:rPr>
        <w:t xml:space="preserve"> and the following years.</w:t>
      </w:r>
    </w:p>
    <w:p w14:paraId="3BFB9A96" w14:textId="1CF98406"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1997 found cottonwood regeneration occurred in successive years following these two large floods. </w:t>
      </w:r>
      <w:r w:rsidR="00194CE3">
        <w:rPr>
          <w:rFonts w:ascii="Times New Roman" w:hAnsi="Times New Roman" w:cs="Times New Roman"/>
          <w:sz w:val="24"/>
          <w:szCs w:val="24"/>
        </w:rPr>
        <w:t>This</w:t>
      </w:r>
      <w:r w:rsidRPr="005B47D3">
        <w:rPr>
          <w:rFonts w:ascii="Times New Roman" w:hAnsi="Times New Roman" w:cs="Times New Roman"/>
          <w:sz w:val="24"/>
          <w:szCs w:val="24"/>
        </w:rPr>
        <w:t xml:space="preserve"> study observed seedling survival through the first growing season for cohorts from both 2023 and 2024. While 2023 was a large winter flood, 2024 floods had an annual exceedance probability of more than 50% (</w:t>
      </w:r>
      <w:hyperlink r:id="rId26" w:history="1">
        <w:r w:rsidRPr="00194CE3">
          <w:rPr>
            <w:rStyle w:val="Hyperlink"/>
            <w:rFonts w:ascii="Times New Roman" w:hAnsi="Times New Roman" w:cs="Times New Roman"/>
            <w:sz w:val="18"/>
            <w:szCs w:val="18"/>
          </w:rPr>
          <w:t>https://streamstats.usgs.gov/ss/?gage=09506000&amp;tab=info</w:t>
        </w:r>
      </w:hyperlink>
      <w:r w:rsidRPr="00194CE3">
        <w:rPr>
          <w:rFonts w:ascii="Times New Roman" w:hAnsi="Times New Roman" w:cs="Times New Roman"/>
          <w:sz w:val="18"/>
          <w:szCs w:val="18"/>
        </w:rPr>
        <w:t xml:space="preserve">). </w:t>
      </w:r>
      <w:r w:rsidRPr="005B47D3">
        <w:rPr>
          <w:rFonts w:ascii="Times New Roman" w:hAnsi="Times New Roman" w:cs="Times New Roman"/>
          <w:sz w:val="24"/>
          <w:szCs w:val="24"/>
        </w:rPr>
        <w:lastRenderedPageBreak/>
        <w:t>This shows that cottonwood regeneration is not tied directly to a single year but rather multiple years following floods, even if following years don’t have large floods.</w:t>
      </w:r>
    </w:p>
    <w:p w14:paraId="73FB642E" w14:textId="31BBBC5C" w:rsidR="00E744E4" w:rsidRDefault="00E744E4" w:rsidP="00AF7FA0">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Peaks in regeneration were observed following 1993, 1997 and 2005</w:t>
      </w:r>
      <w:r w:rsidR="006B5CFD">
        <w:rPr>
          <w:rFonts w:ascii="Times New Roman" w:hAnsi="Times New Roman" w:cs="Times New Roman"/>
          <w:sz w:val="24"/>
          <w:szCs w:val="24"/>
        </w:rPr>
        <w:t xml:space="preserve"> (Figure 4.)</w:t>
      </w:r>
      <w:r w:rsidRPr="005B47D3">
        <w:rPr>
          <w:rFonts w:ascii="Times New Roman" w:hAnsi="Times New Roman" w:cs="Times New Roman"/>
          <w:sz w:val="24"/>
          <w:szCs w:val="24"/>
        </w:rPr>
        <w:t>. Peaks in regeneration after 1993 and 2005</w:t>
      </w:r>
      <w:r w:rsidR="00F65CE9">
        <w:rPr>
          <w:rFonts w:ascii="Times New Roman" w:hAnsi="Times New Roman" w:cs="Times New Roman"/>
          <w:sz w:val="24"/>
          <w:szCs w:val="24"/>
        </w:rPr>
        <w:t xml:space="preserve">, which had an annual exceedance probability </w:t>
      </w:r>
      <w:r w:rsidR="00E850DA">
        <w:rPr>
          <w:rFonts w:ascii="Times New Roman" w:hAnsi="Times New Roman" w:cs="Times New Roman"/>
          <w:sz w:val="24"/>
          <w:szCs w:val="24"/>
        </w:rPr>
        <w:t>between a 10</w:t>
      </w:r>
      <w:r w:rsidR="00F65CE9">
        <w:rPr>
          <w:rFonts w:ascii="Times New Roman" w:hAnsi="Times New Roman" w:cs="Times New Roman"/>
          <w:sz w:val="24"/>
          <w:szCs w:val="24"/>
        </w:rPr>
        <w:t>%</w:t>
      </w:r>
      <w:r w:rsidR="00E850DA">
        <w:rPr>
          <w:rFonts w:ascii="Times New Roman" w:hAnsi="Times New Roman" w:cs="Times New Roman"/>
          <w:sz w:val="24"/>
          <w:szCs w:val="24"/>
        </w:rPr>
        <w:t xml:space="preserve"> and 4%</w:t>
      </w:r>
      <w:r w:rsidR="00F65CE9">
        <w:rPr>
          <w:rFonts w:ascii="Times New Roman" w:hAnsi="Times New Roman" w:cs="Times New Roman"/>
          <w:sz w:val="24"/>
          <w:szCs w:val="24"/>
        </w:rPr>
        <w:t>,</w:t>
      </w:r>
      <w:r w:rsidRPr="005B47D3">
        <w:rPr>
          <w:rFonts w:ascii="Times New Roman" w:hAnsi="Times New Roman" w:cs="Times New Roman"/>
          <w:sz w:val="24"/>
          <w:szCs w:val="24"/>
        </w:rPr>
        <w:t xml:space="preserve"> are likely directly related to large floods of that year. </w:t>
      </w:r>
      <w:r>
        <w:rPr>
          <w:rFonts w:ascii="Times New Roman" w:hAnsi="Times New Roman" w:cs="Times New Roman"/>
          <w:sz w:val="24"/>
          <w:szCs w:val="24"/>
        </w:rPr>
        <w:t>Although 1993 had the largest flood</w:t>
      </w:r>
      <w:r w:rsidR="00E850DA">
        <w:rPr>
          <w:rFonts w:ascii="Times New Roman" w:hAnsi="Times New Roman" w:cs="Times New Roman"/>
          <w:sz w:val="24"/>
          <w:szCs w:val="24"/>
        </w:rPr>
        <w:t xml:space="preserve"> </w:t>
      </w:r>
      <w:r>
        <w:rPr>
          <w:rFonts w:ascii="Times New Roman" w:hAnsi="Times New Roman" w:cs="Times New Roman"/>
          <w:sz w:val="24"/>
          <w:szCs w:val="24"/>
        </w:rPr>
        <w:t>the peak in 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7E8C9270" w:rsidR="00E744E4" w:rsidRDefault="00194CE3"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However, the largest peak in ages between 1997 and 2003 is likely just regeneration occurring in successive years</w:t>
      </w:r>
      <w:r>
        <w:rPr>
          <w:rFonts w:ascii="Times New Roman" w:hAnsi="Times New Roman" w:cs="Times New Roman"/>
          <w:sz w:val="24"/>
          <w:szCs w:val="24"/>
        </w:rPr>
        <w:t xml:space="preserve"> following floods</w:t>
      </w:r>
      <w:r w:rsidRPr="005B47D3">
        <w:rPr>
          <w:rFonts w:ascii="Times New Roman" w:hAnsi="Times New Roman" w:cs="Times New Roman"/>
          <w:sz w:val="24"/>
          <w:szCs w:val="24"/>
        </w:rPr>
        <w:t xml:space="preserve">. Large floods in 1993 and again in 1995 would have created large areas of suitable habitat for regeneration. The absence of large floods between 1995 and 2005 could have allowed seedlings to grow without being scoured away. As seedlings continued to </w:t>
      </w:r>
      <w:r>
        <w:rPr>
          <w:rFonts w:ascii="Times New Roman" w:hAnsi="Times New Roman" w:cs="Times New Roman"/>
          <w:sz w:val="24"/>
          <w:szCs w:val="24"/>
        </w:rPr>
        <w:t>recruit</w:t>
      </w:r>
      <w:r w:rsidRPr="005B47D3">
        <w:rPr>
          <w:rFonts w:ascii="Times New Roman" w:hAnsi="Times New Roman" w:cs="Times New Roman"/>
          <w:sz w:val="24"/>
          <w:szCs w:val="24"/>
        </w:rPr>
        <w:t xml:space="preserve"> during this time, observed ages decline as available habitat is occupied.</w:t>
      </w:r>
      <w:r>
        <w:rPr>
          <w:rFonts w:ascii="Times New Roman" w:hAnsi="Times New Roman" w:cs="Times New Roman"/>
          <w:sz w:val="24"/>
          <w:szCs w:val="24"/>
        </w:rPr>
        <w:t xml:space="preserve"> </w:t>
      </w:r>
      <w:r>
        <w:rPr>
          <w:rFonts w:ascii="Times New Roman" w:hAnsi="Times New Roman" w:cs="Times New Roman"/>
          <w:sz w:val="24"/>
          <w:szCs w:val="24"/>
        </w:rPr>
        <w:t>When</w:t>
      </w:r>
      <w:r w:rsidR="00E744E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4E4">
        <w:rPr>
          <w:rFonts w:ascii="Times New Roman" w:hAnsi="Times New Roman" w:cs="Times New Roman"/>
          <w:sz w:val="24"/>
          <w:szCs w:val="24"/>
        </w:rPr>
        <w:t>winter 2005 floods occurred, seedlings were already large and flexible enough to withstand</w:t>
      </w:r>
      <w:r>
        <w:rPr>
          <w:rFonts w:ascii="Times New Roman" w:hAnsi="Times New Roman" w:cs="Times New Roman"/>
          <w:sz w:val="24"/>
          <w:szCs w:val="24"/>
        </w:rPr>
        <w:t xml:space="preserve"> the</w:t>
      </w:r>
      <w:r w:rsidR="00E744E4">
        <w:rPr>
          <w:rFonts w:ascii="Times New Roman" w:hAnsi="Times New Roman" w:cs="Times New Roman"/>
          <w:sz w:val="24"/>
          <w:szCs w:val="24"/>
        </w:rPr>
        <w:t xml:space="preserve"> large floods. </w:t>
      </w:r>
      <w:r>
        <w:rPr>
          <w:rFonts w:ascii="Times New Roman" w:hAnsi="Times New Roman" w:cs="Times New Roman"/>
          <w:sz w:val="24"/>
          <w:szCs w:val="24"/>
        </w:rPr>
        <w:t>Less</w:t>
      </w:r>
      <w:r w:rsidR="00F040A7">
        <w:rPr>
          <w:rFonts w:ascii="Times New Roman" w:hAnsi="Times New Roman" w:cs="Times New Roman"/>
          <w:sz w:val="24"/>
          <w:szCs w:val="24"/>
        </w:rPr>
        <w:t xml:space="preserve"> saplings and trees </w:t>
      </w:r>
      <w:r>
        <w:rPr>
          <w:rFonts w:ascii="Times New Roman" w:hAnsi="Times New Roman" w:cs="Times New Roman"/>
          <w:sz w:val="24"/>
          <w:szCs w:val="24"/>
        </w:rPr>
        <w:t xml:space="preserve">were </w:t>
      </w:r>
      <w:r w:rsidR="00F040A7">
        <w:rPr>
          <w:rFonts w:ascii="Times New Roman" w:hAnsi="Times New Roman" w:cs="Times New Roman"/>
          <w:sz w:val="24"/>
          <w:szCs w:val="24"/>
        </w:rPr>
        <w:t>destroyed by this winter flood,</w:t>
      </w:r>
      <w:r>
        <w:rPr>
          <w:rFonts w:ascii="Times New Roman" w:hAnsi="Times New Roman" w:cs="Times New Roman"/>
          <w:sz w:val="24"/>
          <w:szCs w:val="24"/>
        </w:rPr>
        <w:t xml:space="preserve"> leading to</w:t>
      </w:r>
      <w:r w:rsidR="00F040A7">
        <w:rPr>
          <w:rFonts w:ascii="Times New Roman" w:hAnsi="Times New Roman" w:cs="Times New Roman"/>
          <w:sz w:val="24"/>
          <w:szCs w:val="24"/>
        </w:rPr>
        <w:t xml:space="preserve"> </w:t>
      </w:r>
      <w:r w:rsidR="00E744E4">
        <w:rPr>
          <w:rFonts w:ascii="Times New Roman" w:hAnsi="Times New Roman" w:cs="Times New Roman"/>
          <w:sz w:val="24"/>
          <w:szCs w:val="24"/>
        </w:rPr>
        <w:t xml:space="preserve">less </w:t>
      </w:r>
      <w:r>
        <w:rPr>
          <w:rFonts w:ascii="Times New Roman" w:hAnsi="Times New Roman" w:cs="Times New Roman"/>
          <w:sz w:val="24"/>
          <w:szCs w:val="24"/>
        </w:rPr>
        <w:t>available habitat and regeneration.</w:t>
      </w:r>
      <w:r w:rsidR="00E744E4">
        <w:rPr>
          <w:rFonts w:ascii="Times New Roman" w:hAnsi="Times New Roman" w:cs="Times New Roman"/>
          <w:sz w:val="24"/>
          <w:szCs w:val="24"/>
        </w:rPr>
        <w:t xml:space="preserve"> </w:t>
      </w:r>
      <w:r>
        <w:rPr>
          <w:rFonts w:ascii="Times New Roman" w:hAnsi="Times New Roman" w:cs="Times New Roman"/>
          <w:sz w:val="24"/>
          <w:szCs w:val="24"/>
        </w:rPr>
        <w:t>This could explain why the regeneration peak in 2005 was lower than the 1997 to 2003 period.</w:t>
      </w:r>
    </w:p>
    <w:p w14:paraId="715537F5" w14:textId="0EF4678C" w:rsidR="00194CE3" w:rsidRDefault="00194CE3" w:rsidP="00EC247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Establishment of Fremont cottonwoods on the Verde River is driven by large winter floods as is the case with cottonwoods elsewhere. However, the exact cohort and ages of trees seems to be driven by a complex combination or the frequency and size of floods. Because of the largely </w:t>
      </w:r>
      <w:r>
        <w:rPr>
          <w:rFonts w:ascii="Times New Roman" w:hAnsi="Times New Roman" w:cs="Times New Roman"/>
          <w:sz w:val="24"/>
          <w:szCs w:val="24"/>
        </w:rPr>
        <w:lastRenderedPageBreak/>
        <w:t xml:space="preserve">free-flowing nature of the Verde, this creates a diverse range of ages and cohorts that respond to </w:t>
      </w:r>
      <w:r w:rsidR="00654BC0">
        <w:rPr>
          <w:rFonts w:ascii="Times New Roman" w:hAnsi="Times New Roman" w:cs="Times New Roman"/>
          <w:sz w:val="24"/>
          <w:szCs w:val="24"/>
        </w:rPr>
        <w:t>flood regimes.</w:t>
      </w:r>
    </w:p>
    <w:p w14:paraId="7E86A52C" w14:textId="653135B9" w:rsidR="00835673" w:rsidRDefault="00835673" w:rsidP="00EC247E">
      <w:pPr>
        <w:spacing w:line="480" w:lineRule="auto"/>
        <w:ind w:firstLine="360"/>
        <w:rPr>
          <w:rFonts w:ascii="Times New Roman" w:hAnsi="Times New Roman" w:cs="Times New Roman"/>
          <w:sz w:val="24"/>
          <w:szCs w:val="24"/>
        </w:rPr>
      </w:pPr>
      <w:commentRangeStart w:id="168"/>
      <w:r>
        <w:rPr>
          <w:rFonts w:ascii="Times New Roman" w:hAnsi="Times New Roman" w:cs="Times New Roman"/>
          <w:sz w:val="24"/>
          <w:szCs w:val="24"/>
        </w:rPr>
        <w:t>On a site level</w:t>
      </w:r>
      <w:commentRangeEnd w:id="168"/>
      <w:r w:rsidR="00833686">
        <w:rPr>
          <w:rStyle w:val="CommentReference"/>
        </w:rPr>
        <w:commentReference w:id="168"/>
      </w:r>
      <w:r>
        <w:rPr>
          <w:rFonts w:ascii="Times New Roman" w:hAnsi="Times New Roman" w:cs="Times New Roman"/>
          <w:sz w:val="24"/>
          <w:szCs w:val="24"/>
        </w:rPr>
        <w:t xml:space="preserve">,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w:t>
      </w:r>
      <w:r w:rsidR="00833686">
        <w:rPr>
          <w:rFonts w:ascii="Times New Roman" w:hAnsi="Times New Roman" w:cs="Times New Roman"/>
          <w:sz w:val="24"/>
          <w:szCs w:val="24"/>
        </w:rPr>
        <w:t>floods,</w:t>
      </w:r>
      <w:r>
        <w:rPr>
          <w:rFonts w:ascii="Times New Roman" w:hAnsi="Times New Roman" w:cs="Times New Roman"/>
          <w:sz w:val="24"/>
          <w:szCs w:val="24"/>
        </w:rPr>
        <w:t xml:space="preserve"> but the seedlings will already have reached the water table</w:t>
      </w:r>
      <w:r w:rsidR="00833686">
        <w:rPr>
          <w:rFonts w:ascii="Times New Roman" w:hAnsi="Times New Roman" w:cs="Times New Roman"/>
          <w:sz w:val="24"/>
          <w:szCs w:val="24"/>
        </w:rPr>
        <w:t>. These sites created very productive and local spots for regeneration</w:t>
      </w:r>
      <w:r w:rsidR="00855F9A">
        <w:rPr>
          <w:rFonts w:ascii="Times New Roman" w:hAnsi="Times New Roman" w:cs="Times New Roman"/>
          <w:sz w:val="24"/>
          <w:szCs w:val="24"/>
        </w:rPr>
        <w:t xml:space="preserve"> that may not be identifiable in the future.</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69" w:author="Abraham E Springer" w:date="2025-02-17T12:19:00Z" w16du:dateUtc="2025-02-17T19:19:00Z">
          <w:pPr>
            <w:spacing w:line="240" w:lineRule="auto"/>
            <w:ind w:left="360"/>
          </w:pPr>
        </w:pPrChange>
      </w:pPr>
      <w:commentRangeStart w:id="170"/>
      <w:r w:rsidRPr="005F4AE0">
        <w:rPr>
          <w:rFonts w:ascii="Times New Roman" w:eastAsia="Times New Roman" w:hAnsi="Times New Roman" w:cs="Times New Roman"/>
          <w:b/>
          <w:bCs/>
          <w:sz w:val="24"/>
          <w:szCs w:val="24"/>
        </w:rPr>
        <w:t>Limitations/Assumptions</w:t>
      </w:r>
    </w:p>
    <w:p w14:paraId="7705DBD6" w14:textId="7C981A79" w:rsidR="00CA7F36" w:rsidRPr="00FE4A05" w:rsidRDefault="00B96AB8">
      <w:pPr>
        <w:spacing w:line="480" w:lineRule="auto"/>
        <w:ind w:firstLine="360"/>
        <w:rPr>
          <w:rFonts w:ascii="Times New Roman" w:eastAsia="Times New Roman" w:hAnsi="Times New Roman" w:cs="Times New Roman"/>
          <w:sz w:val="24"/>
          <w:szCs w:val="24"/>
        </w:rPr>
        <w:pPrChange w:id="17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70"/>
      <w:r>
        <w:rPr>
          <w:rStyle w:val="CommentReference"/>
        </w:rPr>
        <w:commentReference w:id="170"/>
      </w:r>
    </w:p>
    <w:p w14:paraId="135EAFA6" w14:textId="574088A0" w:rsidR="0001119E" w:rsidRPr="00192E61" w:rsidRDefault="0001119E">
      <w:pPr>
        <w:spacing w:line="480" w:lineRule="auto"/>
        <w:ind w:firstLine="360"/>
        <w:rPr>
          <w:rFonts w:ascii="Times New Roman" w:hAnsi="Times New Roman" w:cs="Times New Roman"/>
          <w:sz w:val="24"/>
          <w:szCs w:val="24"/>
        </w:rPr>
        <w:pPrChange w:id="172"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73" w:name="_Toc187849265"/>
      <w:r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74"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73"/>
    </w:p>
    <w:p w14:paraId="1B83E33D" w14:textId="39B26CF0" w:rsidR="00F11619" w:rsidRPr="00E817FB" w:rsidRDefault="00F11619">
      <w:pPr>
        <w:spacing w:line="480" w:lineRule="auto"/>
        <w:ind w:firstLine="720"/>
        <w:rPr>
          <w:rFonts w:ascii="Times New Roman" w:hAnsi="Times New Roman" w:cs="Times New Roman"/>
          <w:sz w:val="24"/>
          <w:szCs w:val="24"/>
        </w:rPr>
        <w:pPrChange w:id="17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w:t>
      </w:r>
      <w:r w:rsidRPr="00E817FB">
        <w:rPr>
          <w:rFonts w:ascii="Times New Roman" w:hAnsi="Times New Roman" w:cs="Times New Roman"/>
          <w:sz w:val="24"/>
          <w:szCs w:val="24"/>
        </w:rPr>
        <w:lastRenderedPageBreak/>
        <w:t xml:space="preserve">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76"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77"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78"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3"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4"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5" w:author="Quentin R McCalla" w:date="2025-02-20T10:14:00Z" w:initials="QM">
    <w:p w14:paraId="31D57B27" w14:textId="77777777" w:rsidR="00535B52" w:rsidRDefault="00535B52" w:rsidP="00535B52">
      <w:pPr>
        <w:pStyle w:val="CommentText"/>
      </w:pPr>
      <w:r>
        <w:rPr>
          <w:rStyle w:val="CommentReference"/>
        </w:rPr>
        <w:annotationRef/>
      </w:r>
      <w:r>
        <w:t>Move as a result</w:t>
      </w:r>
    </w:p>
  </w:comment>
  <w:comment w:id="42"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8"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9"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0"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1"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0"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5"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4"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6"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16"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22"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35"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36"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38"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52"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56"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63"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65"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66"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67" w:author="Quentin R McCalla" w:date="2025-02-20T14:02:00Z" w:initials="QM">
    <w:p w14:paraId="6E106EAF" w14:textId="77777777" w:rsidR="00194CE3" w:rsidRDefault="00194CE3" w:rsidP="00194CE3">
      <w:pPr>
        <w:pStyle w:val="CommentText"/>
      </w:pPr>
      <w:r>
        <w:rPr>
          <w:rStyle w:val="CommentReference"/>
        </w:rPr>
        <w:annotationRef/>
      </w:r>
      <w:r>
        <w:t>Really went fully based on my ideas and what makes sense to me. Let me know what I missed or what to add</w:t>
      </w:r>
    </w:p>
  </w:comment>
  <w:comment w:id="168" w:author="Quentin R McCalla" w:date="2025-02-20T15:20:00Z" w:initials="QM">
    <w:p w14:paraId="34C01253" w14:textId="77777777" w:rsidR="00833686" w:rsidRDefault="00833686" w:rsidP="00833686">
      <w:pPr>
        <w:pStyle w:val="CommentText"/>
      </w:pPr>
      <w:r>
        <w:rPr>
          <w:rStyle w:val="CommentReference"/>
        </w:rPr>
        <w:annotationRef/>
      </w:r>
      <w:r>
        <w:t>Should I include this section?</w:t>
      </w:r>
    </w:p>
  </w:comment>
  <w:comment w:id="170" w:author="Abraham E Springer" w:date="2025-02-17T12:33:00Z" w:initials="AS">
    <w:p w14:paraId="1CBE3B5F" w14:textId="7184D8F2"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31D57B27"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1"/>
  <w15:commentEx w15:paraId="38C37876" w15:done="1"/>
  <w15:commentEx w15:paraId="66B213C1" w15:done="0"/>
  <w15:commentEx w15:paraId="36156FF5" w15:done="1"/>
  <w15:commentEx w15:paraId="260E6AA6" w15:done="0"/>
  <w15:commentEx w15:paraId="533A97C7" w15:done="1"/>
  <w15:commentEx w15:paraId="0274BDB8" w15:done="1"/>
  <w15:commentEx w15:paraId="3A2FA81D" w15:paraIdParent="0274BDB8" w15:done="1"/>
  <w15:commentEx w15:paraId="6E106EAF" w15:done="0"/>
  <w15:commentEx w15:paraId="34C01253" w15:done="0"/>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18EF70E1" w16cex:dateUtc="2025-02-20T21:02:00Z"/>
  <w16cex:commentExtensible w16cex:durableId="526C19D1" w16cex:dateUtc="2025-02-20T22:20: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31D57B27"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6E106EAF" w16cid:durableId="18EF70E1"/>
  <w16cid:commentId w16cid:paraId="34C01253" w16cid:durableId="526C19D1"/>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93CC9" w14:textId="77777777" w:rsidR="00EA7A7B" w:rsidRDefault="00EA7A7B" w:rsidP="00C00DA9">
      <w:pPr>
        <w:spacing w:line="240" w:lineRule="auto"/>
      </w:pPr>
      <w:r>
        <w:separator/>
      </w:r>
    </w:p>
  </w:endnote>
  <w:endnote w:type="continuationSeparator" w:id="0">
    <w:p w14:paraId="3049F755" w14:textId="77777777" w:rsidR="00EA7A7B" w:rsidRDefault="00EA7A7B"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3501C" w14:textId="77777777" w:rsidR="00EA7A7B" w:rsidRDefault="00EA7A7B" w:rsidP="00C00DA9">
      <w:pPr>
        <w:spacing w:line="240" w:lineRule="auto"/>
      </w:pPr>
      <w:r>
        <w:separator/>
      </w:r>
    </w:p>
  </w:footnote>
  <w:footnote w:type="continuationSeparator" w:id="0">
    <w:p w14:paraId="6AD5AFDF" w14:textId="77777777" w:rsidR="00EA7A7B" w:rsidRDefault="00EA7A7B"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4CE3"/>
    <w:rsid w:val="001968BE"/>
    <w:rsid w:val="001A416A"/>
    <w:rsid w:val="001B3E95"/>
    <w:rsid w:val="001E78B7"/>
    <w:rsid w:val="001F2122"/>
    <w:rsid w:val="001F4D7C"/>
    <w:rsid w:val="002028D3"/>
    <w:rsid w:val="00203AE5"/>
    <w:rsid w:val="002054B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D5725"/>
    <w:rsid w:val="0030203B"/>
    <w:rsid w:val="0030613E"/>
    <w:rsid w:val="00323119"/>
    <w:rsid w:val="003250C2"/>
    <w:rsid w:val="00332D90"/>
    <w:rsid w:val="0033562F"/>
    <w:rsid w:val="00335F2A"/>
    <w:rsid w:val="00343140"/>
    <w:rsid w:val="003437C1"/>
    <w:rsid w:val="0035091D"/>
    <w:rsid w:val="00351A90"/>
    <w:rsid w:val="00365972"/>
    <w:rsid w:val="003738E9"/>
    <w:rsid w:val="00376AD5"/>
    <w:rsid w:val="00382187"/>
    <w:rsid w:val="003920EE"/>
    <w:rsid w:val="00395361"/>
    <w:rsid w:val="003C57AA"/>
    <w:rsid w:val="003F0091"/>
    <w:rsid w:val="003F0E3A"/>
    <w:rsid w:val="0040272A"/>
    <w:rsid w:val="0043278B"/>
    <w:rsid w:val="0044164C"/>
    <w:rsid w:val="004441DF"/>
    <w:rsid w:val="00453DA3"/>
    <w:rsid w:val="00494D16"/>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35B52"/>
    <w:rsid w:val="005407B4"/>
    <w:rsid w:val="00554611"/>
    <w:rsid w:val="0056630E"/>
    <w:rsid w:val="00590F61"/>
    <w:rsid w:val="005B4459"/>
    <w:rsid w:val="005B47D3"/>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54BC0"/>
    <w:rsid w:val="0066033F"/>
    <w:rsid w:val="006624E4"/>
    <w:rsid w:val="0066272E"/>
    <w:rsid w:val="00671D23"/>
    <w:rsid w:val="006760A4"/>
    <w:rsid w:val="00681BDF"/>
    <w:rsid w:val="006859BD"/>
    <w:rsid w:val="00686176"/>
    <w:rsid w:val="00692843"/>
    <w:rsid w:val="006A0B3D"/>
    <w:rsid w:val="006A3C07"/>
    <w:rsid w:val="006A49F7"/>
    <w:rsid w:val="006B5CFD"/>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52D68"/>
    <w:rsid w:val="007627C3"/>
    <w:rsid w:val="00766CC9"/>
    <w:rsid w:val="007812CF"/>
    <w:rsid w:val="00787E94"/>
    <w:rsid w:val="00794EE5"/>
    <w:rsid w:val="007966A9"/>
    <w:rsid w:val="007A3F29"/>
    <w:rsid w:val="007C52EB"/>
    <w:rsid w:val="007D00BA"/>
    <w:rsid w:val="007D30B7"/>
    <w:rsid w:val="007E3D81"/>
    <w:rsid w:val="007F4E50"/>
    <w:rsid w:val="00807248"/>
    <w:rsid w:val="00822FF8"/>
    <w:rsid w:val="00826610"/>
    <w:rsid w:val="008306FC"/>
    <w:rsid w:val="00833686"/>
    <w:rsid w:val="00833CD9"/>
    <w:rsid w:val="00835673"/>
    <w:rsid w:val="00843A91"/>
    <w:rsid w:val="00855F9A"/>
    <w:rsid w:val="008663BA"/>
    <w:rsid w:val="0087254E"/>
    <w:rsid w:val="00881FBA"/>
    <w:rsid w:val="00883D1B"/>
    <w:rsid w:val="008856CC"/>
    <w:rsid w:val="0089221C"/>
    <w:rsid w:val="008B3C8B"/>
    <w:rsid w:val="008C4730"/>
    <w:rsid w:val="008C66DD"/>
    <w:rsid w:val="008C7B4A"/>
    <w:rsid w:val="008D7A70"/>
    <w:rsid w:val="008F6BDC"/>
    <w:rsid w:val="008F6DB0"/>
    <w:rsid w:val="00914619"/>
    <w:rsid w:val="00916537"/>
    <w:rsid w:val="009370D1"/>
    <w:rsid w:val="009412CC"/>
    <w:rsid w:val="00951CAD"/>
    <w:rsid w:val="009612F1"/>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8611E"/>
    <w:rsid w:val="00AA1702"/>
    <w:rsid w:val="00AA2451"/>
    <w:rsid w:val="00AC131D"/>
    <w:rsid w:val="00AC38AC"/>
    <w:rsid w:val="00AD2706"/>
    <w:rsid w:val="00AE48AA"/>
    <w:rsid w:val="00AE7F5E"/>
    <w:rsid w:val="00AF1AA6"/>
    <w:rsid w:val="00AF520F"/>
    <w:rsid w:val="00AF7FA0"/>
    <w:rsid w:val="00B113AD"/>
    <w:rsid w:val="00B334EC"/>
    <w:rsid w:val="00B35759"/>
    <w:rsid w:val="00B465B5"/>
    <w:rsid w:val="00B80B6A"/>
    <w:rsid w:val="00B96AB8"/>
    <w:rsid w:val="00BB3DE2"/>
    <w:rsid w:val="00BB3E8C"/>
    <w:rsid w:val="00BC187B"/>
    <w:rsid w:val="00BD6EE2"/>
    <w:rsid w:val="00BE2C08"/>
    <w:rsid w:val="00BE6769"/>
    <w:rsid w:val="00BF3F65"/>
    <w:rsid w:val="00C00DA9"/>
    <w:rsid w:val="00C1740D"/>
    <w:rsid w:val="00C24619"/>
    <w:rsid w:val="00C32A60"/>
    <w:rsid w:val="00C430DF"/>
    <w:rsid w:val="00C43567"/>
    <w:rsid w:val="00C43A5B"/>
    <w:rsid w:val="00C4453B"/>
    <w:rsid w:val="00C51A95"/>
    <w:rsid w:val="00C52A64"/>
    <w:rsid w:val="00C56BF0"/>
    <w:rsid w:val="00C97A93"/>
    <w:rsid w:val="00CA7F36"/>
    <w:rsid w:val="00CB69F6"/>
    <w:rsid w:val="00CB70B7"/>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E06606"/>
    <w:rsid w:val="00E11BE0"/>
    <w:rsid w:val="00E13B87"/>
    <w:rsid w:val="00E25BFF"/>
    <w:rsid w:val="00E47F22"/>
    <w:rsid w:val="00E57590"/>
    <w:rsid w:val="00E744E4"/>
    <w:rsid w:val="00E76D4F"/>
    <w:rsid w:val="00E80AB1"/>
    <w:rsid w:val="00E817FB"/>
    <w:rsid w:val="00E850DA"/>
    <w:rsid w:val="00E93F3A"/>
    <w:rsid w:val="00E96B9D"/>
    <w:rsid w:val="00EA1D36"/>
    <w:rsid w:val="00EA7A7B"/>
    <w:rsid w:val="00EB7904"/>
    <w:rsid w:val="00EC247E"/>
    <w:rsid w:val="00ED2060"/>
    <w:rsid w:val="00ED70A7"/>
    <w:rsid w:val="00ED73F0"/>
    <w:rsid w:val="00EE07E2"/>
    <w:rsid w:val="00EF62A6"/>
    <w:rsid w:val="00F040A7"/>
    <w:rsid w:val="00F079F5"/>
    <w:rsid w:val="00F11619"/>
    <w:rsid w:val="00F11E48"/>
    <w:rsid w:val="00F1297B"/>
    <w:rsid w:val="00F133AF"/>
    <w:rsid w:val="00F231ED"/>
    <w:rsid w:val="00F243C9"/>
    <w:rsid w:val="00F43A10"/>
    <w:rsid w:val="00F43D54"/>
    <w:rsid w:val="00F65CE9"/>
    <w:rsid w:val="00F67ED2"/>
    <w:rsid w:val="00F8147A"/>
    <w:rsid w:val="00F90002"/>
    <w:rsid w:val="00FC1ECA"/>
    <w:rsid w:val="00FC1F64"/>
    <w:rsid w:val="00FD4340"/>
    <w:rsid w:val="00FD5CA0"/>
    <w:rsid w:val="00FE2088"/>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streamstats.usgs.gov/ss/?gage=09506000&amp;tab=info"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3216</TotalTime>
  <Pages>27</Pages>
  <Words>10602</Words>
  <Characters>60434</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44</cp:revision>
  <dcterms:created xsi:type="dcterms:W3CDTF">2025-02-17T16:58:00Z</dcterms:created>
  <dcterms:modified xsi:type="dcterms:W3CDTF">2025-02-20T22:43:00Z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