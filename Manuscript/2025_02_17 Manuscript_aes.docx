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6E330357"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are a dominant riparian tree species in the Southwest</w:t>
      </w:r>
      <w:r w:rsidR="002563F8">
        <w:rPr>
          <w:rFonts w:ascii="Times New Roman" w:hAnsi="Times New Roman" w:cs="Times New Roman"/>
          <w:sz w:val="24"/>
          <w:szCs w:val="24"/>
        </w:rPr>
        <w:t>ern U.S.</w:t>
      </w:r>
      <w:r w:rsidRPr="00E817FB">
        <w:rPr>
          <w:rFonts w:ascii="Times New Roman" w:hAnsi="Times New Roman" w:cs="Times New Roman"/>
          <w:sz w:val="24"/>
          <w:szCs w:val="24"/>
        </w:rPr>
        <w:t xml:space="preserve"> and are important habitat for native wildlife, highly dependent upon river hydrology</w:t>
      </w:r>
      <w:r w:rsidR="003C57AA">
        <w:rPr>
          <w:rFonts w:ascii="Times New Roman" w:hAnsi="Times New Roman" w:cs="Times New Roman"/>
          <w:sz w:val="24"/>
          <w:szCs w:val="24"/>
        </w:rPr>
        <w:t>.</w:t>
      </w:r>
      <w:r w:rsidRPr="00E817FB">
        <w:rPr>
          <w:rFonts w:ascii="Times New Roman" w:hAnsi="Times New Roman" w:cs="Times New Roman"/>
          <w:sz w:val="24"/>
          <w:szCs w:val="24"/>
        </w:rPr>
        <w:t xml:space="preserve"> </w:t>
      </w:r>
      <w:r w:rsidR="000840CC">
        <w:rPr>
          <w:rFonts w:ascii="Times New Roman" w:hAnsi="Times New Roman" w:cs="Times New Roman"/>
          <w:sz w:val="24"/>
          <w:szCs w:val="24"/>
        </w:rPr>
        <w:t xml:space="preserve">Fremont </w:t>
      </w:r>
      <w:proofErr w:type="gramStart"/>
      <w:r w:rsidR="00DC021D">
        <w:rPr>
          <w:rFonts w:ascii="Times New Roman" w:hAnsi="Times New Roman" w:cs="Times New Roman"/>
          <w:sz w:val="24"/>
          <w:szCs w:val="24"/>
        </w:rPr>
        <w:t>cottonwood</w:t>
      </w:r>
      <w:proofErr w:type="gramEnd"/>
      <w:r w:rsidR="00DC021D">
        <w:rPr>
          <w:rFonts w:ascii="Times New Roman" w:hAnsi="Times New Roman" w:cs="Times New Roman"/>
          <w:sz w:val="24"/>
          <w:szCs w:val="24"/>
        </w:rPr>
        <w:t xml:space="preserve"> </w:t>
      </w:r>
      <w:r w:rsidR="00DC021D" w:rsidRPr="00E817FB">
        <w:rPr>
          <w:rFonts w:ascii="Times New Roman" w:hAnsi="Times New Roman" w:cs="Times New Roman"/>
          <w:sz w:val="24"/>
          <w:szCs w:val="24"/>
        </w:rPr>
        <w:t>are</w:t>
      </w:r>
      <w:r w:rsidR="00D23B58" w:rsidRPr="00E817FB">
        <w:rPr>
          <w:rFonts w:ascii="Times New Roman" w:hAnsi="Times New Roman" w:cs="Times New Roman"/>
          <w:sz w:val="24"/>
          <w:szCs w:val="24"/>
        </w:rPr>
        <w:t xml:space="preserve"> included</w:t>
      </w:r>
      <w:r w:rsidRPr="00E817FB">
        <w:rPr>
          <w:rFonts w:ascii="Times New Roman" w:hAnsi="Times New Roman" w:cs="Times New Roman"/>
          <w:sz w:val="24"/>
          <w:szCs w:val="24"/>
        </w:rPr>
        <w:t xml:space="preserve"> as one of the Outstandingly Remarkable Values in the 1984 amendment to the 1964 Wild Scenic River Act</w:t>
      </w:r>
      <w:r w:rsidR="000840CC">
        <w:rPr>
          <w:rFonts w:ascii="Times New Roman" w:hAnsi="Times New Roman" w:cs="Times New Roman"/>
          <w:sz w:val="24"/>
          <w:szCs w:val="24"/>
        </w:rPr>
        <w:t xml:space="preserve"> for a reach of the Verde Wild and Scenic River</w:t>
      </w:r>
      <w:r w:rsidRPr="00E817FB">
        <w:rPr>
          <w:rFonts w:ascii="Times New Roman" w:hAnsi="Times New Roman" w:cs="Times New Roman"/>
          <w:sz w:val="24"/>
          <w:szCs w:val="24"/>
        </w:rPr>
        <w:t>. Fremont cottonwood health and demographics along the Verde River are understudied</w:t>
      </w:r>
      <w:r w:rsidR="000840CC">
        <w:rPr>
          <w:rFonts w:ascii="Times New Roman" w:hAnsi="Times New Roman" w:cs="Times New Roman"/>
          <w:sz w:val="24"/>
          <w:szCs w:val="24"/>
        </w:rPr>
        <w:t xml:space="preserve"> but important for managing environmental flow</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w:t>
      </w:r>
      <w:commentRangeStart w:id="8"/>
      <w:r w:rsidRPr="00E817FB">
        <w:rPr>
          <w:rFonts w:ascii="Times New Roman" w:hAnsi="Times New Roman" w:cs="Times New Roman"/>
          <w:sz w:val="24"/>
          <w:szCs w:val="24"/>
        </w:rPr>
        <w:t xml:space="preserve">This study uses seedling plots established after </w:t>
      </w:r>
      <w:r w:rsidR="00FE4A05">
        <w:rPr>
          <w:rFonts w:ascii="Times New Roman" w:hAnsi="Times New Roman" w:cs="Times New Roman"/>
          <w:sz w:val="24"/>
          <w:szCs w:val="24"/>
        </w:rPr>
        <w:t>a</w:t>
      </w:r>
      <w:r w:rsidR="00FF6467">
        <w:rPr>
          <w:rFonts w:ascii="Times New Roman" w:hAnsi="Times New Roman" w:cs="Times New Roman"/>
          <w:sz w:val="24"/>
          <w:szCs w:val="24"/>
        </w:rPr>
        <w:t xml:space="preserve"> 10-to-25-year flood that occurred </w:t>
      </w:r>
      <w:proofErr w:type="gramStart"/>
      <w:r w:rsidR="00FF6467">
        <w:rPr>
          <w:rFonts w:ascii="Times New Roman" w:hAnsi="Times New Roman" w:cs="Times New Roman"/>
          <w:sz w:val="24"/>
          <w:szCs w:val="24"/>
        </w:rPr>
        <w:t>during</w:t>
      </w:r>
      <w:proofErr w:type="gramEnd"/>
      <w:r w:rsidR="00FF6467">
        <w:rPr>
          <w:rFonts w:ascii="Times New Roman" w:hAnsi="Times New Roman" w:cs="Times New Roman"/>
          <w:sz w:val="24"/>
          <w:szCs w:val="24"/>
        </w:rPr>
        <w:t xml:space="preserve"> </w:t>
      </w:r>
      <w:r w:rsidRPr="00E817FB">
        <w:rPr>
          <w:rFonts w:ascii="Times New Roman" w:hAnsi="Times New Roman" w:cs="Times New Roman"/>
          <w:sz w:val="24"/>
          <w:szCs w:val="24"/>
        </w:rPr>
        <w:t>2023 winter floods and dendrochronology to monitor regeneration and to quantify tree age and growth</w:t>
      </w:r>
      <w:commentRangeEnd w:id="8"/>
      <w:r w:rsidR="002563F8">
        <w:rPr>
          <w:rStyle w:val="CommentReference"/>
        </w:rPr>
        <w:commentReference w:id="8"/>
      </w:r>
      <w:r w:rsidRPr="00E817FB">
        <w:rPr>
          <w:rFonts w:ascii="Times New Roman" w:hAnsi="Times New Roman" w:cs="Times New Roman"/>
          <w:sz w:val="24"/>
          <w:szCs w:val="24"/>
        </w:rPr>
        <w:t xml:space="preserve">.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footerReference w:type="default" r:id="rId11"/>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 xml:space="preserve">Populus </w:t>
      </w:r>
      <w:proofErr w:type="spellStart"/>
      <w:r w:rsidRPr="00BB3DE2">
        <w:rPr>
          <w:rFonts w:ascii="Times New Roman" w:hAnsi="Times New Roman" w:cs="Times New Roman"/>
          <w:i/>
          <w:iCs/>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pPr>
        <w:pStyle w:val="Heading1"/>
        <w:spacing w:line="480" w:lineRule="auto"/>
        <w:rPr>
          <w:rFonts w:ascii="Times New Roman" w:hAnsi="Times New Roman" w:cs="Times New Roman"/>
          <w:sz w:val="24"/>
          <w:szCs w:val="24"/>
        </w:rPr>
        <w:pPrChange w:id="13" w:author="Abraham E Springer" w:date="2025-02-17T12:19:00Z" w16du:dateUtc="2025-02-17T19:19:00Z">
          <w:pPr>
            <w:pStyle w:val="Heading1"/>
            <w:spacing w:line="240" w:lineRule="auto"/>
          </w:pPr>
        </w:pPrChange>
      </w:pPr>
      <w:bookmarkStart w:id="14" w:name="_Toc187849251"/>
      <w:r w:rsidRPr="00E817FB">
        <w:rPr>
          <w:rFonts w:ascii="Times New Roman" w:hAnsi="Times New Roman" w:cs="Times New Roman"/>
          <w:sz w:val="24"/>
          <w:szCs w:val="24"/>
        </w:rPr>
        <w:t xml:space="preserve">Introduction and </w:t>
      </w:r>
      <w:commentRangeStart w:id="15"/>
      <w:commentRangeStart w:id="16"/>
      <w:r w:rsidRPr="00E817FB">
        <w:rPr>
          <w:rFonts w:ascii="Times New Roman" w:hAnsi="Times New Roman" w:cs="Times New Roman"/>
          <w:sz w:val="24"/>
          <w:szCs w:val="24"/>
        </w:rPr>
        <w:t>Background</w:t>
      </w:r>
      <w:bookmarkEnd w:id="14"/>
      <w:commentRangeEnd w:id="15"/>
      <w:r w:rsidR="00CE6A20" w:rsidRPr="00E817FB">
        <w:rPr>
          <w:rStyle w:val="CommentReference"/>
          <w:rFonts w:ascii="Times New Roman" w:eastAsia="Arial" w:hAnsi="Times New Roman" w:cs="Times New Roman"/>
          <w:color w:val="auto"/>
          <w:sz w:val="24"/>
          <w:szCs w:val="24"/>
        </w:rPr>
        <w:commentReference w:id="15"/>
      </w:r>
      <w:commentRangeEnd w:id="16"/>
      <w:r w:rsidR="00CE6A20" w:rsidRPr="00E817FB">
        <w:rPr>
          <w:rStyle w:val="CommentReference"/>
          <w:rFonts w:ascii="Times New Roman" w:eastAsia="Arial" w:hAnsi="Times New Roman" w:cs="Times New Roman"/>
          <w:color w:val="auto"/>
          <w:sz w:val="24"/>
          <w:szCs w:val="24"/>
        </w:rPr>
        <w:commentReference w:id="16"/>
      </w:r>
    </w:p>
    <w:p w14:paraId="411BCBB7" w14:textId="77777777" w:rsidR="002B2C48" w:rsidRPr="00E817FB" w:rsidRDefault="002B2C48">
      <w:pPr>
        <w:spacing w:line="480" w:lineRule="auto"/>
        <w:rPr>
          <w:rFonts w:ascii="Times New Roman" w:eastAsia="Times New Roman" w:hAnsi="Times New Roman" w:cs="Times New Roman"/>
          <w:b/>
          <w:bCs/>
          <w:sz w:val="24"/>
          <w:szCs w:val="24"/>
        </w:rPr>
        <w:pPrChange w:id="17" w:author="Abraham E Springer" w:date="2025-02-17T12:19:00Z" w16du:dateUtc="2025-02-17T19:19:00Z">
          <w:pPr>
            <w:spacing w:line="240" w:lineRule="auto"/>
          </w:pPr>
        </w:pPrChange>
      </w:pPr>
      <w:r>
        <w:rPr>
          <w:rFonts w:ascii="Times New Roman" w:eastAsia="Times New Roman" w:hAnsi="Times New Roman" w:cs="Times New Roman"/>
          <w:b/>
          <w:bCs/>
          <w:sz w:val="24"/>
          <w:szCs w:val="24"/>
        </w:rPr>
        <w:t>Introduction</w:t>
      </w:r>
    </w:p>
    <w:p w14:paraId="6262FD86" w14:textId="77777777" w:rsidR="002B2C48" w:rsidRPr="00E817FB" w:rsidRDefault="002B2C48">
      <w:pPr>
        <w:spacing w:line="480" w:lineRule="auto"/>
        <w:rPr>
          <w:rFonts w:ascii="Times New Roman" w:eastAsia="Times New Roman" w:hAnsi="Times New Roman" w:cs="Times New Roman"/>
          <w:sz w:val="24"/>
          <w:szCs w:val="24"/>
        </w:rPr>
        <w:pPrChange w:id="18"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2396C35E" w14:textId="57BDD772" w:rsidR="00A8216B" w:rsidRPr="00E817FB" w:rsidRDefault="009954F4">
      <w:pPr>
        <w:spacing w:line="480" w:lineRule="auto"/>
        <w:ind w:firstLine="720"/>
        <w:rPr>
          <w:rFonts w:ascii="Times New Roman" w:eastAsia="Times New Roman" w:hAnsi="Times New Roman" w:cs="Times New Roman"/>
          <w:sz w:val="24"/>
          <w:szCs w:val="24"/>
        </w:rPr>
        <w:pPrChange w:id="1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20"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pPr>
        <w:spacing w:line="480" w:lineRule="auto"/>
        <w:rPr>
          <w:rFonts w:ascii="Times New Roman" w:eastAsia="Times New Roman" w:hAnsi="Times New Roman" w:cs="Times New Roman"/>
          <w:sz w:val="24"/>
          <w:szCs w:val="24"/>
        </w:rPr>
        <w:pPrChange w:id="21"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22"/>
      <w:r w:rsidRPr="00E817FB">
        <w:rPr>
          <w:rFonts w:ascii="Times New Roman" w:eastAsia="Times New Roman" w:hAnsi="Times New Roman" w:cs="Times New Roman"/>
          <w:sz w:val="24"/>
          <w:szCs w:val="24"/>
        </w:rPr>
        <w:t xml:space="preserve">Verde </w:t>
      </w:r>
      <w:commentRangeEnd w:id="22"/>
      <w:r w:rsidR="00CE6A20" w:rsidRPr="00E817FB">
        <w:rPr>
          <w:rStyle w:val="CommentReference"/>
          <w:rFonts w:ascii="Times New Roman" w:hAnsi="Times New Roman" w:cs="Times New Roman"/>
          <w:sz w:val="24"/>
          <w:szCs w:val="24"/>
        </w:rPr>
        <w:commentReference w:id="22"/>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 xml:space="preserve">This allows large winter and monsoon </w:t>
      </w:r>
      <w:r w:rsidR="0035091D" w:rsidRPr="00E817FB">
        <w:rPr>
          <w:rFonts w:ascii="Times New Roman" w:eastAsia="Times New Roman" w:hAnsi="Times New Roman" w:cs="Times New Roman"/>
          <w:sz w:val="24"/>
          <w:szCs w:val="24"/>
        </w:rPr>
        <w:lastRenderedPageBreak/>
        <w:t>floods to flow through the river and continuously change the ecology and geomorphology of the river.</w:t>
      </w:r>
    </w:p>
    <w:p w14:paraId="5762CD82" w14:textId="1EE11893" w:rsidR="009A0005" w:rsidRPr="00E817FB" w:rsidRDefault="009A0005">
      <w:pPr>
        <w:spacing w:line="480" w:lineRule="auto"/>
        <w:rPr>
          <w:rFonts w:ascii="Times New Roman" w:eastAsia="Times New Roman" w:hAnsi="Times New Roman" w:cs="Times New Roman"/>
          <w:sz w:val="24"/>
          <w:szCs w:val="24"/>
        </w:rPr>
        <w:pPrChange w:id="23"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007D00BA">
        <w:rPr>
          <w:rFonts w:ascii="Times New Roman" w:eastAsia="Times New Roman" w:hAnsi="Times New Roman" w:cs="Times New Roman"/>
          <w:sz w:val="24"/>
          <w:szCs w:val="24"/>
        </w:rPr>
        <w:t xml:space="preserve">because of </w:t>
      </w:r>
      <w:r w:rsidR="00B96AB8">
        <w:rPr>
          <w:rFonts w:ascii="Times New Roman" w:eastAsia="Times New Roman" w:hAnsi="Times New Roman" w:cs="Times New Roman"/>
          <w:sz w:val="24"/>
          <w:szCs w:val="24"/>
        </w:rPr>
        <w:t>groundwater</w:t>
      </w:r>
      <w:r w:rsidR="007D00BA">
        <w:rPr>
          <w:rFonts w:ascii="Times New Roman" w:eastAsia="Times New Roman" w:hAnsi="Times New Roman" w:cs="Times New Roman"/>
          <w:sz w:val="24"/>
          <w:szCs w:val="24"/>
        </w:rPr>
        <w:t xml:space="preserve"> pumping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24"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25"/>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25"/>
      <w:r w:rsidRPr="00E817FB">
        <w:rPr>
          <w:rStyle w:val="CommentReference"/>
          <w:rFonts w:ascii="Times New Roman" w:hAnsi="Times New Roman" w:cs="Times New Roman"/>
          <w:sz w:val="24"/>
          <w:szCs w:val="24"/>
        </w:rPr>
        <w:commentReference w:id="25"/>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146CC2BA" w:rsidR="00E06606" w:rsidRPr="00E817FB" w:rsidRDefault="00E06606">
      <w:pPr>
        <w:spacing w:line="480" w:lineRule="auto"/>
        <w:ind w:firstLine="720"/>
        <w:rPr>
          <w:rFonts w:ascii="Times New Roman" w:eastAsia="Times New Roman" w:hAnsi="Times New Roman" w:cs="Times New Roman"/>
          <w:sz w:val="24"/>
          <w:szCs w:val="24"/>
        </w:rPr>
        <w:pPrChange w:id="2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 xml:space="preserve">Populus </w:t>
      </w:r>
      <w:proofErr w:type="spellStart"/>
      <w:r w:rsidRPr="00E817FB">
        <w:rPr>
          <w:rFonts w:ascii="Times New Roman" w:eastAsia="Times New Roman" w:hAnsi="Times New Roman" w:cs="Times New Roman"/>
          <w:i/>
          <w:iCs/>
          <w:sz w:val="24"/>
          <w:szCs w:val="24"/>
          <w:highlight w:val="white"/>
        </w:rPr>
        <w:t>fremontii</w:t>
      </w:r>
      <w:proofErr w:type="spellEnd"/>
      <w:r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pPr>
        <w:spacing w:line="480" w:lineRule="auto"/>
        <w:rPr>
          <w:rFonts w:ascii="Times New Roman" w:eastAsia="Times New Roman" w:hAnsi="Times New Roman" w:cs="Times New Roman"/>
          <w:sz w:val="24"/>
          <w:szCs w:val="24"/>
        </w:rPr>
        <w:pPrChange w:id="27" w:author="Abraham E Springer" w:date="2025-02-17T12:19:00Z" w16du:dateUtc="2025-02-17T19:19:00Z">
          <w:pPr>
            <w:spacing w:line="240" w:lineRule="auto"/>
          </w:pPr>
        </w:pPrChange>
      </w:pPr>
    </w:p>
    <w:p w14:paraId="6A517406" w14:textId="7150ABC4" w:rsidR="0064393E" w:rsidRPr="00E817FB" w:rsidRDefault="009954F4">
      <w:pPr>
        <w:spacing w:line="480" w:lineRule="auto"/>
        <w:ind w:firstLine="720"/>
        <w:rPr>
          <w:rFonts w:ascii="Times New Roman" w:eastAsia="Times New Roman" w:hAnsi="Times New Roman" w:cs="Times New Roman"/>
          <w:sz w:val="24"/>
          <w:szCs w:val="24"/>
        </w:rPr>
        <w:pPrChange w:id="2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pPr>
        <w:spacing w:line="480" w:lineRule="auto"/>
        <w:ind w:firstLine="720"/>
        <w:rPr>
          <w:rFonts w:ascii="Times New Roman" w:eastAsia="Times New Roman" w:hAnsi="Times New Roman" w:cs="Times New Roman"/>
          <w:sz w:val="24"/>
          <w:szCs w:val="24"/>
        </w:rPr>
        <w:pPrChange w:id="29"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30"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31"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68F51C3E" w:rsidR="004C5264" w:rsidRDefault="004C5264">
      <w:pPr>
        <w:spacing w:line="48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32"/>
      <w:commentRangeStart w:id="33"/>
      <w:r w:rsidRPr="00E817FB">
        <w:rPr>
          <w:rFonts w:ascii="Times New Roman" w:eastAsia="Times New Roman" w:hAnsi="Times New Roman" w:cs="Times New Roman"/>
          <w:sz w:val="24"/>
          <w:szCs w:val="24"/>
        </w:rPr>
        <w:t xml:space="preserve">winter </w:t>
      </w:r>
      <w:commentRangeEnd w:id="32"/>
      <w:r w:rsidRPr="00E817FB">
        <w:rPr>
          <w:rStyle w:val="CommentReference"/>
          <w:rFonts w:ascii="Times New Roman" w:hAnsi="Times New Roman" w:cs="Times New Roman"/>
          <w:sz w:val="24"/>
          <w:szCs w:val="24"/>
        </w:rPr>
        <w:commentReference w:id="32"/>
      </w:r>
      <w:commentRangeEnd w:id="33"/>
      <w:r w:rsidR="007D00BA">
        <w:rPr>
          <w:rStyle w:val="CommentReference"/>
        </w:rPr>
        <w:commentReference w:id="33"/>
      </w:r>
      <w:r w:rsidRPr="00E817FB">
        <w:rPr>
          <w:rFonts w:ascii="Times New Roman" w:eastAsia="Times New Roman" w:hAnsi="Times New Roman" w:cs="Times New Roman"/>
          <w:sz w:val="24"/>
          <w:szCs w:val="24"/>
        </w:rPr>
        <w:t>of 2023 was the one of the largest in Arizona in the past 30 years</w:t>
      </w:r>
      <w:r w:rsidR="0029521D">
        <w:rPr>
          <w:rFonts w:ascii="Times New Roman" w:eastAsia="Times New Roman" w:hAnsi="Times New Roman" w:cs="Times New Roman"/>
          <w:sz w:val="24"/>
          <w:szCs w:val="24"/>
        </w:rPr>
        <w:t xml:space="preserve"> (Figure X)</w:t>
      </w:r>
      <w:r w:rsidRPr="00E817FB">
        <w:rPr>
          <w:rFonts w:ascii="Times New Roman" w:eastAsia="Times New Roman" w:hAnsi="Times New Roman" w:cs="Times New Roman"/>
          <w:sz w:val="24"/>
          <w:szCs w:val="24"/>
        </w:rPr>
        <w:t>.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r>
        <w:fldChar w:fldCharType="begin"/>
      </w:r>
      <w:r>
        <w:instrText>HYPERLINK "https://streamstats.usgs.gov/ss/?gage=09506000&amp;tab=info"</w:instrText>
      </w:r>
      <w:r>
        <w:fldChar w:fldCharType="separate"/>
      </w:r>
      <w:r w:rsidRPr="00E817FB">
        <w:rPr>
          <w:rStyle w:val="Hyperlink"/>
          <w:rFonts w:ascii="Times New Roman" w:eastAsia="Times New Roman" w:hAnsi="Times New Roman" w:cs="Times New Roman"/>
          <w:sz w:val="24"/>
          <w:szCs w:val="24"/>
        </w:rPr>
        <w:t>https://streamstats.usgs.gov/ss/?gage=09506000&amp;tab=info</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large flood caused significant flooding, toppled trees and in some cases, reshaped the active channel. </w:t>
      </w:r>
      <w:r w:rsidR="00BF3F65">
        <w:rPr>
          <w:rFonts w:ascii="Times New Roman" w:eastAsia="Times New Roman" w:hAnsi="Times New Roman" w:cs="Times New Roman"/>
          <w:sz w:val="24"/>
          <w:szCs w:val="24"/>
        </w:rPr>
        <w:t>T</w:t>
      </w:r>
      <w:r w:rsidRPr="00E817FB">
        <w:rPr>
          <w:rFonts w:ascii="Times New Roman" w:eastAsia="Times New Roman" w:hAnsi="Times New Roman" w:cs="Times New Roman"/>
          <w:sz w:val="24"/>
          <w:szCs w:val="24"/>
        </w:rPr>
        <w:t xml:space="preserve">his </w:t>
      </w:r>
      <w:r w:rsidR="000840CC">
        <w:rPr>
          <w:rFonts w:ascii="Times New Roman" w:eastAsia="Times New Roman" w:hAnsi="Times New Roman" w:cs="Times New Roman"/>
          <w:sz w:val="24"/>
          <w:szCs w:val="24"/>
        </w:rPr>
        <w:t xml:space="preserve">flood </w:t>
      </w:r>
      <w:r w:rsidRPr="00E817FB">
        <w:rPr>
          <w:rFonts w:ascii="Times New Roman" w:eastAsia="Times New Roman" w:hAnsi="Times New Roman" w:cs="Times New Roman"/>
          <w:sz w:val="24"/>
          <w:szCs w:val="24"/>
        </w:rPr>
        <w:t xml:space="preserve">disturbance </w:t>
      </w:r>
      <w:r w:rsidRPr="00E817FB">
        <w:rPr>
          <w:rFonts w:ascii="Times New Roman" w:eastAsia="Times New Roman" w:hAnsi="Times New Roman" w:cs="Times New Roman"/>
          <w:sz w:val="24"/>
          <w:szCs w:val="24"/>
        </w:rPr>
        <w:lastRenderedPageBreak/>
        <w:t>created conditions for Fremont cottonwoods to regenerate via seed and unique opportunity to study their regeneration and survivorship.</w:t>
      </w:r>
    </w:p>
    <w:p w14:paraId="77AA5E25" w14:textId="1694C7DC" w:rsid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4C40981" wp14:editId="6DD24B9F">
            <wp:extent cx="2771775" cy="2953303"/>
            <wp:effectExtent l="0" t="0" r="0" b="0"/>
            <wp:docPr id="668746133" name="Picture 1" descr="A graph of a graph showing the amount of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46133" name="Picture 1" descr="A graph of a graph showing the amount of snow&#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9012" cy="2961014"/>
                    </a:xfrm>
                    <a:prstGeom prst="rect">
                      <a:avLst/>
                    </a:prstGeom>
                  </pic:spPr>
                </pic:pic>
              </a:graphicData>
            </a:graphic>
          </wp:inline>
        </w:drawing>
      </w:r>
    </w:p>
    <w:p w14:paraId="5318AA1C" w14:textId="4E861FDE" w:rsidR="0029521D" w:rsidRPr="0029521D" w:rsidRDefault="0029521D" w:rsidP="0029521D">
      <w:pPr>
        <w:spacing w:line="480" w:lineRule="auto"/>
        <w:ind w:firstLine="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2023 Verde River Hydrology. Peak snowmelt occurred in mid-March and almost reached 1000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 Flows then declined to the summer and fall low flow period where baseflows can drop below 1 m</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/sec.</w:t>
      </w:r>
    </w:p>
    <w:p w14:paraId="655D7D70" w14:textId="570BFD62" w:rsidR="00640FF1" w:rsidRPr="00E817FB" w:rsidRDefault="00914619">
      <w:pPr>
        <w:spacing w:line="480" w:lineRule="auto"/>
        <w:ind w:firstLine="720"/>
        <w:rPr>
          <w:rFonts w:ascii="Times New Roman" w:eastAsia="Times New Roman" w:hAnsi="Times New Roman" w:cs="Times New Roman"/>
          <w:sz w:val="24"/>
          <w:szCs w:val="24"/>
        </w:rPr>
        <w:pPrChange w:id="3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The Verde River’s unique and intact hydrology makes it rare in the southwest. </w:t>
      </w:r>
      <w:r w:rsidR="007D00BA">
        <w:rPr>
          <w:rFonts w:ascii="Times New Roman" w:eastAsia="Times New Roman" w:hAnsi="Times New Roman" w:cs="Times New Roman"/>
          <w:sz w:val="24"/>
          <w:szCs w:val="24"/>
        </w:rPr>
        <w:t>This study used the following research questions to understand regeneration and survival of cottonwood on this river.</w:t>
      </w:r>
    </w:p>
    <w:p w14:paraId="6C5D77C8" w14:textId="56A7882E"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5"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6"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pPr>
        <w:pStyle w:val="ListParagraph"/>
        <w:numPr>
          <w:ilvl w:val="0"/>
          <w:numId w:val="5"/>
        </w:numPr>
        <w:spacing w:line="480" w:lineRule="auto"/>
        <w:rPr>
          <w:rFonts w:ascii="Times New Roman" w:eastAsia="Times New Roman" w:hAnsi="Times New Roman" w:cs="Times New Roman"/>
          <w:sz w:val="24"/>
          <w:szCs w:val="24"/>
        </w:rPr>
        <w:pPrChange w:id="37" w:author="Abraham E Springer" w:date="2025-02-17T12:19:00Z" w16du:dateUtc="2025-02-17T19:19:00Z">
          <w:pPr>
            <w:pStyle w:val="ListParagraph"/>
            <w:numPr>
              <w:numId w:val="5"/>
            </w:numPr>
            <w:spacing w:line="240" w:lineRule="auto"/>
            <w:ind w:hanging="360"/>
          </w:pPr>
        </w:pPrChange>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pPr>
        <w:spacing w:line="480" w:lineRule="auto"/>
        <w:ind w:firstLine="720"/>
        <w:rPr>
          <w:rFonts w:ascii="Times New Roman" w:eastAsia="Times New Roman" w:hAnsi="Times New Roman" w:cs="Times New Roman"/>
          <w:sz w:val="24"/>
          <w:szCs w:val="24"/>
        </w:rPr>
        <w:pPrChange w:id="38" w:author="Abraham E Springer" w:date="2025-02-17T12:19:00Z" w16du:dateUtc="2025-02-17T19:19:00Z">
          <w:pPr>
            <w:spacing w:line="240" w:lineRule="auto"/>
            <w:ind w:firstLine="720"/>
          </w:pPr>
        </w:pPrChange>
      </w:pPr>
    </w:p>
    <w:p w14:paraId="4DA833D7" w14:textId="66276E1B" w:rsidR="009954F4" w:rsidRPr="00E817FB" w:rsidRDefault="009954F4">
      <w:pPr>
        <w:pStyle w:val="Heading2"/>
        <w:spacing w:line="480" w:lineRule="auto"/>
        <w:rPr>
          <w:rFonts w:ascii="Times New Roman" w:hAnsi="Times New Roman" w:cs="Times New Roman"/>
          <w:sz w:val="24"/>
          <w:szCs w:val="24"/>
        </w:rPr>
        <w:pPrChange w:id="39" w:author="Abraham E Springer" w:date="2025-02-17T12:19:00Z" w16du:dateUtc="2025-02-17T19:19:00Z">
          <w:pPr>
            <w:pStyle w:val="Heading2"/>
          </w:pPr>
        </w:pPrChange>
      </w:pPr>
      <w:commentRangeStart w:id="40"/>
      <w:commentRangeStart w:id="41"/>
      <w:r w:rsidRPr="00E817FB">
        <w:rPr>
          <w:rFonts w:ascii="Times New Roman" w:hAnsi="Times New Roman" w:cs="Times New Roman"/>
          <w:sz w:val="24"/>
          <w:szCs w:val="24"/>
        </w:rPr>
        <w:lastRenderedPageBreak/>
        <w:t>Methods</w:t>
      </w:r>
      <w:commentRangeEnd w:id="40"/>
      <w:r w:rsidR="00640FF1" w:rsidRPr="00E817FB">
        <w:rPr>
          <w:rStyle w:val="CommentReference"/>
          <w:rFonts w:ascii="Times New Roman" w:eastAsia="Arial" w:hAnsi="Times New Roman" w:cs="Times New Roman"/>
          <w:color w:val="auto"/>
          <w:sz w:val="24"/>
          <w:szCs w:val="24"/>
        </w:rPr>
        <w:commentReference w:id="40"/>
      </w:r>
      <w:commentRangeEnd w:id="41"/>
      <w:r w:rsidR="00640FF1" w:rsidRPr="00E817FB">
        <w:rPr>
          <w:rStyle w:val="CommentReference"/>
          <w:rFonts w:ascii="Times New Roman" w:eastAsia="Arial" w:hAnsi="Times New Roman" w:cs="Times New Roman"/>
          <w:color w:val="auto"/>
          <w:sz w:val="24"/>
          <w:szCs w:val="24"/>
        </w:rPr>
        <w:commentReference w:id="41"/>
      </w:r>
    </w:p>
    <w:p w14:paraId="595DCB8B" w14:textId="5E37BDA5" w:rsidR="009954F4" w:rsidRPr="00E817FB" w:rsidRDefault="0030203B">
      <w:pPr>
        <w:pStyle w:val="Heading3"/>
        <w:spacing w:line="480" w:lineRule="auto"/>
        <w:rPr>
          <w:rFonts w:ascii="Times New Roman" w:hAnsi="Times New Roman" w:cs="Times New Roman"/>
          <w:sz w:val="24"/>
          <w:szCs w:val="24"/>
        </w:rPr>
        <w:pPrChange w:id="42" w:author="Abraham E Springer" w:date="2025-02-17T12:19:00Z" w16du:dateUtc="2025-02-17T19:19:00Z">
          <w:pPr>
            <w:pStyle w:val="Heading3"/>
          </w:pPr>
        </w:pPrChange>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pPr>
        <w:spacing w:line="480" w:lineRule="auto"/>
        <w:rPr>
          <w:rFonts w:ascii="Times New Roman" w:hAnsi="Times New Roman" w:cs="Times New Roman"/>
          <w:sz w:val="24"/>
          <w:szCs w:val="24"/>
        </w:rPr>
        <w:pPrChange w:id="43" w:author="Abraham E Springer" w:date="2025-02-17T12:19:00Z" w16du:dateUtc="2025-02-17T19:19:00Z">
          <w:pPr/>
        </w:pPrChange>
      </w:pPr>
    </w:p>
    <w:p w14:paraId="7ACB5A80" w14:textId="30D111B8" w:rsidR="009A0005" w:rsidRPr="00E817FB" w:rsidRDefault="009A0005">
      <w:pPr>
        <w:spacing w:line="480" w:lineRule="auto"/>
        <w:ind w:firstLine="360"/>
        <w:rPr>
          <w:rFonts w:ascii="Times New Roman" w:eastAsia="Times New Roman" w:hAnsi="Times New Roman" w:cs="Times New Roman"/>
          <w:sz w:val="24"/>
          <w:szCs w:val="24"/>
        </w:rPr>
        <w:pPrChange w:id="44"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w:t>
      </w:r>
      <w:r w:rsidR="00BF3F65" w:rsidRPr="00E817FB">
        <w:rPr>
          <w:rFonts w:ascii="Times New Roman" w:eastAsia="Times New Roman" w:hAnsi="Times New Roman" w:cs="Times New Roman"/>
          <w:sz w:val="24"/>
          <w:szCs w:val="24"/>
        </w:rPr>
        <w:t>established,</w:t>
      </w:r>
      <w:r w:rsidR="004C5264" w:rsidRPr="00E817FB">
        <w:rPr>
          <w:rFonts w:ascii="Times New Roman" w:eastAsia="Times New Roman" w:hAnsi="Times New Roman" w:cs="Times New Roman"/>
          <w:sz w:val="24"/>
          <w:szCs w:val="24"/>
        </w:rPr>
        <w:t xml:space="preserve"> and tree cores were taken</w:t>
      </w:r>
      <w:r w:rsidRPr="00E817FB">
        <w:rPr>
          <w:rFonts w:ascii="Times New Roman" w:eastAsia="Times New Roman" w:hAnsi="Times New Roman" w:cs="Times New Roman"/>
          <w:sz w:val="24"/>
          <w:szCs w:val="24"/>
        </w:rPr>
        <w:t xml:space="preserve"> </w:t>
      </w:r>
      <w:r w:rsidR="007D00BA">
        <w:rPr>
          <w:rFonts w:ascii="Times New Roman" w:eastAsia="Times New Roman" w:hAnsi="Times New Roman" w:cs="Times New Roman"/>
          <w:sz w:val="24"/>
          <w:szCs w:val="24"/>
        </w:rPr>
        <w:t xml:space="preserve">at </w:t>
      </w:r>
      <w:r w:rsidRPr="00E817FB">
        <w:rPr>
          <w:rFonts w:ascii="Times New Roman" w:eastAsia="Times New Roman" w:hAnsi="Times New Roman" w:cs="Times New Roman"/>
          <w:sz w:val="24"/>
          <w:szCs w:val="24"/>
        </w:rPr>
        <w:t>Beasley Flat River Access Point (BRAP)</w:t>
      </w:r>
      <w:del w:id="45" w:author="Abraham E Springer" w:date="2025-02-17T12:10:00Z" w16du:dateUtc="2025-02-17T19:10:00Z">
        <w:r w:rsidRPr="00E817FB" w:rsidDel="007D00BA">
          <w:rPr>
            <w:rFonts w:ascii="Times New Roman" w:eastAsia="Times New Roman" w:hAnsi="Times New Roman" w:cs="Times New Roman"/>
            <w:sz w:val="24"/>
            <w:szCs w:val="24"/>
          </w:rPr>
          <w:delText xml:space="preserve"> </w:delText>
        </w:r>
      </w:del>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w:t>
      </w:r>
      <w:ins w:id="46" w:author="Abraham E Springer" w:date="2025-02-17T12:10:00Z" w16du:dateUtc="2025-02-17T19:10:00Z">
        <w:r w:rsidR="007D00BA">
          <w:rPr>
            <w:rFonts w:ascii="Times New Roman" w:eastAsia="Times New Roman" w:hAnsi="Times New Roman" w:cs="Times New Roman"/>
            <w:sz w:val="24"/>
            <w:szCs w:val="24"/>
          </w:rPr>
          <w:t xml:space="preserve"> (Figure 1)</w:t>
        </w:r>
      </w:ins>
      <w:r w:rsidRPr="00E817FB">
        <w:rPr>
          <w:rFonts w:ascii="Times New Roman" w:eastAsia="Times New Roman" w:hAnsi="Times New Roman" w:cs="Times New Roman"/>
          <w:sz w:val="24"/>
          <w:szCs w:val="24"/>
        </w:rPr>
        <w:t xml:space="preserve">.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47"/>
      <w:commentRangeStart w:id="48"/>
      <w:commentRangeStart w:id="49"/>
      <w:commentRangeStart w:id="50"/>
      <w:r w:rsidRPr="00E817FB">
        <w:rPr>
          <w:rFonts w:ascii="Times New Roman" w:eastAsia="Times New Roman" w:hAnsi="Times New Roman" w:cs="Times New Roman"/>
          <w:sz w:val="24"/>
          <w:szCs w:val="24"/>
        </w:rPr>
        <w:t>hydrology</w:t>
      </w:r>
      <w:commentRangeEnd w:id="47"/>
      <w:r w:rsidR="00CE6A20" w:rsidRPr="00E817FB">
        <w:rPr>
          <w:rStyle w:val="CommentReference"/>
          <w:rFonts w:ascii="Times New Roman" w:hAnsi="Times New Roman" w:cs="Times New Roman"/>
          <w:sz w:val="24"/>
          <w:szCs w:val="24"/>
        </w:rPr>
        <w:commentReference w:id="47"/>
      </w:r>
      <w:commentRangeEnd w:id="48"/>
      <w:r w:rsidR="00CE6A20" w:rsidRPr="00E817FB">
        <w:rPr>
          <w:rStyle w:val="CommentReference"/>
          <w:rFonts w:ascii="Times New Roman" w:hAnsi="Times New Roman" w:cs="Times New Roman"/>
          <w:sz w:val="24"/>
          <w:szCs w:val="24"/>
        </w:rPr>
        <w:commentReference w:id="48"/>
      </w:r>
      <w:commentRangeEnd w:id="49"/>
      <w:r w:rsidR="00640FF1" w:rsidRPr="00E817FB">
        <w:rPr>
          <w:rStyle w:val="CommentReference"/>
          <w:rFonts w:ascii="Times New Roman" w:hAnsi="Times New Roman" w:cs="Times New Roman"/>
          <w:sz w:val="24"/>
          <w:szCs w:val="24"/>
        </w:rPr>
        <w:commentReference w:id="49"/>
      </w:r>
      <w:commentRangeEnd w:id="50"/>
      <w:r w:rsidR="007D00BA">
        <w:rPr>
          <w:rStyle w:val="CommentReference"/>
        </w:rPr>
        <w:commentReference w:id="50"/>
      </w:r>
      <w:r w:rsidRPr="00E817FB">
        <w:rPr>
          <w:rFonts w:ascii="Times New Roman" w:eastAsia="Times New Roman" w:hAnsi="Times New Roman" w:cs="Times New Roman"/>
          <w:sz w:val="24"/>
          <w:szCs w:val="24"/>
        </w:rPr>
        <w:t xml:space="preserve">. </w:t>
      </w:r>
    </w:p>
    <w:p w14:paraId="3E076736" w14:textId="3D0F66A6" w:rsidR="00554611" w:rsidRPr="00E817FB" w:rsidRDefault="00554611">
      <w:pPr>
        <w:spacing w:line="480" w:lineRule="auto"/>
        <w:ind w:firstLine="360"/>
        <w:jc w:val="center"/>
        <w:rPr>
          <w:rFonts w:ascii="Times New Roman" w:eastAsia="Times New Roman" w:hAnsi="Times New Roman" w:cs="Times New Roman"/>
          <w:sz w:val="24"/>
          <w:szCs w:val="24"/>
        </w:rPr>
        <w:pPrChange w:id="51" w:author="Abraham E Springer" w:date="2025-02-17T12:19:00Z" w16du:dateUtc="2025-02-17T19:19:00Z">
          <w:pPr>
            <w:spacing w:line="240" w:lineRule="auto"/>
            <w:ind w:firstLine="360"/>
            <w:jc w:val="center"/>
          </w:pPr>
        </w:pPrChange>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3">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pPr>
        <w:spacing w:line="480" w:lineRule="auto"/>
        <w:ind w:firstLine="360"/>
        <w:jc w:val="center"/>
        <w:rPr>
          <w:rFonts w:ascii="Times New Roman" w:eastAsia="Times New Roman" w:hAnsi="Times New Roman" w:cs="Times New Roman"/>
          <w:sz w:val="24"/>
          <w:szCs w:val="24"/>
        </w:rPr>
        <w:pPrChange w:id="52" w:author="Abraham E Springer" w:date="2025-02-17T12:19:00Z" w16du:dateUtc="2025-02-17T19:19:00Z">
          <w:pPr>
            <w:spacing w:line="240" w:lineRule="auto"/>
            <w:ind w:firstLine="360"/>
            <w:jc w:val="center"/>
          </w:pPr>
        </w:pPrChange>
      </w:pPr>
      <w:proofErr w:type="gramStart"/>
      <w:r w:rsidRPr="00E817FB">
        <w:rPr>
          <w:rFonts w:ascii="Times New Roman" w:eastAsia="Times New Roman" w:hAnsi="Times New Roman" w:cs="Times New Roman"/>
          <w:sz w:val="24"/>
          <w:szCs w:val="24"/>
        </w:rPr>
        <w:t>Figure ??</w:t>
      </w:r>
      <w:proofErr w:type="gramEnd"/>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pPr>
        <w:spacing w:line="480" w:lineRule="auto"/>
        <w:ind w:firstLine="360"/>
        <w:jc w:val="center"/>
        <w:rPr>
          <w:rFonts w:ascii="Times New Roman" w:eastAsia="Times New Roman" w:hAnsi="Times New Roman" w:cs="Times New Roman"/>
          <w:sz w:val="24"/>
          <w:szCs w:val="24"/>
        </w:rPr>
        <w:pPrChange w:id="53" w:author="Abraham E Springer" w:date="2025-02-17T12:19:00Z" w16du:dateUtc="2025-02-17T19:19:00Z">
          <w:pPr>
            <w:spacing w:line="240" w:lineRule="auto"/>
            <w:ind w:firstLine="360"/>
            <w:jc w:val="center"/>
          </w:pPr>
        </w:pPrChange>
      </w:pPr>
    </w:p>
    <w:p w14:paraId="665BE053" w14:textId="77777777" w:rsidR="009A0005" w:rsidRPr="00E817FB" w:rsidRDefault="009A0005">
      <w:pPr>
        <w:spacing w:line="480" w:lineRule="auto"/>
        <w:ind w:left="360"/>
        <w:rPr>
          <w:rFonts w:ascii="Times New Roman" w:hAnsi="Times New Roman" w:cs="Times New Roman"/>
          <w:sz w:val="24"/>
          <w:szCs w:val="24"/>
        </w:rPr>
        <w:pPrChange w:id="54" w:author="Abraham E Springer" w:date="2025-02-17T12:19:00Z" w16du:dateUtc="2025-02-17T19:19:00Z">
          <w:pPr>
            <w:spacing w:line="240" w:lineRule="auto"/>
            <w:ind w:left="360"/>
          </w:pPr>
        </w:pPrChange>
      </w:pPr>
    </w:p>
    <w:p w14:paraId="6C023FA9" w14:textId="77777777" w:rsidR="009A0005" w:rsidRPr="00E817FB" w:rsidRDefault="009A0005">
      <w:pPr>
        <w:spacing w:line="480" w:lineRule="auto"/>
        <w:ind w:left="360"/>
        <w:rPr>
          <w:rFonts w:ascii="Times New Roman" w:hAnsi="Times New Roman" w:cs="Times New Roman"/>
          <w:sz w:val="24"/>
          <w:szCs w:val="24"/>
          <w:lang w:val="en-US"/>
        </w:rPr>
        <w:pPrChange w:id="55" w:author="Abraham E Springer" w:date="2025-02-17T12:19:00Z" w16du:dateUtc="2025-02-17T19:19:00Z">
          <w:pPr>
            <w:ind w:left="360"/>
          </w:pPr>
        </w:pPrChange>
      </w:pPr>
    </w:p>
    <w:p w14:paraId="5A96C5BE" w14:textId="2AF9AE23" w:rsidR="009954F4" w:rsidRPr="00E817FB" w:rsidRDefault="009954F4">
      <w:pPr>
        <w:pStyle w:val="Heading3"/>
        <w:spacing w:line="480" w:lineRule="auto"/>
        <w:rPr>
          <w:rFonts w:ascii="Times New Roman" w:hAnsi="Times New Roman" w:cs="Times New Roman"/>
          <w:sz w:val="24"/>
          <w:szCs w:val="24"/>
        </w:rPr>
        <w:pPrChange w:id="56" w:author="Abraham E Springer" w:date="2025-02-17T12:19:00Z" w16du:dateUtc="2025-02-17T19:19:00Z">
          <w:pPr>
            <w:pStyle w:val="Heading3"/>
          </w:pPr>
        </w:pPrChange>
      </w:pPr>
      <w:r w:rsidRPr="00E817FB">
        <w:rPr>
          <w:rFonts w:ascii="Times New Roman" w:hAnsi="Times New Roman" w:cs="Times New Roman"/>
          <w:sz w:val="24"/>
          <w:szCs w:val="24"/>
        </w:rPr>
        <w:t>Seedling Plots</w:t>
      </w:r>
    </w:p>
    <w:p w14:paraId="7524DDA5" w14:textId="4F4115E8" w:rsidR="00140FC2" w:rsidRPr="00E817FB" w:rsidRDefault="005327A1">
      <w:pPr>
        <w:spacing w:line="480" w:lineRule="auto"/>
        <w:ind w:firstLine="720"/>
        <w:rPr>
          <w:rFonts w:ascii="Times New Roman" w:eastAsia="Times New Roman" w:hAnsi="Times New Roman" w:cs="Times New Roman"/>
          <w:sz w:val="24"/>
          <w:szCs w:val="24"/>
        </w:rPr>
        <w:pPrChange w:id="57"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pPr>
        <w:spacing w:line="480" w:lineRule="auto"/>
        <w:ind w:firstLine="720"/>
        <w:rPr>
          <w:rFonts w:ascii="Times New Roman" w:eastAsia="Times New Roman" w:hAnsi="Times New Roman" w:cs="Times New Roman"/>
          <w:sz w:val="24"/>
          <w:szCs w:val="24"/>
        </w:rPr>
        <w:pPrChange w:id="58"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lastRenderedPageBreak/>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pPr>
        <w:spacing w:line="480" w:lineRule="auto"/>
        <w:rPr>
          <w:rFonts w:ascii="Times New Roman" w:hAnsi="Times New Roman" w:cs="Times New Roman"/>
          <w:sz w:val="24"/>
          <w:szCs w:val="24"/>
          <w:lang w:val="en-US"/>
        </w:rPr>
        <w:pPrChange w:id="59" w:author="Abraham E Springer" w:date="2025-02-17T12:19:00Z" w16du:dateUtc="2025-02-17T19:19:00Z">
          <w:pPr/>
        </w:pPrChange>
      </w:pPr>
    </w:p>
    <w:p w14:paraId="64AC8175" w14:textId="1B3EC8D6" w:rsidR="00140FC2" w:rsidRPr="002A2B15" w:rsidRDefault="009954F4">
      <w:pPr>
        <w:spacing w:line="480" w:lineRule="auto"/>
        <w:rPr>
          <w:rFonts w:ascii="Times New Roman" w:hAnsi="Times New Roman" w:cs="Times New Roman"/>
          <w:b/>
          <w:bCs/>
          <w:sz w:val="24"/>
          <w:szCs w:val="24"/>
          <w:lang w:val="en-US"/>
        </w:rPr>
        <w:pPrChange w:id="60" w:author="Abraham E Springer" w:date="2025-02-17T12:19:00Z" w16du:dateUtc="2025-02-17T19:19:00Z">
          <w:pPr/>
        </w:pPrChange>
      </w:pPr>
      <w:r w:rsidRPr="002A2B15">
        <w:rPr>
          <w:rFonts w:ascii="Times New Roman" w:hAnsi="Times New Roman" w:cs="Times New Roman"/>
          <w:b/>
          <w:bCs/>
          <w:sz w:val="24"/>
          <w:szCs w:val="24"/>
          <w:lang w:val="en-US"/>
        </w:rPr>
        <w:t>Light</w:t>
      </w:r>
    </w:p>
    <w:p w14:paraId="1EAB55A4" w14:textId="533A8672" w:rsidR="00140FC2" w:rsidRPr="00E817FB" w:rsidRDefault="00140FC2">
      <w:pPr>
        <w:spacing w:line="480" w:lineRule="auto"/>
        <w:ind w:firstLine="360"/>
        <w:rPr>
          <w:rFonts w:ascii="Times New Roman" w:eastAsia="Times New Roman" w:hAnsi="Times New Roman" w:cs="Times New Roman"/>
          <w:sz w:val="24"/>
          <w:szCs w:val="24"/>
        </w:rPr>
        <w:pPrChange w:id="6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Light intensity was </w:t>
      </w:r>
      <w:r w:rsidR="007D00BA">
        <w:rPr>
          <w:rFonts w:ascii="Times New Roman" w:eastAsia="Times New Roman" w:hAnsi="Times New Roman" w:cs="Times New Roman"/>
          <w:sz w:val="24"/>
          <w:szCs w:val="24"/>
        </w:rPr>
        <w:t>measured</w:t>
      </w:r>
      <w:r w:rsidR="007D00BA"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with a Li-COR LI-1500 Light Sensor Logger (Lincoln, NE). The pyranometer sensor was placed in the or near the plot and allowed to acclimate. Then, a reading was taken every minute for 5 minutes. These readings were then averaged to get an average W m-2 value at each </w:t>
      </w:r>
      <w:commentRangeStart w:id="62"/>
      <w:r w:rsidRPr="00E817FB">
        <w:rPr>
          <w:rFonts w:ascii="Times New Roman" w:eastAsia="Times New Roman" w:hAnsi="Times New Roman" w:cs="Times New Roman"/>
          <w:sz w:val="24"/>
          <w:szCs w:val="24"/>
        </w:rPr>
        <w:t>plot</w:t>
      </w:r>
      <w:commentRangeEnd w:id="62"/>
      <w:r w:rsidR="00B96AB8">
        <w:rPr>
          <w:rFonts w:ascii="Times New Roman" w:eastAsia="Times New Roman" w:hAnsi="Times New Roman" w:cs="Times New Roman"/>
          <w:sz w:val="24"/>
          <w:szCs w:val="24"/>
        </w:rPr>
        <w:t xml:space="preserve"> at an accuracy of </w:t>
      </w:r>
      <w:r w:rsidR="00C00DA9">
        <w:rPr>
          <w:rStyle w:val="CommentReference"/>
        </w:rPr>
        <w:commentReference w:id="62"/>
      </w:r>
      <w:r w:rsidR="00B96AB8">
        <w:rPr>
          <w:rFonts w:ascii="Times New Roman" w:eastAsia="Times New Roman" w:hAnsi="Times New Roman" w:cs="Times New Roman"/>
          <w:sz w:val="24"/>
          <w:szCs w:val="24"/>
        </w:rPr>
        <w:t>± .3%</w:t>
      </w:r>
      <w:r w:rsidRPr="00E817FB">
        <w:rPr>
          <w:rFonts w:ascii="Times New Roman" w:eastAsia="Times New Roman" w:hAnsi="Times New Roman" w:cs="Times New Roman"/>
          <w:sz w:val="24"/>
          <w:szCs w:val="24"/>
        </w:rPr>
        <w:t>.</w:t>
      </w:r>
    </w:p>
    <w:p w14:paraId="1E333EA6" w14:textId="77777777" w:rsidR="00140FC2" w:rsidRPr="00E817FB" w:rsidRDefault="00140FC2">
      <w:pPr>
        <w:spacing w:line="480" w:lineRule="auto"/>
        <w:rPr>
          <w:rFonts w:ascii="Times New Roman" w:hAnsi="Times New Roman" w:cs="Times New Roman"/>
          <w:sz w:val="24"/>
          <w:szCs w:val="24"/>
          <w:lang w:val="en-US"/>
        </w:rPr>
        <w:pPrChange w:id="63" w:author="Abraham E Springer" w:date="2025-02-17T12:19:00Z" w16du:dateUtc="2025-02-17T19:19:00Z">
          <w:pPr/>
        </w:pPrChange>
      </w:pPr>
    </w:p>
    <w:p w14:paraId="5784D584" w14:textId="4931FFE8" w:rsidR="009954F4" w:rsidRPr="002A2B15" w:rsidRDefault="009954F4">
      <w:pPr>
        <w:spacing w:line="480" w:lineRule="auto"/>
        <w:rPr>
          <w:rFonts w:ascii="Times New Roman" w:hAnsi="Times New Roman" w:cs="Times New Roman"/>
          <w:b/>
          <w:bCs/>
          <w:sz w:val="24"/>
          <w:szCs w:val="24"/>
          <w:lang w:val="en-US"/>
        </w:rPr>
        <w:pPrChange w:id="64" w:author="Abraham E Springer" w:date="2025-02-17T12:19:00Z" w16du:dateUtc="2025-02-17T19:19:00Z">
          <w:pPr/>
        </w:pPrChange>
      </w:pPr>
      <w:r w:rsidRPr="002A2B15">
        <w:rPr>
          <w:rFonts w:ascii="Times New Roman" w:hAnsi="Times New Roman" w:cs="Times New Roman"/>
          <w:b/>
          <w:bCs/>
          <w:sz w:val="24"/>
          <w:szCs w:val="24"/>
          <w:lang w:val="en-US"/>
        </w:rPr>
        <w:t>Herbaceous</w:t>
      </w:r>
    </w:p>
    <w:p w14:paraId="6F2BCF2C" w14:textId="6D2A0A0F" w:rsidR="00140FC2" w:rsidRPr="00E817FB" w:rsidRDefault="00140FC2">
      <w:pPr>
        <w:spacing w:line="480" w:lineRule="auto"/>
        <w:ind w:firstLine="720"/>
        <w:rPr>
          <w:ins w:id="65" w:author="Quentin R McCalla" w:date="2024-10-29T10:31:00Z" w16du:dateUtc="2024-10-29T17:31:00Z"/>
          <w:rFonts w:ascii="Times New Roman" w:eastAsia="Times New Roman" w:hAnsi="Times New Roman" w:cs="Times New Roman"/>
          <w:sz w:val="24"/>
          <w:szCs w:val="24"/>
        </w:rPr>
        <w:pPrChange w:id="6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Herbaceous competition was estimated using the Braun-</w:t>
      </w:r>
      <w:commentRangeStart w:id="67"/>
      <w:r w:rsidRPr="00E817FB">
        <w:rPr>
          <w:rFonts w:ascii="Times New Roman" w:eastAsia="Times New Roman" w:hAnsi="Times New Roman" w:cs="Times New Roman"/>
          <w:sz w:val="24"/>
          <w:szCs w:val="24"/>
        </w:rPr>
        <w:t xml:space="preserve">Blanquet </w:t>
      </w:r>
      <w:commentRangeEnd w:id="67"/>
      <w:r w:rsidRPr="00E817FB">
        <w:rPr>
          <w:rStyle w:val="CommentReference"/>
          <w:rFonts w:ascii="Times New Roman" w:hAnsi="Times New Roman" w:cs="Times New Roman"/>
          <w:sz w:val="24"/>
          <w:szCs w:val="24"/>
        </w:rPr>
        <w:commentReference w:id="67"/>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68" w:name="_Hlk185250511"/>
    </w:p>
    <w:bookmarkEnd w:id="68"/>
    <w:p w14:paraId="5D33EAD2" w14:textId="77777777" w:rsidR="00140FC2" w:rsidRPr="00E817FB" w:rsidRDefault="00140FC2">
      <w:pPr>
        <w:spacing w:line="480" w:lineRule="auto"/>
        <w:rPr>
          <w:rFonts w:ascii="Times New Roman" w:hAnsi="Times New Roman" w:cs="Times New Roman"/>
          <w:sz w:val="24"/>
          <w:szCs w:val="24"/>
          <w:lang w:val="en-US"/>
        </w:rPr>
        <w:pPrChange w:id="69" w:author="Abraham E Springer" w:date="2025-02-17T12:19:00Z" w16du:dateUtc="2025-02-17T19:19:00Z">
          <w:pPr/>
        </w:pPrChange>
      </w:pPr>
    </w:p>
    <w:p w14:paraId="1CD81F02" w14:textId="2A2A4FDE" w:rsidR="00140FC2" w:rsidRPr="002A2B15" w:rsidRDefault="009954F4">
      <w:pPr>
        <w:spacing w:line="480" w:lineRule="auto"/>
        <w:rPr>
          <w:rFonts w:ascii="Times New Roman" w:hAnsi="Times New Roman" w:cs="Times New Roman"/>
          <w:b/>
          <w:bCs/>
          <w:sz w:val="24"/>
          <w:szCs w:val="24"/>
        </w:rPr>
        <w:pPrChange w:id="70" w:author="Abraham E Springer" w:date="2025-02-17T12:19:00Z" w16du:dateUtc="2025-02-17T19:19:00Z">
          <w:pPr/>
        </w:pPrChange>
      </w:pPr>
      <w:r w:rsidRPr="002A2B15">
        <w:rPr>
          <w:rFonts w:ascii="Times New Roman" w:hAnsi="Times New Roman" w:cs="Times New Roman"/>
          <w:b/>
          <w:bCs/>
          <w:sz w:val="24"/>
          <w:szCs w:val="24"/>
          <w:lang w:val="en-US"/>
        </w:rPr>
        <w:t xml:space="preserve">Soil </w:t>
      </w:r>
    </w:p>
    <w:p w14:paraId="568BE60F" w14:textId="6A1A4CCE" w:rsidR="008856CC" w:rsidRPr="00E817FB" w:rsidRDefault="00140FC2">
      <w:pPr>
        <w:spacing w:line="480" w:lineRule="auto"/>
        <w:ind w:firstLine="720"/>
        <w:rPr>
          <w:rFonts w:ascii="Times New Roman" w:hAnsi="Times New Roman" w:cs="Times New Roman"/>
          <w:sz w:val="24"/>
          <w:szCs w:val="24"/>
          <w:lang w:val="en-US"/>
        </w:rPr>
        <w:pPrChange w:id="71" w:author="Abraham E Springer" w:date="2025-02-17T12:19:00Z" w16du:dateUtc="2025-02-17T19:19:00Z">
          <w:pPr>
            <w:ind w:firstLine="720"/>
          </w:pPr>
        </w:pPrChange>
      </w:pPr>
      <w:r w:rsidRPr="00E817FB">
        <w:rPr>
          <w:rFonts w:ascii="Times New Roman" w:hAnsi="Times New Roman" w:cs="Times New Roman"/>
          <w:sz w:val="24"/>
          <w:szCs w:val="24"/>
          <w:lang w:val="en-US"/>
        </w:rPr>
        <w:t xml:space="preserve">Soil samples were </w:t>
      </w:r>
      <w:r w:rsidR="00C00DA9">
        <w:rPr>
          <w:rFonts w:ascii="Times New Roman" w:hAnsi="Times New Roman" w:cs="Times New Roman"/>
          <w:sz w:val="24"/>
          <w:szCs w:val="24"/>
          <w:lang w:val="en-US"/>
        </w:rPr>
        <w:t>collected</w:t>
      </w:r>
      <w:r w:rsidR="00C00DA9" w:rsidRPr="00E817FB">
        <w:rPr>
          <w:rFonts w:ascii="Times New Roman" w:hAnsi="Times New Roman" w:cs="Times New Roman"/>
          <w:sz w:val="24"/>
          <w:szCs w:val="24"/>
          <w:lang w:val="en-US"/>
        </w:rPr>
        <w:t xml:space="preserve"> </w:t>
      </w:r>
      <w:r w:rsidRPr="00E817FB">
        <w:rPr>
          <w:rFonts w:ascii="Times New Roman" w:hAnsi="Times New Roman" w:cs="Times New Roman"/>
          <w:sz w:val="24"/>
          <w:szCs w:val="24"/>
          <w:lang w:val="en-US"/>
        </w:rPr>
        <w:t xml:space="preserve">inside the seedling plots using a trowel. Soil samples are from the first few inches of the soil horizon where the cottonwoods originally </w:t>
      </w:r>
      <w:r w:rsidR="00B96AB8" w:rsidRPr="00E817FB">
        <w:rPr>
          <w:rFonts w:ascii="Times New Roman" w:hAnsi="Times New Roman" w:cs="Times New Roman"/>
          <w:sz w:val="24"/>
          <w:szCs w:val="24"/>
          <w:lang w:val="en-US"/>
        </w:rPr>
        <w:t>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 xml:space="preserve">Samples </w:t>
      </w:r>
      <w:r w:rsidR="00BF3F65" w:rsidRPr="00E817FB">
        <w:rPr>
          <w:rFonts w:ascii="Times New Roman" w:hAnsi="Times New Roman" w:cs="Times New Roman"/>
          <w:sz w:val="24"/>
          <w:szCs w:val="24"/>
          <w:lang w:val="en-US"/>
        </w:rPr>
        <w:t>were dried</w:t>
      </w:r>
      <w:r w:rsidR="008856CC" w:rsidRPr="00E817FB">
        <w:rPr>
          <w:rFonts w:ascii="Times New Roman" w:hAnsi="Times New Roman" w:cs="Times New Roman"/>
          <w:sz w:val="24"/>
          <w:szCs w:val="24"/>
          <w:lang w:val="en-US"/>
        </w:rPr>
        <w:t xml:space="preserve"> in an oven for 6 hours at 70 degrees Celsius. The samples were </w:t>
      </w:r>
      <w:r w:rsidR="00C00DA9">
        <w:rPr>
          <w:rFonts w:ascii="Times New Roman" w:hAnsi="Times New Roman" w:cs="Times New Roman"/>
          <w:sz w:val="24"/>
          <w:szCs w:val="24"/>
          <w:lang w:val="en-US"/>
        </w:rPr>
        <w:t xml:space="preserve">placed in a </w:t>
      </w:r>
      <w:r w:rsidR="00C00DA9">
        <w:rPr>
          <w:rFonts w:ascii="Times New Roman" w:hAnsi="Times New Roman" w:cs="Times New Roman"/>
          <w:sz w:val="24"/>
          <w:szCs w:val="24"/>
          <w:lang w:val="en-US"/>
        </w:rPr>
        <w:lastRenderedPageBreak/>
        <w:t>shaker and</w:t>
      </w:r>
      <w:r w:rsidR="008856CC" w:rsidRPr="00E817FB">
        <w:rPr>
          <w:rFonts w:ascii="Times New Roman" w:hAnsi="Times New Roman" w:cs="Times New Roman"/>
          <w:sz w:val="24"/>
          <w:szCs w:val="24"/>
          <w:lang w:val="en-US"/>
        </w:rPr>
        <w:t xml:space="preserve">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utes and the percent fines (</w:t>
      </w:r>
      <w:r w:rsidR="00BF3F65">
        <w:rPr>
          <w:rFonts w:ascii="Times New Roman" w:hAnsi="Times New Roman" w:cs="Times New Roman"/>
          <w:sz w:val="24"/>
          <w:szCs w:val="24"/>
          <w:lang w:val="en-US"/>
        </w:rPr>
        <w:t>0</w:t>
      </w:r>
      <w:r w:rsidR="009B34A2" w:rsidRPr="00E817FB">
        <w:rPr>
          <w:rFonts w:ascii="Times New Roman" w:hAnsi="Times New Roman" w:cs="Times New Roman"/>
          <w:sz w:val="24"/>
          <w:szCs w:val="24"/>
          <w:lang w:val="en-US"/>
        </w:rPr>
        <w:t xml:space="preserve">.075mm or smaller) was calculated for each site. </w:t>
      </w:r>
      <w:r w:rsidR="00C00DA9">
        <w:rPr>
          <w:rFonts w:ascii="Times New Roman" w:hAnsi="Times New Roman" w:cs="Times New Roman"/>
          <w:sz w:val="24"/>
          <w:szCs w:val="24"/>
          <w:lang w:val="en-US"/>
        </w:rPr>
        <w:t>Grain size distributions were based on weight percentage.</w:t>
      </w:r>
    </w:p>
    <w:p w14:paraId="4F7BCAB1" w14:textId="77777777" w:rsidR="00DD6FD8" w:rsidRPr="00E817FB" w:rsidRDefault="00DD6FD8">
      <w:pPr>
        <w:spacing w:line="480" w:lineRule="auto"/>
        <w:rPr>
          <w:rFonts w:ascii="Times New Roman" w:hAnsi="Times New Roman" w:cs="Times New Roman"/>
          <w:sz w:val="24"/>
          <w:szCs w:val="24"/>
          <w:lang w:val="en-US"/>
        </w:rPr>
        <w:pPrChange w:id="72" w:author="Abraham E Springer" w:date="2025-02-17T12:19:00Z" w16du:dateUtc="2025-02-17T19:19:00Z">
          <w:pPr/>
        </w:pPrChange>
      </w:pPr>
    </w:p>
    <w:p w14:paraId="5204F584" w14:textId="77777777" w:rsidR="00DD6FD8" w:rsidRPr="00E817FB" w:rsidRDefault="00DD6FD8">
      <w:pPr>
        <w:spacing w:line="480" w:lineRule="auto"/>
        <w:rPr>
          <w:rFonts w:ascii="Times New Roman" w:eastAsia="Times New Roman" w:hAnsi="Times New Roman" w:cs="Times New Roman"/>
          <w:sz w:val="24"/>
          <w:szCs w:val="24"/>
        </w:rPr>
        <w:pPrChange w:id="73"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23721D2" w:rsidR="00D73F95" w:rsidRPr="00E817FB" w:rsidRDefault="00DD6FD8">
      <w:pPr>
        <w:spacing w:line="480" w:lineRule="auto"/>
        <w:ind w:firstLine="720"/>
        <w:rPr>
          <w:rFonts w:ascii="Times New Roman" w:eastAsia="Times New Roman" w:hAnsi="Times New Roman" w:cs="Times New Roman"/>
          <w:sz w:val="24"/>
          <w:szCs w:val="24"/>
        </w:rPr>
        <w:pPrChange w:id="7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R were used to calculate summary statistics</w:t>
      </w:r>
      <w:r w:rsidR="00B96AB8">
        <w:rPr>
          <w:rFonts w:ascii="Times New Roman" w:eastAsia="Times New Roman" w:hAnsi="Times New Roman" w:cs="Times New Roman"/>
          <w:sz w:val="24"/>
          <w:szCs w:val="24"/>
        </w:rPr>
        <w:t xml:space="preserve"> (R version 4.4.2</w:t>
      </w:r>
      <w:r w:rsidR="00C00DA9">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pPr>
        <w:spacing w:line="480" w:lineRule="auto"/>
        <w:rPr>
          <w:rFonts w:ascii="Times New Roman" w:eastAsia="Times New Roman" w:hAnsi="Times New Roman" w:cs="Times New Roman"/>
          <w:i/>
          <w:sz w:val="24"/>
          <w:szCs w:val="24"/>
        </w:rPr>
        <w:pPrChange w:id="75" w:author="Abraham E Springer" w:date="2025-02-17T12:19:00Z" w16du:dateUtc="2025-02-17T19:19:00Z">
          <w:pPr>
            <w:spacing w:line="240" w:lineRule="auto"/>
          </w:pPr>
        </w:pPrChange>
      </w:pPr>
      <m:oMathPara>
        <m:oMath>
          <m:r>
            <w:ins w:id="76" w:author="Quentin R McCalla" w:date="2024-10-29T10:31:00Z" w16du:dateUtc="2024-10-29T17:31:00Z">
              <w:rPr>
                <w:rFonts w:ascii="Cambria Math" w:eastAsia="Times New Roman" w:hAnsi="Cambria Math" w:cs="Times New Roman"/>
                <w:sz w:val="24"/>
                <w:szCs w:val="24"/>
              </w:rPr>
              <m:t>HDR=</m:t>
            </w:ins>
          </m:r>
          <m:f>
            <m:fPr>
              <m:ctrlPr>
                <w:ins w:id="77" w:author="Quentin R McCalla" w:date="2024-10-29T10:32:00Z" w16du:dateUtc="2024-10-29T17:32:00Z">
                  <w:rPr>
                    <w:rFonts w:ascii="Cambria Math" w:eastAsia="Times New Roman" w:hAnsi="Cambria Math" w:cs="Times New Roman"/>
                    <w:i/>
                    <w:sz w:val="24"/>
                    <w:szCs w:val="24"/>
                  </w:rPr>
                </w:ins>
              </m:ctrlPr>
            </m:fPr>
            <m:num>
              <m:r>
                <w:ins w:id="78" w:author="Quentin R McCalla" w:date="2024-10-29T10:33:00Z" w16du:dateUtc="2024-10-29T17:33:00Z">
                  <w:rPr>
                    <w:rFonts w:ascii="Cambria Math" w:eastAsia="Times New Roman" w:hAnsi="Cambria Math" w:cs="Times New Roman"/>
                    <w:sz w:val="24"/>
                    <w:szCs w:val="24"/>
                  </w:rPr>
                  <m:t>Height (cm)</m:t>
                </w:ins>
              </m:r>
            </m:num>
            <m:den>
              <m:r>
                <w:ins w:id="79"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pPr>
        <w:spacing w:line="480" w:lineRule="auto"/>
        <w:jc w:val="center"/>
        <w:rPr>
          <w:rFonts w:ascii="Times New Roman" w:eastAsia="Times New Roman" w:hAnsi="Times New Roman" w:cs="Times New Roman"/>
          <w:iCs/>
          <w:sz w:val="24"/>
          <w:szCs w:val="24"/>
        </w:rPr>
        <w:pPrChange w:id="80" w:author="Abraham E Springer" w:date="2025-02-17T12:19:00Z" w16du:dateUtc="2025-02-17T19:19:00Z">
          <w:pPr>
            <w:spacing w:line="240" w:lineRule="auto"/>
            <w:jc w:val="center"/>
          </w:pPr>
        </w:pPrChange>
      </w:pPr>
      <w:r w:rsidRPr="00E817FB">
        <w:rPr>
          <w:rFonts w:ascii="Times New Roman" w:eastAsia="Times New Roman" w:hAnsi="Times New Roman" w:cs="Times New Roman"/>
          <w:iCs/>
          <w:sz w:val="24"/>
          <w:szCs w:val="24"/>
        </w:rPr>
        <w:t>Equation 1.</w:t>
      </w:r>
    </w:p>
    <w:p w14:paraId="3FA23342" w14:textId="77777777" w:rsidR="00D73F95" w:rsidRPr="00E817FB" w:rsidRDefault="00D73F95">
      <w:pPr>
        <w:spacing w:line="480" w:lineRule="auto"/>
        <w:ind w:firstLine="720"/>
        <w:rPr>
          <w:rFonts w:ascii="Times New Roman" w:eastAsia="Times New Roman" w:hAnsi="Times New Roman" w:cs="Times New Roman"/>
          <w:sz w:val="24"/>
          <w:szCs w:val="24"/>
        </w:rPr>
        <w:pPrChange w:id="81" w:author="Abraham E Springer" w:date="2025-02-17T12:19:00Z" w16du:dateUtc="2025-02-17T19:19:00Z">
          <w:pPr>
            <w:spacing w:line="240" w:lineRule="auto"/>
            <w:ind w:firstLine="720"/>
          </w:pPr>
        </w:pPrChange>
      </w:pPr>
    </w:p>
    <w:p w14:paraId="2AE45290" w14:textId="00F5B1E9" w:rsidR="00DD6FD8" w:rsidRPr="00E817FB" w:rsidRDefault="00DD6FD8">
      <w:pPr>
        <w:spacing w:line="480" w:lineRule="auto"/>
        <w:ind w:firstLine="720"/>
        <w:rPr>
          <w:rFonts w:ascii="Times New Roman" w:eastAsia="Times New Roman" w:hAnsi="Times New Roman" w:cs="Times New Roman"/>
          <w:sz w:val="24"/>
          <w:szCs w:val="24"/>
        </w:rPr>
        <w:pPrChange w:id="82"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w:t>
      </w:r>
      <w:ins w:id="83" w:author="Abraham E Springer" w:date="2025-02-17T12:26:00Z" w16du:dateUtc="2025-02-17T19:26:00Z">
        <w:r w:rsidR="009E1F5F">
          <w:rPr>
            <w:rFonts w:ascii="Times New Roman" w:eastAsia="Times New Roman" w:hAnsi="Times New Roman" w:cs="Times New Roman"/>
            <w:sz w:val="24"/>
            <w:szCs w:val="24"/>
          </w:rPr>
          <w:t>.</w:t>
        </w:r>
      </w:ins>
      <w:r w:rsidRPr="00E817FB">
        <w:rPr>
          <w:rFonts w:ascii="Times New Roman" w:eastAsia="Times New Roman" w:hAnsi="Times New Roman" w:cs="Times New Roman"/>
          <w:sz w:val="24"/>
          <w:szCs w:val="24"/>
        </w:rPr>
        <w:t xml:space="preserve"> Tukey’s HSD test was used to test for significant changes between variables. A critical P-value of less than or equal to 0.05 was used to test for significance.</w:t>
      </w:r>
    </w:p>
    <w:p w14:paraId="14E3B6BA" w14:textId="0E2B7FFC" w:rsidR="00140FC2" w:rsidRPr="00C56BF0" w:rsidRDefault="005C56AF">
      <w:pPr>
        <w:spacing w:line="480" w:lineRule="auto"/>
        <w:ind w:firstLine="720"/>
        <w:rPr>
          <w:rFonts w:ascii="Times New Roman" w:eastAsia="Times New Roman" w:hAnsi="Times New Roman" w:cs="Times New Roman"/>
          <w:sz w:val="24"/>
          <w:szCs w:val="24"/>
        </w:rPr>
        <w:pPrChange w:id="84"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run to determine which </w:t>
      </w:r>
      <w:r w:rsidR="00BF3F65">
        <w:rPr>
          <w:rFonts w:ascii="Times New Roman" w:eastAsia="Times New Roman" w:hAnsi="Times New Roman" w:cs="Times New Roman"/>
          <w:sz w:val="24"/>
          <w:szCs w:val="24"/>
        </w:rPr>
        <w:t>variables,</w:t>
      </w:r>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pPr>
        <w:pStyle w:val="Heading3"/>
        <w:spacing w:line="480" w:lineRule="auto"/>
        <w:rPr>
          <w:rFonts w:ascii="Times New Roman" w:hAnsi="Times New Roman" w:cs="Times New Roman"/>
          <w:sz w:val="24"/>
          <w:szCs w:val="24"/>
        </w:rPr>
        <w:pPrChange w:id="85" w:author="Abraham E Springer" w:date="2025-02-17T12:19:00Z" w16du:dateUtc="2025-02-17T19:19:00Z">
          <w:pPr>
            <w:pStyle w:val="Heading3"/>
          </w:pPr>
        </w:pPrChange>
      </w:pPr>
      <w:r w:rsidRPr="00E817FB">
        <w:rPr>
          <w:rFonts w:ascii="Times New Roman" w:hAnsi="Times New Roman" w:cs="Times New Roman"/>
          <w:sz w:val="24"/>
          <w:szCs w:val="24"/>
        </w:rPr>
        <w:lastRenderedPageBreak/>
        <w:t>Dendrochronology</w:t>
      </w:r>
    </w:p>
    <w:p w14:paraId="17886B7D" w14:textId="67004019" w:rsidR="00721FD3" w:rsidRPr="00E817FB" w:rsidRDefault="00721FD3">
      <w:pPr>
        <w:spacing w:line="480" w:lineRule="auto"/>
        <w:ind w:firstLine="720"/>
        <w:rPr>
          <w:rFonts w:ascii="Times New Roman" w:eastAsia="Times New Roman" w:hAnsi="Times New Roman" w:cs="Times New Roman"/>
          <w:sz w:val="24"/>
          <w:szCs w:val="24"/>
        </w:rPr>
        <w:pPrChange w:id="86"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To determine the age and growth of Fremont cottonwood trees, cores were collected </w:t>
      </w:r>
      <w:r w:rsidR="009E1F5F">
        <w:rPr>
          <w:rFonts w:ascii="Times New Roman" w:eastAsia="Times New Roman" w:hAnsi="Times New Roman" w:cs="Times New Roman"/>
          <w:sz w:val="24"/>
          <w:szCs w:val="24"/>
        </w:rPr>
        <w:t xml:space="preserve">in </w:t>
      </w:r>
      <w:r w:rsidRPr="00E817FB">
        <w:rPr>
          <w:rFonts w:ascii="Times New Roman" w:eastAsia="Times New Roman" w:hAnsi="Times New Roman" w:cs="Times New Roman"/>
          <w:sz w:val="24"/>
          <w:szCs w:val="24"/>
        </w:rPr>
        <w:t xml:space="preserve">October 2023 at all three study sites. A variety of size classes of </w:t>
      </w:r>
      <w:r w:rsidR="00CB69F6" w:rsidRPr="00E817FB">
        <w:rPr>
          <w:rFonts w:ascii="Times New Roman" w:eastAsia="Times New Roman" w:hAnsi="Times New Roman" w:cs="Times New Roman"/>
          <w:sz w:val="24"/>
          <w:szCs w:val="24"/>
        </w:rPr>
        <w:t xml:space="preserve">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pPr>
        <w:spacing w:line="480" w:lineRule="auto"/>
        <w:ind w:firstLine="360"/>
        <w:rPr>
          <w:rFonts w:ascii="Times New Roman" w:eastAsia="Times New Roman" w:hAnsi="Times New Roman" w:cs="Times New Roman"/>
          <w:sz w:val="24"/>
          <w:szCs w:val="24"/>
        </w:rPr>
        <w:pPrChange w:id="87"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5CF53562" w:rsidR="00721FD3" w:rsidRPr="00E817FB" w:rsidRDefault="00721FD3">
      <w:pPr>
        <w:spacing w:line="480" w:lineRule="auto"/>
        <w:ind w:firstLine="360"/>
        <w:rPr>
          <w:rFonts w:ascii="Times New Roman" w:eastAsia="Times New Roman" w:hAnsi="Times New Roman" w:cs="Times New Roman"/>
          <w:sz w:val="24"/>
          <w:szCs w:val="24"/>
        </w:rPr>
        <w:pPrChange w:id="88"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To measure the ring widths of each core, the cores </w:t>
      </w:r>
      <w:r w:rsidR="009E1F5F">
        <w:rPr>
          <w:rFonts w:ascii="Times New Roman" w:eastAsia="Times New Roman" w:hAnsi="Times New Roman" w:cs="Times New Roman"/>
          <w:sz w:val="24"/>
          <w:szCs w:val="24"/>
        </w:rPr>
        <w:t>were</w:t>
      </w:r>
      <w:r w:rsidRPr="00E817FB">
        <w:rPr>
          <w:rFonts w:ascii="Times New Roman" w:eastAsia="Times New Roman" w:hAnsi="Times New Roman" w:cs="Times New Roman"/>
          <w:sz w:val="24"/>
          <w:szCs w:val="24"/>
        </w:rPr>
        <w:t xml:space="preserve"> scanned.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r>
        <w:fldChar w:fldCharType="begin"/>
      </w:r>
      <w:r>
        <w:instrText>HYPERLINK "https://www.cybis.se/forfun/dendro/index.htm"</w:instrText>
      </w:r>
      <w:r>
        <w:fldChar w:fldCharType="separate"/>
      </w:r>
      <w:r w:rsidRPr="00E817FB">
        <w:rPr>
          <w:rStyle w:val="Hyperlink"/>
          <w:rFonts w:ascii="Times New Roman" w:eastAsia="Times New Roman" w:hAnsi="Times New Roman" w:cs="Times New Roman"/>
          <w:sz w:val="24"/>
          <w:szCs w:val="24"/>
        </w:rPr>
        <w:t>https://www.cybis.se/forfun/dendro/index.htm</w:t>
      </w:r>
      <w:r>
        <w:rPr>
          <w:rStyle w:val="Hyperlink"/>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pPr>
        <w:spacing w:line="480" w:lineRule="auto"/>
        <w:ind w:left="360"/>
        <w:rPr>
          <w:rFonts w:ascii="Times New Roman" w:hAnsi="Times New Roman" w:cs="Times New Roman"/>
          <w:sz w:val="24"/>
          <w:szCs w:val="24"/>
        </w:rPr>
        <w:pPrChange w:id="89" w:author="Abraham E Springer" w:date="2025-02-17T12:19:00Z" w16du:dateUtc="2025-02-17T19:19:00Z">
          <w:pPr>
            <w:ind w:left="360"/>
          </w:pPr>
        </w:pPrChange>
      </w:pPr>
    </w:p>
    <w:p w14:paraId="3BFFCAA6" w14:textId="77777777" w:rsidR="00721FD3" w:rsidRPr="00E817FB" w:rsidRDefault="00721FD3">
      <w:pPr>
        <w:spacing w:line="480" w:lineRule="auto"/>
        <w:rPr>
          <w:rFonts w:ascii="Times New Roman" w:eastAsia="Times New Roman" w:hAnsi="Times New Roman" w:cs="Times New Roman"/>
          <w:b/>
          <w:bCs/>
          <w:sz w:val="24"/>
          <w:szCs w:val="24"/>
        </w:rPr>
        <w:pPrChange w:id="90" w:author="Abraham E Springer" w:date="2025-02-17T12:19:00Z" w16du:dateUtc="2025-02-17T19:19:00Z">
          <w:pPr>
            <w:spacing w:line="240" w:lineRule="auto"/>
          </w:pPr>
        </w:pPrChange>
      </w:pPr>
      <w:r w:rsidRPr="00E817FB">
        <w:rPr>
          <w:rFonts w:ascii="Times New Roman" w:eastAsia="Times New Roman" w:hAnsi="Times New Roman" w:cs="Times New Roman"/>
          <w:b/>
          <w:bCs/>
          <w:sz w:val="24"/>
          <w:szCs w:val="24"/>
        </w:rPr>
        <w:t>Crossdating</w:t>
      </w:r>
    </w:p>
    <w:p w14:paraId="421E3862" w14:textId="325BAF78" w:rsidR="00794EE5" w:rsidRPr="00E817FB" w:rsidRDefault="00721FD3">
      <w:pPr>
        <w:spacing w:line="480" w:lineRule="auto"/>
        <w:ind w:firstLine="720"/>
        <w:rPr>
          <w:rFonts w:ascii="Times New Roman" w:eastAsia="Times New Roman" w:hAnsi="Times New Roman" w:cs="Times New Roman"/>
          <w:sz w:val="24"/>
          <w:szCs w:val="24"/>
        </w:rPr>
        <w:pPrChange w:id="91" w:author="Abraham E Springer" w:date="2025-02-17T12:19:00Z" w16du:dateUtc="2025-02-17T19:19:00Z">
          <w:pPr>
            <w:spacing w:line="240" w:lineRule="auto"/>
            <w:ind w:firstLine="360"/>
          </w:pPr>
        </w:pPrChange>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r w:rsidR="0030613E">
        <w:fldChar w:fldCharType="begin"/>
      </w:r>
      <w:r w:rsidR="0030613E">
        <w:instrText>HYPERLINK "https://www.cybis.se/forfun/dendro/index.htm"</w:instrText>
      </w:r>
      <w:r w:rsidR="0030613E">
        <w:fldChar w:fldCharType="separate"/>
      </w:r>
      <w:r w:rsidR="0030613E" w:rsidRPr="00E817FB">
        <w:rPr>
          <w:rStyle w:val="Hyperlink"/>
          <w:rFonts w:ascii="Times New Roman" w:eastAsia="Times New Roman" w:hAnsi="Times New Roman" w:cs="Times New Roman"/>
          <w:sz w:val="24"/>
          <w:szCs w:val="24"/>
        </w:rPr>
        <w:t>https://www.cybis.se/forfun/dendro/index.htm</w:t>
      </w:r>
      <w:r w:rsidR="0030613E">
        <w:rPr>
          <w:rStyle w:val="Hyperlink"/>
          <w:rFonts w:ascii="Times New Roman" w:eastAsia="Times New Roman" w:hAnsi="Times New Roman" w:cs="Times New Roman"/>
          <w:sz w:val="24"/>
          <w:szCs w:val="24"/>
        </w:rPr>
        <w:fldChar w:fldCharType="end"/>
      </w:r>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w:t>
      </w:r>
      <w:r w:rsidR="009E1F5F">
        <w:rPr>
          <w:rFonts w:ascii="Times New Roman" w:eastAsia="Times New Roman" w:hAnsi="Times New Roman" w:cs="Times New Roman"/>
          <w:sz w:val="24"/>
          <w:szCs w:val="24"/>
        </w:rPr>
        <w:t xml:space="preserve">analyzed </w:t>
      </w:r>
      <w:r w:rsidR="00B96AB8">
        <w:rPr>
          <w:rFonts w:ascii="Times New Roman" w:eastAsia="Times New Roman" w:hAnsi="Times New Roman" w:cs="Times New Roman"/>
          <w:sz w:val="24"/>
          <w:szCs w:val="24"/>
        </w:rPr>
        <w:t xml:space="preserve">with </w:t>
      </w:r>
      <w:r w:rsidR="00B96AB8" w:rsidRPr="00E817FB">
        <w:rPr>
          <w:rFonts w:ascii="Times New Roman" w:eastAsia="Times New Roman" w:hAnsi="Times New Roman" w:cs="Times New Roman"/>
          <w:sz w:val="24"/>
          <w:szCs w:val="24"/>
        </w:rPr>
        <w:t>COFECHA</w:t>
      </w:r>
      <w:r w:rsidRPr="00E817FB">
        <w:rPr>
          <w:rFonts w:ascii="Times New Roman" w:eastAsia="Times New Roman" w:hAnsi="Times New Roman" w:cs="Times New Roman"/>
          <w:sz w:val="24"/>
          <w:szCs w:val="24"/>
        </w:rPr>
        <w:t xml:space="preserve">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w:t>
      </w:r>
      <w:r w:rsidR="00794EE5" w:rsidRPr="00E817FB">
        <w:rPr>
          <w:rFonts w:ascii="Times New Roman" w:eastAsia="Times New Roman" w:hAnsi="Times New Roman" w:cs="Times New Roman"/>
          <w:sz w:val="24"/>
          <w:szCs w:val="24"/>
        </w:rPr>
        <w:lastRenderedPageBreak/>
        <w:t xml:space="preserve">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578EAC75" w14:textId="683B7502" w:rsidR="008C4730" w:rsidRPr="00E817FB" w:rsidRDefault="008C4730">
      <w:pPr>
        <w:spacing w:line="480" w:lineRule="auto"/>
        <w:rPr>
          <w:rFonts w:ascii="Times New Roman" w:eastAsia="Times New Roman" w:hAnsi="Times New Roman" w:cs="Times New Roman"/>
          <w:sz w:val="24"/>
          <w:szCs w:val="24"/>
        </w:rPr>
        <w:pPrChange w:id="92"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Correlation to climate</w:t>
      </w:r>
    </w:p>
    <w:p w14:paraId="79173075" w14:textId="3A0499F2" w:rsidR="008C4730" w:rsidRPr="00E817FB" w:rsidRDefault="00AE7F5E">
      <w:pPr>
        <w:spacing w:line="480" w:lineRule="auto"/>
        <w:ind w:firstLine="720"/>
        <w:rPr>
          <w:rFonts w:ascii="Times New Roman" w:eastAsia="Times New Roman" w:hAnsi="Times New Roman" w:cs="Times New Roman"/>
          <w:sz w:val="24"/>
          <w:szCs w:val="24"/>
        </w:rPr>
        <w:pPrChange w:id="93"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r w:rsidR="008C4730">
        <w:fldChar w:fldCharType="begin"/>
      </w:r>
      <w:r w:rsidR="008C4730">
        <w:instrText>HYPERLINK "https://www.ncei.noaa.gov/access/monitoring/climate-at-a-glance/county/time-series/AZ-025/tmin/1/0/1993-2023?base_prd=true&amp;begbaseyear=1901&amp;endbaseyear=2000"</w:instrText>
      </w:r>
      <w:r w:rsidR="008C4730">
        <w:fldChar w:fldCharType="separate"/>
      </w:r>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r w:rsidR="008C4730">
        <w:rPr>
          <w:rStyle w:val="Hyperlink"/>
          <w:rFonts w:ascii="Times New Roman" w:eastAsia="Times New Roman" w:hAnsi="Times New Roman" w:cs="Times New Roman"/>
          <w:sz w:val="24"/>
          <w:szCs w:val="24"/>
        </w:rPr>
        <w:fldChar w:fldCharType="end"/>
      </w:r>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w:t>
      </w:r>
      <w:r w:rsidR="009E1F5F">
        <w:rPr>
          <w:rFonts w:ascii="Times New Roman" w:eastAsia="Times New Roman" w:hAnsi="Times New Roman" w:cs="Times New Roman"/>
          <w:sz w:val="24"/>
          <w:szCs w:val="24"/>
        </w:rPr>
        <w:t xml:space="preserve">stream </w:t>
      </w:r>
      <w:r w:rsidR="008C4730" w:rsidRPr="00E817FB">
        <w:rPr>
          <w:rFonts w:ascii="Times New Roman" w:eastAsia="Times New Roman" w:hAnsi="Times New Roman" w:cs="Times New Roman"/>
          <w:sz w:val="24"/>
          <w:szCs w:val="24"/>
        </w:rPr>
        <w:t xml:space="preserve">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 xml:space="preserve">(09506000) USGS gauge from 1988-2023.  </w:t>
      </w:r>
      <w:r w:rsidR="009E1F5F">
        <w:rPr>
          <w:rFonts w:ascii="Times New Roman" w:hAnsi="Times New Roman" w:cs="Times New Roman"/>
          <w:sz w:val="24"/>
          <w:szCs w:val="24"/>
        </w:rPr>
        <w:t>This gage was selected</w:t>
      </w:r>
      <w:r w:rsidR="008C4730" w:rsidRPr="00E817FB">
        <w:rPr>
          <w:rFonts w:ascii="Times New Roman" w:hAnsi="Times New Roman" w:cs="Times New Roman"/>
          <w:sz w:val="24"/>
          <w:szCs w:val="24"/>
        </w:rPr>
        <w:t xml:space="preserve">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pPr>
        <w:spacing w:line="480" w:lineRule="auto"/>
        <w:rPr>
          <w:rFonts w:ascii="Times New Roman" w:eastAsia="Times New Roman" w:hAnsi="Times New Roman" w:cs="Times New Roman"/>
          <w:sz w:val="24"/>
          <w:szCs w:val="24"/>
        </w:rPr>
        <w:pPrChange w:id="94" w:author="Abraham E Springer" w:date="2025-02-17T12:19:00Z" w16du:dateUtc="2025-02-17T19:19:00Z">
          <w:pPr>
            <w:spacing w:line="240" w:lineRule="auto"/>
          </w:pPr>
        </w:pPrChange>
      </w:pPr>
    </w:p>
    <w:p w14:paraId="000E1E54" w14:textId="77777777" w:rsidR="008C4730" w:rsidRPr="00E817FB" w:rsidRDefault="008C4730">
      <w:pPr>
        <w:spacing w:line="480" w:lineRule="auto"/>
        <w:rPr>
          <w:rFonts w:ascii="Times New Roman" w:eastAsia="Times New Roman" w:hAnsi="Times New Roman" w:cs="Times New Roman"/>
          <w:sz w:val="24"/>
          <w:szCs w:val="24"/>
        </w:rPr>
        <w:pPrChange w:id="95" w:author="Abraham E Springer" w:date="2025-02-17T12:19:00Z" w16du:dateUtc="2025-02-17T19:19:00Z">
          <w:pPr>
            <w:spacing w:line="240" w:lineRule="auto"/>
          </w:pPr>
        </w:pPrChange>
      </w:pPr>
      <w:commentRangeStart w:id="96"/>
      <w:r w:rsidRPr="00E817FB">
        <w:rPr>
          <w:rFonts w:ascii="Times New Roman" w:eastAsia="Times New Roman" w:hAnsi="Times New Roman" w:cs="Times New Roman"/>
          <w:sz w:val="24"/>
          <w:szCs w:val="24"/>
        </w:rPr>
        <w:t>Response Function Analysis</w:t>
      </w:r>
      <w:commentRangeEnd w:id="96"/>
      <w:r w:rsidRPr="00E817FB">
        <w:rPr>
          <w:rStyle w:val="CommentReference"/>
          <w:rFonts w:ascii="Times New Roman" w:hAnsi="Times New Roman" w:cs="Times New Roman"/>
          <w:sz w:val="24"/>
          <w:szCs w:val="24"/>
        </w:rPr>
        <w:commentReference w:id="96"/>
      </w:r>
    </w:p>
    <w:p w14:paraId="27EB1CF6" w14:textId="1CBE4B04" w:rsidR="00721FD3" w:rsidRPr="00E817FB" w:rsidRDefault="008C4730" w:rsidP="004D0238">
      <w:pPr>
        <w:spacing w:line="480" w:lineRule="auto"/>
        <w:ind w:firstLine="360"/>
        <w:rPr>
          <w:rFonts w:ascii="Times New Roman" w:eastAsia="Times New Roman" w:hAnsi="Times New Roman" w:cs="Times New Roman"/>
          <w:sz w:val="24"/>
          <w:szCs w:val="24"/>
        </w:rPr>
        <w:pPrChange w:id="97" w:author="Abraham E Springer" w:date="2025-02-17T12:19:00Z" w16du:dateUtc="2025-02-17T19:19:00Z">
          <w:pPr>
            <w:spacing w:line="240" w:lineRule="auto"/>
            <w:ind w:firstLine="720"/>
          </w:pPr>
        </w:pPrChange>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w:t>
      </w:r>
      <w:r w:rsidR="009E1F5F">
        <w:rPr>
          <w:rFonts w:ascii="Times New Roman" w:eastAsia="Times New Roman" w:hAnsi="Times New Roman" w:cs="Times New Roman"/>
          <w:sz w:val="24"/>
          <w:szCs w:val="24"/>
        </w:rPr>
        <w:t>These analyses</w:t>
      </w:r>
      <w:r w:rsidR="009E1F5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differ from simple correlations in that they address the autocorrelation that is usually prevalent in both climate and tree growth data. Response functions and their results are more robust than correlations. Using the </w:t>
      </w:r>
      <w:commentRangeStart w:id="98"/>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98"/>
      <w:r w:rsidRPr="00E817FB">
        <w:rPr>
          <w:rStyle w:val="CommentReference"/>
          <w:rFonts w:ascii="Times New Roman" w:hAnsi="Times New Roman" w:cs="Times New Roman"/>
          <w:sz w:val="24"/>
          <w:szCs w:val="24"/>
        </w:rPr>
        <w:commentReference w:id="98"/>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bootstrapping method was used because of the small dataset and because it gives an exact distribution as it only uses data within the dataset.</w:t>
      </w:r>
      <w:r w:rsidRPr="00E817FB">
        <w:rPr>
          <w:rFonts w:ascii="Times New Roman" w:eastAsia="Times New Roman" w:hAnsi="Times New Roman" w:cs="Times New Roman"/>
          <w:sz w:val="24"/>
          <w:szCs w:val="24"/>
        </w:rPr>
        <w:t xml:space="preserve"> A response function analysis </w:t>
      </w:r>
      <w:r w:rsidRPr="00E817FB">
        <w:rPr>
          <w:rFonts w:ascii="Times New Roman" w:eastAsia="Times New Roman" w:hAnsi="Times New Roman" w:cs="Times New Roman"/>
          <w:sz w:val="24"/>
          <w:szCs w:val="24"/>
        </w:rPr>
        <w:lastRenderedPageBreak/>
        <w:t>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4977EFE2" w14:textId="538ABDE7" w:rsidR="009954F4" w:rsidRPr="00E817FB" w:rsidRDefault="009954F4">
      <w:pPr>
        <w:pStyle w:val="Heading2"/>
        <w:spacing w:line="480" w:lineRule="auto"/>
        <w:rPr>
          <w:rFonts w:ascii="Times New Roman" w:hAnsi="Times New Roman" w:cs="Times New Roman"/>
          <w:sz w:val="24"/>
          <w:szCs w:val="24"/>
        </w:rPr>
        <w:pPrChange w:id="99" w:author="Abraham E Springer" w:date="2025-02-17T12:19:00Z" w16du:dateUtc="2025-02-17T19:19:00Z">
          <w:pPr>
            <w:pStyle w:val="Heading2"/>
          </w:pPr>
        </w:pPrChange>
      </w:pPr>
      <w:r w:rsidRPr="00E817FB">
        <w:rPr>
          <w:rFonts w:ascii="Times New Roman" w:hAnsi="Times New Roman" w:cs="Times New Roman"/>
          <w:sz w:val="24"/>
          <w:szCs w:val="24"/>
        </w:rPr>
        <w:t>Results</w:t>
      </w:r>
    </w:p>
    <w:p w14:paraId="2054BE43" w14:textId="2C4136B2" w:rsidR="00DD6FD8" w:rsidRPr="00E817FB" w:rsidRDefault="001E78B7">
      <w:pPr>
        <w:spacing w:line="480" w:lineRule="auto"/>
        <w:rPr>
          <w:rFonts w:ascii="Times New Roman" w:hAnsi="Times New Roman" w:cs="Times New Roman"/>
          <w:sz w:val="24"/>
          <w:szCs w:val="24"/>
        </w:rPr>
        <w:pPrChange w:id="100" w:author="Abraham E Springer" w:date="2025-02-17T12:19:00Z" w16du:dateUtc="2025-02-17T19:19:00Z">
          <w:pPr/>
        </w:pPrChange>
      </w:pPr>
      <w:r w:rsidRPr="00E817FB">
        <w:rPr>
          <w:rFonts w:ascii="Times New Roman" w:hAnsi="Times New Roman" w:cs="Times New Roman"/>
          <w:sz w:val="24"/>
          <w:szCs w:val="24"/>
        </w:rPr>
        <w:t>Seedling Survivorship</w:t>
      </w:r>
    </w:p>
    <w:p w14:paraId="2A748EAF" w14:textId="77777777" w:rsidR="00E96B9D" w:rsidRPr="00E817FB" w:rsidRDefault="00E96B9D">
      <w:pPr>
        <w:spacing w:line="480" w:lineRule="auto"/>
        <w:ind w:left="1080"/>
        <w:rPr>
          <w:rFonts w:ascii="Times New Roman" w:hAnsi="Times New Roman" w:cs="Times New Roman"/>
          <w:sz w:val="24"/>
          <w:szCs w:val="24"/>
        </w:rPr>
        <w:sectPr w:rsidR="00E96B9D" w:rsidRPr="00E817FB" w:rsidSect="00C00DA9">
          <w:type w:val="continuous"/>
          <w:pgSz w:w="12240" w:h="15840"/>
          <w:pgMar w:top="1440" w:right="1440" w:bottom="1440" w:left="1440" w:header="720" w:footer="720" w:gutter="0"/>
          <w:lnNumType w:countBy="1" w:restart="continuous"/>
          <w:cols w:space="720"/>
          <w:docGrid w:linePitch="360"/>
          <w:sectPrChange w:id="101" w:author="Abraham E Springer" w:date="2025-02-17T12:19:00Z" w16du:dateUtc="2025-02-17T19:19:00Z">
            <w:sectPr w:rsidR="00E96B9D" w:rsidRPr="00E817FB" w:rsidSect="00C00DA9">
              <w:pgMar w:top="1440" w:right="1440" w:bottom="1440" w:left="1440" w:header="720" w:footer="720" w:gutter="0"/>
              <w:lnNumType w:countBy="0" w:restart="newPage"/>
            </w:sectPr>
          </w:sectPrChange>
        </w:sectPr>
        <w:pPrChange w:id="102" w:author="Abraham E Springer" w:date="2025-02-17T12:19:00Z" w16du:dateUtc="2025-02-17T19:19:00Z">
          <w:pPr>
            <w:ind w:left="1080"/>
          </w:pPr>
        </w:pPrChange>
      </w:pPr>
    </w:p>
    <w:p w14:paraId="21F022F1" w14:textId="77777777" w:rsidR="00D11EB7" w:rsidRPr="00E817FB" w:rsidRDefault="007966A9">
      <w:pPr>
        <w:spacing w:line="480" w:lineRule="auto"/>
        <w:ind w:left="1080"/>
        <w:jc w:val="center"/>
        <w:rPr>
          <w:rFonts w:ascii="Times New Roman" w:hAnsi="Times New Roman" w:cs="Times New Roman"/>
          <w:sz w:val="24"/>
          <w:szCs w:val="24"/>
        </w:rPr>
        <w:pPrChange w:id="103"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pPr>
        <w:spacing w:line="480" w:lineRule="auto"/>
        <w:ind w:left="1080"/>
        <w:jc w:val="center"/>
        <w:rPr>
          <w:rFonts w:ascii="Times New Roman" w:hAnsi="Times New Roman" w:cs="Times New Roman"/>
          <w:sz w:val="24"/>
          <w:szCs w:val="24"/>
        </w:rPr>
        <w:pPrChange w:id="104" w:author="Abraham E Springer" w:date="2025-02-17T12:19:00Z" w16du:dateUtc="2025-02-17T19:19:00Z">
          <w:pPr>
            <w:ind w:left="1080"/>
            <w:jc w:val="center"/>
          </w:pPr>
        </w:pPrChange>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Mean densities across BRAP plots. </w:t>
      </w:r>
    </w:p>
    <w:p w14:paraId="26BEAA70" w14:textId="1BEE599A" w:rsidR="007966A9" w:rsidRPr="00E817FB" w:rsidRDefault="007966A9">
      <w:pPr>
        <w:spacing w:line="480" w:lineRule="auto"/>
        <w:ind w:left="1080"/>
        <w:jc w:val="center"/>
        <w:rPr>
          <w:rFonts w:ascii="Times New Roman" w:hAnsi="Times New Roman" w:cs="Times New Roman"/>
          <w:sz w:val="24"/>
          <w:szCs w:val="24"/>
        </w:rPr>
        <w:pPrChange w:id="105" w:author="Abraham E Springer" w:date="2025-02-17T12:19:00Z" w16du:dateUtc="2025-02-17T19:19:00Z">
          <w:pPr>
            <w:ind w:left="1080"/>
            <w:jc w:val="center"/>
          </w:pPr>
        </w:pPrChange>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Default="006859BD">
      <w:pPr>
        <w:spacing w:line="480" w:lineRule="auto"/>
        <w:ind w:left="1080"/>
        <w:jc w:val="cente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w:t>
      </w:r>
      <w:r w:rsidR="0029180D" w:rsidRPr="00E817FB">
        <w:rPr>
          <w:rFonts w:ascii="Times New Roman" w:hAnsi="Times New Roman" w:cs="Times New Roman"/>
          <w:sz w:val="24"/>
          <w:szCs w:val="24"/>
        </w:rPr>
        <w:t>. Childs mean density plots.</w:t>
      </w:r>
    </w:p>
    <w:p w14:paraId="71D2BD42" w14:textId="66CDFDB8" w:rsidR="00916537" w:rsidRDefault="00916537" w:rsidP="00916537">
      <w:pPr>
        <w:spacing w:line="480" w:lineRule="auto"/>
        <w:ind w:left="1080"/>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078B5D8E" wp14:editId="74373474">
            <wp:extent cx="2198701" cy="2175446"/>
            <wp:effectExtent l="0" t="0" r="0" b="0"/>
            <wp:docPr id="1544845408" name="Picture 5"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5408" name="Picture 5" descr="A graph with a line and numbe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1503" cy="2178219"/>
                    </a:xfrm>
                    <a:prstGeom prst="rect">
                      <a:avLst/>
                    </a:prstGeom>
                  </pic:spPr>
                </pic:pic>
              </a:graphicData>
            </a:graphic>
          </wp:inline>
        </w:drawing>
      </w:r>
    </w:p>
    <w:p w14:paraId="0F318361" w14:textId="118A7AF8" w:rsidR="004D0238" w:rsidRPr="00E817FB" w:rsidRDefault="004D0238" w:rsidP="00916537">
      <w:pPr>
        <w:spacing w:line="480" w:lineRule="auto"/>
        <w:ind w:left="1080"/>
        <w:jc w:val="center"/>
        <w:rPr>
          <w:rFonts w:ascii="Times New Roman" w:hAnsi="Times New Roman" w:cs="Times New Roman"/>
          <w:sz w:val="24"/>
          <w:szCs w:val="24"/>
        </w:rPr>
      </w:pPr>
      <w:r>
        <w:rPr>
          <w:rFonts w:ascii="Times New Roman" w:hAnsi="Times New Roman" w:cs="Times New Roman"/>
          <w:sz w:val="24"/>
          <w:szCs w:val="24"/>
        </w:rPr>
        <w:t>Figure X. Mean site seedling densities across the three visits.</w:t>
      </w:r>
    </w:p>
    <w:p w14:paraId="3F9EC36C" w14:textId="13598DA4" w:rsidR="0029180D" w:rsidRPr="00E817FB" w:rsidRDefault="0029180D" w:rsidP="004D0238">
      <w:pPr>
        <w:spacing w:line="480" w:lineRule="auto"/>
        <w:ind w:firstLine="720"/>
        <w:rPr>
          <w:rFonts w:ascii="Times New Roman" w:hAnsi="Times New Roman" w:cs="Times New Roman"/>
          <w:sz w:val="24"/>
          <w:szCs w:val="24"/>
        </w:rPr>
        <w:pPrChange w:id="106" w:author="Abraham E Springer" w:date="2025-02-17T12:19:00Z" w16du:dateUtc="2025-02-17T19:19:00Z">
          <w:pPr>
            <w:ind w:firstLine="720"/>
          </w:pPr>
        </w:pPrChange>
      </w:pPr>
      <w:r w:rsidRPr="00E817FB">
        <w:rPr>
          <w:rFonts w:ascii="Times New Roman" w:hAnsi="Times New Roman" w:cs="Times New Roman"/>
          <w:sz w:val="24"/>
          <w:szCs w:val="24"/>
        </w:rPr>
        <w:t xml:space="preserve"> At BRAP, four plots had increases in density between all three visits. One plot stayed constant across visits and the remaining </w:t>
      </w:r>
      <w:r w:rsidR="0029521D">
        <w:rPr>
          <w:rFonts w:ascii="Times New Roman" w:hAnsi="Times New Roman" w:cs="Times New Roman"/>
          <w:sz w:val="24"/>
          <w:szCs w:val="24"/>
        </w:rPr>
        <w:t>five</w:t>
      </w:r>
      <w:r w:rsidR="007C52EB">
        <w:rPr>
          <w:rFonts w:ascii="Times New Roman" w:hAnsi="Times New Roman" w:cs="Times New Roman"/>
          <w:sz w:val="24"/>
          <w:szCs w:val="24"/>
        </w:rPr>
        <w:t xml:space="preserve"> </w:t>
      </w:r>
      <w:r w:rsidRPr="00E817FB">
        <w:rPr>
          <w:rFonts w:ascii="Times New Roman" w:hAnsi="Times New Roman" w:cs="Times New Roman"/>
          <w:sz w:val="24"/>
          <w:szCs w:val="24"/>
        </w:rPr>
        <w:t xml:space="preserve">plots decreased between each visit. 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r w:rsidR="007C52EB">
        <w:rPr>
          <w:rFonts w:ascii="Times New Roman" w:hAnsi="Times New Roman" w:cs="Times New Roman"/>
          <w:sz w:val="24"/>
          <w:szCs w:val="24"/>
        </w:rPr>
        <w:t>T</w:t>
      </w:r>
      <w:r w:rsidRPr="00E817FB">
        <w:rPr>
          <w:rFonts w:ascii="Times New Roman" w:hAnsi="Times New Roman" w:cs="Times New Roman"/>
          <w:sz w:val="24"/>
          <w:szCs w:val="24"/>
        </w:rPr>
        <w:t xml:space="preserve">he remaining </w:t>
      </w:r>
      <w:r w:rsidR="0029521D">
        <w:rPr>
          <w:rFonts w:ascii="Times New Roman" w:hAnsi="Times New Roman" w:cs="Times New Roman"/>
          <w:sz w:val="24"/>
          <w:szCs w:val="24"/>
        </w:rPr>
        <w:t>nine</w:t>
      </w:r>
      <w:ins w:id="107" w:author="Abraham E Springer" w:date="2025-02-17T12:47:00Z" w16du:dateUtc="2025-02-17T19:47:00Z">
        <w:r w:rsidR="007C52EB">
          <w:rPr>
            <w:rFonts w:ascii="Times New Roman" w:hAnsi="Times New Roman" w:cs="Times New Roman"/>
            <w:sz w:val="24"/>
            <w:szCs w:val="24"/>
          </w:rPr>
          <w:t xml:space="preserve"> </w:t>
        </w:r>
      </w:ins>
      <w:r w:rsidRPr="00E817FB">
        <w:rPr>
          <w:rFonts w:ascii="Times New Roman" w:hAnsi="Times New Roman" w:cs="Times New Roman"/>
          <w:sz w:val="24"/>
          <w:szCs w:val="24"/>
        </w:rPr>
        <w:t>plots decreased in density.</w:t>
      </w:r>
      <w:r w:rsidR="001E78B7" w:rsidRPr="00E817FB">
        <w:rPr>
          <w:rFonts w:ascii="Times New Roman" w:hAnsi="Times New Roman" w:cs="Times New Roman"/>
          <w:sz w:val="24"/>
          <w:szCs w:val="24"/>
        </w:rPr>
        <w:t xml:space="preserve"> However, densities were higher at Childs</w:t>
      </w:r>
      <w:r w:rsidR="007C52EB">
        <w:rPr>
          <w:rFonts w:ascii="Times New Roman" w:hAnsi="Times New Roman" w:cs="Times New Roman"/>
          <w:sz w:val="24"/>
          <w:szCs w:val="24"/>
        </w:rPr>
        <w:t xml:space="preserve"> that at BRAP.</w:t>
      </w:r>
      <w:r w:rsidR="004D0238">
        <w:rPr>
          <w:rFonts w:ascii="Times New Roman" w:hAnsi="Times New Roman" w:cs="Times New Roman"/>
          <w:sz w:val="24"/>
          <w:szCs w:val="24"/>
        </w:rPr>
        <w:t xml:space="preserve"> Both sites ended up having similar seedling densities despite plots at Childs being twice as dense up until the final visit.</w:t>
      </w:r>
    </w:p>
    <w:p w14:paraId="4DE7DB5D" w14:textId="48BBE505" w:rsidR="00DD6FD8" w:rsidRPr="00E817FB" w:rsidRDefault="00DD6FD8">
      <w:pPr>
        <w:spacing w:line="480" w:lineRule="auto"/>
        <w:rPr>
          <w:rFonts w:ascii="Times New Roman" w:hAnsi="Times New Roman" w:cs="Times New Roman"/>
          <w:sz w:val="24"/>
          <w:szCs w:val="24"/>
        </w:rPr>
        <w:pPrChange w:id="108" w:author="Abraham E Springer" w:date="2025-02-17T12:19:00Z" w16du:dateUtc="2025-02-17T19:19:00Z">
          <w:pPr/>
        </w:pPrChange>
      </w:pPr>
    </w:p>
    <w:p w14:paraId="5AC4EED5" w14:textId="33A1D7B8" w:rsidR="001E78B7" w:rsidRDefault="001E78B7" w:rsidP="00C00DA9">
      <w:pPr>
        <w:spacing w:line="480" w:lineRule="auto"/>
        <w:rPr>
          <w:ins w:id="109" w:author="Abraham E Springer" w:date="2025-02-17T12:49:00Z" w16du:dateUtc="2025-02-17T19:49:00Z"/>
          <w:rFonts w:ascii="Times New Roman" w:hAnsi="Times New Roman" w:cs="Times New Roman"/>
          <w:b/>
          <w:bCs/>
          <w:sz w:val="24"/>
          <w:szCs w:val="24"/>
        </w:rPr>
      </w:pPr>
      <w:r w:rsidRPr="00C56BF0">
        <w:rPr>
          <w:rFonts w:ascii="Times New Roman" w:hAnsi="Times New Roman" w:cs="Times New Roman"/>
          <w:b/>
          <w:bCs/>
          <w:sz w:val="24"/>
          <w:szCs w:val="24"/>
        </w:rPr>
        <w:t>Seedling sizes</w:t>
      </w:r>
    </w:p>
    <w:p w14:paraId="68042A2A" w14:textId="25446DE2" w:rsidR="007C52EB" w:rsidRDefault="007C52EB">
      <w:pPr>
        <w:spacing w:line="480" w:lineRule="auto"/>
        <w:rPr>
          <w:rFonts w:ascii="Times New Roman" w:hAnsi="Times New Roman" w:cs="Times New Roman"/>
          <w:b/>
          <w:bCs/>
          <w:sz w:val="24"/>
          <w:szCs w:val="24"/>
        </w:rPr>
      </w:pPr>
      <w:ins w:id="110" w:author="Abraham E Springer" w:date="2025-02-17T12:49:00Z" w16du:dateUtc="2025-02-17T19:49:00Z">
        <w:r>
          <w:rPr>
            <w:rFonts w:ascii="Times New Roman" w:hAnsi="Times New Roman" w:cs="Times New Roman"/>
            <w:b/>
            <w:bCs/>
            <w:sz w:val="24"/>
            <w:szCs w:val="24"/>
          </w:rPr>
          <w:t>Write a short paragraph describing the results in these three tables.</w:t>
        </w:r>
      </w:ins>
    </w:p>
    <w:p w14:paraId="41E2ACC5" w14:textId="10917617" w:rsidR="0029521D" w:rsidRDefault="0029521D" w:rsidP="00601AC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At the plot level, mean height and diameters of seedlings increased between all 3 visits. At BRAP, mean HDR values increased between all three visits at well. At Childs, HDR decreases </w:t>
      </w:r>
      <w:r w:rsidR="00601AC2">
        <w:rPr>
          <w:rFonts w:ascii="Times New Roman" w:hAnsi="Times New Roman" w:cs="Times New Roman"/>
          <w:sz w:val="24"/>
          <w:szCs w:val="24"/>
        </w:rPr>
        <w:t xml:space="preserve">between Fall 2023 and Spring 2024 visits before increasing in Fall 2024. </w:t>
      </w:r>
    </w:p>
    <w:p w14:paraId="4EFB76FD" w14:textId="7783A4DF" w:rsidR="00601AC2" w:rsidRPr="0029521D" w:rsidRDefault="00601AC2" w:rsidP="0029521D">
      <w:pPr>
        <w:spacing w:line="480" w:lineRule="auto"/>
        <w:rPr>
          <w:rFonts w:ascii="Times New Roman" w:hAnsi="Times New Roman" w:cs="Times New Roman"/>
          <w:sz w:val="24"/>
          <w:szCs w:val="24"/>
        </w:rPr>
      </w:pPr>
      <w:r>
        <w:rPr>
          <w:rFonts w:ascii="Times New Roman" w:hAnsi="Times New Roman" w:cs="Times New Roman"/>
          <w:sz w:val="24"/>
          <w:szCs w:val="24"/>
        </w:rPr>
        <w:tab/>
        <w:t>At BRAP, seven out of 9 variables changed significantly</w:t>
      </w:r>
      <w:r w:rsidR="00D03C42">
        <w:rPr>
          <w:rFonts w:ascii="Times New Roman" w:hAnsi="Times New Roman" w:cs="Times New Roman"/>
          <w:sz w:val="24"/>
          <w:szCs w:val="24"/>
        </w:rPr>
        <w:t xml:space="preserve"> between the different visits. All the BRAP heights changed significantly between visits. Diameters between Spring 2024 and Fall 2024 did not change significantly and HDRs between Fall 2023 and Spring 2024 did not change </w:t>
      </w:r>
      <w:r w:rsidR="00D03C42">
        <w:rPr>
          <w:rFonts w:ascii="Times New Roman" w:hAnsi="Times New Roman" w:cs="Times New Roman"/>
          <w:sz w:val="24"/>
          <w:szCs w:val="24"/>
        </w:rPr>
        <w:lastRenderedPageBreak/>
        <w:t xml:space="preserve">significantly. At Childs, all variables changed </w:t>
      </w:r>
      <w:proofErr w:type="spellStart"/>
      <w:r w:rsidR="00D03C42">
        <w:rPr>
          <w:rFonts w:ascii="Times New Roman" w:hAnsi="Times New Roman" w:cs="Times New Roman"/>
          <w:sz w:val="24"/>
          <w:szCs w:val="24"/>
        </w:rPr>
        <w:t>signficantly</w:t>
      </w:r>
      <w:proofErr w:type="spellEnd"/>
      <w:r w:rsidR="00D03C42">
        <w:rPr>
          <w:rFonts w:ascii="Times New Roman" w:hAnsi="Times New Roman" w:cs="Times New Roman"/>
          <w:sz w:val="24"/>
          <w:szCs w:val="24"/>
        </w:rPr>
        <w:t xml:space="preserve"> with eight out of nine being highly </w:t>
      </w:r>
      <w:proofErr w:type="spellStart"/>
      <w:r w:rsidR="00D03C42">
        <w:rPr>
          <w:rFonts w:ascii="Times New Roman" w:hAnsi="Times New Roman" w:cs="Times New Roman"/>
          <w:sz w:val="24"/>
          <w:szCs w:val="24"/>
        </w:rPr>
        <w:t>signficant</w:t>
      </w:r>
      <w:proofErr w:type="spellEnd"/>
      <w:r w:rsidR="00D03C42">
        <w:rPr>
          <w:rFonts w:ascii="Times New Roman" w:hAnsi="Times New Roman" w:cs="Times New Roman"/>
          <w:sz w:val="24"/>
          <w:szCs w:val="24"/>
        </w:rPr>
        <w:t xml:space="preserve"> (p-value ≤ .001).</w:t>
      </w:r>
    </w:p>
    <w:p w14:paraId="4B236208" w14:textId="4D9EE2A3" w:rsidR="00914619" w:rsidRPr="00E817FB" w:rsidRDefault="00914619">
      <w:pPr>
        <w:spacing w:line="480" w:lineRule="auto"/>
        <w:jc w:val="center"/>
        <w:rPr>
          <w:rFonts w:ascii="Times New Roman" w:hAnsi="Times New Roman" w:cs="Times New Roman"/>
          <w:sz w:val="24"/>
          <w:szCs w:val="24"/>
        </w:rPr>
        <w:pPrChange w:id="111" w:author="Abraham E Springer" w:date="2025-02-17T12:19:00Z" w16du:dateUtc="2025-02-17T19:19:00Z">
          <w:pPr>
            <w:jc w:val="center"/>
          </w:pPr>
        </w:pPrChange>
      </w:pPr>
      <w:r w:rsidRPr="00E817FB">
        <w:rPr>
          <w:rFonts w:ascii="Times New Roman" w:hAnsi="Times New Roman" w:cs="Times New Roman"/>
          <w:noProof/>
          <w:sz w:val="24"/>
          <w:szCs w:val="24"/>
        </w:rPr>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7"/>
                    <a:stretch>
                      <a:fillRect/>
                    </a:stretch>
                  </pic:blipFill>
                  <pic:spPr>
                    <a:xfrm>
                      <a:off x="0" y="0"/>
                      <a:ext cx="4597025" cy="2135456"/>
                    </a:xfrm>
                    <a:prstGeom prst="rect">
                      <a:avLst/>
                    </a:prstGeom>
                  </pic:spPr>
                </pic:pic>
              </a:graphicData>
            </a:graphic>
          </wp:inline>
        </w:drawing>
      </w:r>
    </w:p>
    <w:p w14:paraId="419B02BB" w14:textId="27B7B1A0" w:rsidR="00914619" w:rsidRPr="00E817FB" w:rsidRDefault="00914619">
      <w:pPr>
        <w:spacing w:line="480" w:lineRule="auto"/>
        <w:ind w:left="1080"/>
        <w:jc w:val="center"/>
        <w:rPr>
          <w:rFonts w:ascii="Times New Roman" w:hAnsi="Times New Roman" w:cs="Times New Roman"/>
          <w:sz w:val="24"/>
          <w:szCs w:val="24"/>
        </w:rPr>
        <w:pPrChange w:id="112" w:author="Abraham E Springer" w:date="2025-02-17T12:19:00Z" w16du:dateUtc="2025-02-17T19:19:00Z">
          <w:pPr>
            <w:ind w:left="1080"/>
            <w:jc w:val="center"/>
          </w:pPr>
        </w:pPrChange>
      </w:pPr>
      <w:commentRangeStart w:id="113"/>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8"/>
                    <a:stretch>
                      <a:fillRect/>
                    </a:stretch>
                  </pic:blipFill>
                  <pic:spPr>
                    <a:xfrm>
                      <a:off x="0" y="0"/>
                      <a:ext cx="4189856" cy="1983467"/>
                    </a:xfrm>
                    <a:prstGeom prst="rect">
                      <a:avLst/>
                    </a:prstGeom>
                  </pic:spPr>
                </pic:pic>
              </a:graphicData>
            </a:graphic>
          </wp:inline>
        </w:drawing>
      </w:r>
      <w:commentRangeEnd w:id="113"/>
      <w:r w:rsidR="007C52EB">
        <w:rPr>
          <w:rStyle w:val="CommentReference"/>
        </w:rPr>
        <w:commentReference w:id="113"/>
      </w:r>
      <w:ins w:id="114" w:author="Abraham E Springer" w:date="2025-02-17T12:48:00Z" w16du:dateUtc="2025-02-17T19:48:00Z">
        <w:r w:rsidR="007C52EB">
          <w:rPr>
            <w:rFonts w:ascii="Times New Roman" w:hAnsi="Times New Roman" w:cs="Times New Roman"/>
            <w:sz w:val="24"/>
            <w:szCs w:val="24"/>
          </w:rPr>
          <w:t>In</w:t>
        </w:r>
      </w:ins>
    </w:p>
    <w:p w14:paraId="04D111E8" w14:textId="036FB902" w:rsidR="00914619" w:rsidRPr="00E817FB" w:rsidRDefault="00914619">
      <w:pPr>
        <w:spacing w:line="480" w:lineRule="auto"/>
        <w:ind w:left="1080"/>
        <w:jc w:val="center"/>
        <w:rPr>
          <w:rFonts w:ascii="Times New Roman" w:hAnsi="Times New Roman" w:cs="Times New Roman"/>
          <w:sz w:val="24"/>
          <w:szCs w:val="24"/>
        </w:rPr>
        <w:pPrChange w:id="115" w:author="Abraham E Springer" w:date="2025-02-17T12:19:00Z" w16du:dateUtc="2025-02-17T19:19:00Z">
          <w:pPr>
            <w:ind w:left="1080"/>
            <w:jc w:val="center"/>
          </w:pPr>
        </w:pPrChange>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9"/>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pPr>
        <w:spacing w:line="480" w:lineRule="auto"/>
        <w:rPr>
          <w:rFonts w:ascii="Times New Roman" w:hAnsi="Times New Roman" w:cs="Times New Roman"/>
          <w:b/>
          <w:bCs/>
          <w:sz w:val="24"/>
          <w:szCs w:val="24"/>
        </w:rPr>
        <w:pPrChange w:id="116" w:author="Abraham E Springer" w:date="2025-02-17T12:19:00Z" w16du:dateUtc="2025-02-17T19:19:00Z">
          <w:pPr/>
        </w:pPrChange>
      </w:pPr>
      <w:r w:rsidRPr="00122E73">
        <w:rPr>
          <w:rFonts w:ascii="Times New Roman" w:hAnsi="Times New Roman" w:cs="Times New Roman"/>
          <w:b/>
          <w:bCs/>
          <w:sz w:val="24"/>
          <w:szCs w:val="24"/>
        </w:rPr>
        <w:t>Logistic regression model</w:t>
      </w:r>
    </w:p>
    <w:p w14:paraId="2EAE9864" w14:textId="5B7C801B" w:rsidR="00C51A95" w:rsidRDefault="00323119">
      <w:pPr>
        <w:spacing w:line="480" w:lineRule="auto"/>
        <w:jc w:val="center"/>
        <w:rPr>
          <w:rFonts w:ascii="Times New Roman" w:hAnsi="Times New Roman" w:cs="Times New Roman"/>
          <w:sz w:val="24"/>
          <w:szCs w:val="24"/>
        </w:rPr>
        <w:pPrChange w:id="117" w:author="Abraham E Springer" w:date="2025-02-17T12:19:00Z" w16du:dateUtc="2025-02-17T19:19:00Z">
          <w:pPr>
            <w:jc w:val="center"/>
          </w:pPr>
        </w:pPrChange>
      </w:pPr>
      <w:r w:rsidRPr="00323119">
        <w:rPr>
          <w:rFonts w:ascii="Times New Roman" w:hAnsi="Times New Roman" w:cs="Times New Roman"/>
          <w:noProof/>
          <w:sz w:val="24"/>
          <w:szCs w:val="24"/>
        </w:rPr>
        <w:lastRenderedPageBreak/>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20"/>
                    <a:stretch>
                      <a:fillRect/>
                    </a:stretch>
                  </pic:blipFill>
                  <pic:spPr>
                    <a:xfrm>
                      <a:off x="0" y="0"/>
                      <a:ext cx="3801005" cy="1467055"/>
                    </a:xfrm>
                    <a:prstGeom prst="rect">
                      <a:avLst/>
                    </a:prstGeom>
                  </pic:spPr>
                </pic:pic>
              </a:graphicData>
            </a:graphic>
          </wp:inline>
        </w:drawing>
      </w:r>
    </w:p>
    <w:p w14:paraId="14CEB29F" w14:textId="4545061E" w:rsidR="00681BDF" w:rsidRDefault="008C7B4A">
      <w:pPr>
        <w:spacing w:line="480" w:lineRule="auto"/>
        <w:rPr>
          <w:rFonts w:ascii="Times New Roman" w:hAnsi="Times New Roman" w:cs="Times New Roman"/>
          <w:sz w:val="24"/>
          <w:szCs w:val="24"/>
        </w:rPr>
        <w:pPrChange w:id="118" w:author="Abraham E Springer" w:date="2025-02-17T12:19:00Z" w16du:dateUtc="2025-02-17T19:19:00Z">
          <w:pPr/>
        </w:pPrChange>
      </w:pPr>
      <w:r>
        <w:rPr>
          <w:rFonts w:ascii="Times New Roman" w:hAnsi="Times New Roman" w:cs="Times New Roman"/>
          <w:sz w:val="24"/>
          <w:szCs w:val="24"/>
        </w:rPr>
        <w:t>Light, herbaceous competition, and fine sediment</w:t>
      </w:r>
      <w:r w:rsidR="00681BDF">
        <w:rPr>
          <w:rFonts w:ascii="Times New Roman" w:hAnsi="Times New Roman" w:cs="Times New Roman"/>
          <w:sz w:val="24"/>
          <w:szCs w:val="24"/>
        </w:rPr>
        <w:t xml:space="preserve">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sidR="00681BDF">
        <w:rPr>
          <w:rFonts w:ascii="Times New Roman" w:hAnsi="Times New Roman" w:cs="Times New Roman"/>
          <w:sz w:val="24"/>
          <w:szCs w:val="24"/>
        </w:rPr>
        <w:t>.</w:t>
      </w:r>
    </w:p>
    <w:p w14:paraId="3FB74444" w14:textId="24746EA5" w:rsidR="00323119" w:rsidRDefault="00323119">
      <w:pPr>
        <w:spacing w:line="480" w:lineRule="auto"/>
        <w:jc w:val="center"/>
        <w:rPr>
          <w:rFonts w:ascii="Times New Roman" w:hAnsi="Times New Roman" w:cs="Times New Roman"/>
          <w:sz w:val="24"/>
          <w:szCs w:val="24"/>
        </w:rPr>
        <w:pPrChange w:id="119"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21"/>
                    <a:stretch>
                      <a:fillRect/>
                    </a:stretch>
                  </pic:blipFill>
                  <pic:spPr>
                    <a:xfrm>
                      <a:off x="0" y="0"/>
                      <a:ext cx="3839111" cy="1286054"/>
                    </a:xfrm>
                    <a:prstGeom prst="rect">
                      <a:avLst/>
                    </a:prstGeom>
                  </pic:spPr>
                </pic:pic>
              </a:graphicData>
            </a:graphic>
          </wp:inline>
        </w:drawing>
      </w:r>
    </w:p>
    <w:p w14:paraId="74C9501E" w14:textId="36626613" w:rsidR="00323119" w:rsidRDefault="00323119">
      <w:pPr>
        <w:spacing w:line="480" w:lineRule="auto"/>
        <w:jc w:val="center"/>
        <w:rPr>
          <w:rFonts w:ascii="Times New Roman" w:hAnsi="Times New Roman" w:cs="Times New Roman"/>
          <w:sz w:val="24"/>
          <w:szCs w:val="24"/>
        </w:rPr>
        <w:pPrChange w:id="120" w:author="Abraham E Springer" w:date="2025-02-17T12:19:00Z" w16du:dateUtc="2025-02-17T19:19:00Z">
          <w:pPr>
            <w:jc w:val="center"/>
          </w:pPr>
        </w:pPrChange>
      </w:pPr>
      <w:r w:rsidRPr="00323119">
        <w:rPr>
          <w:rFonts w:ascii="Times New Roman" w:hAnsi="Times New Roman" w:cs="Times New Roman"/>
          <w:noProof/>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2"/>
                    <a:stretch>
                      <a:fillRect/>
                    </a:stretch>
                  </pic:blipFill>
                  <pic:spPr>
                    <a:xfrm>
                      <a:off x="0" y="0"/>
                      <a:ext cx="3254022" cy="1066892"/>
                    </a:xfrm>
                    <a:prstGeom prst="rect">
                      <a:avLst/>
                    </a:prstGeom>
                  </pic:spPr>
                </pic:pic>
              </a:graphicData>
            </a:graphic>
          </wp:inline>
        </w:drawing>
      </w:r>
    </w:p>
    <w:p w14:paraId="120FC40D" w14:textId="0C0F5D83" w:rsidR="00681BDF" w:rsidRDefault="00681BDF">
      <w:pPr>
        <w:spacing w:line="480" w:lineRule="auto"/>
        <w:rPr>
          <w:rFonts w:ascii="Times New Roman" w:hAnsi="Times New Roman" w:cs="Times New Roman"/>
          <w:sz w:val="24"/>
          <w:szCs w:val="24"/>
        </w:rPr>
        <w:pPrChange w:id="121" w:author="Abraham E Springer" w:date="2025-02-17T12:19:00Z" w16du:dateUtc="2025-02-17T19:19:00Z">
          <w:pPr/>
        </w:pPrChange>
      </w:pPr>
      <w:r>
        <w:rPr>
          <w:rFonts w:ascii="Times New Roman" w:hAnsi="Times New Roman" w:cs="Times New Roman"/>
          <w:sz w:val="24"/>
          <w:szCs w:val="24"/>
        </w:rPr>
        <w:t>The Childs model run had light and fine</w:t>
      </w:r>
      <w:r w:rsidR="00BF3F65">
        <w:rPr>
          <w:rFonts w:ascii="Times New Roman" w:hAnsi="Times New Roman" w:cs="Times New Roman"/>
          <w:sz w:val="24"/>
          <w:szCs w:val="24"/>
        </w:rPr>
        <w:t>s</w:t>
      </w:r>
      <w:r w:rsidR="008C7B4A">
        <w:rPr>
          <w:rFonts w:ascii="Times New Roman" w:hAnsi="Times New Roman" w:cs="Times New Roman"/>
          <w:sz w:val="24"/>
          <w:szCs w:val="24"/>
        </w:rPr>
        <w:t xml:space="preserve"> sediment</w:t>
      </w:r>
      <w:r>
        <w:rPr>
          <w:rFonts w:ascii="Times New Roman" w:hAnsi="Times New Roman" w:cs="Times New Roman"/>
          <w:sz w:val="24"/>
          <w:szCs w:val="24"/>
        </w:rPr>
        <w:t xml:space="preserve">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pPr>
        <w:spacing w:line="480" w:lineRule="auto"/>
        <w:rPr>
          <w:rFonts w:ascii="Times New Roman" w:hAnsi="Times New Roman" w:cs="Times New Roman"/>
          <w:sz w:val="24"/>
          <w:szCs w:val="24"/>
        </w:rPr>
        <w:pPrChange w:id="122" w:author="Abraham E Springer" w:date="2025-02-17T12:19:00Z" w16du:dateUtc="2025-02-17T19:19:00Z">
          <w:pPr/>
        </w:pPrChange>
      </w:pPr>
    </w:p>
    <w:p w14:paraId="48B89CE1" w14:textId="7A040C0A" w:rsidR="00E817FB" w:rsidRPr="00122E73" w:rsidRDefault="00E817FB">
      <w:pPr>
        <w:spacing w:line="480" w:lineRule="auto"/>
        <w:rPr>
          <w:rFonts w:ascii="Times New Roman" w:hAnsi="Times New Roman" w:cs="Times New Roman"/>
          <w:b/>
          <w:bCs/>
          <w:sz w:val="24"/>
          <w:szCs w:val="24"/>
        </w:rPr>
        <w:pPrChange w:id="123" w:author="Abraham E Springer" w:date="2025-02-17T12:19:00Z" w16du:dateUtc="2025-02-17T19:19:00Z">
          <w:pPr/>
        </w:pPrChange>
      </w:pPr>
      <w:r w:rsidRPr="00122E73">
        <w:rPr>
          <w:rFonts w:ascii="Times New Roman" w:hAnsi="Times New Roman" w:cs="Times New Roman"/>
          <w:b/>
          <w:bCs/>
          <w:sz w:val="24"/>
          <w:szCs w:val="24"/>
        </w:rPr>
        <w:t>Age at Coring Height</w:t>
      </w:r>
    </w:p>
    <w:p w14:paraId="7412514A" w14:textId="3617C3A0" w:rsidR="00A1262E" w:rsidRPr="00E817FB" w:rsidRDefault="00A1262E">
      <w:pPr>
        <w:spacing w:line="480" w:lineRule="auto"/>
        <w:rPr>
          <w:rFonts w:ascii="Times New Roman" w:hAnsi="Times New Roman" w:cs="Times New Roman"/>
          <w:sz w:val="24"/>
          <w:szCs w:val="24"/>
        </w:rPr>
        <w:pPrChange w:id="124" w:author="Abraham E Springer" w:date="2025-02-17T12:19:00Z" w16du:dateUtc="2025-02-17T19:19:00Z">
          <w:pPr/>
        </w:pPrChange>
      </w:pPr>
      <w:r w:rsidRPr="00E817FB">
        <w:rPr>
          <w:rFonts w:ascii="Times New Roman" w:hAnsi="Times New Roman" w:cs="Times New Roman"/>
          <w:sz w:val="24"/>
          <w:szCs w:val="24"/>
        </w:rPr>
        <w:t xml:space="preserve">Age at coring height </w:t>
      </w:r>
      <w:commentRangeStart w:id="125"/>
      <w:r w:rsidRPr="00E817FB">
        <w:rPr>
          <w:rFonts w:ascii="Times New Roman" w:hAnsi="Times New Roman" w:cs="Times New Roman"/>
          <w:sz w:val="24"/>
          <w:szCs w:val="24"/>
        </w:rPr>
        <w:t>plots</w:t>
      </w:r>
      <w:commentRangeEnd w:id="125"/>
      <w:r w:rsidR="00FC1ECA" w:rsidRPr="00E817FB">
        <w:rPr>
          <w:rStyle w:val="CommentReference"/>
          <w:rFonts w:ascii="Times New Roman" w:hAnsi="Times New Roman" w:cs="Times New Roman"/>
          <w:sz w:val="24"/>
          <w:szCs w:val="24"/>
        </w:rPr>
        <w:commentReference w:id="125"/>
      </w:r>
    </w:p>
    <w:p w14:paraId="34024A57" w14:textId="0D1FC1AD" w:rsidR="00AD2706" w:rsidRDefault="00E13B87">
      <w:pPr>
        <w:spacing w:line="480" w:lineRule="auto"/>
        <w:ind w:left="1080"/>
        <w:jc w:val="center"/>
        <w:rPr>
          <w:rFonts w:ascii="Times New Roman" w:hAnsi="Times New Roman" w:cs="Times New Roman"/>
          <w:sz w:val="24"/>
          <w:szCs w:val="24"/>
        </w:rPr>
        <w:pPrChange w:id="126" w:author="Abraham E Springer" w:date="2025-02-17T12:19:00Z" w16du:dateUtc="2025-02-17T19:19:00Z">
          <w:pPr>
            <w:ind w:left="1080"/>
            <w:jc w:val="center"/>
          </w:pPr>
        </w:pPrChange>
      </w:pPr>
      <w:r>
        <w:rPr>
          <w:rFonts w:ascii="Times New Roman" w:hAnsi="Times New Roman" w:cs="Times New Roman"/>
          <w:noProof/>
          <w:sz w:val="24"/>
          <w:szCs w:val="24"/>
          <w14:ligatures w14:val="standardContextual"/>
        </w:rPr>
        <w:lastRenderedPageBreak/>
        <w:drawing>
          <wp:inline distT="0" distB="0" distL="0" distR="0" wp14:anchorId="052D50BA" wp14:editId="3FF76964">
            <wp:extent cx="3648075" cy="3338612"/>
            <wp:effectExtent l="0" t="0" r="0" b="0"/>
            <wp:docPr id="1700323232"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23232" name="Picture 2" descr="A graph of ageing heigh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1338" cy="3341598"/>
                    </a:xfrm>
                    <a:prstGeom prst="rect">
                      <a:avLst/>
                    </a:prstGeom>
                  </pic:spPr>
                </pic:pic>
              </a:graphicData>
            </a:graphic>
          </wp:inline>
        </w:drawing>
      </w:r>
    </w:p>
    <w:p w14:paraId="4EB10705" w14:textId="1C389BFC" w:rsidR="00E817FB" w:rsidRDefault="00E817FB">
      <w:pPr>
        <w:spacing w:line="480" w:lineRule="auto"/>
        <w:ind w:left="1080"/>
        <w:jc w:val="center"/>
        <w:rPr>
          <w:rFonts w:ascii="Times New Roman" w:hAnsi="Times New Roman" w:cs="Times New Roman"/>
          <w:sz w:val="24"/>
          <w:szCs w:val="24"/>
        </w:rPr>
        <w:pPrChange w:id="127" w:author="Abraham E Springer" w:date="2025-02-17T12:19:00Z" w16du:dateUtc="2025-02-17T19:19:00Z">
          <w:pPr>
            <w:ind w:left="1080"/>
            <w:jc w:val="center"/>
          </w:pPr>
        </w:pPrChange>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pPr>
        <w:spacing w:line="480" w:lineRule="auto"/>
        <w:ind w:left="1080"/>
        <w:rPr>
          <w:rFonts w:ascii="Times New Roman" w:hAnsi="Times New Roman" w:cs="Times New Roman"/>
          <w:sz w:val="24"/>
          <w:szCs w:val="24"/>
        </w:rPr>
        <w:pPrChange w:id="128" w:author="Abraham E Springer" w:date="2025-02-17T12:19:00Z" w16du:dateUtc="2025-02-17T19:19:00Z">
          <w:pPr>
            <w:ind w:left="1080"/>
          </w:pPr>
        </w:pPrChange>
      </w:pPr>
    </w:p>
    <w:p w14:paraId="19FE71BA" w14:textId="7FC02F9D" w:rsidR="00A1262E" w:rsidRPr="00E817FB" w:rsidRDefault="00794EE5">
      <w:pPr>
        <w:spacing w:line="480" w:lineRule="auto"/>
        <w:rPr>
          <w:rFonts w:ascii="Times New Roman" w:hAnsi="Times New Roman" w:cs="Times New Roman"/>
          <w:sz w:val="24"/>
          <w:szCs w:val="24"/>
        </w:rPr>
        <w:pPrChange w:id="129" w:author="Abraham E Springer" w:date="2025-02-17T12:19:00Z" w16du:dateUtc="2025-02-17T19:19:00Z">
          <w:pPr/>
        </w:pPrChange>
      </w:pPr>
      <w:r w:rsidRPr="00E817FB">
        <w:rPr>
          <w:rFonts w:ascii="Times New Roman" w:hAnsi="Times New Roman" w:cs="Times New Roman"/>
          <w:sz w:val="24"/>
          <w:szCs w:val="24"/>
        </w:rPr>
        <w:t xml:space="preserve">Age at coring height distribution is </w:t>
      </w:r>
      <w:r w:rsidR="005B4459">
        <w:rPr>
          <w:rFonts w:ascii="Times New Roman" w:hAnsi="Times New Roman" w:cs="Times New Roman"/>
          <w:sz w:val="24"/>
          <w:szCs w:val="24"/>
        </w:rPr>
        <w:t xml:space="preserve">not normal (Shapiro-Wilk test of &lt;.05) </w:t>
      </w:r>
      <w:ins w:id="130" w:author="Abraham E Springer" w:date="2025-02-17T13:30:00Z" w16du:dateUtc="2025-02-17T20:30:00Z">
        <w:r w:rsidR="008C7B4A">
          <w:rPr>
            <w:rFonts w:ascii="Times New Roman" w:hAnsi="Times New Roman" w:cs="Times New Roman"/>
            <w:sz w:val="24"/>
            <w:szCs w:val="24"/>
          </w:rPr>
          <w:t>(Figure x)</w:t>
        </w:r>
      </w:ins>
      <w:r w:rsidRPr="00E817FB">
        <w:rPr>
          <w:rFonts w:ascii="Times New Roman" w:hAnsi="Times New Roman" w:cs="Times New Roman"/>
          <w:sz w:val="24"/>
          <w:szCs w:val="24"/>
        </w:rPr>
        <w:t xml:space="preserve">.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pPr>
        <w:spacing w:line="480" w:lineRule="auto"/>
        <w:rPr>
          <w:rFonts w:ascii="Times New Roman" w:hAnsi="Times New Roman" w:cs="Times New Roman"/>
          <w:sz w:val="24"/>
          <w:szCs w:val="24"/>
        </w:rPr>
        <w:pPrChange w:id="131" w:author="Abraham E Springer" w:date="2025-02-17T12:19:00Z" w16du:dateUtc="2025-02-17T19:19:00Z">
          <w:pPr/>
        </w:pPrChange>
      </w:pPr>
    </w:p>
    <w:p w14:paraId="7BEC1152" w14:textId="77777777" w:rsidR="00712DFB" w:rsidRDefault="00E817FB">
      <w:pPr>
        <w:spacing w:line="480" w:lineRule="auto"/>
        <w:rPr>
          <w:rFonts w:ascii="Times New Roman" w:hAnsi="Times New Roman" w:cs="Times New Roman"/>
          <w:sz w:val="24"/>
          <w:szCs w:val="24"/>
        </w:rPr>
        <w:pPrChange w:id="132" w:author="Abraham E Springer" w:date="2025-02-17T12:19:00Z" w16du:dateUtc="2025-02-17T19:19:00Z">
          <w:pPr/>
        </w:pPrChange>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6879D6D0" w14:textId="225671D4" w:rsidR="00B96AB8" w:rsidRPr="00E817FB" w:rsidDel="0011464B" w:rsidRDefault="00712DFB">
      <w:pPr>
        <w:spacing w:line="480" w:lineRule="auto"/>
        <w:ind w:firstLine="720"/>
        <w:rPr>
          <w:del w:id="133" w:author="Abraham E Springer" w:date="2025-02-17T13:43:00Z" w16du:dateUtc="2025-02-17T20:43:00Z"/>
          <w:rFonts w:ascii="Times New Roman" w:eastAsia="Times New Roman" w:hAnsi="Times New Roman" w:cs="Times New Roman"/>
          <w:bCs/>
          <w:sz w:val="24"/>
          <w:szCs w:val="24"/>
        </w:rPr>
        <w:pPrChange w:id="134"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 xml:space="preserve">series (n=39) produced an </w:t>
      </w:r>
      <w:proofErr w:type="spellStart"/>
      <w:r w:rsidRPr="00E817FB">
        <w:rPr>
          <w:rFonts w:ascii="Times New Roman" w:eastAsia="Times New Roman" w:hAnsi="Times New Roman" w:cs="Times New Roman"/>
          <w:sz w:val="24"/>
          <w:szCs w:val="24"/>
        </w:rPr>
        <w:t>interseries</w:t>
      </w:r>
      <w:proofErr w:type="spellEnd"/>
      <w:r w:rsidRPr="00E817FB">
        <w:rPr>
          <w:rFonts w:ascii="Times New Roman" w:eastAsia="Times New Roman" w:hAnsi="Times New Roman" w:cs="Times New Roman"/>
          <w:sz w:val="24"/>
          <w:szCs w:val="24"/>
        </w:rPr>
        <w:t xml:space="preserve"> correlation of +0.395 and a mean sensitivity of </w:t>
      </w:r>
      <w:r w:rsidR="008C7B4A">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r w:rsidR="003920EE">
        <w:rPr>
          <w:rFonts w:ascii="Times New Roman" w:eastAsia="Times New Roman" w:hAnsi="Times New Roman" w:cs="Times New Roman"/>
          <w:sz w:val="24"/>
          <w:szCs w:val="24"/>
        </w:rPr>
        <w:t xml:space="preserve"> </w:t>
      </w:r>
      <w:r w:rsidR="008C7B4A" w:rsidRPr="00E817FB">
        <w:rPr>
          <w:rFonts w:ascii="Times New Roman" w:hAnsi="Times New Roman" w:cs="Times New Roman"/>
          <w:sz w:val="24"/>
          <w:szCs w:val="24"/>
        </w:rPr>
        <w:t>R</w:t>
      </w:r>
      <w:ins w:id="135" w:author="Abraham E Springer" w:date="2025-02-17T13:29:00Z" w16du:dateUtc="2025-02-17T20:29:00Z">
        <w:r w:rsidR="008C7B4A">
          <w:rPr>
            <w:rFonts w:ascii="Times New Roman" w:hAnsi="Times New Roman" w:cs="Times New Roman"/>
            <w:sz w:val="24"/>
            <w:szCs w:val="24"/>
          </w:rPr>
          <w:t xml:space="preserve"> (Figure x)</w:t>
        </w:r>
      </w:ins>
      <w:r w:rsidR="008C7B4A" w:rsidRPr="00E817FB">
        <w:rPr>
          <w:rFonts w:ascii="Times New Roman" w:hAnsi="Times New Roman" w:cs="Times New Roman"/>
          <w:sz w:val="24"/>
          <w:szCs w:val="24"/>
        </w:rPr>
        <w:t>.</w:t>
      </w:r>
      <w:r w:rsidR="008C7B4A">
        <w:rPr>
          <w:rFonts w:ascii="Times New Roman" w:hAnsi="Times New Roman" w:cs="Times New Roman"/>
          <w:sz w:val="24"/>
          <w:szCs w:val="24"/>
        </w:rPr>
        <w:t xml:space="preserve"> Basal area increment did what, describe your results and plot (Figure x).</w:t>
      </w:r>
      <w:r w:rsidR="00B96AB8" w:rsidRPr="00B96AB8">
        <w:rPr>
          <w:rFonts w:ascii="Times New Roman" w:eastAsia="Times New Roman" w:hAnsi="Times New Roman" w:cs="Times New Roman"/>
          <w:bCs/>
          <w:sz w:val="24"/>
          <w:szCs w:val="24"/>
        </w:rPr>
        <w:t xml:space="preserve"> </w:t>
      </w:r>
      <w:commentRangeStart w:id="136"/>
      <w:r w:rsidR="00B96AB8" w:rsidRPr="00E817FB">
        <w:rPr>
          <w:rFonts w:ascii="Times New Roman" w:eastAsia="Times New Roman" w:hAnsi="Times New Roman" w:cs="Times New Roman"/>
          <w:bCs/>
          <w:sz w:val="24"/>
          <w:szCs w:val="24"/>
        </w:rPr>
        <w:t>Basal Area Index (BAI) is generally increasing from 1995 to 2010 before stabilizing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Meanwhile, Ring Width Index (RWI) has been </w:t>
      </w:r>
      <w:r w:rsidR="00B96AB8" w:rsidRPr="00E817FB">
        <w:rPr>
          <w:rFonts w:ascii="Times New Roman" w:eastAsia="Times New Roman" w:hAnsi="Times New Roman" w:cs="Times New Roman"/>
          <w:bCs/>
          <w:sz w:val="24"/>
          <w:szCs w:val="24"/>
        </w:rPr>
        <w:lastRenderedPageBreak/>
        <w:t>generally decreasing since about 2000 until 2023</w:t>
      </w:r>
      <w:r w:rsidR="003920EE">
        <w:rPr>
          <w:rFonts w:ascii="Times New Roman" w:eastAsia="Times New Roman" w:hAnsi="Times New Roman" w:cs="Times New Roman"/>
          <w:bCs/>
          <w:sz w:val="24"/>
          <w:szCs w:val="24"/>
        </w:rPr>
        <w:t xml:space="preserve"> (Figure x)</w:t>
      </w:r>
      <w:r w:rsidR="00B96AB8" w:rsidRPr="00E817FB">
        <w:rPr>
          <w:rFonts w:ascii="Times New Roman" w:eastAsia="Times New Roman" w:hAnsi="Times New Roman" w:cs="Times New Roman"/>
          <w:bCs/>
          <w:sz w:val="24"/>
          <w:szCs w:val="24"/>
        </w:rPr>
        <w:t xml:space="preserve">. Both BAI and RWI saw large increases in the year 2023. </w:t>
      </w:r>
      <w:commentRangeEnd w:id="136"/>
      <w:r w:rsidR="00B96AB8">
        <w:rPr>
          <w:rStyle w:val="CommentReference"/>
        </w:rPr>
        <w:commentReference w:id="136"/>
      </w:r>
    </w:p>
    <w:p w14:paraId="44B4CA42" w14:textId="2532E772" w:rsidR="008C7B4A" w:rsidRPr="00E817FB" w:rsidRDefault="008C7B4A" w:rsidP="008C7B4A">
      <w:pPr>
        <w:spacing w:line="480" w:lineRule="auto"/>
        <w:rPr>
          <w:rFonts w:ascii="Times New Roman" w:hAnsi="Times New Roman" w:cs="Times New Roman"/>
          <w:sz w:val="24"/>
          <w:szCs w:val="24"/>
        </w:rPr>
      </w:pPr>
    </w:p>
    <w:p w14:paraId="5560A351" w14:textId="66C02582" w:rsidR="00712DFB" w:rsidRPr="00E817FB" w:rsidRDefault="00712DFB">
      <w:pPr>
        <w:spacing w:line="480" w:lineRule="auto"/>
        <w:rPr>
          <w:rFonts w:ascii="Times New Roman" w:hAnsi="Times New Roman" w:cs="Times New Roman"/>
          <w:sz w:val="24"/>
          <w:szCs w:val="24"/>
        </w:rPr>
        <w:pPrChange w:id="137" w:author="Abraham E Springer" w:date="2025-02-17T12:19:00Z" w16du:dateUtc="2025-02-17T19:19:00Z">
          <w:pPr/>
        </w:pPrChange>
      </w:pPr>
    </w:p>
    <w:p w14:paraId="0F825AA9" w14:textId="77663396" w:rsidR="00E817FB" w:rsidRPr="00712DFB" w:rsidRDefault="00E817FB">
      <w:pPr>
        <w:spacing w:line="480" w:lineRule="auto"/>
        <w:rPr>
          <w:rFonts w:ascii="Times New Roman" w:hAnsi="Times New Roman" w:cs="Times New Roman"/>
          <w:b/>
          <w:bCs/>
          <w:sz w:val="24"/>
          <w:szCs w:val="24"/>
        </w:rPr>
        <w:pPrChange w:id="138" w:author="Abraham E Springer" w:date="2025-02-17T12:19:00Z" w16du:dateUtc="2025-02-17T19:19:00Z">
          <w:pPr/>
        </w:pPrChange>
      </w:pPr>
    </w:p>
    <w:p w14:paraId="51E65241" w14:textId="13477687" w:rsidR="00A1262E" w:rsidRPr="00E817FB" w:rsidRDefault="00A1262E">
      <w:pPr>
        <w:spacing w:line="480" w:lineRule="auto"/>
        <w:jc w:val="center"/>
        <w:rPr>
          <w:rFonts w:ascii="Times New Roman" w:hAnsi="Times New Roman" w:cs="Times New Roman"/>
          <w:sz w:val="24"/>
          <w:szCs w:val="24"/>
        </w:rPr>
        <w:pPrChange w:id="139" w:author="Abraham E Springer" w:date="2025-02-17T12:19:00Z" w16du:dateUtc="2025-02-17T19:19:00Z">
          <w:pPr>
            <w:jc w:val="center"/>
          </w:pPr>
        </w:pPrChange>
      </w:pPr>
    </w:p>
    <w:p w14:paraId="139B3144" w14:textId="77777777" w:rsidR="00E96B9D" w:rsidRDefault="00E96B9D" w:rsidP="004E3D9E">
      <w:pPr>
        <w:spacing w:line="480" w:lineRule="auto"/>
        <w:rPr>
          <w:rFonts w:ascii="Times New Roman" w:hAnsi="Times New Roman" w:cs="Times New Roman"/>
          <w:sz w:val="24"/>
          <w:szCs w:val="24"/>
        </w:rPr>
      </w:pPr>
    </w:p>
    <w:p w14:paraId="54929E53" w14:textId="1CA29386" w:rsidR="004E3D9E" w:rsidRPr="00E817FB" w:rsidRDefault="004E3D9E" w:rsidP="004E3D9E">
      <w:pPr>
        <w:spacing w:line="480" w:lineRule="auto"/>
        <w:jc w:val="center"/>
        <w:rPr>
          <w:rFonts w:ascii="Times New Roman" w:hAnsi="Times New Roman" w:cs="Times New Roman"/>
          <w:sz w:val="24"/>
          <w:szCs w:val="24"/>
        </w:rPr>
        <w:sectPr w:rsidR="004E3D9E" w:rsidRPr="00E817FB" w:rsidSect="00973E57">
          <w:type w:val="continuous"/>
          <w:pgSz w:w="12240" w:h="15840"/>
          <w:pgMar w:top="1440" w:right="1440" w:bottom="1440" w:left="1440" w:header="720" w:footer="720" w:gutter="0"/>
          <w:cols w:space="720"/>
          <w:docGrid w:linePitch="360"/>
        </w:sectPr>
        <w:pPrChange w:id="140" w:author="Abraham E Springer" w:date="2025-02-17T12:19:00Z" w16du:dateUtc="2025-02-17T19:19:00Z">
          <w:pPr/>
        </w:pPrChange>
      </w:pPr>
      <w:r>
        <w:rPr>
          <w:rFonts w:ascii="Times New Roman" w:hAnsi="Times New Roman" w:cs="Times New Roman"/>
          <w:noProof/>
          <w:sz w:val="24"/>
          <w:szCs w:val="24"/>
          <w14:ligatures w14:val="standardContextual"/>
        </w:rPr>
        <w:drawing>
          <wp:inline distT="0" distB="0" distL="0" distR="0" wp14:anchorId="2402415D" wp14:editId="6113F4D5">
            <wp:extent cx="2452370" cy="2559530"/>
            <wp:effectExtent l="0" t="0" r="5080" b="0"/>
            <wp:docPr id="2004461789" name="Picture 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1789" name="Picture 3" descr="A graph of a number of peopl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6668" cy="2564016"/>
                    </a:xfrm>
                    <a:prstGeom prst="rect">
                      <a:avLst/>
                    </a:prstGeom>
                  </pic:spPr>
                </pic:pic>
              </a:graphicData>
            </a:graphic>
          </wp:inline>
        </w:drawing>
      </w:r>
    </w:p>
    <w:p w14:paraId="78696E61" w14:textId="0DF5CF3B" w:rsidR="00F231ED" w:rsidRPr="00E817FB" w:rsidRDefault="00F231ED">
      <w:pPr>
        <w:spacing w:line="480" w:lineRule="auto"/>
        <w:rPr>
          <w:rFonts w:ascii="Times New Roman" w:hAnsi="Times New Roman" w:cs="Times New Roman"/>
          <w:sz w:val="24"/>
          <w:szCs w:val="24"/>
        </w:rPr>
        <w:pPrChange w:id="141" w:author="Abraham E Springer" w:date="2025-02-17T12:19:00Z" w16du:dateUtc="2025-02-17T19:19:00Z">
          <w:pPr/>
        </w:pPrChange>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Ring Width Index (RWI)</w:t>
      </w:r>
      <w:r w:rsidR="008C7B4A">
        <w:rPr>
          <w:rFonts w:ascii="Times New Roman" w:hAnsi="Times New Roman" w:cs="Times New Roman"/>
          <w:sz w:val="24"/>
          <w:szCs w:val="24"/>
        </w:rPr>
        <w:t xml:space="preserve"> by year</w:t>
      </w:r>
      <w:r w:rsidRPr="00E817FB">
        <w:rPr>
          <w:rFonts w:ascii="Times New Roman" w:hAnsi="Times New Roman" w:cs="Times New Roman"/>
          <w:sz w:val="24"/>
          <w:szCs w:val="24"/>
        </w:rPr>
        <w:t xml:space="preserve"> for the crossdated series. </w:t>
      </w:r>
    </w:p>
    <w:p w14:paraId="039C72B7" w14:textId="4EDF98D0" w:rsidR="00F231ED" w:rsidRDefault="00F231ED">
      <w:pPr>
        <w:spacing w:line="480" w:lineRule="auto"/>
        <w:jc w:val="center"/>
        <w:rPr>
          <w:rFonts w:ascii="Times New Roman" w:hAnsi="Times New Roman" w:cs="Times New Roman"/>
          <w:sz w:val="24"/>
          <w:szCs w:val="24"/>
        </w:rPr>
      </w:pPr>
    </w:p>
    <w:p w14:paraId="5ED2C813" w14:textId="17D843E3" w:rsidR="009F5464" w:rsidRDefault="009F5464" w:rsidP="009F5464">
      <w:pPr>
        <w:spacing w:line="480" w:lineRule="auto"/>
        <w:jc w:val="center"/>
        <w:rPr>
          <w:rFonts w:ascii="Times New Roman" w:hAnsi="Times New Roman" w:cs="Times New Roman"/>
          <w:sz w:val="24"/>
          <w:szCs w:val="24"/>
        </w:rPr>
      </w:pPr>
    </w:p>
    <w:p w14:paraId="7F9E7C14" w14:textId="394A69E2" w:rsidR="004E3D9E" w:rsidRPr="00E817FB" w:rsidRDefault="004E3D9E" w:rsidP="009F5464">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76CCCD21" wp14:editId="4C83384E">
            <wp:extent cx="3324225" cy="3565729"/>
            <wp:effectExtent l="0" t="0" r="0" b="0"/>
            <wp:docPr id="1726748203"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8203" name="Picture 4" descr="A graph with lines and number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27323" cy="3569052"/>
                    </a:xfrm>
                    <a:prstGeom prst="rect">
                      <a:avLst/>
                    </a:prstGeom>
                  </pic:spPr>
                </pic:pic>
              </a:graphicData>
            </a:graphic>
          </wp:inline>
        </w:drawing>
      </w:r>
    </w:p>
    <w:p w14:paraId="51DFA7DB" w14:textId="13BE4399" w:rsidR="00F231ED" w:rsidRPr="00E817FB" w:rsidRDefault="00F231ED">
      <w:pPr>
        <w:spacing w:line="480" w:lineRule="auto"/>
        <w:jc w:val="center"/>
        <w:rPr>
          <w:rFonts w:ascii="Times New Roman" w:hAnsi="Times New Roman" w:cs="Times New Roman"/>
          <w:sz w:val="24"/>
          <w:szCs w:val="24"/>
        </w:rPr>
        <w:pPrChange w:id="142" w:author="Abraham E Springer" w:date="2025-02-17T12:19:00Z" w16du:dateUtc="2025-02-17T19:19:00Z">
          <w:pPr>
            <w:jc w:val="center"/>
          </w:pPr>
        </w:pPrChange>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w:t>
      </w:r>
      <w:r w:rsidR="008C7B4A">
        <w:rPr>
          <w:rFonts w:ascii="Times New Roman" w:hAnsi="Times New Roman" w:cs="Times New Roman"/>
          <w:sz w:val="24"/>
          <w:szCs w:val="24"/>
        </w:rPr>
        <w:t>B</w:t>
      </w:r>
      <w:r w:rsidRPr="00E817FB">
        <w:rPr>
          <w:rFonts w:ascii="Times New Roman" w:hAnsi="Times New Roman" w:cs="Times New Roman"/>
          <w:sz w:val="24"/>
          <w:szCs w:val="24"/>
        </w:rPr>
        <w:t xml:space="preserve">asal area increment (BAI) </w:t>
      </w:r>
      <w:r w:rsidR="008C7B4A">
        <w:rPr>
          <w:rFonts w:ascii="Times New Roman" w:hAnsi="Times New Roman" w:cs="Times New Roman"/>
          <w:sz w:val="24"/>
          <w:szCs w:val="24"/>
        </w:rPr>
        <w:t xml:space="preserve">by year </w:t>
      </w:r>
      <w:r w:rsidRPr="00E817FB">
        <w:rPr>
          <w:rFonts w:ascii="Times New Roman" w:hAnsi="Times New Roman" w:cs="Times New Roman"/>
          <w:sz w:val="24"/>
          <w:szCs w:val="24"/>
        </w:rPr>
        <w:t>for the cross</w:t>
      </w:r>
      <w:r w:rsidR="008C7B4A">
        <w:rPr>
          <w:rFonts w:ascii="Times New Roman" w:hAnsi="Times New Roman" w:cs="Times New Roman"/>
          <w:sz w:val="24"/>
          <w:szCs w:val="24"/>
        </w:rPr>
        <w:t>-</w:t>
      </w:r>
      <w:r w:rsidRPr="00E817FB">
        <w:rPr>
          <w:rFonts w:ascii="Times New Roman" w:hAnsi="Times New Roman" w:cs="Times New Roman"/>
          <w:sz w:val="24"/>
          <w:szCs w:val="24"/>
        </w:rPr>
        <w:t>dated chronology.</w:t>
      </w:r>
    </w:p>
    <w:p w14:paraId="071C94BD" w14:textId="229B89DD" w:rsidR="000F3C3E" w:rsidRPr="00E817FB" w:rsidRDefault="000F3C3E">
      <w:pPr>
        <w:spacing w:line="480" w:lineRule="auto"/>
        <w:rPr>
          <w:rFonts w:ascii="Times New Roman" w:hAnsi="Times New Roman" w:cs="Times New Roman"/>
          <w:sz w:val="24"/>
          <w:szCs w:val="24"/>
        </w:rPr>
        <w:pPrChange w:id="143" w:author="Abraham E Springer" w:date="2025-02-17T12:19:00Z" w16du:dateUtc="2025-02-17T19:19:00Z">
          <w:pPr/>
        </w:pPrChange>
      </w:pPr>
    </w:p>
    <w:p w14:paraId="3A6EF2DE" w14:textId="77777777" w:rsidR="007D30B7" w:rsidRDefault="00A1262E" w:rsidP="00C00DA9">
      <w:pPr>
        <w:spacing w:line="480" w:lineRule="auto"/>
        <w:rPr>
          <w:ins w:id="144" w:author="Abraham E Springer" w:date="2025-02-17T13:31:00Z" w16du:dateUtc="2025-02-17T20:31:00Z"/>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7E055EF1" w14:textId="496E8CF4" w:rsidR="008C7B4A" w:rsidRDefault="00B96AB8">
      <w:pPr>
        <w:spacing w:line="480" w:lineRule="auto"/>
        <w:rPr>
          <w:rFonts w:ascii="Times New Roman" w:hAnsi="Times New Roman" w:cs="Times New Roman"/>
          <w:sz w:val="24"/>
          <w:szCs w:val="24"/>
        </w:rPr>
        <w:pPrChange w:id="145" w:author="Abraham E Springer" w:date="2025-02-17T12:19:00Z" w16du:dateUtc="2025-02-17T19:19:00Z">
          <w:pPr/>
        </w:pPrChange>
      </w:pPr>
      <w:r>
        <w:rPr>
          <w:rFonts w:ascii="Times New Roman" w:hAnsi="Times New Roman" w:cs="Times New Roman"/>
          <w:sz w:val="24"/>
          <w:szCs w:val="24"/>
        </w:rPr>
        <w:t>Five variables were found to be significant in determining annual tree growth. Three of these were streamflows of certain months while the other two</w:t>
      </w:r>
      <w:r w:rsidR="009F6FD4">
        <w:rPr>
          <w:rFonts w:ascii="Times New Roman" w:hAnsi="Times New Roman" w:cs="Times New Roman"/>
          <w:sz w:val="24"/>
          <w:szCs w:val="24"/>
        </w:rPr>
        <w:t xml:space="preserve"> were variables related to climate. Four out of the five significant variables were positive. In addition, </w:t>
      </w:r>
      <w:proofErr w:type="gramStart"/>
      <w:r w:rsidR="009F6FD4">
        <w:rPr>
          <w:rFonts w:ascii="Times New Roman" w:hAnsi="Times New Roman" w:cs="Times New Roman"/>
          <w:sz w:val="24"/>
          <w:szCs w:val="24"/>
        </w:rPr>
        <w:t>all of</w:t>
      </w:r>
      <w:proofErr w:type="gramEnd"/>
      <w:r w:rsidR="009F6FD4">
        <w:rPr>
          <w:rFonts w:ascii="Times New Roman" w:hAnsi="Times New Roman" w:cs="Times New Roman"/>
          <w:sz w:val="24"/>
          <w:szCs w:val="24"/>
        </w:rPr>
        <w:t xml:space="preserve"> the significant variable months were between June and October.</w:t>
      </w:r>
    </w:p>
    <w:p w14:paraId="0A5F160E" w14:textId="6A524AC2" w:rsidR="00712DFB" w:rsidRDefault="00712DFB">
      <w:pPr>
        <w:spacing w:line="480" w:lineRule="auto"/>
        <w:jc w:val="center"/>
        <w:rPr>
          <w:rFonts w:ascii="Times New Roman" w:hAnsi="Times New Roman" w:cs="Times New Roman"/>
          <w:sz w:val="24"/>
          <w:szCs w:val="24"/>
        </w:rPr>
        <w:pPrChange w:id="146" w:author="Abraham E Springer" w:date="2025-02-17T12:19:00Z" w16du:dateUtc="2025-02-17T19:19:00Z">
          <w:pPr>
            <w:jc w:val="center"/>
          </w:pPr>
        </w:pPrChange>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6"/>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pPr>
        <w:spacing w:line="480" w:lineRule="auto"/>
        <w:jc w:val="center"/>
        <w:rPr>
          <w:rFonts w:ascii="Times New Roman" w:hAnsi="Times New Roman" w:cs="Times New Roman"/>
          <w:sz w:val="24"/>
          <w:szCs w:val="24"/>
        </w:rPr>
        <w:pPrChange w:id="147" w:author="Abraham E Springer" w:date="2025-02-17T12:19:00Z" w16du:dateUtc="2025-02-17T19:19:00Z">
          <w:pPr>
            <w:jc w:val="center"/>
          </w:pPr>
        </w:pPrChange>
      </w:pPr>
      <w:proofErr w:type="gramStart"/>
      <w:r>
        <w:rPr>
          <w:rFonts w:ascii="Times New Roman" w:hAnsi="Times New Roman" w:cs="Times New Roman"/>
          <w:sz w:val="24"/>
          <w:szCs w:val="24"/>
        </w:rPr>
        <w:lastRenderedPageBreak/>
        <w:t>Table??.</w:t>
      </w:r>
      <w:proofErr w:type="gramEnd"/>
      <w:r>
        <w:rPr>
          <w:rFonts w:ascii="Times New Roman" w:hAnsi="Times New Roman" w:cs="Times New Roman"/>
          <w:sz w:val="24"/>
          <w:szCs w:val="24"/>
        </w:rPr>
        <w:t xml:space="preserv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pPr>
        <w:pStyle w:val="Heading2"/>
        <w:spacing w:line="480" w:lineRule="auto"/>
        <w:rPr>
          <w:rFonts w:ascii="Times New Roman" w:hAnsi="Times New Roman" w:cs="Times New Roman"/>
          <w:sz w:val="24"/>
          <w:szCs w:val="24"/>
        </w:rPr>
        <w:pPrChange w:id="148" w:author="Abraham E Springer" w:date="2025-02-17T12:19:00Z" w16du:dateUtc="2025-02-17T19:19:00Z">
          <w:pPr>
            <w:pStyle w:val="Heading2"/>
          </w:pPr>
        </w:pPrChange>
      </w:pPr>
      <w:r w:rsidRPr="00E817FB">
        <w:rPr>
          <w:rFonts w:ascii="Times New Roman" w:hAnsi="Times New Roman" w:cs="Times New Roman"/>
          <w:sz w:val="24"/>
          <w:szCs w:val="24"/>
        </w:rPr>
        <w:t>Discussion</w:t>
      </w:r>
      <w:bookmarkStart w:id="149"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149"/>
    </w:p>
    <w:p w14:paraId="1C2ABB11" w14:textId="1DF606AD" w:rsidR="00FC1F64" w:rsidRPr="00E817FB" w:rsidRDefault="008D7A70">
      <w:pPr>
        <w:spacing w:line="480" w:lineRule="auto"/>
        <w:ind w:firstLine="720"/>
        <w:rPr>
          <w:rFonts w:ascii="Times New Roman" w:hAnsi="Times New Roman" w:cs="Times New Roman"/>
          <w:sz w:val="24"/>
          <w:szCs w:val="24"/>
        </w:rPr>
        <w:pPrChange w:id="150"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3E1635B6" w:rsidR="008D7A70" w:rsidRPr="00E817FB" w:rsidRDefault="006D6234">
      <w:pPr>
        <w:spacing w:line="480" w:lineRule="auto"/>
        <w:ind w:firstLine="720"/>
        <w:rPr>
          <w:rFonts w:ascii="Times New Roman" w:hAnsi="Times New Roman" w:cs="Times New Roman"/>
          <w:sz w:val="24"/>
          <w:szCs w:val="24"/>
        </w:rPr>
        <w:pPrChange w:id="151"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Seedling size </w:t>
      </w:r>
      <w:r w:rsidR="006A3C07">
        <w:rPr>
          <w:rFonts w:ascii="Times New Roman" w:hAnsi="Times New Roman" w:cs="Times New Roman"/>
          <w:sz w:val="24"/>
          <w:szCs w:val="24"/>
        </w:rPr>
        <w:t>wa</w:t>
      </w:r>
      <w:r w:rsidR="006A3C07" w:rsidRPr="00E817FB">
        <w:rPr>
          <w:rFonts w:ascii="Times New Roman" w:hAnsi="Times New Roman" w:cs="Times New Roman"/>
          <w:sz w:val="24"/>
          <w:szCs w:val="24"/>
        </w:rPr>
        <w:t>s used</w:t>
      </w:r>
      <w:r w:rsidRPr="00E817FB">
        <w:rPr>
          <w:rFonts w:ascii="Times New Roman" w:hAnsi="Times New Roman" w:cs="Times New Roman"/>
          <w:sz w:val="24"/>
          <w:szCs w:val="24"/>
        </w:rPr>
        <w:t xml:space="preserve">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Both site</w:t>
      </w:r>
      <w:r w:rsidR="00BF3F65">
        <w:rPr>
          <w:rFonts w:ascii="Times New Roman" w:hAnsi="Times New Roman" w:cs="Times New Roman"/>
          <w:sz w:val="24"/>
          <w:szCs w:val="24"/>
        </w:rPr>
        <w:t>s</w:t>
      </w:r>
      <w:r w:rsidR="006E1CCC">
        <w:rPr>
          <w:rFonts w:ascii="Times New Roman" w:hAnsi="Times New Roman" w:cs="Times New Roman"/>
          <w:sz w:val="24"/>
          <w:szCs w:val="24"/>
        </w:rPr>
        <w:t xml:space="preserve"> had their HDR values increase. This means that seedlings are becoming taller and thinner as they grow over their first two years.</w:t>
      </w:r>
    </w:p>
    <w:p w14:paraId="25FD2DBD" w14:textId="5FAD5CC4" w:rsidR="006D6234" w:rsidRPr="00E817FB" w:rsidRDefault="008D7A70">
      <w:pPr>
        <w:spacing w:line="480" w:lineRule="auto"/>
        <w:ind w:firstLine="720"/>
        <w:rPr>
          <w:rFonts w:ascii="Times New Roman" w:hAnsi="Times New Roman" w:cs="Times New Roman"/>
          <w:sz w:val="24"/>
          <w:szCs w:val="24"/>
        </w:rPr>
        <w:pPrChange w:id="152"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w:t>
      </w:r>
      <w:r w:rsidRPr="00E817FB">
        <w:rPr>
          <w:rFonts w:ascii="Times New Roman" w:hAnsi="Times New Roman" w:cs="Times New Roman"/>
          <w:sz w:val="24"/>
          <w:szCs w:val="24"/>
        </w:rPr>
        <w:t xml:space="preserve"> At some sites</w:t>
      </w:r>
      <w:ins w:id="153" w:author="Abraham E Springer" w:date="2025-02-17T13:33:00Z" w16du:dateUtc="2025-02-17T20:33:00Z">
        <w:r w:rsidR="008C7B4A">
          <w:rPr>
            <w:rFonts w:ascii="Times New Roman" w:hAnsi="Times New Roman" w:cs="Times New Roman"/>
            <w:sz w:val="24"/>
            <w:szCs w:val="24"/>
          </w:rPr>
          <w:t>,</w:t>
        </w:r>
      </w:ins>
      <w:r w:rsidRPr="00E817FB">
        <w:rPr>
          <w:rFonts w:ascii="Times New Roman" w:hAnsi="Times New Roman" w:cs="Times New Roman"/>
          <w:sz w:val="24"/>
          <w:szCs w:val="24"/>
        </w:rPr>
        <w:t xml:space="preserve">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48253209" w:rsidR="008D7A70" w:rsidRDefault="0050557B">
      <w:pPr>
        <w:pStyle w:val="ListParagraph"/>
        <w:spacing w:line="480" w:lineRule="auto"/>
        <w:ind w:left="0" w:firstLine="720"/>
        <w:rPr>
          <w:rFonts w:ascii="Times New Roman" w:eastAsia="Times New Roman" w:hAnsi="Times New Roman" w:cs="Times New Roman"/>
          <w:bCs/>
          <w:sz w:val="24"/>
          <w:szCs w:val="24"/>
        </w:rPr>
        <w:pPrChange w:id="154" w:author="Abraham E Springer" w:date="2025-02-17T12:19:00Z" w16du:dateUtc="2025-02-17T19:19:00Z">
          <w:pPr>
            <w:pStyle w:val="ListParagraph"/>
            <w:spacing w:line="240" w:lineRule="auto"/>
            <w:ind w:left="0" w:firstLine="720"/>
          </w:pPr>
        </w:pPrChange>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w:t>
      </w:r>
      <w:r>
        <w:rPr>
          <w:rFonts w:ascii="Times New Roman" w:eastAsia="Times New Roman" w:hAnsi="Times New Roman" w:cs="Times New Roman"/>
          <w:bCs/>
          <w:sz w:val="24"/>
          <w:szCs w:val="24"/>
        </w:rPr>
        <w:lastRenderedPageBreak/>
        <w:t xml:space="preserve">seedlings were found to have grown in </w:t>
      </w:r>
      <w:commentRangeStart w:id="155"/>
      <w:r>
        <w:rPr>
          <w:rFonts w:ascii="Times New Roman" w:eastAsia="Times New Roman" w:hAnsi="Times New Roman" w:cs="Times New Roman"/>
          <w:bCs/>
          <w:sz w:val="24"/>
          <w:szCs w:val="24"/>
        </w:rPr>
        <w:t xml:space="preserve">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commentRangeEnd w:id="155"/>
      <w:r w:rsidR="008C7B4A">
        <w:rPr>
          <w:rStyle w:val="CommentReference"/>
        </w:rPr>
        <w:commentReference w:id="155"/>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r w:rsidR="00BD6EE2">
        <w:rPr>
          <w:rFonts w:ascii="Times New Roman" w:eastAsia="Times New Roman" w:hAnsi="Times New Roman" w:cs="Times New Roman"/>
          <w:bCs/>
          <w:sz w:val="24"/>
          <w:szCs w:val="24"/>
        </w:rPr>
        <w:t>In addition, the rivers selected in Central Arizona were at lower elevations and at a more southern latitude. Seedlings here likely had a longer growing season to grow larger than along the Verde River.</w:t>
      </w:r>
    </w:p>
    <w:p w14:paraId="09893D15" w14:textId="77777777" w:rsidR="0050557B" w:rsidRPr="00E817FB" w:rsidRDefault="0050557B">
      <w:pPr>
        <w:pStyle w:val="ListParagraph"/>
        <w:spacing w:line="480" w:lineRule="auto"/>
        <w:ind w:left="0"/>
        <w:rPr>
          <w:rFonts w:ascii="Times New Roman" w:hAnsi="Times New Roman" w:cs="Times New Roman"/>
          <w:sz w:val="24"/>
          <w:szCs w:val="24"/>
        </w:rPr>
        <w:pPrChange w:id="156" w:author="Abraham E Springer" w:date="2025-02-17T12:19:00Z" w16du:dateUtc="2025-02-17T19:19:00Z">
          <w:pPr>
            <w:pStyle w:val="ListParagraph"/>
            <w:spacing w:line="240" w:lineRule="auto"/>
            <w:ind w:left="0"/>
          </w:pPr>
        </w:pPrChange>
      </w:pPr>
    </w:p>
    <w:p w14:paraId="7DDB7741" w14:textId="77777777" w:rsidR="008D7A70" w:rsidRPr="00E817FB" w:rsidRDefault="008D7A70">
      <w:pPr>
        <w:pStyle w:val="Heading3"/>
        <w:spacing w:line="480" w:lineRule="auto"/>
        <w:pPrChange w:id="157" w:author="Abraham E Springer" w:date="2025-02-17T12:19:00Z" w16du:dateUtc="2025-02-17T19:19:00Z">
          <w:pPr>
            <w:pStyle w:val="Heading3"/>
          </w:pPr>
        </w:pPrChange>
      </w:pPr>
      <w:r w:rsidRPr="00E817FB">
        <w:t xml:space="preserve">Variables impacting </w:t>
      </w:r>
      <w:commentRangeStart w:id="158"/>
      <w:r w:rsidRPr="00E817FB">
        <w:t>survivorship</w:t>
      </w:r>
      <w:commentRangeEnd w:id="158"/>
      <w:r w:rsidR="00C97A93" w:rsidRPr="00E817FB">
        <w:rPr>
          <w:rStyle w:val="CommentReference"/>
          <w:rFonts w:ascii="Times New Roman" w:hAnsi="Times New Roman" w:cs="Times New Roman"/>
          <w:sz w:val="24"/>
          <w:szCs w:val="24"/>
        </w:rPr>
        <w:commentReference w:id="158"/>
      </w:r>
    </w:p>
    <w:p w14:paraId="2DEB5D09" w14:textId="4A98ECD5" w:rsidR="00FC1F64" w:rsidRPr="00712DFB" w:rsidRDefault="00FC1F64">
      <w:pPr>
        <w:spacing w:line="480" w:lineRule="auto"/>
        <w:rPr>
          <w:rFonts w:ascii="Times New Roman" w:hAnsi="Times New Roman" w:cs="Times New Roman"/>
          <w:b/>
          <w:bCs/>
          <w:sz w:val="24"/>
          <w:szCs w:val="24"/>
        </w:rPr>
        <w:pPrChange w:id="159" w:author="Abraham E Springer" w:date="2025-02-17T12:19:00Z" w16du:dateUtc="2025-02-17T19:19:00Z">
          <w:pPr>
            <w:spacing w:line="240" w:lineRule="auto"/>
          </w:pPr>
        </w:pPrChange>
      </w:pPr>
      <w:r w:rsidRPr="00712DFB">
        <w:rPr>
          <w:rFonts w:ascii="Times New Roman" w:hAnsi="Times New Roman" w:cs="Times New Roman"/>
          <w:b/>
          <w:bCs/>
          <w:sz w:val="24"/>
          <w:szCs w:val="24"/>
        </w:rPr>
        <w:t>Light</w:t>
      </w:r>
    </w:p>
    <w:p w14:paraId="55AE65EC" w14:textId="3FC1258A" w:rsidR="007A3F29" w:rsidRDefault="007A3F29">
      <w:pPr>
        <w:spacing w:line="480" w:lineRule="auto"/>
        <w:rPr>
          <w:rFonts w:ascii="Times New Roman" w:hAnsi="Times New Roman" w:cs="Times New Roman"/>
          <w:sz w:val="24"/>
          <w:szCs w:val="24"/>
        </w:rPr>
        <w:pPrChange w:id="160" w:author="Abraham E Springer" w:date="2025-02-17T12:19:00Z" w16du:dateUtc="2025-02-17T19:19:00Z">
          <w:pPr>
            <w:spacing w:line="240" w:lineRule="auto"/>
          </w:pPr>
        </w:pPrChange>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pPr>
        <w:spacing w:line="480" w:lineRule="auto"/>
        <w:rPr>
          <w:rFonts w:ascii="Times New Roman" w:hAnsi="Times New Roman" w:cs="Times New Roman"/>
          <w:sz w:val="24"/>
          <w:szCs w:val="24"/>
        </w:rPr>
        <w:pPrChange w:id="161" w:author="Abraham E Springer" w:date="2025-02-17T12:19:00Z" w16du:dateUtc="2025-02-17T19:19:00Z">
          <w:pPr>
            <w:spacing w:line="240" w:lineRule="auto"/>
          </w:pPr>
        </w:pPrChange>
      </w:pPr>
    </w:p>
    <w:p w14:paraId="2B8AF707" w14:textId="079110B7" w:rsidR="00FC1F64" w:rsidRDefault="00FC1F64">
      <w:pPr>
        <w:spacing w:line="480" w:lineRule="auto"/>
        <w:rPr>
          <w:rFonts w:ascii="Times New Roman" w:hAnsi="Times New Roman" w:cs="Times New Roman"/>
          <w:b/>
          <w:bCs/>
          <w:sz w:val="24"/>
          <w:szCs w:val="24"/>
        </w:rPr>
        <w:pPrChange w:id="162" w:author="Abraham E Springer" w:date="2025-02-17T12:19:00Z" w16du:dateUtc="2025-02-17T19:19:00Z">
          <w:pPr>
            <w:spacing w:line="240" w:lineRule="auto"/>
          </w:pPr>
        </w:pPrChange>
      </w:pPr>
      <w:r w:rsidRPr="00712DFB">
        <w:rPr>
          <w:rFonts w:ascii="Times New Roman" w:hAnsi="Times New Roman" w:cs="Times New Roman"/>
          <w:b/>
          <w:bCs/>
          <w:sz w:val="24"/>
          <w:szCs w:val="24"/>
        </w:rPr>
        <w:t>Herbaceous</w:t>
      </w:r>
    </w:p>
    <w:p w14:paraId="13476844" w14:textId="46D1D738" w:rsidR="00FF37AE" w:rsidRPr="00FF37AE" w:rsidRDefault="00FF37AE">
      <w:pPr>
        <w:spacing w:line="480" w:lineRule="auto"/>
        <w:rPr>
          <w:rFonts w:ascii="Times New Roman" w:hAnsi="Times New Roman" w:cs="Times New Roman"/>
          <w:sz w:val="24"/>
          <w:szCs w:val="24"/>
        </w:rPr>
        <w:pPrChange w:id="163" w:author="Abraham E Springer" w:date="2025-02-17T12:19:00Z" w16du:dateUtc="2025-02-17T19:19:00Z">
          <w:pPr>
            <w:spacing w:line="240" w:lineRule="auto"/>
          </w:pPr>
        </w:pPrChange>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pPr>
        <w:spacing w:line="480" w:lineRule="auto"/>
        <w:rPr>
          <w:rFonts w:ascii="Times New Roman" w:hAnsi="Times New Roman" w:cs="Times New Roman"/>
          <w:b/>
          <w:bCs/>
          <w:sz w:val="24"/>
          <w:szCs w:val="24"/>
        </w:rPr>
        <w:pPrChange w:id="164" w:author="Abraham E Springer" w:date="2025-02-17T12:19:00Z" w16du:dateUtc="2025-02-17T19:19:00Z">
          <w:pPr>
            <w:spacing w:line="240" w:lineRule="auto"/>
          </w:pPr>
        </w:pPrChange>
      </w:pPr>
    </w:p>
    <w:p w14:paraId="75802D5A" w14:textId="77777777" w:rsidR="007A3F29" w:rsidRDefault="007A3F29">
      <w:pPr>
        <w:spacing w:line="480" w:lineRule="auto"/>
        <w:rPr>
          <w:rFonts w:ascii="Times New Roman" w:hAnsi="Times New Roman" w:cs="Times New Roman"/>
          <w:sz w:val="24"/>
          <w:szCs w:val="24"/>
        </w:rPr>
        <w:pPrChange w:id="165" w:author="Abraham E Springer" w:date="2025-02-17T12:19:00Z" w16du:dateUtc="2025-02-17T19:19:00Z">
          <w:pPr>
            <w:spacing w:line="240" w:lineRule="auto"/>
          </w:pPr>
        </w:pPrChange>
      </w:pPr>
    </w:p>
    <w:p w14:paraId="677B0135" w14:textId="0972003F" w:rsidR="008D7A70" w:rsidRPr="00712DFB" w:rsidRDefault="00FC1F64">
      <w:pPr>
        <w:spacing w:line="480" w:lineRule="auto"/>
        <w:rPr>
          <w:rFonts w:ascii="Times New Roman" w:hAnsi="Times New Roman" w:cs="Times New Roman"/>
          <w:b/>
          <w:bCs/>
          <w:sz w:val="24"/>
          <w:szCs w:val="24"/>
        </w:rPr>
        <w:pPrChange w:id="166" w:author="Abraham E Springer" w:date="2025-02-17T12:19:00Z" w16du:dateUtc="2025-02-17T19:19:00Z">
          <w:pPr>
            <w:spacing w:line="240" w:lineRule="auto"/>
          </w:pPr>
        </w:pPrChange>
      </w:pPr>
      <w:r w:rsidRPr="00712DFB">
        <w:rPr>
          <w:rFonts w:ascii="Times New Roman" w:hAnsi="Times New Roman" w:cs="Times New Roman"/>
          <w:b/>
          <w:bCs/>
          <w:sz w:val="24"/>
          <w:szCs w:val="24"/>
        </w:rPr>
        <w:lastRenderedPageBreak/>
        <w:t>Soil</w:t>
      </w:r>
    </w:p>
    <w:p w14:paraId="34FD74C7" w14:textId="08564F17" w:rsidR="00FF37AE" w:rsidRDefault="007A3F29">
      <w:pPr>
        <w:spacing w:line="480" w:lineRule="auto"/>
        <w:rPr>
          <w:rFonts w:ascii="Times New Roman" w:eastAsia="Times New Roman" w:hAnsi="Times New Roman" w:cs="Times New Roman"/>
          <w:bCs/>
          <w:sz w:val="24"/>
          <w:szCs w:val="24"/>
        </w:rPr>
        <w:pPrChange w:id="167" w:author="Abraham E Springer" w:date="2025-02-17T12:19:00Z" w16du:dateUtc="2025-02-17T19:19:00Z">
          <w:pPr>
            <w:spacing w:line="240" w:lineRule="auto"/>
          </w:pPr>
        </w:pPrChange>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w:t>
      </w:r>
      <w:r w:rsidR="008C7B4A">
        <w:rPr>
          <w:rFonts w:ascii="Times New Roman" w:eastAsia="Times New Roman" w:hAnsi="Times New Roman" w:cs="Times New Roman"/>
          <w:bCs/>
          <w:sz w:val="24"/>
          <w:szCs w:val="24"/>
        </w:rPr>
        <w:t>where</w:t>
      </w:r>
      <w:r>
        <w:rPr>
          <w:rFonts w:ascii="Times New Roman" w:eastAsia="Times New Roman" w:hAnsi="Times New Roman" w:cs="Times New Roman"/>
          <w:bCs/>
          <w:sz w:val="24"/>
          <w:szCs w:val="24"/>
        </w:rPr>
        <w:t xml:space="preserve"> seedlings initially germinated</w:t>
      </w:r>
      <w:r w:rsidR="00134C9C">
        <w:rPr>
          <w:rFonts w:ascii="Times New Roman" w:eastAsia="Times New Roman" w:hAnsi="Times New Roman" w:cs="Times New Roman"/>
          <w:bCs/>
          <w:sz w:val="24"/>
          <w:szCs w:val="24"/>
        </w:rPr>
        <w:t>,</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w:t>
      </w:r>
      <w:r w:rsidR="008C7B4A">
        <w:rPr>
          <w:rFonts w:ascii="Times New Roman" w:eastAsia="Times New Roman" w:hAnsi="Times New Roman" w:cs="Times New Roman"/>
          <w:bCs/>
          <w:sz w:val="24"/>
          <w:szCs w:val="24"/>
        </w:rPr>
        <w:t>in</w:t>
      </w:r>
      <w:r w:rsidR="00122E73">
        <w:rPr>
          <w:rFonts w:ascii="Times New Roman" w:eastAsia="Times New Roman" w:hAnsi="Times New Roman" w:cs="Times New Roman"/>
          <w:bCs/>
          <w:sz w:val="24"/>
          <w:szCs w:val="24"/>
        </w:rPr>
        <w:t xml:space="preserve"> which cottonwood seedlings germinated.</w:t>
      </w:r>
      <w:r w:rsidR="00134C9C">
        <w:rPr>
          <w:rFonts w:ascii="Times New Roman" w:eastAsia="Times New Roman" w:hAnsi="Times New Roman" w:cs="Times New Roman"/>
          <w:bCs/>
          <w:sz w:val="24"/>
          <w:szCs w:val="24"/>
        </w:rPr>
        <w:t xml:space="preserve"> </w:t>
      </w:r>
      <w:r w:rsidR="008C7B4A">
        <w:rPr>
          <w:rFonts w:ascii="Times New Roman" w:eastAsia="Times New Roman" w:hAnsi="Times New Roman" w:cs="Times New Roman"/>
          <w:bCs/>
          <w:sz w:val="24"/>
          <w:szCs w:val="24"/>
        </w:rPr>
        <w:t>P</w:t>
      </w:r>
      <w:r w:rsidR="00134C9C">
        <w:rPr>
          <w:rFonts w:ascii="Times New Roman" w:eastAsia="Times New Roman" w:hAnsi="Times New Roman" w:cs="Times New Roman"/>
          <w:bCs/>
          <w:sz w:val="24"/>
          <w:szCs w:val="24"/>
        </w:rPr>
        <w:t xml:space="preserve">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w:t>
      </w:r>
      <w:r w:rsidR="008C7B4A">
        <w:rPr>
          <w:rFonts w:ascii="Times New Roman" w:eastAsia="Times New Roman" w:hAnsi="Times New Roman" w:cs="Times New Roman"/>
          <w:bCs/>
          <w:sz w:val="24"/>
          <w:szCs w:val="24"/>
        </w:rPr>
        <w:t>, because</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w:t>
      </w:r>
      <w:r w:rsidR="0011464B">
        <w:rPr>
          <w:rFonts w:ascii="Times New Roman" w:eastAsia="Times New Roman" w:hAnsi="Times New Roman" w:cs="Times New Roman"/>
          <w:bCs/>
          <w:sz w:val="24"/>
          <w:szCs w:val="24"/>
        </w:rPr>
        <w:t>It is likely</w:t>
      </w:r>
      <w:r w:rsidR="00FF37AE">
        <w:rPr>
          <w:rFonts w:ascii="Times New Roman" w:eastAsia="Times New Roman" w:hAnsi="Times New Roman" w:cs="Times New Roman"/>
          <w:bCs/>
          <w:sz w:val="24"/>
          <w:szCs w:val="24"/>
        </w:rPr>
        <w:t xml:space="preserve"> that sites with high percentages of fines (&gt;50%) are in more isolated depositional sites that are further removed from the river and therefore not as frequently replenished by groundwater. Childs had a more traditional relationship in that as fines increased, so did survival. This is more consistent with existing literature t</w:t>
      </w:r>
      <w:bookmarkStart w:id="168"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pPr>
        <w:spacing w:line="480" w:lineRule="auto"/>
        <w:rPr>
          <w:rFonts w:ascii="Times New Roman" w:eastAsia="Times New Roman" w:hAnsi="Times New Roman" w:cs="Times New Roman"/>
          <w:bCs/>
          <w:sz w:val="24"/>
          <w:szCs w:val="24"/>
        </w:rPr>
        <w:pPrChange w:id="169" w:author="Abraham E Springer" w:date="2025-02-17T12:19:00Z" w16du:dateUtc="2025-02-17T19:19:00Z">
          <w:pPr>
            <w:spacing w:line="240" w:lineRule="auto"/>
          </w:pPr>
        </w:pPrChange>
      </w:pPr>
    </w:p>
    <w:p w14:paraId="2DE3E06F" w14:textId="7A75C0EB" w:rsidR="008D7A70" w:rsidRPr="00E817FB" w:rsidRDefault="008D7A70">
      <w:pPr>
        <w:pStyle w:val="Heading3"/>
        <w:spacing w:line="480" w:lineRule="auto"/>
        <w:pPrChange w:id="170" w:author="Abraham E Springer" w:date="2025-02-17T12:19:00Z" w16du:dateUtc="2025-02-17T19:19:00Z">
          <w:pPr>
            <w:pStyle w:val="Heading3"/>
          </w:pPr>
        </w:pPrChange>
      </w:pPr>
      <w:r w:rsidRPr="00E817FB">
        <w:t>Dendrochronology</w:t>
      </w:r>
      <w:bookmarkEnd w:id="168"/>
    </w:p>
    <w:p w14:paraId="1A25D19A" w14:textId="77777777" w:rsidR="008D7A70" w:rsidRPr="00E817FB" w:rsidRDefault="008D7A70">
      <w:pPr>
        <w:spacing w:line="480" w:lineRule="auto"/>
        <w:rPr>
          <w:rFonts w:ascii="Times New Roman" w:eastAsia="Times New Roman" w:hAnsi="Times New Roman" w:cs="Times New Roman"/>
          <w:b/>
          <w:sz w:val="24"/>
          <w:szCs w:val="24"/>
        </w:rPr>
        <w:pPrChange w:id="171"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Minimum ages</w:t>
      </w:r>
    </w:p>
    <w:p w14:paraId="6A1C06A3" w14:textId="6EBC716B" w:rsidR="0029180D" w:rsidRPr="00E817FB" w:rsidRDefault="008D7A70">
      <w:pPr>
        <w:spacing w:line="480" w:lineRule="auto"/>
        <w:rPr>
          <w:rFonts w:ascii="Times New Roman" w:eastAsia="Times New Roman" w:hAnsi="Times New Roman" w:cs="Times New Roman"/>
          <w:bCs/>
          <w:sz w:val="24"/>
          <w:szCs w:val="24"/>
        </w:rPr>
        <w:pPrChange w:id="172"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w:t>
      </w:r>
      <w:r w:rsidR="00833CD9" w:rsidRPr="00E817FB">
        <w:rPr>
          <w:rFonts w:ascii="Times New Roman" w:eastAsia="Times New Roman" w:hAnsi="Times New Roman" w:cs="Times New Roman"/>
          <w:bCs/>
          <w:sz w:val="24"/>
          <w:szCs w:val="24"/>
        </w:rPr>
        <w:lastRenderedPageBreak/>
        <w:t xml:space="preserve">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pPr>
        <w:spacing w:line="480" w:lineRule="auto"/>
        <w:ind w:firstLine="720"/>
        <w:rPr>
          <w:rFonts w:ascii="Times New Roman" w:eastAsia="Times New Roman" w:hAnsi="Times New Roman" w:cs="Times New Roman"/>
          <w:bCs/>
          <w:sz w:val="24"/>
          <w:szCs w:val="24"/>
        </w:rPr>
        <w:pPrChange w:id="173"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2E0405F7" w:rsidR="008D7A70" w:rsidRPr="00E817FB" w:rsidRDefault="008D7A70">
      <w:pPr>
        <w:spacing w:line="480" w:lineRule="auto"/>
        <w:rPr>
          <w:rFonts w:ascii="Times New Roman" w:eastAsia="Times New Roman" w:hAnsi="Times New Roman" w:cs="Times New Roman"/>
          <w:b/>
          <w:sz w:val="24"/>
          <w:szCs w:val="24"/>
        </w:rPr>
        <w:pPrChange w:id="174"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There is also a very weak correlation</w:t>
      </w:r>
      <w:r w:rsidR="00BD6EE2">
        <w:rPr>
          <w:rFonts w:ascii="Times New Roman" w:eastAsia="Times New Roman" w:hAnsi="Times New Roman" w:cs="Times New Roman"/>
          <w:bCs/>
          <w:sz w:val="24"/>
          <w:szCs w:val="24"/>
        </w:rPr>
        <w:t xml:space="preserve"> but </w:t>
      </w:r>
      <w:commentRangeStart w:id="175"/>
      <w:r w:rsidR="00BD6EE2">
        <w:rPr>
          <w:rFonts w:ascii="Times New Roman" w:eastAsia="Times New Roman" w:hAnsi="Times New Roman" w:cs="Times New Roman"/>
          <w:bCs/>
          <w:sz w:val="24"/>
          <w:szCs w:val="24"/>
        </w:rPr>
        <w:t>significant</w:t>
      </w:r>
      <w:r w:rsidRPr="00E817FB">
        <w:rPr>
          <w:rFonts w:ascii="Times New Roman" w:eastAsia="Times New Roman" w:hAnsi="Times New Roman" w:cs="Times New Roman"/>
          <w:bCs/>
          <w:sz w:val="24"/>
          <w:szCs w:val="24"/>
        </w:rPr>
        <w:t xml:space="preserve"> </w:t>
      </w:r>
      <w:commentRangeEnd w:id="175"/>
      <w:r w:rsidR="00BD6EE2">
        <w:rPr>
          <w:rStyle w:val="CommentReference"/>
        </w:rPr>
        <w:commentReference w:id="175"/>
      </w:r>
      <w:r w:rsidRPr="00E817FB">
        <w:rPr>
          <w:rFonts w:ascii="Times New Roman" w:eastAsia="Times New Roman" w:hAnsi="Times New Roman" w:cs="Times New Roman"/>
          <w:bCs/>
          <w:sz w:val="24"/>
          <w:szCs w:val="24"/>
        </w:rPr>
        <w:t>(r</w:t>
      </w:r>
      <w:r w:rsidRPr="0011464B">
        <w:rPr>
          <w:rFonts w:ascii="Times New Roman" w:eastAsia="Times New Roman" w:hAnsi="Times New Roman" w:cs="Times New Roman"/>
          <w:bCs/>
          <w:sz w:val="24"/>
          <w:szCs w:val="24"/>
          <w:vertAlign w:val="superscript"/>
          <w:rPrChange w:id="176" w:author="Abraham E Springer" w:date="2025-02-17T13:42:00Z" w16du:dateUtc="2025-02-17T20:42:00Z">
            <w:rPr>
              <w:rFonts w:ascii="Times New Roman" w:eastAsia="Times New Roman" w:hAnsi="Times New Roman" w:cs="Times New Roman"/>
              <w:bCs/>
              <w:sz w:val="24"/>
              <w:szCs w:val="24"/>
            </w:rPr>
          </w:rPrChange>
        </w:rPr>
        <w:t>2</w:t>
      </w:r>
      <w:r w:rsidRPr="00E817FB">
        <w:rPr>
          <w:rFonts w:ascii="Times New Roman" w:eastAsia="Times New Roman" w:hAnsi="Times New Roman" w:cs="Times New Roman"/>
          <w:bCs/>
          <w:sz w:val="24"/>
          <w:szCs w:val="24"/>
        </w:rPr>
        <w:t xml:space="preserve"> = </w:t>
      </w:r>
      <w:r w:rsidR="0011464B">
        <w:rPr>
          <w:rFonts w:ascii="Times New Roman" w:eastAsia="Times New Roman" w:hAnsi="Times New Roman" w:cs="Times New Roman"/>
          <w:bCs/>
          <w:sz w:val="24"/>
          <w:szCs w:val="24"/>
        </w:rPr>
        <w:t>0</w:t>
      </w:r>
      <w:r w:rsidRPr="00E817FB">
        <w:rPr>
          <w:rFonts w:ascii="Times New Roman" w:eastAsia="Times New Roman" w:hAnsi="Times New Roman" w:cs="Times New Roman"/>
          <w:bCs/>
          <w:sz w:val="24"/>
          <w:szCs w:val="24"/>
        </w:rPr>
        <w:t>.06)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323BC4A4" w:rsidR="008D7A70" w:rsidRPr="00E817FB" w:rsidRDefault="008D7A70">
      <w:pPr>
        <w:spacing w:line="480" w:lineRule="auto"/>
        <w:rPr>
          <w:rFonts w:ascii="Times New Roman" w:eastAsia="Times New Roman" w:hAnsi="Times New Roman" w:cs="Times New Roman"/>
          <w:bCs/>
          <w:sz w:val="24"/>
          <w:szCs w:val="24"/>
        </w:rPr>
        <w:pPrChange w:id="177" w:author="Abraham E Springer" w:date="2025-02-17T12:19:00Z" w16du:dateUtc="2025-02-17T19:19:00Z">
          <w:pPr>
            <w:spacing w:line="240" w:lineRule="auto"/>
          </w:pPr>
        </w:pPrChange>
      </w:pPr>
    </w:p>
    <w:p w14:paraId="187B53F6" w14:textId="77777777" w:rsidR="008D7A70" w:rsidRPr="00E817FB" w:rsidRDefault="008D7A70">
      <w:pPr>
        <w:spacing w:line="480" w:lineRule="auto"/>
        <w:rPr>
          <w:rFonts w:ascii="Times New Roman" w:eastAsia="Times New Roman" w:hAnsi="Times New Roman" w:cs="Times New Roman"/>
          <w:b/>
          <w:sz w:val="24"/>
          <w:szCs w:val="24"/>
        </w:rPr>
        <w:pPrChange w:id="178"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t>Tree growth</w:t>
      </w:r>
    </w:p>
    <w:p w14:paraId="7FBA7A39" w14:textId="34971B2F" w:rsidR="005C19E0" w:rsidRPr="00E817FB" w:rsidRDefault="005C19E0">
      <w:pPr>
        <w:spacing w:line="480" w:lineRule="auto"/>
        <w:ind w:firstLine="720"/>
        <w:rPr>
          <w:rFonts w:ascii="Times New Roman" w:eastAsia="Times New Roman" w:hAnsi="Times New Roman" w:cs="Times New Roman"/>
          <w:bCs/>
          <w:sz w:val="24"/>
          <w:szCs w:val="24"/>
        </w:rPr>
        <w:pPrChange w:id="179" w:author="Abraham E Springer" w:date="2025-02-17T13:43:00Z" w16du:dateUtc="2025-02-17T20:43:00Z">
          <w:pPr>
            <w:spacing w:line="240" w:lineRule="auto"/>
            <w:ind w:firstLine="720"/>
          </w:pPr>
        </w:pPrChange>
      </w:pPr>
    </w:p>
    <w:p w14:paraId="2E7E4C84" w14:textId="1D771D40" w:rsidR="00C32A60" w:rsidRPr="00E817FB" w:rsidRDefault="00C32A60">
      <w:pPr>
        <w:spacing w:line="480" w:lineRule="auto"/>
        <w:ind w:firstLine="720"/>
        <w:rPr>
          <w:rFonts w:ascii="Times New Roman" w:eastAsia="Times New Roman" w:hAnsi="Times New Roman" w:cs="Times New Roman"/>
          <w:bCs/>
          <w:sz w:val="24"/>
          <w:szCs w:val="24"/>
        </w:rPr>
        <w:pPrChange w:id="180"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 xml:space="preserve">reaching their peak growth at about 20 years after their germination before entering the mature stage of their growth. Cottonwoods along the Verde River seem to follow this trend. </w:t>
      </w:r>
      <w:r w:rsidR="005C19E0" w:rsidRPr="00E817FB">
        <w:rPr>
          <w:rFonts w:ascii="Times New Roman" w:eastAsia="Times New Roman" w:hAnsi="Times New Roman" w:cs="Times New Roman"/>
          <w:bCs/>
          <w:sz w:val="24"/>
          <w:szCs w:val="24"/>
        </w:rPr>
        <w:lastRenderedPageBreak/>
        <w:t xml:space="preserve">Basal area increased slowly during the establishment phase (for about 10 years). This was then followed by another decade of rapid growth before leveling off and entering the mature growth stage. A key difference between the Canadian study and this study being the </w:t>
      </w:r>
      <w:r w:rsidR="00FC1F64" w:rsidRPr="00E817FB">
        <w:rPr>
          <w:rFonts w:ascii="Times New Roman" w:eastAsia="Times New Roman" w:hAnsi="Times New Roman" w:cs="Times New Roman"/>
          <w:bCs/>
          <w:sz w:val="24"/>
          <w:szCs w:val="24"/>
        </w:rPr>
        <w:t>units</w:t>
      </w:r>
      <w:r w:rsidR="0008638E">
        <w:rPr>
          <w:rFonts w:ascii="Times New Roman" w:eastAsia="Times New Roman" w:hAnsi="Times New Roman" w:cs="Times New Roman"/>
          <w:bCs/>
          <w:sz w:val="24"/>
          <w:szCs w:val="24"/>
        </w:rPr>
        <w:t xml:space="preserve">. </w:t>
      </w:r>
      <w:r w:rsidR="0008638E" w:rsidRPr="00E817FB">
        <w:rPr>
          <w:rFonts w:ascii="Times New Roman" w:eastAsia="Times New Roman" w:hAnsi="Times New Roman" w:cs="Times New Roman"/>
          <w:bCs/>
          <w:sz w:val="24"/>
          <w:szCs w:val="24"/>
        </w:rPr>
        <w:t xml:space="preserve">R. Willms et alt. </w:t>
      </w:r>
      <w:r w:rsidR="00FC1F64" w:rsidRPr="00E817FB">
        <w:rPr>
          <w:rFonts w:ascii="Times New Roman" w:eastAsia="Times New Roman" w:hAnsi="Times New Roman" w:cs="Times New Roman"/>
          <w:bCs/>
          <w:sz w:val="24"/>
          <w:szCs w:val="24"/>
        </w:rPr>
        <w:t xml:space="preserve">described </w:t>
      </w:r>
      <w:r w:rsidR="0008638E">
        <w:rPr>
          <w:rFonts w:ascii="Times New Roman" w:eastAsia="Times New Roman" w:hAnsi="Times New Roman" w:cs="Times New Roman"/>
          <w:bCs/>
          <w:sz w:val="24"/>
          <w:szCs w:val="24"/>
        </w:rPr>
        <w:t>growth between</w:t>
      </w:r>
      <w:r w:rsidR="00FC1F64" w:rsidRPr="00E817FB">
        <w:rPr>
          <w:rFonts w:ascii="Times New Roman" w:eastAsia="Times New Roman" w:hAnsi="Times New Roman" w:cs="Times New Roman"/>
          <w:bCs/>
          <w:sz w:val="24"/>
          <w:szCs w:val="24"/>
        </w:rPr>
        <w:t xml:space="preserve"> 1-9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w:t>
      </w:r>
      <w:r w:rsidR="0008638E">
        <w:rPr>
          <w:rFonts w:ascii="Times New Roman" w:eastAsia="Times New Roman" w:hAnsi="Times New Roman" w:cs="Times New Roman"/>
          <w:bCs/>
          <w:sz w:val="24"/>
          <w:szCs w:val="24"/>
          <w:vertAlign w:val="superscript"/>
        </w:rPr>
        <w:t>2</w:t>
      </w:r>
      <w:r w:rsidR="00FC1F64" w:rsidRPr="00E817FB">
        <w:rPr>
          <w:rFonts w:ascii="Times New Roman" w:eastAsia="Times New Roman" w:hAnsi="Times New Roman" w:cs="Times New Roman"/>
          <w:bCs/>
          <w:sz w:val="24"/>
          <w:szCs w:val="24"/>
        </w:rPr>
        <w:t xml:space="preserve">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029496C5" w:rsidR="005C19E0" w:rsidRDefault="005C19E0">
      <w:pPr>
        <w:spacing w:line="48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7"/>
                    <a:stretch>
                      <a:fillRect/>
                    </a:stretch>
                  </pic:blipFill>
                  <pic:spPr>
                    <a:xfrm>
                      <a:off x="0" y="0"/>
                      <a:ext cx="2009304" cy="2395149"/>
                    </a:xfrm>
                    <a:prstGeom prst="rect">
                      <a:avLst/>
                    </a:prstGeom>
                  </pic:spPr>
                </pic:pic>
              </a:graphicData>
            </a:graphic>
          </wp:inline>
        </w:drawing>
      </w:r>
      <w:r w:rsidR="006A3C07">
        <w:rPr>
          <w:rFonts w:ascii="Times New Roman" w:eastAsia="Times New Roman" w:hAnsi="Times New Roman" w:cs="Times New Roman"/>
          <w:bCs/>
          <w:noProof/>
          <w:sz w:val="24"/>
          <w:szCs w:val="24"/>
          <w14:ligatures w14:val="standardContextual"/>
        </w:rPr>
        <w:drawing>
          <wp:inline distT="0" distB="0" distL="0" distR="0" wp14:anchorId="1968B0E7" wp14:editId="390F0264">
            <wp:extent cx="1866753" cy="2219960"/>
            <wp:effectExtent l="0" t="0" r="635" b="8890"/>
            <wp:docPr id="776253115"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53115" name="Picture 3" descr="A graph with a li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0713" cy="2224669"/>
                    </a:xfrm>
                    <a:prstGeom prst="rect">
                      <a:avLst/>
                    </a:prstGeom>
                  </pic:spPr>
                </pic:pic>
              </a:graphicData>
            </a:graphic>
          </wp:inline>
        </w:drawing>
      </w:r>
    </w:p>
    <w:p w14:paraId="3D62ACD7" w14:textId="06AFA805" w:rsidR="006A3C07" w:rsidRPr="00E817FB" w:rsidRDefault="006A3C07" w:rsidP="006A3C07">
      <w:pPr>
        <w:spacing w:line="480" w:lineRule="auto"/>
        <w:ind w:firstLine="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 Willms et alt. generalized trend of cottonwood growth (left) compared to the 5-year BAI moving average for cottonwoods along the Verde.</w:t>
      </w:r>
    </w:p>
    <w:p w14:paraId="1CCD2CEB" w14:textId="77777777" w:rsidR="005C19E0" w:rsidRPr="00E817FB" w:rsidRDefault="005C19E0">
      <w:pPr>
        <w:spacing w:line="480" w:lineRule="auto"/>
        <w:ind w:firstLine="720"/>
        <w:rPr>
          <w:rFonts w:ascii="Times New Roman" w:eastAsia="Times New Roman" w:hAnsi="Times New Roman" w:cs="Times New Roman"/>
          <w:bCs/>
          <w:sz w:val="24"/>
          <w:szCs w:val="24"/>
        </w:rPr>
        <w:pPrChange w:id="181" w:author="Abraham E Springer" w:date="2025-02-17T12:19:00Z" w16du:dateUtc="2025-02-17T19:19:00Z">
          <w:pPr>
            <w:spacing w:line="240" w:lineRule="auto"/>
            <w:ind w:firstLine="720"/>
          </w:pPr>
        </w:pPrChange>
      </w:pPr>
    </w:p>
    <w:p w14:paraId="4E50C614" w14:textId="5B963CCB" w:rsidR="008D7A70" w:rsidRPr="00E817FB" w:rsidRDefault="008D7A70">
      <w:pPr>
        <w:spacing w:line="480" w:lineRule="auto"/>
        <w:ind w:firstLine="720"/>
        <w:rPr>
          <w:rFonts w:ascii="Times New Roman" w:eastAsia="Times New Roman" w:hAnsi="Times New Roman" w:cs="Times New Roman"/>
          <w:bCs/>
          <w:sz w:val="24"/>
          <w:szCs w:val="24"/>
        </w:rPr>
        <w:pPrChange w:id="182"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Fremont cottonwoods are shorter lived species compared to other North American cottonwoods. It is generally accepted that few Fremont cottonwoods live to be over 150 years where Plains and narrowleaf cottonwoods have been documented over 200 and 300 years</w:t>
      </w:r>
      <w:del w:id="183" w:author="Abraham E Springer" w:date="2025-02-17T13:44:00Z" w16du:dateUtc="2025-02-17T20:44:00Z">
        <w:r w:rsidR="000945FC" w:rsidRPr="00E817FB" w:rsidDel="0011464B">
          <w:rPr>
            <w:rFonts w:ascii="Times New Roman" w:eastAsia="Times New Roman" w:hAnsi="Times New Roman" w:cs="Times New Roman"/>
            <w:bCs/>
            <w:sz w:val="24"/>
            <w:szCs w:val="24"/>
          </w:rPr>
          <w:delText xml:space="preserve"> </w:delText>
        </w:r>
      </w:del>
      <w:r w:rsidR="00644803" w:rsidRPr="00E817FB">
        <w:rPr>
          <w:rFonts w:ascii="Times New Roman" w:eastAsia="Times New Roman" w:hAnsi="Times New Roman" w:cs="Times New Roman"/>
          <w:bCs/>
          <w:sz w:val="24"/>
          <w:szCs w:val="24"/>
        </w:rPr>
        <w:t>,</w:t>
      </w:r>
      <w:ins w:id="184" w:author="Abraham E Springer" w:date="2025-02-17T13:44:00Z" w16du:dateUtc="2025-02-17T20:44:00Z">
        <w:r w:rsidR="0011464B">
          <w:rPr>
            <w:rFonts w:ascii="Times New Roman" w:eastAsia="Times New Roman" w:hAnsi="Times New Roman" w:cs="Times New Roman"/>
            <w:bCs/>
            <w:sz w:val="24"/>
            <w:szCs w:val="24"/>
          </w:rPr>
          <w:t xml:space="preserve"> </w:t>
        </w:r>
      </w:ins>
      <w:r w:rsidR="000945FC" w:rsidRPr="00E817FB">
        <w:rPr>
          <w:rFonts w:ascii="Times New Roman" w:eastAsia="Times New Roman" w:hAnsi="Times New Roman" w:cs="Times New Roman"/>
          <w:bCs/>
          <w:sz w:val="24"/>
          <w:szCs w:val="24"/>
        </w:rPr>
        <w:t>generally in colder climate</w:t>
      </w:r>
      <w:ins w:id="185" w:author="Abraham E Springer" w:date="2025-02-17T13:44:00Z" w16du:dateUtc="2025-02-17T20:44:00Z">
        <w:r w:rsidR="0011464B">
          <w:rPr>
            <w:rFonts w:ascii="Times New Roman" w:eastAsia="Times New Roman" w:hAnsi="Times New Roman" w:cs="Times New Roman"/>
            <w:bCs/>
            <w:sz w:val="24"/>
            <w:szCs w:val="24"/>
          </w:rPr>
          <w:t>s</w:t>
        </w:r>
      </w:ins>
      <w:r w:rsidR="000945FC"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pPr>
        <w:spacing w:line="480" w:lineRule="auto"/>
        <w:ind w:firstLine="720"/>
        <w:rPr>
          <w:rFonts w:ascii="Times New Roman" w:eastAsia="Times New Roman" w:hAnsi="Times New Roman" w:cs="Times New Roman"/>
          <w:bCs/>
          <w:sz w:val="24"/>
          <w:szCs w:val="24"/>
        </w:rPr>
        <w:pPrChange w:id="186" w:author="Abraham E Springer" w:date="2025-02-17T12:19:00Z" w16du:dateUtc="2025-02-17T19:19:00Z">
          <w:pPr>
            <w:spacing w:line="240" w:lineRule="auto"/>
            <w:ind w:firstLine="720"/>
          </w:pPr>
        </w:pPrChange>
      </w:pPr>
    </w:p>
    <w:p w14:paraId="2559F4B2" w14:textId="77777777" w:rsidR="008D7A70" w:rsidRPr="00E817FB" w:rsidRDefault="008D7A70">
      <w:pPr>
        <w:spacing w:line="480" w:lineRule="auto"/>
        <w:rPr>
          <w:rFonts w:ascii="Times New Roman" w:eastAsia="Times New Roman" w:hAnsi="Times New Roman" w:cs="Times New Roman"/>
          <w:b/>
          <w:sz w:val="24"/>
          <w:szCs w:val="24"/>
        </w:rPr>
        <w:pPrChange w:id="187" w:author="Abraham E Springer" w:date="2025-02-17T12:19:00Z" w16du:dateUtc="2025-02-17T19:19:00Z">
          <w:pPr>
            <w:spacing w:line="240" w:lineRule="auto"/>
          </w:pPr>
        </w:pPrChange>
      </w:pPr>
      <w:r w:rsidRPr="00E817FB">
        <w:rPr>
          <w:rFonts w:ascii="Times New Roman" w:eastAsia="Times New Roman" w:hAnsi="Times New Roman" w:cs="Times New Roman"/>
          <w:b/>
          <w:sz w:val="24"/>
          <w:szCs w:val="24"/>
        </w:rPr>
        <w:lastRenderedPageBreak/>
        <w:t>Response to climate</w:t>
      </w:r>
    </w:p>
    <w:p w14:paraId="692B3A93" w14:textId="35E44029" w:rsidR="00C4453B" w:rsidRDefault="006859BD">
      <w:pPr>
        <w:spacing w:line="480" w:lineRule="auto"/>
        <w:ind w:firstLine="720"/>
        <w:rPr>
          <w:rFonts w:ascii="Times New Roman" w:eastAsia="Times New Roman" w:hAnsi="Times New Roman" w:cs="Times New Roman"/>
          <w:bCs/>
          <w:sz w:val="24"/>
          <w:szCs w:val="24"/>
        </w:rPr>
        <w:pPrChange w:id="188"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 xml:space="preserve">Populus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189"/>
      <w:r w:rsidRPr="00E817FB">
        <w:rPr>
          <w:rFonts w:ascii="Times New Roman" w:eastAsia="Times New Roman" w:hAnsi="Times New Roman" w:cs="Times New Roman"/>
          <w:bCs/>
          <w:sz w:val="24"/>
          <w:szCs w:val="24"/>
        </w:rPr>
        <w:t>flows</w:t>
      </w:r>
      <w:commentRangeEnd w:id="189"/>
      <w:r w:rsidRPr="00E817FB">
        <w:rPr>
          <w:rStyle w:val="CommentReference"/>
          <w:rFonts w:ascii="Times New Roman" w:hAnsi="Times New Roman" w:cs="Times New Roman"/>
          <w:sz w:val="24"/>
          <w:szCs w:val="24"/>
        </w:rPr>
        <w:commentReference w:id="189"/>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 xml:space="preserve">Populus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53725C67" w14:textId="42EBBFD6" w:rsidR="00E93F3A" w:rsidRPr="00E817FB" w:rsidRDefault="008C66DD">
      <w:pPr>
        <w:spacing w:line="480" w:lineRule="auto"/>
        <w:ind w:firstLine="720"/>
        <w:rPr>
          <w:rFonts w:ascii="Times New Roman" w:eastAsia="Times New Roman" w:hAnsi="Times New Roman" w:cs="Times New Roman"/>
          <w:bCs/>
          <w:sz w:val="24"/>
          <w:szCs w:val="24"/>
        </w:rPr>
        <w:pPrChange w:id="190" w:author="Abraham E Springer" w:date="2025-02-17T12:19:00Z" w16du:dateUtc="2025-02-17T19:19:00Z">
          <w:pPr>
            <w:spacing w:line="240" w:lineRule="auto"/>
            <w:ind w:firstLine="720"/>
          </w:pPr>
        </w:pPrChange>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p>
    <w:p w14:paraId="47657CA8" w14:textId="36B83267" w:rsidR="0089221C" w:rsidRPr="00E817FB" w:rsidRDefault="0089221C">
      <w:pPr>
        <w:spacing w:line="480" w:lineRule="auto"/>
        <w:ind w:firstLine="720"/>
        <w:rPr>
          <w:rFonts w:ascii="Times New Roman" w:eastAsia="Times New Roman" w:hAnsi="Times New Roman" w:cs="Times New Roman"/>
          <w:bCs/>
          <w:sz w:val="24"/>
          <w:szCs w:val="24"/>
        </w:rPr>
        <w:pPrChange w:id="191"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 xml:space="preserve">Groundwater and surface water are highly related in the </w:t>
      </w:r>
      <w:commentRangeStart w:id="192"/>
      <w:commentRangeStart w:id="193"/>
      <w:r w:rsidRPr="00E817FB">
        <w:rPr>
          <w:rFonts w:ascii="Times New Roman" w:eastAsia="Times New Roman" w:hAnsi="Times New Roman" w:cs="Times New Roman"/>
          <w:bCs/>
          <w:sz w:val="24"/>
          <w:szCs w:val="24"/>
        </w:rPr>
        <w:t xml:space="preserve">Southwest </w:t>
      </w:r>
      <w:commentRangeEnd w:id="192"/>
      <w:r w:rsidRPr="00E817FB">
        <w:rPr>
          <w:rStyle w:val="CommentReference"/>
          <w:rFonts w:ascii="Times New Roman" w:hAnsi="Times New Roman" w:cs="Times New Roman"/>
          <w:sz w:val="24"/>
          <w:szCs w:val="24"/>
        </w:rPr>
        <w:commentReference w:id="192"/>
      </w:r>
      <w:commentRangeEnd w:id="193"/>
      <w:r w:rsidR="00B35759" w:rsidRPr="00E817FB">
        <w:rPr>
          <w:rStyle w:val="CommentReference"/>
          <w:rFonts w:ascii="Times New Roman" w:hAnsi="Times New Roman" w:cs="Times New Roman"/>
          <w:sz w:val="24"/>
          <w:szCs w:val="24"/>
        </w:rPr>
        <w:commentReference w:id="193"/>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p>
    <w:p w14:paraId="310E2C30" w14:textId="09FBB36C" w:rsidR="00E47F22" w:rsidRPr="00E817FB" w:rsidRDefault="008D7A70">
      <w:pPr>
        <w:spacing w:line="480" w:lineRule="auto"/>
        <w:ind w:firstLine="720"/>
        <w:rPr>
          <w:rFonts w:ascii="Times New Roman" w:eastAsia="Times New Roman" w:hAnsi="Times New Roman" w:cs="Times New Roman"/>
          <w:bCs/>
          <w:sz w:val="24"/>
          <w:szCs w:val="24"/>
        </w:rPr>
        <w:pPrChange w:id="194"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070D1959" w14:textId="61122D84" w:rsidR="008D7A70" w:rsidRPr="00E817FB" w:rsidRDefault="001F2122">
      <w:pPr>
        <w:spacing w:line="480" w:lineRule="auto"/>
        <w:ind w:firstLine="720"/>
        <w:rPr>
          <w:rFonts w:ascii="Times New Roman" w:eastAsia="Times New Roman" w:hAnsi="Times New Roman" w:cs="Times New Roman"/>
          <w:bCs/>
          <w:sz w:val="24"/>
          <w:szCs w:val="24"/>
        </w:rPr>
        <w:pPrChange w:id="195" w:author="Abraham E Springer" w:date="2025-02-17T12:19:00Z" w16du:dateUtc="2025-02-17T19:19:00Z">
          <w:pPr>
            <w:spacing w:line="240" w:lineRule="auto"/>
            <w:ind w:firstLine="720"/>
          </w:pPr>
        </w:pPrChange>
      </w:pPr>
      <w:r w:rsidRPr="00E817FB">
        <w:rPr>
          <w:rFonts w:ascii="Times New Roman" w:eastAsia="Times New Roman" w:hAnsi="Times New Roman" w:cs="Times New Roman"/>
          <w:bCs/>
          <w:sz w:val="24"/>
          <w:szCs w:val="24"/>
        </w:rPr>
        <w:lastRenderedPageBreak/>
        <w:t xml:space="preserve">October temperatures (positive) and September streamflows (negative) were also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growing season for riparian trees which would allow them to increase their growth. Higher June and July flows could help alleviate high summer temperatures and recharge the alluvial aquifer that these trees draw water from. </w:t>
      </w:r>
    </w:p>
    <w:p w14:paraId="204E3F2D" w14:textId="3ED7EC7C" w:rsidR="00CA7F36" w:rsidRPr="00E817FB" w:rsidRDefault="008D7A70">
      <w:pPr>
        <w:spacing w:line="480" w:lineRule="auto"/>
        <w:rPr>
          <w:rFonts w:ascii="Times New Roman" w:eastAsia="Times New Roman" w:hAnsi="Times New Roman" w:cs="Times New Roman"/>
          <w:bCs/>
          <w:sz w:val="24"/>
          <w:szCs w:val="24"/>
        </w:rPr>
        <w:pPrChange w:id="196" w:author="Abraham E Springer" w:date="2025-02-17T12:19:00Z" w16du:dateUtc="2025-02-17T19:19:00Z">
          <w:pPr>
            <w:spacing w:line="240" w:lineRule="auto"/>
          </w:pPr>
        </w:pPrChange>
      </w:pPr>
      <w:r w:rsidRPr="00E817FB">
        <w:rPr>
          <w:rFonts w:ascii="Times New Roman" w:eastAsia="Times New Roman" w:hAnsi="Times New Roman" w:cs="Times New Roman"/>
          <w:bCs/>
          <w:sz w:val="24"/>
          <w:szCs w:val="24"/>
        </w:rPr>
        <w:tab/>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Pr="00E817FB">
        <w:rPr>
          <w:rFonts w:ascii="Times New Roman" w:eastAsia="Times New Roman" w:hAnsi="Times New Roman" w:cs="Times New Roman"/>
          <w:bCs/>
          <w:sz w:val="24"/>
          <w:szCs w:val="24"/>
        </w:rPr>
        <w:t>. These are also relatively weak correlations even though they are significant. June PDSI could positively impact tree growth because if temperatures are higher in June and trees have adequate water, they may be able to grow quicker.</w:t>
      </w:r>
    </w:p>
    <w:p w14:paraId="54C59EDB" w14:textId="77777777" w:rsidR="00B96AB8" w:rsidRPr="00E817FB" w:rsidRDefault="00B96AB8">
      <w:pPr>
        <w:spacing w:line="480" w:lineRule="auto"/>
        <w:ind w:left="360"/>
        <w:rPr>
          <w:rFonts w:ascii="Times New Roman" w:eastAsia="Times New Roman" w:hAnsi="Times New Roman" w:cs="Times New Roman"/>
          <w:sz w:val="24"/>
          <w:szCs w:val="24"/>
        </w:rPr>
        <w:pPrChange w:id="197" w:author="Abraham E Springer" w:date="2025-02-17T12:19:00Z" w16du:dateUtc="2025-02-17T19:19:00Z">
          <w:pPr>
            <w:spacing w:line="240" w:lineRule="auto"/>
            <w:ind w:left="360"/>
          </w:pPr>
        </w:pPrChange>
      </w:pPr>
      <w:r w:rsidRPr="00E817FB">
        <w:rPr>
          <w:rFonts w:ascii="Times New Roman" w:eastAsia="Times New Roman" w:hAnsi="Times New Roman" w:cs="Times New Roman"/>
          <w:bCs/>
          <w:sz w:val="24"/>
          <w:szCs w:val="24"/>
        </w:rPr>
        <w:tab/>
      </w:r>
      <w:commentRangeStart w:id="198"/>
      <w:r w:rsidRPr="00E817FB">
        <w:rPr>
          <w:rFonts w:ascii="Times New Roman" w:eastAsia="Times New Roman" w:hAnsi="Times New Roman" w:cs="Times New Roman"/>
          <w:sz w:val="24"/>
          <w:szCs w:val="24"/>
        </w:rPr>
        <w:t>Limitations/Assumptions</w:t>
      </w:r>
    </w:p>
    <w:p w14:paraId="7705DBD6" w14:textId="7C981A79" w:rsidR="00CA7F36" w:rsidRPr="00FE4A05" w:rsidRDefault="00B96AB8" w:rsidP="00FE4A05">
      <w:pPr>
        <w:spacing w:line="480" w:lineRule="auto"/>
        <w:ind w:firstLine="360"/>
        <w:rPr>
          <w:rFonts w:ascii="Times New Roman" w:eastAsia="Times New Roman" w:hAnsi="Times New Roman" w:cs="Times New Roman"/>
          <w:sz w:val="24"/>
          <w:szCs w:val="24"/>
        </w:rPr>
        <w:pPrChange w:id="199" w:author="Abraham E Springer" w:date="2025-02-17T12:19:00Z" w16du:dateUtc="2025-02-17T19:19:00Z">
          <w:pPr>
            <w:spacing w:line="240" w:lineRule="auto"/>
          </w:pPr>
        </w:pPrChange>
      </w:pPr>
      <w:r w:rsidRPr="00E817FB">
        <w:rPr>
          <w:rFonts w:ascii="Times New Roman" w:eastAsia="Times New Roman" w:hAnsi="Times New Roman" w:cs="Times New Roman"/>
          <w:sz w:val="24"/>
          <w:szCs w:val="24"/>
        </w:rPr>
        <w:t>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which means that the trees are likely dated correctly even though this may be difficult to statistically prove.</w:t>
      </w:r>
      <w:commentRangeEnd w:id="198"/>
      <w:r>
        <w:rPr>
          <w:rStyle w:val="CommentReference"/>
        </w:rPr>
        <w:commentReference w:id="198"/>
      </w:r>
    </w:p>
    <w:p w14:paraId="08B019AF" w14:textId="105993F2" w:rsidR="00CA7F36" w:rsidRPr="00192E61" w:rsidRDefault="00CA7F36">
      <w:pPr>
        <w:spacing w:line="480" w:lineRule="auto"/>
        <w:rPr>
          <w:rFonts w:ascii="Times New Roman" w:eastAsia="Times New Roman" w:hAnsi="Times New Roman" w:cs="Times New Roman"/>
          <w:b/>
          <w:sz w:val="24"/>
          <w:szCs w:val="24"/>
        </w:rPr>
        <w:pPrChange w:id="200" w:author="Abraham E Springer" w:date="2025-02-17T12:19:00Z" w16du:dateUtc="2025-02-17T19:19:00Z">
          <w:pPr>
            <w:spacing w:line="240" w:lineRule="auto"/>
          </w:pPr>
        </w:pPrChange>
      </w:pPr>
      <w:r w:rsidRPr="00192E61">
        <w:rPr>
          <w:rFonts w:ascii="Times New Roman" w:eastAsia="Times New Roman" w:hAnsi="Times New Roman" w:cs="Times New Roman"/>
          <w:b/>
          <w:sz w:val="24"/>
          <w:szCs w:val="24"/>
        </w:rPr>
        <w:t>Challenges</w:t>
      </w:r>
    </w:p>
    <w:p w14:paraId="67595DC1" w14:textId="6240BC47" w:rsidR="00CA7F36" w:rsidRPr="00E817FB" w:rsidRDefault="0001119E">
      <w:pPr>
        <w:spacing w:line="480" w:lineRule="auto"/>
        <w:ind w:firstLine="360"/>
        <w:rPr>
          <w:rFonts w:ascii="Times New Roman" w:eastAsia="Times New Roman" w:hAnsi="Times New Roman" w:cs="Times New Roman"/>
          <w:bCs/>
          <w:sz w:val="24"/>
          <w:szCs w:val="24"/>
        </w:rPr>
        <w:pPrChange w:id="201"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t xml:space="preserve">The study sites along the Verde River are </w:t>
      </w:r>
      <w:r w:rsidR="006C291B">
        <w:rPr>
          <w:rFonts w:ascii="Times New Roman" w:eastAsia="Times New Roman" w:hAnsi="Times New Roman" w:cs="Times New Roman"/>
          <w:bCs/>
          <w:sz w:val="24"/>
          <w:szCs w:val="24"/>
        </w:rPr>
        <w:t>upstream from</w:t>
      </w:r>
      <w:r w:rsidRPr="00E817FB">
        <w:rPr>
          <w:rFonts w:ascii="Times New Roman" w:eastAsia="Times New Roman" w:hAnsi="Times New Roman" w:cs="Times New Roman"/>
          <w:bCs/>
          <w:sz w:val="24"/>
          <w:szCs w:val="24"/>
        </w:rPr>
        <w:t xml:space="preserve"> large storage reservoirs. This allows them to have relatively intact </w:t>
      </w:r>
      <w:r w:rsidR="006C291B">
        <w:rPr>
          <w:rFonts w:ascii="Times New Roman" w:eastAsia="Times New Roman" w:hAnsi="Times New Roman" w:cs="Times New Roman"/>
          <w:bCs/>
          <w:sz w:val="24"/>
          <w:szCs w:val="24"/>
        </w:rPr>
        <w:t>environmental flows</w:t>
      </w:r>
      <w:r w:rsidRPr="00E817FB">
        <w:rPr>
          <w:rFonts w:ascii="Times New Roman" w:eastAsia="Times New Roman" w:hAnsi="Times New Roman" w:cs="Times New Roman"/>
          <w:bCs/>
          <w:sz w:val="24"/>
          <w:szCs w:val="24"/>
        </w:rPr>
        <w:t xml:space="preserve">. A challenge associated with </w:t>
      </w:r>
      <w:r w:rsidR="006C291B" w:rsidRPr="00E817FB">
        <w:rPr>
          <w:rFonts w:ascii="Times New Roman" w:eastAsia="Times New Roman" w:hAnsi="Times New Roman" w:cs="Times New Roman"/>
          <w:bCs/>
          <w:sz w:val="24"/>
          <w:szCs w:val="24"/>
        </w:rPr>
        <w:t>th</w:t>
      </w:r>
      <w:r w:rsidR="006C291B">
        <w:rPr>
          <w:rFonts w:ascii="Times New Roman" w:eastAsia="Times New Roman" w:hAnsi="Times New Roman" w:cs="Times New Roman"/>
          <w:bCs/>
          <w:sz w:val="24"/>
          <w:szCs w:val="24"/>
        </w:rPr>
        <w:t>e natural flows</w:t>
      </w:r>
      <w:r w:rsidR="006C291B"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t xml:space="preserve">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42BC453C" w:rsidR="0001119E" w:rsidRPr="00192E61" w:rsidRDefault="0001119E">
      <w:pPr>
        <w:spacing w:line="480" w:lineRule="auto"/>
        <w:ind w:firstLine="360"/>
        <w:rPr>
          <w:rFonts w:ascii="Times New Roman" w:hAnsi="Times New Roman" w:cs="Times New Roman"/>
          <w:sz w:val="24"/>
          <w:szCs w:val="24"/>
        </w:rPr>
        <w:pPrChange w:id="202" w:author="Abraham E Springer" w:date="2025-02-17T12:19:00Z" w16du:dateUtc="2025-02-17T19:19:00Z">
          <w:pPr>
            <w:spacing w:line="240" w:lineRule="auto"/>
            <w:ind w:firstLine="360"/>
          </w:pPr>
        </w:pPrChange>
      </w:pPr>
      <w:r w:rsidRPr="00E817FB">
        <w:rPr>
          <w:rFonts w:ascii="Times New Roman" w:eastAsia="Times New Roman" w:hAnsi="Times New Roman" w:cs="Times New Roman"/>
          <w:bCs/>
          <w:sz w:val="24"/>
          <w:szCs w:val="24"/>
        </w:rPr>
        <w:lastRenderedPageBreak/>
        <w:t xml:space="preserve">Another challenge with this project is that most trees are young. This makes it more difficult </w:t>
      </w:r>
      <w:bookmarkStart w:id="203" w:name="_Toc187849265"/>
      <w:r w:rsidRPr="00E817FB">
        <w:rPr>
          <w:rFonts w:ascii="Times New Roman" w:eastAsia="Times New Roman" w:hAnsi="Times New Roman" w:cs="Times New Roman"/>
          <w:bCs/>
          <w:sz w:val="24"/>
          <w:szCs w:val="24"/>
        </w:rPr>
        <w:t xml:space="preserve">to crossdate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pPr>
        <w:spacing w:line="480" w:lineRule="auto"/>
        <w:rPr>
          <w:rFonts w:ascii="Times New Roman" w:hAnsi="Times New Roman" w:cs="Times New Roman"/>
          <w:b/>
          <w:bCs/>
          <w:sz w:val="24"/>
          <w:szCs w:val="24"/>
        </w:rPr>
        <w:pPrChange w:id="204" w:author="Abraham E Springer" w:date="2025-02-17T12:19:00Z" w16du:dateUtc="2025-02-17T19:19:00Z">
          <w:pPr>
            <w:spacing w:line="240" w:lineRule="auto"/>
          </w:pPr>
        </w:pPrChange>
      </w:pPr>
      <w:r w:rsidRPr="00192E61">
        <w:rPr>
          <w:rFonts w:ascii="Times New Roman" w:hAnsi="Times New Roman" w:cs="Times New Roman"/>
          <w:b/>
          <w:bCs/>
          <w:sz w:val="24"/>
          <w:szCs w:val="24"/>
        </w:rPr>
        <w:t>Conclusions and Implications</w:t>
      </w:r>
      <w:bookmarkEnd w:id="203"/>
    </w:p>
    <w:p w14:paraId="1B83E33D" w14:textId="4A9A68F3" w:rsidR="00F11619" w:rsidRPr="00E817FB" w:rsidRDefault="00F11619">
      <w:pPr>
        <w:spacing w:line="480" w:lineRule="auto"/>
        <w:ind w:firstLine="720"/>
        <w:rPr>
          <w:rFonts w:ascii="Times New Roman" w:hAnsi="Times New Roman" w:cs="Times New Roman"/>
          <w:sz w:val="24"/>
          <w:szCs w:val="24"/>
        </w:rPr>
        <w:pPrChange w:id="205" w:author="Abraham E Springer" w:date="2025-02-17T12:19:00Z" w16du:dateUtc="2025-02-17T19:19:00Z">
          <w:pPr>
            <w:spacing w:line="240" w:lineRule="auto"/>
            <w:ind w:firstLine="720"/>
          </w:pPr>
        </w:pPrChange>
      </w:pPr>
      <w:r w:rsidRPr="00E817FB">
        <w:rPr>
          <w:rFonts w:ascii="Times New Roman" w:hAnsi="Times New Roman" w:cs="Times New Roman"/>
          <w:sz w:val="24"/>
          <w:szCs w:val="24"/>
        </w:rPr>
        <w:t xml:space="preserve">Fremont cottonwoods that established after the 2023 winter floods continue to grow and reduce in density. Seedling plots seem to be impacted by different variables depending on their location. </w:t>
      </w:r>
      <w:r w:rsidR="006C291B">
        <w:rPr>
          <w:rFonts w:ascii="Times New Roman" w:hAnsi="Times New Roman" w:cs="Times New Roman"/>
          <w:sz w:val="24"/>
          <w:szCs w:val="24"/>
        </w:rPr>
        <w:t>T</w:t>
      </w:r>
      <w:r w:rsidRPr="00E817FB">
        <w:rPr>
          <w:rFonts w:ascii="Times New Roman" w:hAnsi="Times New Roman" w:cs="Times New Roman"/>
          <w:sz w:val="24"/>
          <w:szCs w:val="24"/>
        </w:rPr>
        <w:t xml:space="preserve">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w:t>
      </w:r>
      <w:r w:rsidR="006C291B">
        <w:rPr>
          <w:rFonts w:ascii="Times New Roman" w:hAnsi="Times New Roman" w:cs="Times New Roman"/>
          <w:sz w:val="24"/>
          <w:szCs w:val="24"/>
        </w:rPr>
        <w:t>environmental flows</w:t>
      </w:r>
      <w:r w:rsidR="006C291B" w:rsidRPr="00E817FB">
        <w:rPr>
          <w:rFonts w:ascii="Times New Roman" w:hAnsi="Times New Roman" w:cs="Times New Roman"/>
          <w:sz w:val="24"/>
          <w:szCs w:val="24"/>
        </w:rPr>
        <w:t xml:space="preserve"> </w:t>
      </w:r>
      <w:r w:rsidRPr="00E817FB">
        <w:rPr>
          <w:rFonts w:ascii="Times New Roman" w:hAnsi="Times New Roman" w:cs="Times New Roman"/>
          <w:sz w:val="24"/>
          <w:szCs w:val="24"/>
        </w:rPr>
        <w:t>along the Verde River is crucial to maintaining and protecting its riparian forests.</w:t>
      </w:r>
    </w:p>
    <w:p w14:paraId="4919FF98" w14:textId="3D149D3D" w:rsidR="004E3123" w:rsidRPr="00E817FB" w:rsidRDefault="004E3123">
      <w:pPr>
        <w:spacing w:after="160" w:line="480" w:lineRule="auto"/>
        <w:rPr>
          <w:rFonts w:ascii="Times New Roman" w:eastAsia="Times New Roman" w:hAnsi="Times New Roman" w:cs="Times New Roman"/>
          <w:bCs/>
          <w:sz w:val="24"/>
          <w:szCs w:val="24"/>
        </w:rPr>
        <w:pPrChange w:id="206" w:author="Abraham E Springer" w:date="2025-02-17T12:19:00Z" w16du:dateUtc="2025-02-17T19:19:00Z">
          <w:pPr>
            <w:spacing w:after="160" w:line="278" w:lineRule="auto"/>
          </w:pPr>
        </w:pPrChange>
      </w:pPr>
      <w:r w:rsidRPr="00E817FB">
        <w:rPr>
          <w:rFonts w:ascii="Times New Roman" w:eastAsia="Times New Roman" w:hAnsi="Times New Roman" w:cs="Times New Roman"/>
          <w:bCs/>
          <w:sz w:val="24"/>
          <w:szCs w:val="24"/>
        </w:rPr>
        <w:br w:type="page"/>
      </w:r>
    </w:p>
    <w:p w14:paraId="5AE10AE5" w14:textId="01C7889E" w:rsidR="00F11619" w:rsidRPr="00E817FB" w:rsidRDefault="004E3123">
      <w:pPr>
        <w:spacing w:line="480" w:lineRule="auto"/>
        <w:rPr>
          <w:rFonts w:ascii="Times New Roman" w:eastAsia="Times New Roman" w:hAnsi="Times New Roman" w:cs="Times New Roman"/>
          <w:bCs/>
          <w:sz w:val="24"/>
          <w:szCs w:val="24"/>
        </w:rPr>
        <w:pPrChange w:id="207" w:author="Abraham E Springer" w:date="2025-02-17T12:19:00Z" w16du:dateUtc="2025-02-17T19:19:00Z">
          <w:pPr>
            <w:spacing w:line="240" w:lineRule="auto"/>
          </w:pPr>
        </w:pPrChange>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pPr>
        <w:spacing w:line="480" w:lineRule="auto"/>
        <w:rPr>
          <w:rFonts w:ascii="Times New Roman" w:hAnsi="Times New Roman" w:cs="Times New Roman"/>
          <w:sz w:val="24"/>
          <w:szCs w:val="24"/>
        </w:rPr>
        <w:pPrChange w:id="208" w:author="Abraham E Springer" w:date="2025-02-17T12:19:00Z" w16du:dateUtc="2025-02-17T19:19:00Z">
          <w:pPr/>
        </w:pPrChange>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8" w:author="Abraham E Springer" w:date="2025-02-17T11:04:00Z" w:initials="AS">
    <w:p w14:paraId="34096B2B" w14:textId="77777777" w:rsidR="002563F8" w:rsidRDefault="002563F8" w:rsidP="002563F8">
      <w:pPr>
        <w:pStyle w:val="CommentText"/>
      </w:pPr>
      <w:r>
        <w:rPr>
          <w:rStyle w:val="CommentReference"/>
        </w:rPr>
        <w:annotationRef/>
      </w:r>
      <w:r>
        <w:t>Include quantification of the magnitude of the flood disturbance.</w:t>
      </w:r>
    </w:p>
  </w:comment>
  <w:comment w:id="15" w:author="Quentin R McCalla" w:date="2025-02-12T09:35:00Z" w:initials="QM">
    <w:p w14:paraId="3E2457C7" w14:textId="606F64B5" w:rsidR="00CE6A20" w:rsidRDefault="00CE6A20" w:rsidP="00CE6A20">
      <w:pPr>
        <w:pStyle w:val="CommentText"/>
      </w:pPr>
      <w:r>
        <w:rPr>
          <w:rStyle w:val="CommentReference"/>
        </w:rPr>
        <w:annotationRef/>
      </w:r>
      <w:r>
        <w:t>Consistency, ex. Reach</w:t>
      </w:r>
    </w:p>
  </w:comment>
  <w:comment w:id="16"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22"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25"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32"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33" w:author="Abraham E Springer" w:date="2025-02-17T12:08:00Z" w:initials="AS">
    <w:p w14:paraId="66803352" w14:textId="77777777" w:rsidR="007D00BA" w:rsidRDefault="007D00BA" w:rsidP="007D00BA">
      <w:pPr>
        <w:pStyle w:val="CommentText"/>
      </w:pPr>
      <w:r>
        <w:rPr>
          <w:rStyle w:val="CommentReference"/>
        </w:rPr>
        <w:annotationRef/>
      </w:r>
      <w:r>
        <w:t>Probably include the 2023 water year hydrograph and label base flow, peak flow, recession, and summer low flow.</w:t>
      </w:r>
    </w:p>
  </w:comment>
  <w:comment w:id="40" w:author="Quentin R McCalla" w:date="2025-02-12T09:43:00Z" w:initials="QM">
    <w:p w14:paraId="5B6B8742" w14:textId="0603B5AF" w:rsidR="00640FF1" w:rsidRDefault="00640FF1" w:rsidP="00640FF1">
      <w:pPr>
        <w:pStyle w:val="CommentText"/>
      </w:pPr>
      <w:r>
        <w:rPr>
          <w:rStyle w:val="CommentReference"/>
        </w:rPr>
        <w:annotationRef/>
      </w:r>
      <w:r>
        <w:t>Map= 2 column width, Tables and figures 1 width</w:t>
      </w:r>
    </w:p>
  </w:comment>
  <w:comment w:id="41"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47"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48"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49"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50" w:author="Abraham E Springer" w:date="2025-02-17T12:11:00Z" w:initials="AS">
    <w:p w14:paraId="39A7CA3C" w14:textId="77777777" w:rsidR="007D00BA" w:rsidRDefault="007D00BA" w:rsidP="007D00BA">
      <w:pPr>
        <w:pStyle w:val="CommentText"/>
      </w:pPr>
      <w:r>
        <w:rPr>
          <w:rStyle w:val="CommentReference"/>
        </w:rPr>
        <w:annotationRef/>
      </w:r>
      <w:r>
        <w:t>Lat/long on figure corners. Label the blue line as the perennial reach of the river?</w:t>
      </w:r>
    </w:p>
  </w:comment>
  <w:comment w:id="62" w:author="Abraham E Springer" w:date="2025-02-17T12:15:00Z" w:initials="AS">
    <w:p w14:paraId="387BB7EB" w14:textId="77777777" w:rsidR="00C00DA9" w:rsidRDefault="00C00DA9" w:rsidP="00C00DA9">
      <w:pPr>
        <w:pStyle w:val="CommentText"/>
      </w:pPr>
      <w:r>
        <w:rPr>
          <w:rStyle w:val="CommentReference"/>
        </w:rPr>
        <w:annotationRef/>
      </w:r>
      <w:r>
        <w:t>List the accuracy of the instrument in + or -</w:t>
      </w:r>
    </w:p>
  </w:comment>
  <w:comment w:id="67" w:author="Quentin R McCalla" w:date="2024-12-17T11:46:00Z" w:initials="QM">
    <w:p w14:paraId="7EB7CB7C" w14:textId="5678E3A7" w:rsidR="00140FC2" w:rsidRDefault="00140FC2" w:rsidP="00140FC2">
      <w:pPr>
        <w:pStyle w:val="CommentText"/>
      </w:pPr>
      <w:r>
        <w:rPr>
          <w:rStyle w:val="CommentReference"/>
        </w:rPr>
        <w:annotationRef/>
      </w:r>
      <w:r>
        <w:t>cite</w:t>
      </w:r>
    </w:p>
  </w:comment>
  <w:comment w:id="96"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98"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113" w:author="Abraham E Springer" w:date="2025-02-17T12:49:00Z" w:initials="AS">
    <w:p w14:paraId="28A7D6A5" w14:textId="77777777" w:rsidR="007C52EB" w:rsidRDefault="007C52EB" w:rsidP="007C52EB">
      <w:pPr>
        <w:pStyle w:val="CommentText"/>
      </w:pPr>
      <w:r>
        <w:rPr>
          <w:rStyle w:val="CommentReference"/>
        </w:rPr>
        <w:annotationRef/>
      </w:r>
      <w:r>
        <w:t>Include in the caption that *** indicated significance.</w:t>
      </w:r>
    </w:p>
  </w:comment>
  <w:comment w:id="125" w:author="Quentin R McCalla" w:date="2025-02-12T09:58:00Z" w:initials="QM">
    <w:p w14:paraId="5A6C41AE" w14:textId="0495B50A" w:rsidR="00FC1ECA" w:rsidRDefault="00FC1ECA" w:rsidP="00FC1ECA">
      <w:pPr>
        <w:pStyle w:val="CommentText"/>
      </w:pPr>
      <w:r>
        <w:rPr>
          <w:rStyle w:val="CommentReference"/>
        </w:rPr>
        <w:annotationRef/>
      </w:r>
      <w:r>
        <w:t>Cumulative core label ticks on outside</w:t>
      </w:r>
    </w:p>
  </w:comment>
  <w:comment w:id="136" w:author="Abraham E Springer" w:date="2025-02-17T13:43:00Z" w:initials="AS">
    <w:p w14:paraId="2CE5B9E3" w14:textId="77777777" w:rsidR="00B96AB8" w:rsidRDefault="00B96AB8" w:rsidP="00B96AB8">
      <w:pPr>
        <w:pStyle w:val="CommentText"/>
      </w:pPr>
      <w:r>
        <w:rPr>
          <w:rStyle w:val="CommentReference"/>
        </w:rPr>
        <w:annotationRef/>
      </w:r>
      <w:r>
        <w:t>This would be a fine paragraph in your results section.</w:t>
      </w:r>
    </w:p>
  </w:comment>
  <w:comment w:id="155" w:author="Abraham E Springer" w:date="2025-02-17T13:34:00Z" w:initials="AS">
    <w:p w14:paraId="1774D690" w14:textId="77777777" w:rsidR="008C7B4A" w:rsidRDefault="008C7B4A" w:rsidP="008C7B4A">
      <w:pPr>
        <w:pStyle w:val="CommentText"/>
      </w:pPr>
      <w:r>
        <w:rPr>
          <w:rStyle w:val="CommentReference"/>
        </w:rPr>
        <w:annotationRef/>
      </w:r>
      <w:r>
        <w:t>Was her study in a canyon with limited light, or not constrained by light in a wide flood plain?</w:t>
      </w:r>
    </w:p>
  </w:comment>
  <w:comment w:id="158" w:author="Quentin R McCalla" w:date="2025-02-03T10:44:00Z" w:initials="QM">
    <w:p w14:paraId="66B213C1" w14:textId="65F87DC3" w:rsidR="00C97A93" w:rsidRDefault="00C97A93" w:rsidP="00C97A93">
      <w:pPr>
        <w:pStyle w:val="CommentText"/>
      </w:pPr>
      <w:r>
        <w:rPr>
          <w:rStyle w:val="CommentReference"/>
        </w:rPr>
        <w:annotationRef/>
      </w:r>
      <w:r>
        <w:t>Wait for model comments</w:t>
      </w:r>
    </w:p>
  </w:comment>
  <w:comment w:id="175" w:author="Quentin R McCalla" w:date="2025-02-18T11:45:00Z" w:initials="QM">
    <w:p w14:paraId="36156FF5" w14:textId="77777777" w:rsidR="00BD6EE2" w:rsidRDefault="00BD6EE2" w:rsidP="00BD6EE2">
      <w:pPr>
        <w:pStyle w:val="CommentText"/>
      </w:pPr>
      <w:r>
        <w:rPr>
          <w:rStyle w:val="CommentReference"/>
        </w:rPr>
        <w:annotationRef/>
      </w:r>
      <w:r>
        <w:t>Find p-value from code</w:t>
      </w:r>
    </w:p>
  </w:comment>
  <w:comment w:id="189" w:author="Quentin R McCalla" w:date="2025-02-03T15:54:00Z" w:initials="QM">
    <w:p w14:paraId="533A97C7" w14:textId="7AFADBE3"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192"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193"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 w:id="198" w:author="Abraham E Springer" w:date="2025-02-17T12:33:00Z" w:initials="AS">
    <w:p w14:paraId="1CBE3B5F" w14:textId="77777777" w:rsidR="00B96AB8" w:rsidRDefault="00B96AB8" w:rsidP="00B96AB8">
      <w:pPr>
        <w:pStyle w:val="CommentText"/>
      </w:pPr>
      <w:r>
        <w:rPr>
          <w:rStyle w:val="CommentReference"/>
        </w:rPr>
        <w:annotationRef/>
      </w:r>
      <w:r>
        <w:t>Move this section to your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4096B2B" w15:done="0"/>
  <w15:commentEx w15:paraId="3E2457C7" w15:done="1"/>
  <w15:commentEx w15:paraId="5B183E30" w15:paraIdParent="3E2457C7" w15:done="1"/>
  <w15:commentEx w15:paraId="1D755B27" w15:done="1"/>
  <w15:commentEx w15:paraId="442A0A68" w15:done="1"/>
  <w15:commentEx w15:paraId="58408599" w15:done="1"/>
  <w15:commentEx w15:paraId="66803352" w15:paraIdParent="58408599" w15:done="1"/>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39A7CA3C" w15:paraIdParent="3F447824" w15:done="0"/>
  <w15:commentEx w15:paraId="387BB7EB" w15:done="1"/>
  <w15:commentEx w15:paraId="7EB7CB7C" w15:done="1"/>
  <w15:commentEx w15:paraId="7F5C0C9C" w15:done="1"/>
  <w15:commentEx w15:paraId="095CB4A3" w15:done="1"/>
  <w15:commentEx w15:paraId="28A7D6A5" w15:done="0"/>
  <w15:commentEx w15:paraId="5A6C41AE" w15:done="1"/>
  <w15:commentEx w15:paraId="2CE5B9E3" w15:done="1"/>
  <w15:commentEx w15:paraId="1774D690" w15:done="0"/>
  <w15:commentEx w15:paraId="66B213C1" w15:done="0"/>
  <w15:commentEx w15:paraId="36156FF5" w15:done="0"/>
  <w15:commentEx w15:paraId="533A97C7" w15:done="1"/>
  <w15:commentEx w15:paraId="0274BDB8" w15:done="1"/>
  <w15:commentEx w15:paraId="3A2FA81D" w15:paraIdParent="0274BDB8" w15:done="1"/>
  <w15:commentEx w15:paraId="1CBE3B5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6A61E044" w16cex:dateUtc="2025-02-17T18:04:00Z"/>
  <w16cex:commentExtensible w16cex:durableId="34647D10" w16cex:dateUtc="2025-02-12T16:35:00Z"/>
  <w16cex:commentExtensible w16cex:durableId="6599E900" w16cex:dateUtc="2025-02-12T16:35:00Z"/>
  <w16cex:commentExtensible w16cex:durableId="67FF5F47" w16cex:dateUtc="2025-02-12T16:37:00Z"/>
  <w16cex:commentExtensible w16cex:durableId="34B75044" w16cex:dateUtc="2024-10-18T20:42:00Z"/>
  <w16cex:commentExtensible w16cex:durableId="07606DD1" w16cex:dateUtc="2025-02-12T16:53:00Z"/>
  <w16cex:commentExtensible w16cex:durableId="75494336" w16cex:dateUtc="2025-02-17T19:08: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2688E487" w16cex:dateUtc="2025-02-17T19:11:00Z"/>
  <w16cex:commentExtensible w16cex:durableId="01FE4878" w16cex:dateUtc="2025-02-17T19:15:00Z"/>
  <w16cex:commentExtensible w16cex:durableId="63573891" w16cex:dateUtc="2024-12-17T16:46:00Z"/>
  <w16cex:commentExtensible w16cex:durableId="2BBAAD5B" w16cex:dateUtc="2024-12-16T21:07:00Z"/>
  <w16cex:commentExtensible w16cex:durableId="40C52713" w16cex:dateUtc="2024-12-12T20:48:00Z"/>
  <w16cex:commentExtensible w16cex:durableId="2B747834" w16cex:dateUtc="2025-02-17T19:49:00Z"/>
  <w16cex:commentExtensible w16cex:durableId="6DF150B3" w16cex:dateUtc="2025-02-12T16:58:00Z"/>
  <w16cex:commentExtensible w16cex:durableId="4179E068" w16cex:dateUtc="2025-02-17T20:43:00Z"/>
  <w16cex:commentExtensible w16cex:durableId="5D41DFF8" w16cex:dateUtc="2025-02-17T20:34:00Z"/>
  <w16cex:commentExtensible w16cex:durableId="62C49997" w16cex:dateUtc="2025-02-03T18:44:00Z"/>
  <w16cex:commentExtensible w16cex:durableId="2E57DCC3" w16cex:dateUtc="2025-02-18T18:45:00Z"/>
  <w16cex:commentExtensible w16cex:durableId="60CEC942" w16cex:dateUtc="2025-02-03T23:54:00Z"/>
  <w16cex:commentExtensible w16cex:durableId="691BC579" w16cex:dateUtc="2025-02-04T18:37:00Z"/>
  <w16cex:commentExtensible w16cex:durableId="229D4C74" w16cex:dateUtc="2025-02-12T19:32:00Z"/>
  <w16cex:commentExtensible w16cex:durableId="23D7A4FB" w16cex:dateUtc="2025-02-17T19: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4096B2B" w16cid:durableId="6A61E044"/>
  <w16cid:commentId w16cid:paraId="3E2457C7" w16cid:durableId="34647D10"/>
  <w16cid:commentId w16cid:paraId="5B183E30" w16cid:durableId="6599E900"/>
  <w16cid:commentId w16cid:paraId="1D755B27" w16cid:durableId="67FF5F47"/>
  <w16cid:commentId w16cid:paraId="442A0A68" w16cid:durableId="34B75044"/>
  <w16cid:commentId w16cid:paraId="58408599" w16cid:durableId="07606DD1"/>
  <w16cid:commentId w16cid:paraId="66803352" w16cid:durableId="75494336"/>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39A7CA3C" w16cid:durableId="2688E487"/>
  <w16cid:commentId w16cid:paraId="387BB7EB" w16cid:durableId="01FE4878"/>
  <w16cid:commentId w16cid:paraId="7EB7CB7C" w16cid:durableId="63573891"/>
  <w16cid:commentId w16cid:paraId="7F5C0C9C" w16cid:durableId="2BBAAD5B"/>
  <w16cid:commentId w16cid:paraId="095CB4A3" w16cid:durableId="40C52713"/>
  <w16cid:commentId w16cid:paraId="28A7D6A5" w16cid:durableId="2B747834"/>
  <w16cid:commentId w16cid:paraId="5A6C41AE" w16cid:durableId="6DF150B3"/>
  <w16cid:commentId w16cid:paraId="2CE5B9E3" w16cid:durableId="4179E068"/>
  <w16cid:commentId w16cid:paraId="1774D690" w16cid:durableId="5D41DFF8"/>
  <w16cid:commentId w16cid:paraId="66B213C1" w16cid:durableId="62C49997"/>
  <w16cid:commentId w16cid:paraId="36156FF5" w16cid:durableId="2E57DCC3"/>
  <w16cid:commentId w16cid:paraId="533A97C7" w16cid:durableId="60CEC942"/>
  <w16cid:commentId w16cid:paraId="0274BDB8" w16cid:durableId="691BC579"/>
  <w16cid:commentId w16cid:paraId="3A2FA81D" w16cid:durableId="229D4C74"/>
  <w16cid:commentId w16cid:paraId="1CBE3B5F" w16cid:durableId="23D7A4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DB0148" w14:textId="77777777" w:rsidR="00E96580" w:rsidRDefault="00E96580" w:rsidP="00C00DA9">
      <w:pPr>
        <w:spacing w:line="240" w:lineRule="auto"/>
      </w:pPr>
      <w:r>
        <w:separator/>
      </w:r>
    </w:p>
  </w:endnote>
  <w:endnote w:type="continuationSeparator" w:id="0">
    <w:p w14:paraId="3D98F9C7" w14:textId="77777777" w:rsidR="00E96580" w:rsidRDefault="00E96580" w:rsidP="00C00D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9" w:author="Abraham E Springer" w:date="2025-02-17T12:17:00Z"/>
  <w:sdt>
    <w:sdtPr>
      <w:id w:val="-1334681355"/>
      <w:docPartObj>
        <w:docPartGallery w:val="Page Numbers (Bottom of Page)"/>
        <w:docPartUnique/>
      </w:docPartObj>
    </w:sdtPr>
    <w:sdtEndPr>
      <w:rPr>
        <w:noProof/>
      </w:rPr>
    </w:sdtEndPr>
    <w:sdtContent>
      <w:customXmlInsRangeEnd w:id="9"/>
      <w:p w14:paraId="39F05074" w14:textId="796CD5E6" w:rsidR="00C00DA9" w:rsidRDefault="00C00DA9">
        <w:pPr>
          <w:pStyle w:val="Footer"/>
          <w:jc w:val="center"/>
          <w:rPr>
            <w:ins w:id="10" w:author="Abraham E Springer" w:date="2025-02-17T12:17:00Z" w16du:dateUtc="2025-02-17T19:17:00Z"/>
          </w:rPr>
        </w:pPr>
        <w:ins w:id="11" w:author="Abraham E Springer" w:date="2025-02-17T12:17:00Z" w16du:dateUtc="2025-02-17T19:17:00Z">
          <w:r>
            <w:fldChar w:fldCharType="begin"/>
          </w:r>
          <w:r>
            <w:instrText xml:space="preserve"> PAGE   \* MERGEFORMAT </w:instrText>
          </w:r>
          <w:r>
            <w:fldChar w:fldCharType="separate"/>
          </w:r>
          <w:r>
            <w:rPr>
              <w:noProof/>
            </w:rPr>
            <w:t>2</w:t>
          </w:r>
          <w:r>
            <w:rPr>
              <w:noProof/>
            </w:rPr>
            <w:fldChar w:fldCharType="end"/>
          </w:r>
        </w:ins>
      </w:p>
      <w:customXmlInsRangeStart w:id="12" w:author="Abraham E Springer" w:date="2025-02-17T12:17:00Z"/>
    </w:sdtContent>
  </w:sdt>
  <w:customXmlInsRangeEnd w:id="12"/>
  <w:p w14:paraId="4989C7FB" w14:textId="77777777" w:rsidR="00C00DA9" w:rsidRDefault="00C00D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540511" w14:textId="77777777" w:rsidR="00E96580" w:rsidRDefault="00E96580" w:rsidP="00C00DA9">
      <w:pPr>
        <w:spacing w:line="240" w:lineRule="auto"/>
      </w:pPr>
      <w:r>
        <w:separator/>
      </w:r>
    </w:p>
  </w:footnote>
  <w:footnote w:type="continuationSeparator" w:id="0">
    <w:p w14:paraId="21D198E1" w14:textId="77777777" w:rsidR="00E96580" w:rsidRDefault="00E96580" w:rsidP="00C00D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840CC"/>
    <w:rsid w:val="0008638E"/>
    <w:rsid w:val="000945FC"/>
    <w:rsid w:val="000B3E3A"/>
    <w:rsid w:val="000D2A90"/>
    <w:rsid w:val="000E131F"/>
    <w:rsid w:val="000F3C3E"/>
    <w:rsid w:val="0010431D"/>
    <w:rsid w:val="0011464B"/>
    <w:rsid w:val="00120AEE"/>
    <w:rsid w:val="00122E73"/>
    <w:rsid w:val="00131260"/>
    <w:rsid w:val="00134C9C"/>
    <w:rsid w:val="0013684F"/>
    <w:rsid w:val="00140FC2"/>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563F8"/>
    <w:rsid w:val="00277FD2"/>
    <w:rsid w:val="00283AA9"/>
    <w:rsid w:val="0029180D"/>
    <w:rsid w:val="00294E72"/>
    <w:rsid w:val="0029521D"/>
    <w:rsid w:val="002A2B15"/>
    <w:rsid w:val="002B2C48"/>
    <w:rsid w:val="002B382B"/>
    <w:rsid w:val="002D5725"/>
    <w:rsid w:val="0030203B"/>
    <w:rsid w:val="0030613E"/>
    <w:rsid w:val="00323119"/>
    <w:rsid w:val="003250C2"/>
    <w:rsid w:val="00332D90"/>
    <w:rsid w:val="00343140"/>
    <w:rsid w:val="0035091D"/>
    <w:rsid w:val="003738E9"/>
    <w:rsid w:val="00376AD5"/>
    <w:rsid w:val="003920EE"/>
    <w:rsid w:val="003C57AA"/>
    <w:rsid w:val="003F0E3A"/>
    <w:rsid w:val="0040272A"/>
    <w:rsid w:val="0044164C"/>
    <w:rsid w:val="00453DA3"/>
    <w:rsid w:val="004C5264"/>
    <w:rsid w:val="004D0238"/>
    <w:rsid w:val="004E3123"/>
    <w:rsid w:val="004E3D9E"/>
    <w:rsid w:val="005054B0"/>
    <w:rsid w:val="0050557B"/>
    <w:rsid w:val="00515FF4"/>
    <w:rsid w:val="0053192E"/>
    <w:rsid w:val="005327A1"/>
    <w:rsid w:val="00532AF3"/>
    <w:rsid w:val="005407B4"/>
    <w:rsid w:val="00554611"/>
    <w:rsid w:val="0056630E"/>
    <w:rsid w:val="00590F61"/>
    <w:rsid w:val="005B4459"/>
    <w:rsid w:val="005B4E85"/>
    <w:rsid w:val="005C19E0"/>
    <w:rsid w:val="005C56AF"/>
    <w:rsid w:val="005D4747"/>
    <w:rsid w:val="005D722B"/>
    <w:rsid w:val="005F3435"/>
    <w:rsid w:val="00601AC2"/>
    <w:rsid w:val="00613C12"/>
    <w:rsid w:val="0062135E"/>
    <w:rsid w:val="00640FF1"/>
    <w:rsid w:val="0064393E"/>
    <w:rsid w:val="00644803"/>
    <w:rsid w:val="0065203F"/>
    <w:rsid w:val="006624E4"/>
    <w:rsid w:val="0066272E"/>
    <w:rsid w:val="00671D23"/>
    <w:rsid w:val="006760A4"/>
    <w:rsid w:val="00681BDF"/>
    <w:rsid w:val="006859BD"/>
    <w:rsid w:val="00692843"/>
    <w:rsid w:val="006A0B3D"/>
    <w:rsid w:val="006A3C07"/>
    <w:rsid w:val="006A49F7"/>
    <w:rsid w:val="006C154A"/>
    <w:rsid w:val="006C291B"/>
    <w:rsid w:val="006C7BE1"/>
    <w:rsid w:val="006D580D"/>
    <w:rsid w:val="006D6234"/>
    <w:rsid w:val="006E1CCC"/>
    <w:rsid w:val="006E2427"/>
    <w:rsid w:val="006F1D60"/>
    <w:rsid w:val="00705DEA"/>
    <w:rsid w:val="00712DFB"/>
    <w:rsid w:val="00721FD3"/>
    <w:rsid w:val="00731403"/>
    <w:rsid w:val="007336A7"/>
    <w:rsid w:val="007473B0"/>
    <w:rsid w:val="007627C3"/>
    <w:rsid w:val="007812CF"/>
    <w:rsid w:val="00787E94"/>
    <w:rsid w:val="00794EE5"/>
    <w:rsid w:val="007966A9"/>
    <w:rsid w:val="007A3F29"/>
    <w:rsid w:val="007C52EB"/>
    <w:rsid w:val="007D00BA"/>
    <w:rsid w:val="007D30B7"/>
    <w:rsid w:val="007E3D81"/>
    <w:rsid w:val="00807248"/>
    <w:rsid w:val="008306FC"/>
    <w:rsid w:val="00833CD9"/>
    <w:rsid w:val="008663BA"/>
    <w:rsid w:val="0087254E"/>
    <w:rsid w:val="00881FBA"/>
    <w:rsid w:val="008856CC"/>
    <w:rsid w:val="0089221C"/>
    <w:rsid w:val="008C4730"/>
    <w:rsid w:val="008C66DD"/>
    <w:rsid w:val="008C7B4A"/>
    <w:rsid w:val="008D7A70"/>
    <w:rsid w:val="008F6BDC"/>
    <w:rsid w:val="008F6DB0"/>
    <w:rsid w:val="00914619"/>
    <w:rsid w:val="00916537"/>
    <w:rsid w:val="009412CC"/>
    <w:rsid w:val="00973E57"/>
    <w:rsid w:val="009954F4"/>
    <w:rsid w:val="009A0005"/>
    <w:rsid w:val="009B25A2"/>
    <w:rsid w:val="009B34A2"/>
    <w:rsid w:val="009E1F5F"/>
    <w:rsid w:val="009E1F93"/>
    <w:rsid w:val="009F5464"/>
    <w:rsid w:val="009F6FD4"/>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334EC"/>
    <w:rsid w:val="00B35759"/>
    <w:rsid w:val="00B465B5"/>
    <w:rsid w:val="00B80B6A"/>
    <w:rsid w:val="00B96AB8"/>
    <w:rsid w:val="00BB3DE2"/>
    <w:rsid w:val="00BB3E8C"/>
    <w:rsid w:val="00BC187B"/>
    <w:rsid w:val="00BD6EE2"/>
    <w:rsid w:val="00BE6769"/>
    <w:rsid w:val="00BF3F65"/>
    <w:rsid w:val="00C00DA9"/>
    <w:rsid w:val="00C24619"/>
    <w:rsid w:val="00C32A60"/>
    <w:rsid w:val="00C430DF"/>
    <w:rsid w:val="00C43567"/>
    <w:rsid w:val="00C43A5B"/>
    <w:rsid w:val="00C4453B"/>
    <w:rsid w:val="00C51A95"/>
    <w:rsid w:val="00C52A64"/>
    <w:rsid w:val="00C56BF0"/>
    <w:rsid w:val="00C97A93"/>
    <w:rsid w:val="00CA7F36"/>
    <w:rsid w:val="00CB69F6"/>
    <w:rsid w:val="00CE6A20"/>
    <w:rsid w:val="00D03C42"/>
    <w:rsid w:val="00D079C5"/>
    <w:rsid w:val="00D11EB7"/>
    <w:rsid w:val="00D205CD"/>
    <w:rsid w:val="00D23B58"/>
    <w:rsid w:val="00D2736C"/>
    <w:rsid w:val="00D31687"/>
    <w:rsid w:val="00D42EDA"/>
    <w:rsid w:val="00D52A25"/>
    <w:rsid w:val="00D54BC1"/>
    <w:rsid w:val="00D63568"/>
    <w:rsid w:val="00D73F95"/>
    <w:rsid w:val="00DC021D"/>
    <w:rsid w:val="00DC7A48"/>
    <w:rsid w:val="00DD6FD8"/>
    <w:rsid w:val="00E06606"/>
    <w:rsid w:val="00E11BE0"/>
    <w:rsid w:val="00E13B87"/>
    <w:rsid w:val="00E25BFF"/>
    <w:rsid w:val="00E47F22"/>
    <w:rsid w:val="00E57590"/>
    <w:rsid w:val="00E76D4F"/>
    <w:rsid w:val="00E80AB1"/>
    <w:rsid w:val="00E817FB"/>
    <w:rsid w:val="00E93F3A"/>
    <w:rsid w:val="00E96580"/>
    <w:rsid w:val="00E96B9D"/>
    <w:rsid w:val="00EA1D36"/>
    <w:rsid w:val="00EB7904"/>
    <w:rsid w:val="00ED2060"/>
    <w:rsid w:val="00ED70A7"/>
    <w:rsid w:val="00ED73F0"/>
    <w:rsid w:val="00EE07E2"/>
    <w:rsid w:val="00EF62A6"/>
    <w:rsid w:val="00F079F5"/>
    <w:rsid w:val="00F11619"/>
    <w:rsid w:val="00F11E48"/>
    <w:rsid w:val="00F133AF"/>
    <w:rsid w:val="00F231ED"/>
    <w:rsid w:val="00F67ED2"/>
    <w:rsid w:val="00F90002"/>
    <w:rsid w:val="00FC1ECA"/>
    <w:rsid w:val="00FC1F64"/>
    <w:rsid w:val="00FD5CA0"/>
    <w:rsid w:val="00FE4A05"/>
    <w:rsid w:val="00FF37AE"/>
    <w:rsid w:val="00FF6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 w:type="paragraph" w:styleId="Revision">
    <w:name w:val="Revision"/>
    <w:hidden/>
    <w:uiPriority w:val="99"/>
    <w:semiHidden/>
    <w:rsid w:val="002563F8"/>
    <w:pPr>
      <w:spacing w:after="0" w:line="240" w:lineRule="auto"/>
    </w:pPr>
    <w:rPr>
      <w:rFonts w:ascii="Arial" w:eastAsia="Arial" w:hAnsi="Arial" w:cs="Arial"/>
      <w:kern w:val="0"/>
      <w:sz w:val="22"/>
      <w:szCs w:val="22"/>
      <w:lang w:val="en"/>
      <w14:ligatures w14:val="none"/>
    </w:rPr>
  </w:style>
  <w:style w:type="paragraph" w:styleId="Header">
    <w:name w:val="header"/>
    <w:basedOn w:val="Normal"/>
    <w:link w:val="HeaderChar"/>
    <w:uiPriority w:val="99"/>
    <w:unhideWhenUsed/>
    <w:rsid w:val="00C00DA9"/>
    <w:pPr>
      <w:tabs>
        <w:tab w:val="center" w:pos="4680"/>
        <w:tab w:val="right" w:pos="9360"/>
      </w:tabs>
      <w:spacing w:line="240" w:lineRule="auto"/>
    </w:pPr>
  </w:style>
  <w:style w:type="character" w:customStyle="1" w:styleId="HeaderChar">
    <w:name w:val="Header Char"/>
    <w:basedOn w:val="DefaultParagraphFont"/>
    <w:link w:val="Header"/>
    <w:uiPriority w:val="99"/>
    <w:rsid w:val="00C00DA9"/>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C00DA9"/>
    <w:pPr>
      <w:tabs>
        <w:tab w:val="center" w:pos="4680"/>
        <w:tab w:val="right" w:pos="9360"/>
      </w:tabs>
      <w:spacing w:line="240" w:lineRule="auto"/>
    </w:pPr>
  </w:style>
  <w:style w:type="character" w:customStyle="1" w:styleId="FooterChar">
    <w:name w:val="Footer Char"/>
    <w:basedOn w:val="DefaultParagraphFont"/>
    <w:link w:val="Footer"/>
    <w:uiPriority w:val="99"/>
    <w:rsid w:val="00C00DA9"/>
    <w:rPr>
      <w:rFonts w:ascii="Arial" w:eastAsia="Arial" w:hAnsi="Arial" w:cs="Arial"/>
      <w:kern w:val="0"/>
      <w:sz w:val="22"/>
      <w:szCs w:val="22"/>
      <w:lang w:val="en"/>
      <w14:ligatures w14:val="none"/>
    </w:rPr>
  </w:style>
  <w:style w:type="character" w:styleId="LineNumber">
    <w:name w:val="line number"/>
    <w:basedOn w:val="DefaultParagraphFont"/>
    <w:uiPriority w:val="99"/>
    <w:semiHidden/>
    <w:unhideWhenUsed/>
    <w:rsid w:val="00C00D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8/08/relationships/commentsExtensible" Target="commentsExtensible.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27</Pages>
  <Words>9793</Words>
  <Characters>55826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22</cp:revision>
  <dcterms:created xsi:type="dcterms:W3CDTF">2025-02-17T16:58:00Z</dcterms:created>
  <dcterms:modified xsi:type="dcterms:W3CDTF">2025-02-18T22:23:00Z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id="CL4BDvy0"/&gt;&lt;style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