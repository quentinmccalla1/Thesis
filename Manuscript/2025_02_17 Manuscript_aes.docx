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Fule</w:t>
      </w:r>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6E330357"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fremontii)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DC021D">
        <w:rPr>
          <w:rFonts w:ascii="Times New Roman" w:hAnsi="Times New Roman" w:cs="Times New Roman"/>
          <w:sz w:val="24"/>
          <w:szCs w:val="24"/>
        </w:rPr>
        <w:t xml:space="preserve">cottonwood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 that occurred during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Populus fremontii</w:t>
      </w:r>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3" w:author="Abraham E Springer" w:date="2025-02-17T12:19:00Z" w16du:dateUtc="2025-02-17T19:19:00Z">
          <w:pPr>
            <w:pStyle w:val="Heading1"/>
            <w:spacing w:line="240" w:lineRule="auto"/>
          </w:pPr>
        </w:pPrChange>
      </w:pPr>
      <w:bookmarkStart w:id="14" w:name="_Toc187849251"/>
      <w:r w:rsidRPr="00E817FB">
        <w:rPr>
          <w:rFonts w:ascii="Times New Roman" w:hAnsi="Times New Roman" w:cs="Times New Roman"/>
          <w:sz w:val="24"/>
          <w:szCs w:val="24"/>
        </w:rPr>
        <w:t xml:space="preserve">Introduction and </w:t>
      </w:r>
      <w:commentRangeStart w:id="15"/>
      <w:commentRangeStart w:id="16"/>
      <w:r w:rsidRPr="00E817FB">
        <w:rPr>
          <w:rFonts w:ascii="Times New Roman" w:hAnsi="Times New Roman" w:cs="Times New Roman"/>
          <w:sz w:val="24"/>
          <w:szCs w:val="24"/>
        </w:rPr>
        <w:t>Background</w:t>
      </w:r>
      <w:bookmarkEnd w:id="14"/>
      <w:commentRangeEnd w:id="15"/>
      <w:r w:rsidR="00CE6A20" w:rsidRPr="00E817FB">
        <w:rPr>
          <w:rStyle w:val="CommentReference"/>
          <w:rFonts w:ascii="Times New Roman" w:eastAsia="Arial" w:hAnsi="Times New Roman" w:cs="Times New Roman"/>
          <w:color w:val="auto"/>
          <w:sz w:val="24"/>
          <w:szCs w:val="24"/>
        </w:rPr>
        <w:commentReference w:id="15"/>
      </w:r>
      <w:commentRangeEnd w:id="16"/>
      <w:r w:rsidR="00CE6A20" w:rsidRPr="00E817FB">
        <w:rPr>
          <w:rStyle w:val="CommentReference"/>
          <w:rFonts w:ascii="Times New Roman" w:eastAsia="Arial" w:hAnsi="Times New Roman" w:cs="Times New Roman"/>
          <w:color w:val="auto"/>
          <w:sz w:val="24"/>
          <w:szCs w:val="24"/>
        </w:rPr>
        <w:commentReference w:id="16"/>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7"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8"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1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0"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1"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2"/>
      <w:r w:rsidRPr="00E817FB">
        <w:rPr>
          <w:rFonts w:ascii="Times New Roman" w:eastAsia="Times New Roman" w:hAnsi="Times New Roman" w:cs="Times New Roman"/>
          <w:sz w:val="24"/>
          <w:szCs w:val="24"/>
        </w:rPr>
        <w:t xml:space="preserve">Verde </w:t>
      </w:r>
      <w:commentRangeEnd w:id="22"/>
      <w:r w:rsidR="00CE6A20" w:rsidRPr="00E817FB">
        <w:rPr>
          <w:rStyle w:val="CommentReference"/>
          <w:rFonts w:ascii="Times New Roman" w:hAnsi="Times New Roman" w:cs="Times New Roman"/>
          <w:sz w:val="24"/>
          <w:szCs w:val="24"/>
        </w:rPr>
        <w:commentReference w:id="22"/>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3"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4"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5"/>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5"/>
      <w:r w:rsidRPr="00E817FB">
        <w:rPr>
          <w:rStyle w:val="CommentReference"/>
          <w:rFonts w:ascii="Times New Roman" w:hAnsi="Times New Roman" w:cs="Times New Roman"/>
          <w:sz w:val="24"/>
          <w:szCs w:val="24"/>
        </w:rPr>
        <w:commentReference w:id="25"/>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2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Populus fremontii)</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7"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2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(Populus fremontii</w:t>
      </w:r>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Salix gooddingii</w:t>
      </w:r>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0"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1"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68F51C3E"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2"/>
      <w:commentRangeStart w:id="33"/>
      <w:r w:rsidRPr="00E817FB">
        <w:rPr>
          <w:rFonts w:ascii="Times New Roman" w:eastAsia="Times New Roman" w:hAnsi="Times New Roman" w:cs="Times New Roman"/>
          <w:sz w:val="24"/>
          <w:szCs w:val="24"/>
        </w:rPr>
        <w:t xml:space="preserve">winter </w:t>
      </w:r>
      <w:commentRangeEnd w:id="32"/>
      <w:r w:rsidRPr="00E817FB">
        <w:rPr>
          <w:rStyle w:val="CommentReference"/>
          <w:rFonts w:ascii="Times New Roman" w:hAnsi="Times New Roman" w:cs="Times New Roman"/>
          <w:sz w:val="24"/>
          <w:szCs w:val="24"/>
        </w:rPr>
        <w:commentReference w:id="32"/>
      </w:r>
      <w:commentRangeEnd w:id="33"/>
      <w:r w:rsidR="007D00BA">
        <w:rPr>
          <w:rStyle w:val="CommentReference"/>
        </w:rPr>
        <w:commentReference w:id="33"/>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X)</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 xml:space="preserve">disturbance </w:t>
      </w:r>
      <w:r w:rsidRPr="00E817FB">
        <w:rPr>
          <w:rFonts w:ascii="Times New Roman" w:eastAsia="Times New Roman" w:hAnsi="Times New Roman" w:cs="Times New Roman"/>
          <w:sz w:val="24"/>
          <w:szCs w:val="24"/>
        </w:rPr>
        <w:lastRenderedPageBreak/>
        <w:t>created conditions for Fremont cottonwoods to regenerate via seed and unique opportunity to study their regeneration and survivorship.</w:t>
      </w:r>
    </w:p>
    <w:p w14:paraId="77AA5E25" w14:textId="1694C7DC" w:rsid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4C40981" wp14:editId="6DD24B9F">
            <wp:extent cx="2771775" cy="2953303"/>
            <wp:effectExtent l="0" t="0" r="0" b="0"/>
            <wp:docPr id="668746133" name="Picture 1" descr="A graph of a graph showing the amount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6133" name="Picture 1" descr="A graph of a graph showing the amount of sn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9012" cy="2961014"/>
                    </a:xfrm>
                    <a:prstGeom prst="rect">
                      <a:avLst/>
                    </a:prstGeom>
                  </pic:spPr>
                </pic:pic>
              </a:graphicData>
            </a:graphic>
          </wp:inline>
        </w:drawing>
      </w:r>
    </w:p>
    <w:p w14:paraId="5318AA1C" w14:textId="4E861FDE"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2023 Verde River Hydrology. Peak snowmelt occurred in mid-March and almost reached 1000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 Flows then declined to the summer and fall low flow period where baseflows can drop below 1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w:t>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3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5"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6"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7"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38"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39" w:author="Abraham E Springer" w:date="2025-02-17T12:19:00Z" w16du:dateUtc="2025-02-17T19:19:00Z">
          <w:pPr>
            <w:pStyle w:val="Heading2"/>
          </w:pPr>
        </w:pPrChange>
      </w:pPr>
      <w:commentRangeStart w:id="40"/>
      <w:commentRangeStart w:id="41"/>
      <w:r w:rsidRPr="00E817FB">
        <w:rPr>
          <w:rFonts w:ascii="Times New Roman" w:hAnsi="Times New Roman" w:cs="Times New Roman"/>
          <w:sz w:val="24"/>
          <w:szCs w:val="24"/>
        </w:rPr>
        <w:lastRenderedPageBreak/>
        <w:t>Methods</w:t>
      </w:r>
      <w:commentRangeEnd w:id="40"/>
      <w:r w:rsidR="00640FF1" w:rsidRPr="00E817FB">
        <w:rPr>
          <w:rStyle w:val="CommentReference"/>
          <w:rFonts w:ascii="Times New Roman" w:eastAsia="Arial" w:hAnsi="Times New Roman" w:cs="Times New Roman"/>
          <w:color w:val="auto"/>
          <w:sz w:val="24"/>
          <w:szCs w:val="24"/>
        </w:rPr>
        <w:commentReference w:id="40"/>
      </w:r>
      <w:commentRangeEnd w:id="41"/>
      <w:r w:rsidR="00640FF1" w:rsidRPr="00E817FB">
        <w:rPr>
          <w:rStyle w:val="CommentReference"/>
          <w:rFonts w:ascii="Times New Roman" w:eastAsia="Arial" w:hAnsi="Times New Roman" w:cs="Times New Roman"/>
          <w:color w:val="auto"/>
          <w:sz w:val="24"/>
          <w:szCs w:val="24"/>
        </w:rPr>
        <w:commentReference w:id="41"/>
      </w:r>
    </w:p>
    <w:p w14:paraId="595DCB8B" w14:textId="5E37BDA5" w:rsidR="009954F4" w:rsidRPr="00E817FB" w:rsidRDefault="0030203B">
      <w:pPr>
        <w:pStyle w:val="Heading3"/>
        <w:spacing w:line="480" w:lineRule="auto"/>
        <w:rPr>
          <w:rFonts w:ascii="Times New Roman" w:hAnsi="Times New Roman" w:cs="Times New Roman"/>
          <w:sz w:val="24"/>
          <w:szCs w:val="24"/>
        </w:rPr>
        <w:pPrChange w:id="42" w:author="Abraham E Springer" w:date="2025-02-17T12:19:00Z" w16du:dateUtc="2025-02-17T19:19:00Z">
          <w:pPr>
            <w:pStyle w:val="Heading3"/>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pPr>
        <w:spacing w:line="480" w:lineRule="auto"/>
        <w:rPr>
          <w:rFonts w:ascii="Times New Roman" w:hAnsi="Times New Roman" w:cs="Times New Roman"/>
          <w:sz w:val="24"/>
          <w:szCs w:val="24"/>
        </w:rPr>
        <w:pPrChange w:id="43" w:author="Abraham E Springer" w:date="2025-02-17T12:19:00Z" w16du:dateUtc="2025-02-17T19:19:00Z">
          <w:pPr/>
        </w:pPrChange>
      </w:pP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4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45"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46"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47"/>
      <w:commentRangeStart w:id="48"/>
      <w:commentRangeStart w:id="49"/>
      <w:commentRangeStart w:id="50"/>
      <w:r w:rsidRPr="00E817FB">
        <w:rPr>
          <w:rFonts w:ascii="Times New Roman" w:eastAsia="Times New Roman" w:hAnsi="Times New Roman" w:cs="Times New Roman"/>
          <w:sz w:val="24"/>
          <w:szCs w:val="24"/>
        </w:rPr>
        <w:t>hydrology</w:t>
      </w:r>
      <w:commentRangeEnd w:id="47"/>
      <w:r w:rsidR="00CE6A20" w:rsidRPr="00E817FB">
        <w:rPr>
          <w:rStyle w:val="CommentReference"/>
          <w:rFonts w:ascii="Times New Roman" w:hAnsi="Times New Roman" w:cs="Times New Roman"/>
          <w:sz w:val="24"/>
          <w:szCs w:val="24"/>
        </w:rPr>
        <w:commentReference w:id="47"/>
      </w:r>
      <w:commentRangeEnd w:id="48"/>
      <w:r w:rsidR="00CE6A20" w:rsidRPr="00E817FB">
        <w:rPr>
          <w:rStyle w:val="CommentReference"/>
          <w:rFonts w:ascii="Times New Roman" w:hAnsi="Times New Roman" w:cs="Times New Roman"/>
          <w:sz w:val="24"/>
          <w:szCs w:val="24"/>
        </w:rPr>
        <w:commentReference w:id="48"/>
      </w:r>
      <w:commentRangeEnd w:id="49"/>
      <w:r w:rsidR="00640FF1" w:rsidRPr="00E817FB">
        <w:rPr>
          <w:rStyle w:val="CommentReference"/>
          <w:rFonts w:ascii="Times New Roman" w:hAnsi="Times New Roman" w:cs="Times New Roman"/>
          <w:sz w:val="24"/>
          <w:szCs w:val="24"/>
        </w:rPr>
        <w:commentReference w:id="49"/>
      </w:r>
      <w:commentRangeEnd w:id="50"/>
      <w:r w:rsidR="007D00BA">
        <w:rPr>
          <w:rStyle w:val="CommentReference"/>
        </w:rPr>
        <w:commentReference w:id="50"/>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1"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Pr="00E817FB" w:rsidRDefault="00554611">
      <w:pPr>
        <w:spacing w:line="480" w:lineRule="auto"/>
        <w:ind w:firstLine="360"/>
        <w:jc w:val="center"/>
        <w:rPr>
          <w:rFonts w:ascii="Times New Roman" w:eastAsia="Times New Roman" w:hAnsi="Times New Roman" w:cs="Times New Roman"/>
          <w:sz w:val="24"/>
          <w:szCs w:val="24"/>
        </w:rPr>
        <w:pPrChange w:id="52" w:author="Abraham E Springer" w:date="2025-02-17T12:19:00Z" w16du:dateUtc="2025-02-17T19:19:00Z">
          <w:pPr>
            <w:spacing w:line="240" w:lineRule="auto"/>
            <w:ind w:firstLine="360"/>
            <w:jc w:val="center"/>
          </w:pPr>
        </w:pPrChange>
      </w:pPr>
      <w:r w:rsidRPr="00E817FB">
        <w:rPr>
          <w:rFonts w:ascii="Times New Roman" w:eastAsia="Times New Roman" w:hAnsi="Times New Roman" w:cs="Times New Roman"/>
          <w:sz w:val="24"/>
          <w:szCs w:val="24"/>
        </w:rPr>
        <w:t>Figure ?? Map of study sites</w:t>
      </w:r>
    </w:p>
    <w:p w14:paraId="4A3D51FB" w14:textId="77777777" w:rsidR="00554611" w:rsidRPr="00E817FB" w:rsidRDefault="00554611">
      <w:pPr>
        <w:spacing w:line="480" w:lineRule="auto"/>
        <w:ind w:firstLine="360"/>
        <w:jc w:val="center"/>
        <w:rPr>
          <w:rFonts w:ascii="Times New Roman" w:eastAsia="Times New Roman" w:hAnsi="Times New Roman" w:cs="Times New Roman"/>
          <w:sz w:val="24"/>
          <w:szCs w:val="24"/>
        </w:rPr>
        <w:pPrChange w:id="53" w:author="Abraham E Springer" w:date="2025-02-17T12:19:00Z" w16du:dateUtc="2025-02-17T19:19:00Z">
          <w:pPr>
            <w:spacing w:line="240" w:lineRule="auto"/>
            <w:ind w:firstLine="360"/>
            <w:jc w:val="center"/>
          </w:pPr>
        </w:pPrChange>
      </w:pPr>
    </w:p>
    <w:p w14:paraId="665BE053" w14:textId="77777777" w:rsidR="009A0005" w:rsidRPr="00E817FB" w:rsidRDefault="009A0005">
      <w:pPr>
        <w:spacing w:line="480" w:lineRule="auto"/>
        <w:ind w:left="360"/>
        <w:rPr>
          <w:rFonts w:ascii="Times New Roman" w:hAnsi="Times New Roman" w:cs="Times New Roman"/>
          <w:sz w:val="24"/>
          <w:szCs w:val="24"/>
        </w:rPr>
        <w:pPrChange w:id="54" w:author="Abraham E Springer" w:date="2025-02-17T12:19:00Z" w16du:dateUtc="2025-02-17T19:19:00Z">
          <w:pPr>
            <w:spacing w:line="240" w:lineRule="auto"/>
            <w:ind w:left="360"/>
          </w:pPr>
        </w:pPrChange>
      </w:pPr>
    </w:p>
    <w:p w14:paraId="6C023FA9" w14:textId="77777777" w:rsidR="009A0005" w:rsidRPr="00E817FB" w:rsidRDefault="009A0005">
      <w:pPr>
        <w:spacing w:line="480" w:lineRule="auto"/>
        <w:ind w:left="360"/>
        <w:rPr>
          <w:rFonts w:ascii="Times New Roman" w:hAnsi="Times New Roman" w:cs="Times New Roman"/>
          <w:sz w:val="24"/>
          <w:szCs w:val="24"/>
          <w:lang w:val="en-US"/>
        </w:rPr>
        <w:pPrChange w:id="55" w:author="Abraham E Springer" w:date="2025-02-17T12:19:00Z" w16du:dateUtc="2025-02-17T19:19:00Z">
          <w:pPr>
            <w:ind w:left="360"/>
          </w:pPr>
        </w:pPrChange>
      </w:pPr>
    </w:p>
    <w:p w14:paraId="5A96C5BE" w14:textId="2AF9AE23" w:rsidR="009954F4" w:rsidRPr="00E817FB" w:rsidRDefault="009954F4">
      <w:pPr>
        <w:pStyle w:val="Heading3"/>
        <w:spacing w:line="480" w:lineRule="auto"/>
        <w:rPr>
          <w:rFonts w:ascii="Times New Roman" w:hAnsi="Times New Roman" w:cs="Times New Roman"/>
          <w:sz w:val="24"/>
          <w:szCs w:val="24"/>
        </w:rPr>
        <w:pPrChange w:id="56"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57"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5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59"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0"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6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62"/>
      <w:r w:rsidRPr="00E817FB">
        <w:rPr>
          <w:rFonts w:ascii="Times New Roman" w:eastAsia="Times New Roman" w:hAnsi="Times New Roman" w:cs="Times New Roman"/>
          <w:sz w:val="24"/>
          <w:szCs w:val="24"/>
        </w:rPr>
        <w:t>plot</w:t>
      </w:r>
      <w:commentRangeEnd w:id="62"/>
      <w:r w:rsidR="00B96AB8">
        <w:rPr>
          <w:rFonts w:ascii="Times New Roman" w:eastAsia="Times New Roman" w:hAnsi="Times New Roman" w:cs="Times New Roman"/>
          <w:sz w:val="24"/>
          <w:szCs w:val="24"/>
        </w:rPr>
        <w:t xml:space="preserve"> at an accuracy of </w:t>
      </w:r>
      <w:r w:rsidR="00C00DA9">
        <w:rPr>
          <w:rStyle w:val="CommentReference"/>
        </w:rPr>
        <w:commentReference w:id="62"/>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3"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4"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65" w:author="Quentin R McCalla" w:date="2024-10-29T10:31:00Z" w16du:dateUtc="2024-10-29T17:31:00Z"/>
          <w:rFonts w:ascii="Times New Roman" w:eastAsia="Times New Roman" w:hAnsi="Times New Roman" w:cs="Times New Roman"/>
          <w:sz w:val="24"/>
          <w:szCs w:val="24"/>
        </w:rPr>
        <w:pPrChange w:id="6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67"/>
      <w:r w:rsidRPr="00E817FB">
        <w:rPr>
          <w:rFonts w:ascii="Times New Roman" w:eastAsia="Times New Roman" w:hAnsi="Times New Roman" w:cs="Times New Roman"/>
          <w:sz w:val="24"/>
          <w:szCs w:val="24"/>
        </w:rPr>
        <w:t xml:space="preserve">Blanquet </w:t>
      </w:r>
      <w:commentRangeEnd w:id="67"/>
      <w:r w:rsidRPr="00E817FB">
        <w:rPr>
          <w:rStyle w:val="CommentReference"/>
          <w:rFonts w:ascii="Times New Roman" w:hAnsi="Times New Roman" w:cs="Times New Roman"/>
          <w:sz w:val="24"/>
          <w:szCs w:val="24"/>
        </w:rPr>
        <w:commentReference w:id="67"/>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68" w:name="_Hlk185250511"/>
    </w:p>
    <w:bookmarkEnd w:id="68"/>
    <w:p w14:paraId="5D33EAD2" w14:textId="77777777" w:rsidR="00140FC2" w:rsidRPr="00E817FB" w:rsidRDefault="00140FC2">
      <w:pPr>
        <w:spacing w:line="480" w:lineRule="auto"/>
        <w:rPr>
          <w:rFonts w:ascii="Times New Roman" w:hAnsi="Times New Roman" w:cs="Times New Roman"/>
          <w:sz w:val="24"/>
          <w:szCs w:val="24"/>
          <w:lang w:val="en-US"/>
        </w:rPr>
        <w:pPrChange w:id="69"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0"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71"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 xml:space="preserve">placed in a </w:t>
      </w:r>
      <w:r w:rsidR="00C00DA9">
        <w:rPr>
          <w:rFonts w:ascii="Times New Roman" w:hAnsi="Times New Roman" w:cs="Times New Roman"/>
          <w:sz w:val="24"/>
          <w:szCs w:val="24"/>
          <w:lang w:val="en-US"/>
        </w:rPr>
        <w:lastRenderedPageBreak/>
        <w:t>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72"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73"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75" w:author="Abraham E Springer" w:date="2025-02-17T12:19:00Z" w16du:dateUtc="2025-02-17T19:19:00Z">
          <w:pPr>
            <w:spacing w:line="240" w:lineRule="auto"/>
          </w:pPr>
        </w:pPrChange>
      </w:pPr>
      <m:oMathPara>
        <m:oMath>
          <m:r>
            <w:ins w:id="76" w:author="Quentin R McCalla" w:date="2024-10-29T10:31:00Z" w16du:dateUtc="2024-10-29T17:31:00Z">
              <w:rPr>
                <w:rFonts w:ascii="Cambria Math" w:eastAsia="Times New Roman" w:hAnsi="Cambria Math" w:cs="Times New Roman"/>
                <w:sz w:val="24"/>
                <w:szCs w:val="24"/>
              </w:rPr>
              <m:t>HDR=</m:t>
            </w:ins>
          </m:r>
          <m:f>
            <m:fPr>
              <m:ctrlPr>
                <w:ins w:id="77" w:author="Quentin R McCalla" w:date="2024-10-29T10:32:00Z" w16du:dateUtc="2024-10-29T17:32:00Z">
                  <w:rPr>
                    <w:rFonts w:ascii="Cambria Math" w:eastAsia="Times New Roman" w:hAnsi="Cambria Math" w:cs="Times New Roman"/>
                    <w:i/>
                    <w:sz w:val="24"/>
                    <w:szCs w:val="24"/>
                  </w:rPr>
                </w:ins>
              </m:ctrlPr>
            </m:fPr>
            <m:num>
              <m:r>
                <w:ins w:id="78" w:author="Quentin R McCalla" w:date="2024-10-29T10:33:00Z" w16du:dateUtc="2024-10-29T17:33:00Z">
                  <w:rPr>
                    <w:rFonts w:ascii="Cambria Math" w:eastAsia="Times New Roman" w:hAnsi="Cambria Math" w:cs="Times New Roman"/>
                    <w:sz w:val="24"/>
                    <w:szCs w:val="24"/>
                  </w:rPr>
                  <m:t>Height (cm)</m:t>
                </w:ins>
              </m:r>
            </m:num>
            <m:den>
              <m:r>
                <w:ins w:id="79"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80"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81"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8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83"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8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85" w:author="Abraham E Springer" w:date="2025-02-17T12:19:00Z" w16du:dateUtc="2025-02-17T19:19:00Z">
          <w:pPr>
            <w:pStyle w:val="Heading3"/>
          </w:pPr>
        </w:pPrChange>
      </w:pPr>
      <w:r w:rsidRPr="00E817FB">
        <w:rPr>
          <w:rFonts w:ascii="Times New Roman" w:hAnsi="Times New Roman" w:cs="Times New Roman"/>
          <w:sz w:val="24"/>
          <w:szCs w:val="24"/>
        </w:rPr>
        <w:lastRenderedPageBreak/>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8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8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88"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Cybis CooRecorder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89"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90"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325BAF78" w:rsidR="00794EE5" w:rsidRPr="00E817FB" w:rsidRDefault="00721FD3">
      <w:pPr>
        <w:spacing w:line="480" w:lineRule="auto"/>
        <w:ind w:firstLine="720"/>
        <w:rPr>
          <w:rFonts w:ascii="Times New Roman" w:eastAsia="Times New Roman" w:hAnsi="Times New Roman" w:cs="Times New Roman"/>
          <w:sz w:val="24"/>
          <w:szCs w:val="24"/>
        </w:rPr>
        <w:pPrChange w:id="9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Dated and scanned cores are saved as a .RWL file and uploaded into Cdendro</w:t>
      </w:r>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dplR package </w:t>
      </w:r>
      <w:r w:rsidR="00794EE5" w:rsidRPr="00E817FB">
        <w:rPr>
          <w:rFonts w:ascii="Times New Roman" w:eastAsia="Times New Roman" w:hAnsi="Times New Roman" w:cs="Times New Roman"/>
          <w:sz w:val="24"/>
          <w:szCs w:val="24"/>
        </w:rPr>
        <w:lastRenderedPageBreak/>
        <w:t xml:space="preserve">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578EAC75" w14:textId="683B7502" w:rsidR="008C4730" w:rsidRPr="00E817FB" w:rsidRDefault="008C4730">
      <w:pPr>
        <w:spacing w:line="480" w:lineRule="auto"/>
        <w:rPr>
          <w:rFonts w:ascii="Times New Roman" w:eastAsia="Times New Roman" w:hAnsi="Times New Roman" w:cs="Times New Roman"/>
          <w:sz w:val="24"/>
          <w:szCs w:val="24"/>
        </w:rPr>
        <w:pPrChange w:id="9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9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94"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95" w:author="Abraham E Springer" w:date="2025-02-17T12:19:00Z" w16du:dateUtc="2025-02-17T19:19:00Z">
          <w:pPr>
            <w:spacing w:line="240" w:lineRule="auto"/>
          </w:pPr>
        </w:pPrChange>
      </w:pPr>
      <w:commentRangeStart w:id="96"/>
      <w:r w:rsidRPr="00E817FB">
        <w:rPr>
          <w:rFonts w:ascii="Times New Roman" w:eastAsia="Times New Roman" w:hAnsi="Times New Roman" w:cs="Times New Roman"/>
          <w:sz w:val="24"/>
          <w:szCs w:val="24"/>
        </w:rPr>
        <w:t>Response Function Analysis</w:t>
      </w:r>
      <w:commentRangeEnd w:id="96"/>
      <w:r w:rsidRPr="00E817FB">
        <w:rPr>
          <w:rStyle w:val="CommentReference"/>
          <w:rFonts w:ascii="Times New Roman" w:hAnsi="Times New Roman" w:cs="Times New Roman"/>
          <w:sz w:val="24"/>
          <w:szCs w:val="24"/>
        </w:rPr>
        <w:commentReference w:id="96"/>
      </w:r>
    </w:p>
    <w:p w14:paraId="27EB1CF6" w14:textId="1CBE4B04" w:rsidR="00721FD3" w:rsidRPr="00E817FB" w:rsidRDefault="008C4730" w:rsidP="004D0238">
      <w:pPr>
        <w:spacing w:line="480" w:lineRule="auto"/>
        <w:ind w:firstLine="360"/>
        <w:rPr>
          <w:rFonts w:ascii="Times New Roman" w:eastAsia="Times New Roman" w:hAnsi="Times New Roman" w:cs="Times New Roman"/>
          <w:sz w:val="24"/>
          <w:szCs w:val="24"/>
        </w:rPr>
        <w:pPrChange w:id="9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98"/>
      <w:r w:rsidRPr="00E817FB">
        <w:rPr>
          <w:rFonts w:ascii="Times New Roman" w:eastAsia="Times New Roman" w:hAnsi="Times New Roman" w:cs="Times New Roman"/>
          <w:sz w:val="24"/>
          <w:szCs w:val="24"/>
        </w:rPr>
        <w:t xml:space="preserve">Treeclim </w:t>
      </w:r>
      <w:commentRangeEnd w:id="98"/>
      <w:r w:rsidRPr="00E817FB">
        <w:rPr>
          <w:rStyle w:val="CommentReference"/>
          <w:rFonts w:ascii="Times New Roman" w:hAnsi="Times New Roman" w:cs="Times New Roman"/>
          <w:sz w:val="24"/>
          <w:szCs w:val="24"/>
        </w:rPr>
        <w:commentReference w:id="98"/>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BE6769" w:rsidRPr="00E817FB">
        <w:rPr>
          <w:rFonts w:ascii="Times New Roman" w:eastAsia="Times New Roman" w:hAnsi="Times New Roman" w:cs="Times New Roman"/>
          <w:sz w:val="24"/>
          <w:szCs w:val="24"/>
        </w:rPr>
        <w:t xml:space="preserve"> An exact bootstrapping method was used because of the small dataset and because it gives an exact distribution as it only uses data within the dataset.</w:t>
      </w:r>
      <w:r w:rsidRPr="00E817FB">
        <w:rPr>
          <w:rFonts w:ascii="Times New Roman" w:eastAsia="Times New Roman" w:hAnsi="Times New Roman" w:cs="Times New Roman"/>
          <w:sz w:val="24"/>
          <w:szCs w:val="24"/>
        </w:rPr>
        <w:t xml:space="preserve"> A response function analysis </w:t>
      </w:r>
      <w:r w:rsidRPr="00E817FB">
        <w:rPr>
          <w:rFonts w:ascii="Times New Roman" w:eastAsia="Times New Roman" w:hAnsi="Times New Roman" w:cs="Times New Roman"/>
          <w:sz w:val="24"/>
          <w:szCs w:val="24"/>
        </w:rPr>
        <w:lastRenderedPageBreak/>
        <w:t>was used for water year (September-October) was used to test against the annual growth for that year.</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2"/>
        <w:spacing w:line="480" w:lineRule="auto"/>
        <w:rPr>
          <w:rFonts w:ascii="Times New Roman" w:hAnsi="Times New Roman" w:cs="Times New Roman"/>
          <w:sz w:val="24"/>
          <w:szCs w:val="24"/>
        </w:rPr>
        <w:pPrChange w:id="99" w:author="Abraham E Springer" w:date="2025-02-17T12:19:00Z" w16du:dateUtc="2025-02-17T19:19:00Z">
          <w:pPr>
            <w:pStyle w:val="Heading2"/>
          </w:pPr>
        </w:pPrChange>
      </w:pPr>
      <w:r w:rsidRPr="00E817FB">
        <w:rPr>
          <w:rFonts w:ascii="Times New Roman" w:hAnsi="Times New Roman" w:cs="Times New Roman"/>
          <w:sz w:val="24"/>
          <w:szCs w:val="24"/>
        </w:rPr>
        <w:t>Results</w:t>
      </w:r>
    </w:p>
    <w:p w14:paraId="2054BE43" w14:textId="2C4136B2" w:rsidR="00DD6FD8" w:rsidRPr="00E817FB" w:rsidRDefault="001E78B7">
      <w:pPr>
        <w:spacing w:line="480" w:lineRule="auto"/>
        <w:rPr>
          <w:rFonts w:ascii="Times New Roman" w:hAnsi="Times New Roman" w:cs="Times New Roman"/>
          <w:sz w:val="24"/>
          <w:szCs w:val="24"/>
        </w:rPr>
        <w:pPrChange w:id="100"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01"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02" w:author="Abraham E Springer" w:date="2025-02-17T12:19:00Z" w16du:dateUtc="2025-02-17T19:19:00Z">
          <w:pPr>
            <w:ind w:left="1080"/>
          </w:pPr>
        </w:pPrChange>
      </w:pPr>
    </w:p>
    <w:p w14:paraId="21F022F1" w14:textId="77777777" w:rsidR="00D11EB7" w:rsidRPr="00E817FB" w:rsidRDefault="007966A9">
      <w:pPr>
        <w:spacing w:line="480" w:lineRule="auto"/>
        <w:ind w:left="1080"/>
        <w:jc w:val="center"/>
        <w:rPr>
          <w:rFonts w:ascii="Times New Roman" w:hAnsi="Times New Roman" w:cs="Times New Roman"/>
          <w:sz w:val="24"/>
          <w:szCs w:val="24"/>
        </w:rPr>
        <w:pPrChange w:id="103"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7777777" w:rsidR="0029180D" w:rsidRPr="00E817FB" w:rsidRDefault="00D11EB7">
      <w:pPr>
        <w:spacing w:line="480" w:lineRule="auto"/>
        <w:ind w:left="1080"/>
        <w:jc w:val="center"/>
        <w:rPr>
          <w:rFonts w:ascii="Times New Roman" w:hAnsi="Times New Roman" w:cs="Times New Roman"/>
          <w:sz w:val="24"/>
          <w:szCs w:val="24"/>
        </w:rPr>
        <w:pPrChange w:id="104" w:author="Abraham E Springer" w:date="2025-02-17T12:19:00Z" w16du:dateUtc="2025-02-17T19:19:00Z">
          <w:pPr>
            <w:ind w:left="1080"/>
            <w:jc w:val="center"/>
          </w:pPr>
        </w:pPrChange>
      </w:pPr>
      <w:r w:rsidRPr="00E817FB">
        <w:rPr>
          <w:rFonts w:ascii="Times New Roman" w:hAnsi="Times New Roman" w:cs="Times New Roman"/>
          <w:sz w:val="24"/>
          <w:szCs w:val="24"/>
        </w:rPr>
        <w:t xml:space="preserve">Figure ??. Mean densities across BRAP plots. </w:t>
      </w:r>
    </w:p>
    <w:p w14:paraId="26BEAA70" w14:textId="1BEE599A" w:rsidR="007966A9" w:rsidRPr="00E817FB" w:rsidRDefault="007966A9">
      <w:pPr>
        <w:spacing w:line="480" w:lineRule="auto"/>
        <w:ind w:left="1080"/>
        <w:jc w:val="center"/>
        <w:rPr>
          <w:rFonts w:ascii="Times New Roman" w:hAnsi="Times New Roman" w:cs="Times New Roman"/>
          <w:sz w:val="24"/>
          <w:szCs w:val="24"/>
        </w:rPr>
        <w:pPrChange w:id="105"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3FBB02EB" w:rsidR="006859BD" w:rsidRDefault="006859BD">
      <w:pPr>
        <w:spacing w:line="480" w:lineRule="auto"/>
        <w:ind w:left="1080"/>
        <w:jc w:val="center"/>
        <w:rPr>
          <w:rFonts w:ascii="Times New Roman" w:hAnsi="Times New Roman" w:cs="Times New Roman"/>
          <w:sz w:val="24"/>
          <w:szCs w:val="24"/>
        </w:rPr>
      </w:pPr>
      <w:r w:rsidRPr="00E817FB">
        <w:rPr>
          <w:rFonts w:ascii="Times New Roman" w:hAnsi="Times New Roman" w:cs="Times New Roman"/>
          <w:sz w:val="24"/>
          <w:szCs w:val="24"/>
        </w:rPr>
        <w:t>Figure ??</w:t>
      </w:r>
      <w:r w:rsidR="0029180D" w:rsidRPr="00E817FB">
        <w:rPr>
          <w:rFonts w:ascii="Times New Roman" w:hAnsi="Times New Roman" w:cs="Times New Roman"/>
          <w:sz w:val="24"/>
          <w:szCs w:val="24"/>
        </w:rPr>
        <w:t>. Childs mean density plots.</w:t>
      </w:r>
    </w:p>
    <w:p w14:paraId="71D2BD42" w14:textId="66CDFDB8" w:rsidR="00916537" w:rsidRDefault="00916537"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78B5D8E" wp14:editId="74373474">
            <wp:extent cx="2198701" cy="2175446"/>
            <wp:effectExtent l="0" t="0" r="0" b="0"/>
            <wp:docPr id="1544845408" name="Picture 5"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5408" name="Picture 5" descr="A graph with a line and numbe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1503" cy="2178219"/>
                    </a:xfrm>
                    <a:prstGeom prst="rect">
                      <a:avLst/>
                    </a:prstGeom>
                  </pic:spPr>
                </pic:pic>
              </a:graphicData>
            </a:graphic>
          </wp:inline>
        </w:drawing>
      </w:r>
    </w:p>
    <w:p w14:paraId="0F318361" w14:textId="118A7AF8"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Figure X. Mean site seedling densities across the three visits.</w:t>
      </w:r>
    </w:p>
    <w:p w14:paraId="3F9EC36C" w14:textId="13598DA4" w:rsidR="0029180D" w:rsidRPr="00E817FB" w:rsidRDefault="0029180D" w:rsidP="004D0238">
      <w:pPr>
        <w:spacing w:line="480" w:lineRule="auto"/>
        <w:ind w:firstLine="720"/>
        <w:rPr>
          <w:rFonts w:ascii="Times New Roman" w:hAnsi="Times New Roman" w:cs="Times New Roman"/>
          <w:sz w:val="24"/>
          <w:szCs w:val="24"/>
        </w:rPr>
        <w:pPrChange w:id="106" w:author="Abraham E Springer" w:date="2025-02-17T12:19:00Z" w16du:dateUtc="2025-02-17T19:19:00Z">
          <w:pPr>
            <w:ind w:firstLine="720"/>
          </w:pPr>
        </w:pPrChange>
      </w:pPr>
      <w:r w:rsidRPr="00E817FB">
        <w:rPr>
          <w:rFonts w:ascii="Times New Roman" w:hAnsi="Times New Roman" w:cs="Times New Roman"/>
          <w:sz w:val="24"/>
          <w:szCs w:val="24"/>
        </w:rPr>
        <w:t xml:space="preserve"> At BRAP, four plots had increases in density between all three visits. One plot stayed constant across visits and the remaining </w:t>
      </w:r>
      <w:r w:rsidR="0029521D">
        <w:rPr>
          <w:rFonts w:ascii="Times New Roman" w:hAnsi="Times New Roman" w:cs="Times New Roman"/>
          <w:sz w:val="24"/>
          <w:szCs w:val="24"/>
        </w:rPr>
        <w:t>five</w:t>
      </w:r>
      <w:r w:rsidR="007C52EB">
        <w:rPr>
          <w:rFonts w:ascii="Times New Roman" w:hAnsi="Times New Roman" w:cs="Times New Roman"/>
          <w:sz w:val="24"/>
          <w:szCs w:val="24"/>
        </w:rPr>
        <w:t xml:space="preserve"> </w:t>
      </w:r>
      <w:r w:rsidRPr="00E817FB">
        <w:rPr>
          <w:rFonts w:ascii="Times New Roman" w:hAnsi="Times New Roman" w:cs="Times New Roman"/>
          <w:sz w:val="24"/>
          <w:szCs w:val="24"/>
        </w:rPr>
        <w:t xml:space="preserve">plots decreased between each visit. 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r w:rsidR="007C52EB">
        <w:rPr>
          <w:rFonts w:ascii="Times New Roman" w:hAnsi="Times New Roman" w:cs="Times New Roman"/>
          <w:sz w:val="24"/>
          <w:szCs w:val="24"/>
        </w:rPr>
        <w:t>T</w:t>
      </w:r>
      <w:r w:rsidRPr="00E817FB">
        <w:rPr>
          <w:rFonts w:ascii="Times New Roman" w:hAnsi="Times New Roman" w:cs="Times New Roman"/>
          <w:sz w:val="24"/>
          <w:szCs w:val="24"/>
        </w:rPr>
        <w:t xml:space="preserve">he remaining </w:t>
      </w:r>
      <w:r w:rsidR="0029521D">
        <w:rPr>
          <w:rFonts w:ascii="Times New Roman" w:hAnsi="Times New Roman" w:cs="Times New Roman"/>
          <w:sz w:val="24"/>
          <w:szCs w:val="24"/>
        </w:rPr>
        <w:t>nine</w:t>
      </w:r>
      <w:ins w:id="107" w:author="Abraham E Springer" w:date="2025-02-17T12:47:00Z" w16du:dateUtc="2025-02-17T19:47:00Z">
        <w:r w:rsidR="007C52EB">
          <w:rPr>
            <w:rFonts w:ascii="Times New Roman" w:hAnsi="Times New Roman" w:cs="Times New Roman"/>
            <w:sz w:val="24"/>
            <w:szCs w:val="24"/>
          </w:rPr>
          <w:t xml:space="preserve"> </w:t>
        </w:r>
      </w:ins>
      <w:r w:rsidRPr="00E817FB">
        <w:rPr>
          <w:rFonts w:ascii="Times New Roman" w:hAnsi="Times New Roman" w:cs="Times New Roman"/>
          <w:sz w:val="24"/>
          <w:szCs w:val="24"/>
        </w:rPr>
        <w:t>plots decreased in density.</w:t>
      </w:r>
      <w:r w:rsidR="001E78B7" w:rsidRPr="00E817FB">
        <w:rPr>
          <w:rFonts w:ascii="Times New Roman" w:hAnsi="Times New Roman" w:cs="Times New Roman"/>
          <w:sz w:val="24"/>
          <w:szCs w:val="24"/>
        </w:rPr>
        <w:t xml:space="preserve"> However, densities were higher at Childs</w:t>
      </w:r>
      <w:r w:rsidR="007C52EB">
        <w:rPr>
          <w:rFonts w:ascii="Times New Roman" w:hAnsi="Times New Roman" w:cs="Times New Roman"/>
          <w:sz w:val="24"/>
          <w:szCs w:val="24"/>
        </w:rPr>
        <w:t xml:space="preserve"> that at BRAP.</w:t>
      </w:r>
      <w:r w:rsidR="004D0238">
        <w:rPr>
          <w:rFonts w:ascii="Times New Roman" w:hAnsi="Times New Roman" w:cs="Times New Roman"/>
          <w:sz w:val="24"/>
          <w:szCs w:val="24"/>
        </w:rPr>
        <w:t xml:space="preserve"> Both sites ended up having similar seedling densities despite plots at Childs being twice as dense up until the final visit.</w:t>
      </w:r>
    </w:p>
    <w:p w14:paraId="4DE7DB5D" w14:textId="48BBE505" w:rsidR="00DD6FD8" w:rsidRPr="00E817FB" w:rsidRDefault="00DD6FD8">
      <w:pPr>
        <w:spacing w:line="480" w:lineRule="auto"/>
        <w:rPr>
          <w:rFonts w:ascii="Times New Roman" w:hAnsi="Times New Roman" w:cs="Times New Roman"/>
          <w:sz w:val="24"/>
          <w:szCs w:val="24"/>
        </w:rPr>
        <w:pPrChange w:id="108"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10917617"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3 visits. At BRAP, mean HDR values increased between all three visits at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076F11C0" w:rsidR="00601AC2" w:rsidRPr="0029521D"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At BRAP, seven out of 9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change 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.001).</w:t>
      </w:r>
    </w:p>
    <w:p w14:paraId="4B236208" w14:textId="4D9EE2A3" w:rsidR="00914619" w:rsidRPr="00E817FB" w:rsidRDefault="00914619">
      <w:pPr>
        <w:spacing w:line="480" w:lineRule="auto"/>
        <w:jc w:val="center"/>
        <w:rPr>
          <w:rFonts w:ascii="Times New Roman" w:hAnsi="Times New Roman" w:cs="Times New Roman"/>
          <w:sz w:val="24"/>
          <w:szCs w:val="24"/>
        </w:rPr>
        <w:pPrChange w:id="109" w:author="Abraham E Springer" w:date="2025-02-17T12:19:00Z" w16du:dateUtc="2025-02-17T19:19:00Z">
          <w:pPr>
            <w:jc w:val="center"/>
          </w:pPr>
        </w:pPrChange>
      </w:pPr>
      <w:r w:rsidRPr="00E817FB">
        <w:rPr>
          <w:rFonts w:ascii="Times New Roman" w:hAnsi="Times New Roman" w:cs="Times New Roman"/>
          <w:noProof/>
          <w:sz w:val="24"/>
          <w:szCs w:val="24"/>
        </w:rPr>
        <w:lastRenderedPageBreak/>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7"/>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10" w:author="Abraham E Springer" w:date="2025-02-17T12:19:00Z" w16du:dateUtc="2025-02-17T19:19:00Z">
          <w:pPr>
            <w:ind w:left="1080"/>
            <w:jc w:val="center"/>
          </w:pPr>
        </w:pPrChange>
      </w:pPr>
      <w:commentRangeStart w:id="111"/>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8"/>
                    <a:stretch>
                      <a:fillRect/>
                    </a:stretch>
                  </pic:blipFill>
                  <pic:spPr>
                    <a:xfrm>
                      <a:off x="0" y="0"/>
                      <a:ext cx="4189856" cy="1983467"/>
                    </a:xfrm>
                    <a:prstGeom prst="rect">
                      <a:avLst/>
                    </a:prstGeom>
                  </pic:spPr>
                </pic:pic>
              </a:graphicData>
            </a:graphic>
          </wp:inline>
        </w:drawing>
      </w:r>
      <w:commentRangeEnd w:id="111"/>
      <w:r w:rsidR="007C52EB">
        <w:rPr>
          <w:rStyle w:val="CommentReference"/>
        </w:rPr>
        <w:commentReference w:id="111"/>
      </w:r>
      <w:ins w:id="112"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13"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9"/>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14"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15" w:author="Abraham E Springer" w:date="2025-02-17T12:19:00Z" w16du:dateUtc="2025-02-17T19:19:00Z">
          <w:pPr>
            <w:jc w:val="center"/>
          </w:pPr>
        </w:pPrChange>
      </w:pPr>
      <w:r w:rsidRPr="00323119">
        <w:rPr>
          <w:rFonts w:ascii="Times New Roman" w:hAnsi="Times New Roman" w:cs="Times New Roman"/>
          <w:noProof/>
          <w:sz w:val="24"/>
          <w:szCs w:val="24"/>
        </w:rPr>
        <w:lastRenderedPageBreak/>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20"/>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16"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17"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21"/>
                    <a:stretch>
                      <a:fillRect/>
                    </a:stretch>
                  </pic:blipFill>
                  <pic:spPr>
                    <a:xfrm>
                      <a:off x="0" y="0"/>
                      <a:ext cx="3839111" cy="1286054"/>
                    </a:xfrm>
                    <a:prstGeom prst="rect">
                      <a:avLst/>
                    </a:prstGeom>
                  </pic:spPr>
                </pic:pic>
              </a:graphicData>
            </a:graphic>
          </wp:inline>
        </w:drawing>
      </w:r>
    </w:p>
    <w:p w14:paraId="74C9501E" w14:textId="36626613" w:rsidR="00323119" w:rsidRDefault="00323119">
      <w:pPr>
        <w:spacing w:line="480" w:lineRule="auto"/>
        <w:jc w:val="center"/>
        <w:rPr>
          <w:rFonts w:ascii="Times New Roman" w:hAnsi="Times New Roman" w:cs="Times New Roman"/>
          <w:sz w:val="24"/>
          <w:szCs w:val="24"/>
        </w:rPr>
        <w:pPrChange w:id="118"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2"/>
                    <a:stretch>
                      <a:fillRect/>
                    </a:stretch>
                  </pic:blipFill>
                  <pic:spPr>
                    <a:xfrm>
                      <a:off x="0" y="0"/>
                      <a:ext cx="3254022" cy="1066892"/>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19"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20"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21"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22"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23"/>
      <w:r w:rsidRPr="00E817FB">
        <w:rPr>
          <w:rFonts w:ascii="Times New Roman" w:hAnsi="Times New Roman" w:cs="Times New Roman"/>
          <w:sz w:val="24"/>
          <w:szCs w:val="24"/>
        </w:rPr>
        <w:t>plots</w:t>
      </w:r>
      <w:commentRangeEnd w:id="123"/>
      <w:r w:rsidR="00FC1ECA" w:rsidRPr="00E817FB">
        <w:rPr>
          <w:rStyle w:val="CommentReference"/>
          <w:rFonts w:ascii="Times New Roman" w:hAnsi="Times New Roman" w:cs="Times New Roman"/>
          <w:sz w:val="24"/>
          <w:szCs w:val="24"/>
        </w:rPr>
        <w:commentReference w:id="123"/>
      </w:r>
    </w:p>
    <w:p w14:paraId="34024A57" w14:textId="0D1FC1AD" w:rsidR="00AD2706" w:rsidRDefault="00E13B87">
      <w:pPr>
        <w:spacing w:line="480" w:lineRule="auto"/>
        <w:ind w:left="1080"/>
        <w:jc w:val="center"/>
        <w:rPr>
          <w:rFonts w:ascii="Times New Roman" w:hAnsi="Times New Roman" w:cs="Times New Roman"/>
          <w:sz w:val="24"/>
          <w:szCs w:val="24"/>
        </w:rPr>
        <w:pPrChange w:id="124" w:author="Abraham E Springer" w:date="2025-02-17T12:19:00Z" w16du:dateUtc="2025-02-17T19:19:00Z">
          <w:pPr>
            <w:ind w:left="1080"/>
            <w:jc w:val="center"/>
          </w:pPr>
        </w:pPrChange>
      </w:pPr>
      <w:r>
        <w:rPr>
          <w:rFonts w:ascii="Times New Roman" w:hAnsi="Times New Roman" w:cs="Times New Roman"/>
          <w:noProof/>
          <w:sz w:val="24"/>
          <w:szCs w:val="24"/>
          <w14:ligatures w14:val="standardContextual"/>
        </w:rPr>
        <w:lastRenderedPageBreak/>
        <w:drawing>
          <wp:inline distT="0" distB="0" distL="0" distR="0" wp14:anchorId="052D50BA" wp14:editId="3FF76964">
            <wp:extent cx="3648075" cy="3338612"/>
            <wp:effectExtent l="0" t="0" r="0" b="0"/>
            <wp:docPr id="1700323232"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3232" name="Picture 2" descr="A graph of ageing heigh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1338" cy="3341598"/>
                    </a:xfrm>
                    <a:prstGeom prst="rect">
                      <a:avLst/>
                    </a:prstGeom>
                  </pic:spPr>
                </pic:pic>
              </a:graphicData>
            </a:graphic>
          </wp:inline>
        </w:drawing>
      </w:r>
    </w:p>
    <w:p w14:paraId="4EB10705" w14:textId="1C389BFC" w:rsidR="00E817FB" w:rsidRDefault="00E817FB">
      <w:pPr>
        <w:spacing w:line="480" w:lineRule="auto"/>
        <w:ind w:left="1080"/>
        <w:jc w:val="center"/>
        <w:rPr>
          <w:rFonts w:ascii="Times New Roman" w:hAnsi="Times New Roman" w:cs="Times New Roman"/>
          <w:sz w:val="24"/>
          <w:szCs w:val="24"/>
        </w:rPr>
        <w:pPrChange w:id="125" w:author="Abraham E Springer" w:date="2025-02-17T12:19:00Z" w16du:dateUtc="2025-02-17T19:19:00Z">
          <w:pPr>
            <w:ind w:left="1080"/>
            <w:jc w:val="center"/>
          </w:pPr>
        </w:pPrChange>
      </w:pPr>
      <w:r>
        <w:rPr>
          <w:rFonts w:ascii="Times New Roman" w:hAnsi="Times New Roman" w:cs="Times New Roman"/>
          <w:sz w:val="24"/>
          <w:szCs w:val="24"/>
        </w:rPr>
        <w:t>Figure ??.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26" w:author="Abraham E Springer" w:date="2025-02-17T12:19:00Z" w16du:dateUtc="2025-02-17T19:19:00Z">
          <w:pPr>
            <w:ind w:left="1080"/>
          </w:pPr>
        </w:pPrChange>
      </w:pPr>
    </w:p>
    <w:p w14:paraId="19FE71BA" w14:textId="7FC02F9D" w:rsidR="00A1262E" w:rsidRPr="00E817FB" w:rsidRDefault="00794EE5">
      <w:pPr>
        <w:spacing w:line="480" w:lineRule="auto"/>
        <w:rPr>
          <w:rFonts w:ascii="Times New Roman" w:hAnsi="Times New Roman" w:cs="Times New Roman"/>
          <w:sz w:val="24"/>
          <w:szCs w:val="24"/>
        </w:rPr>
        <w:pPrChange w:id="127"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&lt;.05) </w:t>
      </w:r>
      <w:ins w:id="128" w:author="Abraham E Springer" w:date="2025-02-17T13:30:00Z" w16du:dateUtc="2025-02-17T20:30:00Z">
        <w:r w:rsidR="008C7B4A">
          <w:rPr>
            <w:rFonts w:ascii="Times New Roman" w:hAnsi="Times New Roman" w:cs="Times New Roman"/>
            <w:sz w:val="24"/>
            <w:szCs w:val="24"/>
          </w:rPr>
          <w:t>(Figure x)</w:t>
        </w:r>
      </w:ins>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29"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30"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51E65241" w14:textId="1B2EEFF6" w:rsidR="00A1262E" w:rsidRPr="00365972" w:rsidRDefault="00712DFB" w:rsidP="00365972">
      <w:pPr>
        <w:spacing w:line="480" w:lineRule="auto"/>
        <w:ind w:firstLine="720"/>
        <w:rPr>
          <w:rFonts w:ascii="Times New Roman" w:eastAsia="Times New Roman" w:hAnsi="Times New Roman" w:cs="Times New Roman"/>
          <w:bCs/>
          <w:sz w:val="24"/>
          <w:szCs w:val="24"/>
        </w:rPr>
        <w:pPrChange w:id="131" w:author="Abraham E Springer" w:date="2025-02-17T12:19:00Z" w16du:dateUtc="2025-02-17T19:19:00Z">
          <w:pPr>
            <w:jc w:val="center"/>
          </w:pPr>
        </w:pPrChange>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3920EE">
        <w:rPr>
          <w:rFonts w:ascii="Times New Roman" w:eastAsia="Times New Roman" w:hAnsi="Times New Roman" w:cs="Times New Roman"/>
          <w:sz w:val="24"/>
          <w:szCs w:val="24"/>
        </w:rPr>
        <w:t xml:space="preserve"> </w:t>
      </w:r>
      <w:r w:rsidR="008C7B4A" w:rsidRPr="00E817FB">
        <w:rPr>
          <w:rFonts w:ascii="Times New Roman" w:hAnsi="Times New Roman" w:cs="Times New Roman"/>
          <w:sz w:val="24"/>
          <w:szCs w:val="24"/>
        </w:rPr>
        <w:t>R</w:t>
      </w:r>
      <w:ins w:id="132" w:author="Abraham E Springer" w:date="2025-02-17T13:29:00Z" w16du:dateUtc="2025-02-17T20:29:00Z">
        <w:r w:rsidR="008C7B4A">
          <w:rPr>
            <w:rFonts w:ascii="Times New Roman" w:hAnsi="Times New Roman" w:cs="Times New Roman"/>
            <w:sz w:val="24"/>
            <w:szCs w:val="24"/>
          </w:rPr>
          <w:t xml:space="preserve"> (Figure x)</w:t>
        </w:r>
      </w:ins>
      <w:r w:rsidR="008C7B4A" w:rsidRPr="00E817FB">
        <w:rPr>
          <w:rFonts w:ascii="Times New Roman" w:hAnsi="Times New Roman" w:cs="Times New Roman"/>
          <w:sz w:val="24"/>
          <w:szCs w:val="24"/>
        </w:rPr>
        <w:t>.</w:t>
      </w:r>
      <w:r w:rsidR="008C7B4A">
        <w:rPr>
          <w:rFonts w:ascii="Times New Roman" w:hAnsi="Times New Roman" w:cs="Times New Roman"/>
          <w:sz w:val="24"/>
          <w:szCs w:val="24"/>
        </w:rPr>
        <w:t xml:space="preserve"> Basal area increment did what, describe your results and plot (Figure x).</w:t>
      </w:r>
      <w:r w:rsidR="00B96AB8" w:rsidRPr="00B96AB8">
        <w:rPr>
          <w:rFonts w:ascii="Times New Roman" w:eastAsia="Times New Roman" w:hAnsi="Times New Roman" w:cs="Times New Roman"/>
          <w:bCs/>
          <w:sz w:val="24"/>
          <w:szCs w:val="24"/>
        </w:rPr>
        <w:t xml:space="preserve"> </w:t>
      </w:r>
      <w:commentRangeStart w:id="133"/>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x)</w:t>
      </w:r>
      <w:r w:rsidR="00B96AB8" w:rsidRPr="00E817FB">
        <w:rPr>
          <w:rFonts w:ascii="Times New Roman" w:eastAsia="Times New Roman" w:hAnsi="Times New Roman" w:cs="Times New Roman"/>
          <w:bCs/>
          <w:sz w:val="24"/>
          <w:szCs w:val="24"/>
        </w:rPr>
        <w:t xml:space="preserve">. Meanwhile, Ring Width Index (RWI) has been </w:t>
      </w:r>
      <w:r w:rsidR="00B96AB8" w:rsidRPr="00E817FB">
        <w:rPr>
          <w:rFonts w:ascii="Times New Roman" w:eastAsia="Times New Roman" w:hAnsi="Times New Roman" w:cs="Times New Roman"/>
          <w:bCs/>
          <w:sz w:val="24"/>
          <w:szCs w:val="24"/>
        </w:rPr>
        <w:lastRenderedPageBreak/>
        <w:t>generally decreasing since about 2000 until 2023</w:t>
      </w:r>
      <w:r w:rsidR="003920EE">
        <w:rPr>
          <w:rFonts w:ascii="Times New Roman" w:eastAsia="Times New Roman" w:hAnsi="Times New Roman" w:cs="Times New Roman"/>
          <w:bCs/>
          <w:sz w:val="24"/>
          <w:szCs w:val="24"/>
        </w:rPr>
        <w:t xml:space="preserve"> (Figure x)</w:t>
      </w:r>
      <w:r w:rsidR="00B96AB8" w:rsidRPr="00E817FB">
        <w:rPr>
          <w:rFonts w:ascii="Times New Roman" w:eastAsia="Times New Roman" w:hAnsi="Times New Roman" w:cs="Times New Roman"/>
          <w:bCs/>
          <w:sz w:val="24"/>
          <w:szCs w:val="24"/>
        </w:rPr>
        <w:t xml:space="preserve">. Both BAI and RWI saw large increases in the year 2023. </w:t>
      </w:r>
      <w:commentRangeEnd w:id="133"/>
      <w:r w:rsidR="00B96AB8">
        <w:rPr>
          <w:rStyle w:val="CommentReference"/>
        </w:rPr>
        <w:commentReference w:id="133"/>
      </w:r>
    </w:p>
    <w:p w14:paraId="139B3144" w14:textId="77777777" w:rsidR="00E96B9D" w:rsidRDefault="00E96B9D" w:rsidP="004E3D9E">
      <w:pPr>
        <w:spacing w:line="480" w:lineRule="auto"/>
        <w:rPr>
          <w:rFonts w:ascii="Times New Roman" w:hAnsi="Times New Roman" w:cs="Times New Roman"/>
          <w:sz w:val="24"/>
          <w:szCs w:val="24"/>
        </w:rPr>
      </w:pPr>
    </w:p>
    <w:p w14:paraId="54929E53" w14:textId="1CA29386" w:rsidR="004E3D9E" w:rsidRPr="00E817FB" w:rsidRDefault="004E3D9E" w:rsidP="004E3D9E">
      <w:pPr>
        <w:spacing w:line="480" w:lineRule="auto"/>
        <w:jc w:val="center"/>
        <w:rPr>
          <w:rFonts w:ascii="Times New Roman" w:hAnsi="Times New Roman" w:cs="Times New Roman"/>
          <w:sz w:val="24"/>
          <w:szCs w:val="24"/>
        </w:rPr>
        <w:sectPr w:rsidR="004E3D9E" w:rsidRPr="00E817FB" w:rsidSect="00973E57">
          <w:type w:val="continuous"/>
          <w:pgSz w:w="12240" w:h="15840"/>
          <w:pgMar w:top="1440" w:right="1440" w:bottom="1440" w:left="1440" w:header="720" w:footer="720" w:gutter="0"/>
          <w:cols w:space="720"/>
          <w:docGrid w:linePitch="360"/>
        </w:sectPr>
        <w:pPrChange w:id="134" w:author="Abraham E Springer" w:date="2025-02-17T12:19:00Z" w16du:dateUtc="2025-02-17T19:19:00Z">
          <w:pPr/>
        </w:pPrChange>
      </w:pPr>
      <w:r>
        <w:rPr>
          <w:rFonts w:ascii="Times New Roman" w:hAnsi="Times New Roman" w:cs="Times New Roman"/>
          <w:noProof/>
          <w:sz w:val="24"/>
          <w:szCs w:val="24"/>
          <w14:ligatures w14:val="standardContextual"/>
        </w:rPr>
        <w:drawing>
          <wp:inline distT="0" distB="0" distL="0" distR="0" wp14:anchorId="2402415D" wp14:editId="6113F4D5">
            <wp:extent cx="2452370" cy="2559530"/>
            <wp:effectExtent l="0" t="0" r="5080" b="0"/>
            <wp:docPr id="2004461789"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1789" name="Picture 3" descr="A graph of a number of peop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6668" cy="2564016"/>
                    </a:xfrm>
                    <a:prstGeom prst="rect">
                      <a:avLst/>
                    </a:prstGeom>
                  </pic:spPr>
                </pic:pic>
              </a:graphicData>
            </a:graphic>
          </wp:inline>
        </w:drawing>
      </w:r>
    </w:p>
    <w:p w14:paraId="78696E61" w14:textId="72B8663D" w:rsidR="00F231ED" w:rsidRPr="00E817FB" w:rsidRDefault="00F231ED" w:rsidP="00365972">
      <w:pPr>
        <w:spacing w:line="480" w:lineRule="auto"/>
        <w:jc w:val="center"/>
        <w:rPr>
          <w:rFonts w:ascii="Times New Roman" w:hAnsi="Times New Roman" w:cs="Times New Roman"/>
          <w:sz w:val="24"/>
          <w:szCs w:val="24"/>
        </w:rPr>
        <w:pPrChange w:id="135" w:author="Abraham E Springer" w:date="2025-02-17T12:19:00Z" w16du:dateUtc="2025-02-17T19:19:00Z">
          <w:pPr/>
        </w:pPrChange>
      </w:pPr>
      <w:r w:rsidRPr="00E817FB">
        <w:rPr>
          <w:rFonts w:ascii="Times New Roman" w:hAnsi="Times New Roman" w:cs="Times New Roman"/>
          <w:sz w:val="24"/>
          <w:szCs w:val="24"/>
        </w:rPr>
        <w:t>Figure ??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394A69E2" w:rsidR="004E3D9E" w:rsidRPr="00E817FB" w:rsidRDefault="004E3D9E"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6CCCD21" wp14:editId="4C83384E">
            <wp:extent cx="3324225" cy="3565729"/>
            <wp:effectExtent l="0" t="0" r="0" b="0"/>
            <wp:docPr id="1726748203"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8203" name="Picture 4" descr="A graph with lines and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7323" cy="3569052"/>
                    </a:xfrm>
                    <a:prstGeom prst="rect">
                      <a:avLst/>
                    </a:prstGeom>
                  </pic:spPr>
                </pic:pic>
              </a:graphicData>
            </a:graphic>
          </wp:inline>
        </w:drawing>
      </w:r>
    </w:p>
    <w:p w14:paraId="51DFA7DB" w14:textId="13BE4399" w:rsidR="00F231ED" w:rsidRPr="00E817FB" w:rsidRDefault="00F231ED">
      <w:pPr>
        <w:spacing w:line="480" w:lineRule="auto"/>
        <w:jc w:val="center"/>
        <w:rPr>
          <w:rFonts w:ascii="Times New Roman" w:hAnsi="Times New Roman" w:cs="Times New Roman"/>
          <w:sz w:val="24"/>
          <w:szCs w:val="24"/>
        </w:rPr>
        <w:pPrChange w:id="136" w:author="Abraham E Springer" w:date="2025-02-17T12:19:00Z" w16du:dateUtc="2025-02-17T19:19:00Z">
          <w:pPr>
            <w:jc w:val="center"/>
          </w:pPr>
        </w:pPrChange>
      </w:pPr>
      <w:r w:rsidRPr="00E817FB">
        <w:rPr>
          <w:rFonts w:ascii="Times New Roman" w:hAnsi="Times New Roman" w:cs="Times New Roman"/>
          <w:sz w:val="24"/>
          <w:szCs w:val="24"/>
        </w:rPr>
        <w:t xml:space="preserve">Figure ??.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37" w:author="Abraham E Springer" w:date="2025-02-17T12:19:00Z" w16du:dateUtc="2025-02-17T19:19:00Z">
          <w:pPr/>
        </w:pPrChange>
      </w:pPr>
    </w:p>
    <w:p w14:paraId="3A6EF2DE" w14:textId="77777777" w:rsidR="007D30B7" w:rsidRDefault="00A1262E" w:rsidP="00C00DA9">
      <w:pPr>
        <w:spacing w:line="480" w:lineRule="auto"/>
        <w:rPr>
          <w:ins w:id="138"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0946A61F" w:rsidR="008C7B4A" w:rsidRDefault="00B96AB8">
      <w:pPr>
        <w:spacing w:line="480" w:lineRule="auto"/>
        <w:rPr>
          <w:rFonts w:ascii="Times New Roman" w:hAnsi="Times New Roman" w:cs="Times New Roman"/>
          <w:sz w:val="24"/>
          <w:szCs w:val="24"/>
        </w:rPr>
        <w:pPrChange w:id="139"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0A5F160E" w14:textId="6A524AC2" w:rsidR="00712DFB" w:rsidRDefault="00712DFB">
      <w:pPr>
        <w:spacing w:line="480" w:lineRule="auto"/>
        <w:jc w:val="center"/>
        <w:rPr>
          <w:rFonts w:ascii="Times New Roman" w:hAnsi="Times New Roman" w:cs="Times New Roman"/>
          <w:sz w:val="24"/>
          <w:szCs w:val="24"/>
        </w:rPr>
        <w:pPrChange w:id="140"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6"/>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pPr>
        <w:spacing w:line="480" w:lineRule="auto"/>
        <w:jc w:val="center"/>
        <w:rPr>
          <w:rFonts w:ascii="Times New Roman" w:hAnsi="Times New Roman" w:cs="Times New Roman"/>
          <w:sz w:val="24"/>
          <w:szCs w:val="24"/>
        </w:rPr>
        <w:pPrChange w:id="141" w:author="Abraham E Springer" w:date="2025-02-17T12:19:00Z" w16du:dateUtc="2025-02-17T19:19:00Z">
          <w:pPr>
            <w:jc w:val="center"/>
          </w:pPr>
        </w:pPrChange>
      </w:pPr>
      <w:r>
        <w:rPr>
          <w:rFonts w:ascii="Times New Roman" w:hAnsi="Times New Roman" w:cs="Times New Roman"/>
          <w:sz w:val="24"/>
          <w:szCs w:val="24"/>
        </w:rPr>
        <w:lastRenderedPageBreak/>
        <w:t>Table??.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42"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43"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43"/>
    </w:p>
    <w:p w14:paraId="1C2ABB11" w14:textId="1DF606AD" w:rsidR="00FC1F64" w:rsidRPr="00E817FB" w:rsidRDefault="008D7A70">
      <w:pPr>
        <w:spacing w:line="480" w:lineRule="auto"/>
        <w:ind w:firstLine="720"/>
        <w:rPr>
          <w:rFonts w:ascii="Times New Roman" w:hAnsi="Times New Roman" w:cs="Times New Roman"/>
          <w:sz w:val="24"/>
          <w:szCs w:val="24"/>
        </w:rPr>
        <w:pPrChange w:id="14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E1635B6" w:rsidR="008D7A70" w:rsidRPr="00E817FB" w:rsidRDefault="006D6234">
      <w:pPr>
        <w:spacing w:line="480" w:lineRule="auto"/>
        <w:ind w:firstLine="720"/>
        <w:rPr>
          <w:rFonts w:ascii="Times New Roman" w:hAnsi="Times New Roman" w:cs="Times New Roman"/>
          <w:sz w:val="24"/>
          <w:szCs w:val="24"/>
        </w:rPr>
        <w:pPrChange w:id="14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themselves in density quicker as well.</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Both site</w:t>
      </w:r>
      <w:r w:rsidR="00BF3F65">
        <w:rPr>
          <w:rFonts w:ascii="Times New Roman" w:hAnsi="Times New Roman" w:cs="Times New Roman"/>
          <w:sz w:val="24"/>
          <w:szCs w:val="24"/>
        </w:rPr>
        <w:t>s</w:t>
      </w:r>
      <w:r w:rsidR="006E1CCC">
        <w:rPr>
          <w:rFonts w:ascii="Times New Roman" w:hAnsi="Times New Roman" w:cs="Times New Roman"/>
          <w:sz w:val="24"/>
          <w:szCs w:val="24"/>
        </w:rPr>
        <w:t xml:space="preserve"> had their HDR values increase. This means that seedlings are becoming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46"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Xanthium strumarium</w:t>
      </w:r>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121C80DE" w:rsidR="008D7A70" w:rsidRDefault="0050557B">
      <w:pPr>
        <w:pStyle w:val="ListParagraph"/>
        <w:spacing w:line="480" w:lineRule="auto"/>
        <w:ind w:left="0" w:firstLine="720"/>
        <w:rPr>
          <w:rFonts w:ascii="Times New Roman" w:eastAsia="Times New Roman" w:hAnsi="Times New Roman" w:cs="Times New Roman"/>
          <w:bCs/>
          <w:sz w:val="24"/>
          <w:szCs w:val="24"/>
        </w:rPr>
        <w:pPrChange w:id="147" w:author="Abraham E Springer" w:date="2025-02-17T12:19:00Z" w16du:dateUtc="2025-02-17T19:19:00Z">
          <w:pPr>
            <w:pStyle w:val="ListParagraph"/>
            <w:spacing w:line="240" w:lineRule="auto"/>
            <w:ind w:left="0" w:firstLine="72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w:t>
      </w:r>
      <w:r>
        <w:rPr>
          <w:rFonts w:ascii="Times New Roman" w:eastAsia="Times New Roman" w:hAnsi="Times New Roman" w:cs="Times New Roman"/>
          <w:bCs/>
          <w:sz w:val="24"/>
          <w:szCs w:val="24"/>
        </w:rPr>
        <w:lastRenderedPageBreak/>
        <w:t xml:space="preserve">seedlings were found to have grown in </w:t>
      </w:r>
      <w:commentRangeStart w:id="148"/>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48"/>
      <w:r w:rsidR="008C7B4A">
        <w:rPr>
          <w:rStyle w:val="CommentReference"/>
        </w:rPr>
        <w:commentReference w:id="148"/>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similar to one of the studied rivers in Central Arizona.</w:t>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In addition, the rivers selected in Central Arizona were at lower elevations and at a more southern latitude. Seedlings here likely had a longer growing season to grow larger than along the Verde River.</w:t>
      </w:r>
    </w:p>
    <w:p w14:paraId="09893D15" w14:textId="77777777" w:rsidR="0050557B" w:rsidRPr="00E817FB" w:rsidRDefault="0050557B">
      <w:pPr>
        <w:pStyle w:val="ListParagraph"/>
        <w:spacing w:line="480" w:lineRule="auto"/>
        <w:ind w:left="0"/>
        <w:rPr>
          <w:rFonts w:ascii="Times New Roman" w:hAnsi="Times New Roman" w:cs="Times New Roman"/>
          <w:sz w:val="24"/>
          <w:szCs w:val="24"/>
        </w:rPr>
        <w:pPrChange w:id="149" w:author="Abraham E Springer" w:date="2025-02-17T12:19:00Z" w16du:dateUtc="2025-02-17T19:19:00Z">
          <w:pPr>
            <w:pStyle w:val="ListParagraph"/>
            <w:spacing w:line="240" w:lineRule="auto"/>
            <w:ind w:left="0"/>
          </w:pPr>
        </w:pPrChange>
      </w:pPr>
    </w:p>
    <w:p w14:paraId="7DDB7741" w14:textId="77777777" w:rsidR="008D7A70" w:rsidRPr="00E817FB" w:rsidRDefault="008D7A70">
      <w:pPr>
        <w:pStyle w:val="Heading3"/>
        <w:spacing w:line="480" w:lineRule="auto"/>
        <w:pPrChange w:id="150" w:author="Abraham E Springer" w:date="2025-02-17T12:19:00Z" w16du:dateUtc="2025-02-17T19:19:00Z">
          <w:pPr>
            <w:pStyle w:val="Heading3"/>
          </w:pPr>
        </w:pPrChange>
      </w:pPr>
      <w:r w:rsidRPr="00E817FB">
        <w:t xml:space="preserve">Variables impacting </w:t>
      </w:r>
      <w:commentRangeStart w:id="151"/>
      <w:r w:rsidRPr="00E817FB">
        <w:t>survivorship</w:t>
      </w:r>
      <w:commentRangeEnd w:id="151"/>
      <w:r w:rsidR="00C97A93" w:rsidRPr="00E817FB">
        <w:rPr>
          <w:rStyle w:val="CommentReference"/>
          <w:rFonts w:ascii="Times New Roman" w:hAnsi="Times New Roman" w:cs="Times New Roman"/>
          <w:sz w:val="24"/>
          <w:szCs w:val="24"/>
        </w:rPr>
        <w:commentReference w:id="151"/>
      </w:r>
    </w:p>
    <w:p w14:paraId="2DEB5D09" w14:textId="4A98ECD5" w:rsidR="00FC1F64" w:rsidRPr="00712DFB" w:rsidRDefault="00FC1F64">
      <w:pPr>
        <w:spacing w:line="480" w:lineRule="auto"/>
        <w:rPr>
          <w:rFonts w:ascii="Times New Roman" w:hAnsi="Times New Roman" w:cs="Times New Roman"/>
          <w:b/>
          <w:bCs/>
          <w:sz w:val="24"/>
          <w:szCs w:val="24"/>
        </w:rPr>
        <w:pPrChange w:id="152"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53"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54"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55"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13476844" w14:textId="46D1D738" w:rsidR="00FF37AE" w:rsidRPr="00FF37AE" w:rsidRDefault="00FF37AE">
      <w:pPr>
        <w:spacing w:line="480" w:lineRule="auto"/>
        <w:rPr>
          <w:rFonts w:ascii="Times New Roman" w:hAnsi="Times New Roman" w:cs="Times New Roman"/>
          <w:sz w:val="24"/>
          <w:szCs w:val="24"/>
        </w:rPr>
        <w:pPrChange w:id="156"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245BBDD6" w14:textId="77777777" w:rsidR="00122E73" w:rsidRPr="00712DFB" w:rsidRDefault="00122E73">
      <w:pPr>
        <w:spacing w:line="480" w:lineRule="auto"/>
        <w:rPr>
          <w:rFonts w:ascii="Times New Roman" w:hAnsi="Times New Roman" w:cs="Times New Roman"/>
          <w:b/>
          <w:bCs/>
          <w:sz w:val="24"/>
          <w:szCs w:val="24"/>
        </w:rPr>
        <w:pPrChange w:id="157" w:author="Abraham E Springer" w:date="2025-02-17T12:19:00Z" w16du:dateUtc="2025-02-17T19:19:00Z">
          <w:pPr>
            <w:spacing w:line="240" w:lineRule="auto"/>
          </w:pPr>
        </w:pPrChange>
      </w:pPr>
    </w:p>
    <w:p w14:paraId="75802D5A" w14:textId="77777777" w:rsidR="007A3F29" w:rsidRDefault="007A3F29">
      <w:pPr>
        <w:spacing w:line="480" w:lineRule="auto"/>
        <w:rPr>
          <w:rFonts w:ascii="Times New Roman" w:hAnsi="Times New Roman" w:cs="Times New Roman"/>
          <w:sz w:val="24"/>
          <w:szCs w:val="24"/>
        </w:rPr>
        <w:pPrChange w:id="158" w:author="Abraham E Springer" w:date="2025-02-17T12:19:00Z" w16du:dateUtc="2025-02-17T19:19:00Z">
          <w:pPr>
            <w:spacing w:line="240" w:lineRule="auto"/>
          </w:pPr>
        </w:pPrChange>
      </w:pPr>
    </w:p>
    <w:p w14:paraId="677B0135" w14:textId="0972003F" w:rsidR="008D7A70" w:rsidRPr="00712DFB" w:rsidRDefault="00FC1F64">
      <w:pPr>
        <w:spacing w:line="480" w:lineRule="auto"/>
        <w:rPr>
          <w:rFonts w:ascii="Times New Roman" w:hAnsi="Times New Roman" w:cs="Times New Roman"/>
          <w:b/>
          <w:bCs/>
          <w:sz w:val="24"/>
          <w:szCs w:val="24"/>
        </w:rPr>
        <w:pPrChange w:id="159"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160"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61"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62"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63" w:author="Abraham E Springer" w:date="2025-02-17T12:19:00Z" w16du:dateUtc="2025-02-17T19:19:00Z">
          <w:pPr>
            <w:pStyle w:val="Heading3"/>
          </w:pPr>
        </w:pPrChange>
      </w:pPr>
      <w:r w:rsidRPr="00E817FB">
        <w:t>Dendrochronology</w:t>
      </w:r>
      <w:bookmarkEnd w:id="161"/>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64"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59AE307A" w:rsidR="0029180D" w:rsidRPr="00E817FB" w:rsidRDefault="008D7A70">
      <w:pPr>
        <w:spacing w:line="480" w:lineRule="auto"/>
        <w:rPr>
          <w:rFonts w:ascii="Times New Roman" w:eastAsia="Times New Roman" w:hAnsi="Times New Roman" w:cs="Times New Roman"/>
          <w:bCs/>
          <w:sz w:val="24"/>
          <w:szCs w:val="24"/>
        </w:rPr>
        <w:pPrChange w:id="165"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lastRenderedPageBreak/>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pPr>
        <w:spacing w:line="480" w:lineRule="auto"/>
        <w:ind w:firstLine="720"/>
        <w:rPr>
          <w:rFonts w:ascii="Times New Roman" w:eastAsia="Times New Roman" w:hAnsi="Times New Roman" w:cs="Times New Roman"/>
          <w:bCs/>
          <w:sz w:val="24"/>
          <w:szCs w:val="24"/>
        </w:rPr>
        <w:pPrChange w:id="166"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2E0405F7" w:rsidR="008D7A70" w:rsidRPr="00E817FB" w:rsidRDefault="008D7A70">
      <w:pPr>
        <w:spacing w:line="480" w:lineRule="auto"/>
        <w:rPr>
          <w:rFonts w:ascii="Times New Roman" w:eastAsia="Times New Roman" w:hAnsi="Times New Roman" w:cs="Times New Roman"/>
          <w:b/>
          <w:sz w:val="24"/>
          <w:szCs w:val="24"/>
        </w:rPr>
        <w:pPrChange w:id="167"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68"/>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68"/>
      <w:r w:rsidR="00BD6EE2">
        <w:rPr>
          <w:rStyle w:val="CommentReference"/>
        </w:rPr>
        <w:commentReference w:id="168"/>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69"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70" w:author="Abraham E Springer" w:date="2025-02-17T12:19:00Z" w16du:dateUtc="2025-02-17T19:19:00Z">
          <w:pPr>
            <w:spacing w:line="240" w:lineRule="auto"/>
          </w:pPr>
        </w:pPrChange>
      </w:pPr>
    </w:p>
    <w:p w14:paraId="187B53F6" w14:textId="77777777" w:rsidR="008D7A70" w:rsidRPr="00E817FB" w:rsidRDefault="008D7A70">
      <w:pPr>
        <w:spacing w:line="480" w:lineRule="auto"/>
        <w:rPr>
          <w:rFonts w:ascii="Times New Roman" w:eastAsia="Times New Roman" w:hAnsi="Times New Roman" w:cs="Times New Roman"/>
          <w:b/>
          <w:sz w:val="24"/>
          <w:szCs w:val="24"/>
        </w:rPr>
        <w:pPrChange w:id="17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Tree growth</w:t>
      </w:r>
    </w:p>
    <w:p w14:paraId="7FBA7A39" w14:textId="34971B2F" w:rsidR="005C19E0" w:rsidRPr="00E817FB" w:rsidRDefault="005C19E0">
      <w:pPr>
        <w:spacing w:line="480" w:lineRule="auto"/>
        <w:ind w:firstLine="720"/>
        <w:rPr>
          <w:rFonts w:ascii="Times New Roman" w:eastAsia="Times New Roman" w:hAnsi="Times New Roman" w:cs="Times New Roman"/>
          <w:bCs/>
          <w:sz w:val="24"/>
          <w:szCs w:val="24"/>
        </w:rPr>
        <w:pPrChange w:id="172" w:author="Abraham E Springer" w:date="2025-02-17T13:43:00Z" w16du:dateUtc="2025-02-17T20:43:00Z">
          <w:pPr>
            <w:spacing w:line="240" w:lineRule="auto"/>
            <w:ind w:firstLine="720"/>
          </w:pPr>
        </w:pPrChange>
      </w:pPr>
    </w:p>
    <w:p w14:paraId="2E7E4C84" w14:textId="1D771D40" w:rsidR="00C32A60" w:rsidRPr="00E817FB" w:rsidRDefault="00C32A60">
      <w:pPr>
        <w:spacing w:line="480" w:lineRule="auto"/>
        <w:ind w:firstLine="720"/>
        <w:rPr>
          <w:rFonts w:ascii="Times New Roman" w:eastAsia="Times New Roman" w:hAnsi="Times New Roman" w:cs="Times New Roman"/>
          <w:bCs/>
          <w:sz w:val="24"/>
          <w:szCs w:val="24"/>
        </w:rPr>
        <w:pPrChange w:id="173"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w:t>
      </w:r>
      <w:r w:rsidR="00FC1F64" w:rsidRPr="00E817FB">
        <w:rPr>
          <w:rFonts w:ascii="Times New Roman" w:eastAsia="Times New Roman" w:hAnsi="Times New Roman" w:cs="Times New Roman"/>
          <w:bCs/>
          <w:sz w:val="24"/>
          <w:szCs w:val="24"/>
        </w:rPr>
        <w:t>units</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7"/>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06AFA805" w:rsidR="006A3C07" w:rsidRPr="00E817FB" w:rsidRDefault="006A3C07"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 Willms et alt. generalized trend of cottonwood growth (left) compared to the 5-year BAI moving average for cottonwoods along the Verde.</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74" w:author="Abraham E Springer" w:date="2025-02-17T12:19:00Z" w16du:dateUtc="2025-02-17T19:19:00Z">
          <w:pPr>
            <w:spacing w:line="240" w:lineRule="auto"/>
            <w:ind w:firstLine="720"/>
          </w:pPr>
        </w:pPrChange>
      </w:pPr>
    </w:p>
    <w:p w14:paraId="4E50C614" w14:textId="5B865E9B" w:rsidR="008D7A70" w:rsidRPr="00E817FB" w:rsidRDefault="008D7A70">
      <w:pPr>
        <w:spacing w:line="480" w:lineRule="auto"/>
        <w:ind w:firstLine="720"/>
        <w:rPr>
          <w:rFonts w:ascii="Times New Roman" w:eastAsia="Times New Roman" w:hAnsi="Times New Roman" w:cs="Times New Roman"/>
          <w:bCs/>
          <w:sz w:val="24"/>
          <w:szCs w:val="24"/>
        </w:rPr>
        <w:pPrChange w:id="175"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xml:space="preserve">. A few old growth Fremont cottonwoods cored for this study had minimum ages going back to the </w:t>
      </w:r>
      <w:r w:rsidR="000E5DD3">
        <w:rPr>
          <w:rFonts w:ascii="Times New Roman" w:eastAsia="Times New Roman" w:hAnsi="Times New Roman" w:cs="Times New Roman"/>
          <w:bCs/>
          <w:sz w:val="24"/>
          <w:szCs w:val="24"/>
        </w:rPr>
        <w:lastRenderedPageBreak/>
        <w:t>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It is likely that some of these individuals approach or exceed the 150 year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P. deltoides)</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r w:rsidR="00137F56" w:rsidRPr="00137F56">
        <w:rPr>
          <w:rFonts w:ascii="Times New Roman" w:eastAsia="Times New Roman" w:hAnsi="Times New Roman" w:cs="Times New Roman"/>
          <w:bCs/>
          <w:sz w:val="24"/>
          <w:szCs w:val="24"/>
        </w:rPr>
        <w:t>angustafolia</w:t>
      </w:r>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176"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77"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178"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r w:rsidR="001F2122" w:rsidRPr="00E817FB">
        <w:rPr>
          <w:rFonts w:ascii="Times New Roman" w:eastAsia="Times New Roman" w:hAnsi="Times New Roman" w:cs="Times New Roman"/>
          <w:bCs/>
          <w:i/>
          <w:iCs/>
          <w:sz w:val="24"/>
          <w:szCs w:val="24"/>
        </w:rPr>
        <w:t xml:space="preserve">deltoides)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79"/>
      <w:r w:rsidRPr="00E817FB">
        <w:rPr>
          <w:rFonts w:ascii="Times New Roman" w:eastAsia="Times New Roman" w:hAnsi="Times New Roman" w:cs="Times New Roman"/>
          <w:bCs/>
          <w:sz w:val="24"/>
          <w:szCs w:val="24"/>
        </w:rPr>
        <w:t>flows</w:t>
      </w:r>
      <w:commentRangeEnd w:id="179"/>
      <w:r w:rsidRPr="00E817FB">
        <w:rPr>
          <w:rStyle w:val="CommentReference"/>
          <w:rFonts w:ascii="Times New Roman" w:hAnsi="Times New Roman" w:cs="Times New Roman"/>
          <w:sz w:val="24"/>
          <w:szCs w:val="24"/>
        </w:rPr>
        <w:commentReference w:id="179"/>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deltoides spp. wi</w:t>
      </w:r>
      <w:r w:rsidR="001F2122" w:rsidRPr="00E817FB">
        <w:rPr>
          <w:rFonts w:ascii="Times New Roman" w:eastAsia="Times New Roman" w:hAnsi="Times New Roman" w:cs="Times New Roman"/>
          <w:bCs/>
          <w:i/>
          <w:iCs/>
          <w:sz w:val="24"/>
          <w:szCs w:val="24"/>
        </w:rPr>
        <w:t>slizeni</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4F8686A4" w:rsidR="00E47F22" w:rsidRPr="00E817FB" w:rsidRDefault="008C66DD" w:rsidP="004E56EB">
      <w:pPr>
        <w:spacing w:line="480" w:lineRule="auto"/>
        <w:ind w:firstLine="720"/>
        <w:rPr>
          <w:rFonts w:ascii="Times New Roman" w:eastAsia="Times New Roman" w:hAnsi="Times New Roman" w:cs="Times New Roman"/>
          <w:bCs/>
          <w:sz w:val="24"/>
          <w:szCs w:val="24"/>
        </w:rPr>
        <w:pPrChange w:id="180"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181"/>
      <w:commentRangeStart w:id="182"/>
      <w:r w:rsidR="0089221C" w:rsidRPr="00E817FB">
        <w:rPr>
          <w:rFonts w:ascii="Times New Roman" w:eastAsia="Times New Roman" w:hAnsi="Times New Roman" w:cs="Times New Roman"/>
          <w:bCs/>
          <w:sz w:val="24"/>
          <w:szCs w:val="24"/>
        </w:rPr>
        <w:lastRenderedPageBreak/>
        <w:t xml:space="preserve">Southwest </w:t>
      </w:r>
      <w:commentRangeEnd w:id="181"/>
      <w:r w:rsidR="0089221C" w:rsidRPr="00E817FB">
        <w:rPr>
          <w:rStyle w:val="CommentReference"/>
          <w:rFonts w:ascii="Times New Roman" w:hAnsi="Times New Roman" w:cs="Times New Roman"/>
          <w:sz w:val="24"/>
          <w:szCs w:val="24"/>
        </w:rPr>
        <w:commentReference w:id="181"/>
      </w:r>
      <w:commentRangeEnd w:id="182"/>
      <w:r w:rsidR="00B35759" w:rsidRPr="00E817FB">
        <w:rPr>
          <w:rStyle w:val="CommentReference"/>
          <w:rFonts w:ascii="Times New Roman" w:hAnsi="Times New Roman" w:cs="Times New Roman"/>
          <w:sz w:val="24"/>
          <w:szCs w:val="24"/>
        </w:rPr>
        <w:commentReference w:id="182"/>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070D1959" w14:textId="61122D84" w:rsidR="008D7A70" w:rsidRPr="00E817FB" w:rsidRDefault="001F2122">
      <w:pPr>
        <w:spacing w:line="480" w:lineRule="auto"/>
        <w:ind w:firstLine="720"/>
        <w:rPr>
          <w:rFonts w:ascii="Times New Roman" w:eastAsia="Times New Roman" w:hAnsi="Times New Roman" w:cs="Times New Roman"/>
          <w:bCs/>
          <w:sz w:val="24"/>
          <w:szCs w:val="24"/>
        </w:rPr>
        <w:pPrChange w:id="183"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October temperatures (positive) and September streamflows (negative) were also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204E3F2D" w14:textId="3ED7EC7C" w:rsidR="00CA7F36" w:rsidRPr="00E817FB" w:rsidRDefault="008D7A70">
      <w:pPr>
        <w:spacing w:line="480" w:lineRule="auto"/>
        <w:rPr>
          <w:rFonts w:ascii="Times New Roman" w:eastAsia="Times New Roman" w:hAnsi="Times New Roman" w:cs="Times New Roman"/>
          <w:bCs/>
          <w:sz w:val="24"/>
          <w:szCs w:val="24"/>
        </w:rPr>
        <w:pPrChange w:id="184"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Pr="00E817FB">
        <w:rPr>
          <w:rFonts w:ascii="Times New Roman" w:eastAsia="Times New Roman" w:hAnsi="Times New Roman" w:cs="Times New Roman"/>
          <w:bCs/>
          <w:sz w:val="24"/>
          <w:szCs w:val="24"/>
        </w:rPr>
        <w:t>. These are also relatively weak correlations even though they are significant. June PDSI could positively impact tree growth because if temperatures are higher in June and trees have adequate water, they may be able to grow quicker.</w:t>
      </w:r>
    </w:p>
    <w:p w14:paraId="54C59EDB" w14:textId="77777777" w:rsidR="00B96AB8" w:rsidRPr="00E817FB" w:rsidRDefault="00B96AB8">
      <w:pPr>
        <w:spacing w:line="480" w:lineRule="auto"/>
        <w:ind w:left="360"/>
        <w:rPr>
          <w:rFonts w:ascii="Times New Roman" w:eastAsia="Times New Roman" w:hAnsi="Times New Roman" w:cs="Times New Roman"/>
          <w:sz w:val="24"/>
          <w:szCs w:val="24"/>
        </w:rPr>
        <w:pPrChange w:id="185" w:author="Abraham E Springer" w:date="2025-02-17T12:19:00Z" w16du:dateUtc="2025-02-17T19:19:00Z">
          <w:pPr>
            <w:spacing w:line="240" w:lineRule="auto"/>
            <w:ind w:left="360"/>
          </w:pPr>
        </w:pPrChange>
      </w:pPr>
      <w:r w:rsidRPr="00E817FB">
        <w:rPr>
          <w:rFonts w:ascii="Times New Roman" w:eastAsia="Times New Roman" w:hAnsi="Times New Roman" w:cs="Times New Roman"/>
          <w:bCs/>
          <w:sz w:val="24"/>
          <w:szCs w:val="24"/>
        </w:rPr>
        <w:tab/>
      </w:r>
      <w:commentRangeStart w:id="186"/>
      <w:r w:rsidRPr="00E817FB">
        <w:rPr>
          <w:rFonts w:ascii="Times New Roman" w:eastAsia="Times New Roman" w:hAnsi="Times New Roman" w:cs="Times New Roman"/>
          <w:sz w:val="24"/>
          <w:szCs w:val="24"/>
        </w:rPr>
        <w:t>Limitations/Assumptions</w:t>
      </w:r>
    </w:p>
    <w:p w14:paraId="7705DBD6" w14:textId="7C981A79" w:rsidR="00CA7F36" w:rsidRPr="00FE4A05" w:rsidRDefault="00B96AB8" w:rsidP="00FE4A05">
      <w:pPr>
        <w:spacing w:line="480" w:lineRule="auto"/>
        <w:ind w:firstLine="360"/>
        <w:rPr>
          <w:rFonts w:ascii="Times New Roman" w:eastAsia="Times New Roman" w:hAnsi="Times New Roman" w:cs="Times New Roman"/>
          <w:sz w:val="24"/>
          <w:szCs w:val="24"/>
        </w:rPr>
        <w:pPrChange w:id="187"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186"/>
      <w:r>
        <w:rPr>
          <w:rStyle w:val="CommentReference"/>
        </w:rPr>
        <w:commentReference w:id="186"/>
      </w:r>
    </w:p>
    <w:p w14:paraId="08B019AF" w14:textId="105993F2" w:rsidR="00CA7F36" w:rsidRPr="00192E61" w:rsidRDefault="00CA7F36">
      <w:pPr>
        <w:spacing w:line="480" w:lineRule="auto"/>
        <w:rPr>
          <w:rFonts w:ascii="Times New Roman" w:eastAsia="Times New Roman" w:hAnsi="Times New Roman" w:cs="Times New Roman"/>
          <w:b/>
          <w:sz w:val="24"/>
          <w:szCs w:val="24"/>
        </w:rPr>
        <w:pPrChange w:id="188" w:author="Abraham E Springer" w:date="2025-02-17T12:19:00Z" w16du:dateUtc="2025-02-17T19:19:00Z">
          <w:pPr>
            <w:spacing w:line="240" w:lineRule="auto"/>
          </w:pPr>
        </w:pPrChange>
      </w:pPr>
      <w:r w:rsidRPr="00192E61">
        <w:rPr>
          <w:rFonts w:ascii="Times New Roman" w:eastAsia="Times New Roman" w:hAnsi="Times New Roman" w:cs="Times New Roman"/>
          <w:b/>
          <w:sz w:val="24"/>
          <w:szCs w:val="24"/>
        </w:rPr>
        <w:t>Challenges</w:t>
      </w:r>
    </w:p>
    <w:p w14:paraId="67595DC1" w14:textId="6240BC47" w:rsidR="00CA7F36" w:rsidRPr="00E817FB" w:rsidRDefault="0001119E">
      <w:pPr>
        <w:spacing w:line="480" w:lineRule="auto"/>
        <w:ind w:firstLine="360"/>
        <w:rPr>
          <w:rFonts w:ascii="Times New Roman" w:eastAsia="Times New Roman" w:hAnsi="Times New Roman" w:cs="Times New Roman"/>
          <w:bCs/>
          <w:sz w:val="24"/>
          <w:szCs w:val="24"/>
        </w:rPr>
        <w:pPrChange w:id="189"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lastRenderedPageBreak/>
        <w:t xml:space="preserve">The study sites along the Verde River are </w:t>
      </w:r>
      <w:r w:rsidR="006C291B">
        <w:rPr>
          <w:rFonts w:ascii="Times New Roman" w:eastAsia="Times New Roman" w:hAnsi="Times New Roman" w:cs="Times New Roman"/>
          <w:bCs/>
          <w:sz w:val="24"/>
          <w:szCs w:val="24"/>
        </w:rPr>
        <w:t>upstream from</w:t>
      </w:r>
      <w:r w:rsidRPr="00E817FB">
        <w:rPr>
          <w:rFonts w:ascii="Times New Roman" w:eastAsia="Times New Roman" w:hAnsi="Times New Roman" w:cs="Times New Roman"/>
          <w:bCs/>
          <w:sz w:val="24"/>
          <w:szCs w:val="24"/>
        </w:rPr>
        <w:t xml:space="preserve"> large storage reservoirs. This allows them to have relatively intact </w:t>
      </w:r>
      <w:r w:rsidR="006C291B">
        <w:rPr>
          <w:rFonts w:ascii="Times New Roman" w:eastAsia="Times New Roman" w:hAnsi="Times New Roman" w:cs="Times New Roman"/>
          <w:bCs/>
          <w:sz w:val="24"/>
          <w:szCs w:val="24"/>
        </w:rPr>
        <w:t>environmental flows</w:t>
      </w:r>
      <w:r w:rsidRPr="00E817FB">
        <w:rPr>
          <w:rFonts w:ascii="Times New Roman" w:eastAsia="Times New Roman" w:hAnsi="Times New Roman" w:cs="Times New Roman"/>
          <w:bCs/>
          <w:sz w:val="24"/>
          <w:szCs w:val="24"/>
        </w:rPr>
        <w:t xml:space="preserve">. A challenge associated with </w:t>
      </w:r>
      <w:r w:rsidR="006C291B" w:rsidRPr="00E817FB">
        <w:rPr>
          <w:rFonts w:ascii="Times New Roman" w:eastAsia="Times New Roman" w:hAnsi="Times New Roman" w:cs="Times New Roman"/>
          <w:bCs/>
          <w:sz w:val="24"/>
          <w:szCs w:val="24"/>
        </w:rPr>
        <w:t>th</w:t>
      </w:r>
      <w:r w:rsidR="006C291B">
        <w:rPr>
          <w:rFonts w:ascii="Times New Roman" w:eastAsia="Times New Roman" w:hAnsi="Times New Roman" w:cs="Times New Roman"/>
          <w:bCs/>
          <w:sz w:val="24"/>
          <w:szCs w:val="24"/>
        </w:rPr>
        <w:t>e natural flows</w:t>
      </w:r>
      <w:r w:rsidR="006C291B"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t xml:space="preserve">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42BC453C" w:rsidR="0001119E" w:rsidRPr="00192E61" w:rsidRDefault="0001119E">
      <w:pPr>
        <w:spacing w:line="480" w:lineRule="auto"/>
        <w:ind w:firstLine="360"/>
        <w:rPr>
          <w:rFonts w:ascii="Times New Roman" w:hAnsi="Times New Roman" w:cs="Times New Roman"/>
          <w:sz w:val="24"/>
          <w:szCs w:val="24"/>
        </w:rPr>
        <w:pPrChange w:id="190"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191" w:name="_Toc187849265"/>
      <w:r w:rsidRPr="00E817FB">
        <w:rPr>
          <w:rFonts w:ascii="Times New Roman" w:eastAsia="Times New Roman" w:hAnsi="Times New Roman" w:cs="Times New Roman"/>
          <w:bCs/>
          <w:sz w:val="24"/>
          <w:szCs w:val="24"/>
        </w:rPr>
        <w:t xml:space="preserve">to crossdate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192"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191"/>
    </w:p>
    <w:p w14:paraId="1B83E33D" w14:textId="4DDA9DBC" w:rsidR="00F11619" w:rsidRPr="00E817FB" w:rsidRDefault="00F11619">
      <w:pPr>
        <w:spacing w:line="480" w:lineRule="auto"/>
        <w:ind w:firstLine="720"/>
        <w:rPr>
          <w:rFonts w:ascii="Times New Roman" w:hAnsi="Times New Roman" w:cs="Times New Roman"/>
          <w:sz w:val="24"/>
          <w:szCs w:val="24"/>
        </w:rPr>
        <w:pPrChange w:id="19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 xml:space="preserve">. Fremont cottonwood growth appears to be driven by summer streamflow. This also is when streamflows are the lowest and temperatures are the highest. As baseflows continue to decline, their growth and resilience could be at risk. Maintaining higher flows during the summer irrigation season would positively benefit riparian forests. 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194"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195"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196"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15" w:author="Quentin R McCalla" w:date="2025-02-12T09:35:00Z" w:initials="QM">
    <w:p w14:paraId="3E2457C7" w14:textId="606F64B5" w:rsidR="00CE6A20" w:rsidRDefault="00CE6A20" w:rsidP="00CE6A20">
      <w:pPr>
        <w:pStyle w:val="CommentText"/>
      </w:pPr>
      <w:r>
        <w:rPr>
          <w:rStyle w:val="CommentReference"/>
        </w:rPr>
        <w:annotationRef/>
      </w:r>
      <w:r>
        <w:t>Consistency, ex. Reach</w:t>
      </w:r>
    </w:p>
  </w:comment>
  <w:comment w:id="16"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2"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5"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2"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3"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40" w:author="Quentin R McCalla" w:date="2025-02-12T09:43:00Z" w:initials="QM">
    <w:p w14:paraId="5B6B8742" w14:textId="0603B5AF" w:rsidR="00640FF1" w:rsidRDefault="00640FF1" w:rsidP="00640FF1">
      <w:pPr>
        <w:pStyle w:val="CommentText"/>
      </w:pPr>
      <w:r>
        <w:rPr>
          <w:rStyle w:val="CommentReference"/>
        </w:rPr>
        <w:annotationRef/>
      </w:r>
      <w:r>
        <w:t>Map= 2 column width, Tables and figures 1 width</w:t>
      </w:r>
    </w:p>
  </w:comment>
  <w:comment w:id="41"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47"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48"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49"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0"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2"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67"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6"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98"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11" w:author="Abraham E Springer" w:date="2025-02-17T12:49:00Z" w:initials="AS">
    <w:p w14:paraId="28A7D6A5" w14:textId="77777777" w:rsidR="007C52EB" w:rsidRDefault="007C52EB" w:rsidP="007C52EB">
      <w:pPr>
        <w:pStyle w:val="CommentText"/>
      </w:pPr>
      <w:r>
        <w:rPr>
          <w:rStyle w:val="CommentReference"/>
        </w:rPr>
        <w:annotationRef/>
      </w:r>
      <w:r>
        <w:t>Include in the caption that *** indicated significance.</w:t>
      </w:r>
    </w:p>
  </w:comment>
  <w:comment w:id="123"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33"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48"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51" w:author="Quentin R McCalla" w:date="2025-02-03T10:44:00Z" w:initials="QM">
    <w:p w14:paraId="66B213C1" w14:textId="65F87DC3" w:rsidR="00C97A93" w:rsidRDefault="00C97A93" w:rsidP="00C97A93">
      <w:pPr>
        <w:pStyle w:val="CommentText"/>
      </w:pPr>
      <w:r>
        <w:rPr>
          <w:rStyle w:val="CommentReference"/>
        </w:rPr>
        <w:annotationRef/>
      </w:r>
      <w:r>
        <w:t>Wait for model comments</w:t>
      </w:r>
    </w:p>
  </w:comment>
  <w:comment w:id="168"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79" w:author="Quentin R McCalla" w:date="2025-02-03T15:54:00Z" w:initials="QM">
    <w:p w14:paraId="533A97C7" w14:textId="7AFADBE3"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81"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82"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86" w:author="Abraham E Springer" w:date="2025-02-17T12:33:00Z" w:initials="AS">
    <w:p w14:paraId="1CBE3B5F" w14:textId="77777777"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3E2457C7" w15:done="1"/>
  <w15:commentEx w15:paraId="5B183E30" w15:paraIdParent="3E2457C7" w15:done="1"/>
  <w15:commentEx w15:paraId="1D755B27" w15:done="1"/>
  <w15:commentEx w15:paraId="442A0A68" w15:done="1"/>
  <w15:commentEx w15:paraId="58408599" w15:done="1"/>
  <w15:commentEx w15:paraId="66803352" w15:paraIdParent="58408599" w15:done="1"/>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28A7D6A5" w15:done="0"/>
  <w15:commentEx w15:paraId="5A6C41AE" w15:done="1"/>
  <w15:commentEx w15:paraId="2CE5B9E3" w15:done="1"/>
  <w15:commentEx w15:paraId="1774D690" w15:done="0"/>
  <w15:commentEx w15:paraId="66B213C1" w15:done="0"/>
  <w15:commentEx w15:paraId="36156FF5" w15:done="0"/>
  <w15:commentEx w15:paraId="533A97C7" w15:done="1"/>
  <w15:commentEx w15:paraId="0274BDB8" w15:done="1"/>
  <w15:commentEx w15:paraId="3A2FA81D" w15:paraIdParent="0274BDB8" w15:done="1"/>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2B747834" w16cex:dateUtc="2025-02-17T19:49:00Z"/>
  <w16cex:commentExtensible w16cex:durableId="6DF150B3" w16cex:dateUtc="2025-02-12T16:58:00Z"/>
  <w16cex:commentExtensible w16cex:durableId="4179E068" w16cex:dateUtc="2025-02-17T20:43:00Z"/>
  <w16cex:commentExtensible w16cex:durableId="5D41DFF8" w16cex:dateUtc="2025-02-17T20:34:00Z"/>
  <w16cex:commentExtensible w16cex:durableId="62C49997" w16cex:dateUtc="2025-02-03T18:44:00Z"/>
  <w16cex:commentExtensible w16cex:durableId="2E57DCC3" w16cex:dateUtc="2025-02-18T18:45:00Z"/>
  <w16cex:commentExtensible w16cex:durableId="60CEC942" w16cex:dateUtc="2025-02-03T23:54:00Z"/>
  <w16cex:commentExtensible w16cex:durableId="691BC579" w16cex:dateUtc="2025-02-04T18:37:00Z"/>
  <w16cex:commentExtensible w16cex:durableId="229D4C74" w16cex:dateUtc="2025-02-12T19:32: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28A7D6A5" w16cid:durableId="2B747834"/>
  <w16cid:commentId w16cid:paraId="5A6C41AE" w16cid:durableId="6DF150B3"/>
  <w16cid:commentId w16cid:paraId="2CE5B9E3" w16cid:durableId="4179E068"/>
  <w16cid:commentId w16cid:paraId="1774D690" w16cid:durableId="5D41DFF8"/>
  <w16cid:commentId w16cid:paraId="66B213C1" w16cid:durableId="62C49997"/>
  <w16cid:commentId w16cid:paraId="36156FF5" w16cid:durableId="2E57DCC3"/>
  <w16cid:commentId w16cid:paraId="533A97C7" w16cid:durableId="60CEC942"/>
  <w16cid:commentId w16cid:paraId="0274BDB8" w16cid:durableId="691BC579"/>
  <w16cid:commentId w16cid:paraId="3A2FA81D" w16cid:durableId="229D4C74"/>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EFCA1" w14:textId="77777777" w:rsidR="00A75A24" w:rsidRDefault="00A75A24" w:rsidP="00C00DA9">
      <w:pPr>
        <w:spacing w:line="240" w:lineRule="auto"/>
      </w:pPr>
      <w:r>
        <w:separator/>
      </w:r>
    </w:p>
  </w:endnote>
  <w:endnote w:type="continuationSeparator" w:id="0">
    <w:p w14:paraId="0859CFC8" w14:textId="77777777" w:rsidR="00A75A24" w:rsidRDefault="00A75A24"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9" w:author="Abraham E Springer" w:date="2025-02-17T12:17:00Z"/>
  <w:sdt>
    <w:sdtPr>
      <w:id w:val="-1334681355"/>
      <w:docPartObj>
        <w:docPartGallery w:val="Page Numbers (Bottom of Page)"/>
        <w:docPartUnique/>
      </w:docPartObj>
    </w:sdtPr>
    <w:sdtEndPr>
      <w:rPr>
        <w:noProof/>
      </w:rPr>
    </w:sdtEndPr>
    <w:sdtContent>
      <w:customXmlInsRangeEnd w:id="9"/>
      <w:p w14:paraId="39F05074" w14:textId="796CD5E6" w:rsidR="00C00DA9" w:rsidRDefault="00C00DA9">
        <w:pPr>
          <w:pStyle w:val="Footer"/>
          <w:jc w:val="center"/>
          <w:rPr>
            <w:ins w:id="10" w:author="Abraham E Springer" w:date="2025-02-17T12:17:00Z" w16du:dateUtc="2025-02-17T19:17:00Z"/>
          </w:rPr>
        </w:pPr>
        <w:ins w:id="11"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2" w:author="Abraham E Springer" w:date="2025-02-17T12:17:00Z"/>
    </w:sdtContent>
  </w:sdt>
  <w:customXmlInsRangeEnd w:id="12"/>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1B7FC" w14:textId="77777777" w:rsidR="00A75A24" w:rsidRDefault="00A75A24" w:rsidP="00C00DA9">
      <w:pPr>
        <w:spacing w:line="240" w:lineRule="auto"/>
      </w:pPr>
      <w:r>
        <w:separator/>
      </w:r>
    </w:p>
  </w:footnote>
  <w:footnote w:type="continuationSeparator" w:id="0">
    <w:p w14:paraId="609482FB" w14:textId="77777777" w:rsidR="00A75A24" w:rsidRDefault="00A75A24"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840CC"/>
    <w:rsid w:val="0008638E"/>
    <w:rsid w:val="000945FC"/>
    <w:rsid w:val="000B3E3A"/>
    <w:rsid w:val="000D2A90"/>
    <w:rsid w:val="000E131F"/>
    <w:rsid w:val="000E5DD3"/>
    <w:rsid w:val="000F3C3E"/>
    <w:rsid w:val="0010431D"/>
    <w:rsid w:val="0011464B"/>
    <w:rsid w:val="00120AEE"/>
    <w:rsid w:val="00122E73"/>
    <w:rsid w:val="00131260"/>
    <w:rsid w:val="00134C9C"/>
    <w:rsid w:val="0013684F"/>
    <w:rsid w:val="00137F56"/>
    <w:rsid w:val="00140FC2"/>
    <w:rsid w:val="001432D1"/>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563F8"/>
    <w:rsid w:val="00277FD2"/>
    <w:rsid w:val="00283AA9"/>
    <w:rsid w:val="0029180D"/>
    <w:rsid w:val="00294E72"/>
    <w:rsid w:val="0029521D"/>
    <w:rsid w:val="002A2B15"/>
    <w:rsid w:val="002B2C48"/>
    <w:rsid w:val="002B382B"/>
    <w:rsid w:val="002D5725"/>
    <w:rsid w:val="0030203B"/>
    <w:rsid w:val="0030613E"/>
    <w:rsid w:val="00323119"/>
    <w:rsid w:val="003250C2"/>
    <w:rsid w:val="00332D90"/>
    <w:rsid w:val="00343140"/>
    <w:rsid w:val="0035091D"/>
    <w:rsid w:val="00365972"/>
    <w:rsid w:val="003738E9"/>
    <w:rsid w:val="00376AD5"/>
    <w:rsid w:val="003920EE"/>
    <w:rsid w:val="003C57AA"/>
    <w:rsid w:val="003F0E3A"/>
    <w:rsid w:val="0040272A"/>
    <w:rsid w:val="0044164C"/>
    <w:rsid w:val="00453DA3"/>
    <w:rsid w:val="004C5264"/>
    <w:rsid w:val="004D0238"/>
    <w:rsid w:val="004E3123"/>
    <w:rsid w:val="004E3D9E"/>
    <w:rsid w:val="004E56EB"/>
    <w:rsid w:val="005054B0"/>
    <w:rsid w:val="0050557B"/>
    <w:rsid w:val="00515FF4"/>
    <w:rsid w:val="0053192E"/>
    <w:rsid w:val="005327A1"/>
    <w:rsid w:val="00532AF3"/>
    <w:rsid w:val="005407B4"/>
    <w:rsid w:val="00554611"/>
    <w:rsid w:val="0056630E"/>
    <w:rsid w:val="00590F61"/>
    <w:rsid w:val="005B4459"/>
    <w:rsid w:val="005B4E85"/>
    <w:rsid w:val="005C19E0"/>
    <w:rsid w:val="005C56AF"/>
    <w:rsid w:val="005D4747"/>
    <w:rsid w:val="005D722B"/>
    <w:rsid w:val="005F3435"/>
    <w:rsid w:val="00601AC2"/>
    <w:rsid w:val="00613C12"/>
    <w:rsid w:val="0062135E"/>
    <w:rsid w:val="00640FF1"/>
    <w:rsid w:val="0064393E"/>
    <w:rsid w:val="00644803"/>
    <w:rsid w:val="0065203F"/>
    <w:rsid w:val="006624E4"/>
    <w:rsid w:val="0066272E"/>
    <w:rsid w:val="00671D23"/>
    <w:rsid w:val="006760A4"/>
    <w:rsid w:val="00681BDF"/>
    <w:rsid w:val="006859BD"/>
    <w:rsid w:val="00686176"/>
    <w:rsid w:val="00692843"/>
    <w:rsid w:val="006A0B3D"/>
    <w:rsid w:val="006A3C07"/>
    <w:rsid w:val="006A49F7"/>
    <w:rsid w:val="006C154A"/>
    <w:rsid w:val="006C291B"/>
    <w:rsid w:val="006C7BE1"/>
    <w:rsid w:val="006D580D"/>
    <w:rsid w:val="006D6234"/>
    <w:rsid w:val="006E1CCC"/>
    <w:rsid w:val="006E2427"/>
    <w:rsid w:val="006F1D60"/>
    <w:rsid w:val="00705DEA"/>
    <w:rsid w:val="00712DFB"/>
    <w:rsid w:val="00721FD3"/>
    <w:rsid w:val="00731403"/>
    <w:rsid w:val="007336A7"/>
    <w:rsid w:val="00734FD4"/>
    <w:rsid w:val="007473B0"/>
    <w:rsid w:val="007627C3"/>
    <w:rsid w:val="00766CC9"/>
    <w:rsid w:val="007812CF"/>
    <w:rsid w:val="00787E94"/>
    <w:rsid w:val="00794EE5"/>
    <w:rsid w:val="007966A9"/>
    <w:rsid w:val="007A3F29"/>
    <w:rsid w:val="007C52EB"/>
    <w:rsid w:val="007D00BA"/>
    <w:rsid w:val="007D30B7"/>
    <w:rsid w:val="007E3D81"/>
    <w:rsid w:val="00807248"/>
    <w:rsid w:val="008306FC"/>
    <w:rsid w:val="00833CD9"/>
    <w:rsid w:val="008663BA"/>
    <w:rsid w:val="0087254E"/>
    <w:rsid w:val="00881FBA"/>
    <w:rsid w:val="008856CC"/>
    <w:rsid w:val="0089221C"/>
    <w:rsid w:val="008C4730"/>
    <w:rsid w:val="008C66DD"/>
    <w:rsid w:val="008C7B4A"/>
    <w:rsid w:val="008D7A70"/>
    <w:rsid w:val="008F6BDC"/>
    <w:rsid w:val="008F6DB0"/>
    <w:rsid w:val="00914619"/>
    <w:rsid w:val="00916537"/>
    <w:rsid w:val="009412CC"/>
    <w:rsid w:val="00973E57"/>
    <w:rsid w:val="009954F4"/>
    <w:rsid w:val="009A0005"/>
    <w:rsid w:val="009B137C"/>
    <w:rsid w:val="009B25A2"/>
    <w:rsid w:val="009B34A2"/>
    <w:rsid w:val="009E1F5F"/>
    <w:rsid w:val="009E1F93"/>
    <w:rsid w:val="009F5464"/>
    <w:rsid w:val="009F6FD4"/>
    <w:rsid w:val="00A108B4"/>
    <w:rsid w:val="00A1262E"/>
    <w:rsid w:val="00A27CF7"/>
    <w:rsid w:val="00A60F24"/>
    <w:rsid w:val="00A709EB"/>
    <w:rsid w:val="00A75A24"/>
    <w:rsid w:val="00A8216B"/>
    <w:rsid w:val="00A83419"/>
    <w:rsid w:val="00AA2451"/>
    <w:rsid w:val="00AC131D"/>
    <w:rsid w:val="00AC38AC"/>
    <w:rsid w:val="00AD2706"/>
    <w:rsid w:val="00AE48AA"/>
    <w:rsid w:val="00AE7F5E"/>
    <w:rsid w:val="00AF1AA6"/>
    <w:rsid w:val="00AF520F"/>
    <w:rsid w:val="00B113AD"/>
    <w:rsid w:val="00B334EC"/>
    <w:rsid w:val="00B35759"/>
    <w:rsid w:val="00B465B5"/>
    <w:rsid w:val="00B80B6A"/>
    <w:rsid w:val="00B96AB8"/>
    <w:rsid w:val="00BB3DE2"/>
    <w:rsid w:val="00BB3E8C"/>
    <w:rsid w:val="00BC187B"/>
    <w:rsid w:val="00BD6EE2"/>
    <w:rsid w:val="00BE6769"/>
    <w:rsid w:val="00BF3F65"/>
    <w:rsid w:val="00C00DA9"/>
    <w:rsid w:val="00C24619"/>
    <w:rsid w:val="00C32A60"/>
    <w:rsid w:val="00C430DF"/>
    <w:rsid w:val="00C43567"/>
    <w:rsid w:val="00C43A5B"/>
    <w:rsid w:val="00C4453B"/>
    <w:rsid w:val="00C51A95"/>
    <w:rsid w:val="00C52A64"/>
    <w:rsid w:val="00C56BF0"/>
    <w:rsid w:val="00C97A93"/>
    <w:rsid w:val="00CA7F36"/>
    <w:rsid w:val="00CB69F6"/>
    <w:rsid w:val="00CE6A20"/>
    <w:rsid w:val="00D03C42"/>
    <w:rsid w:val="00D079C5"/>
    <w:rsid w:val="00D11EB7"/>
    <w:rsid w:val="00D205CD"/>
    <w:rsid w:val="00D23B58"/>
    <w:rsid w:val="00D2736C"/>
    <w:rsid w:val="00D31687"/>
    <w:rsid w:val="00D42EDA"/>
    <w:rsid w:val="00D52A25"/>
    <w:rsid w:val="00D54BC1"/>
    <w:rsid w:val="00D63568"/>
    <w:rsid w:val="00D73F95"/>
    <w:rsid w:val="00D762AD"/>
    <w:rsid w:val="00DC021D"/>
    <w:rsid w:val="00DC7A48"/>
    <w:rsid w:val="00DD6FD8"/>
    <w:rsid w:val="00E06606"/>
    <w:rsid w:val="00E11BE0"/>
    <w:rsid w:val="00E13B87"/>
    <w:rsid w:val="00E25BFF"/>
    <w:rsid w:val="00E47F22"/>
    <w:rsid w:val="00E57590"/>
    <w:rsid w:val="00E76D4F"/>
    <w:rsid w:val="00E80AB1"/>
    <w:rsid w:val="00E817FB"/>
    <w:rsid w:val="00E93F3A"/>
    <w:rsid w:val="00E96B9D"/>
    <w:rsid w:val="00EA1D36"/>
    <w:rsid w:val="00EB7904"/>
    <w:rsid w:val="00ED2060"/>
    <w:rsid w:val="00ED70A7"/>
    <w:rsid w:val="00ED73F0"/>
    <w:rsid w:val="00EE07E2"/>
    <w:rsid w:val="00EF62A6"/>
    <w:rsid w:val="00F079F5"/>
    <w:rsid w:val="00F11619"/>
    <w:rsid w:val="00F11E48"/>
    <w:rsid w:val="00F133AF"/>
    <w:rsid w:val="00F231ED"/>
    <w:rsid w:val="00F43D54"/>
    <w:rsid w:val="00F67ED2"/>
    <w:rsid w:val="00F90002"/>
    <w:rsid w:val="00FC1ECA"/>
    <w:rsid w:val="00FC1F64"/>
    <w:rsid w:val="00FD5CA0"/>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8/08/relationships/commentsExtensible" Target="commentsExtensible.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1865</TotalTime>
  <Pages>27</Pages>
  <Words>9840</Words>
  <Characters>56088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cp:revision>
  <dcterms:created xsi:type="dcterms:W3CDTF">2025-02-17T16:58:00Z</dcterms:created>
  <dcterms:modified xsi:type="dcterms:W3CDTF">2025-02-19T19:03:00Z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id="CL4BDvy0"/&gt;&lt;style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