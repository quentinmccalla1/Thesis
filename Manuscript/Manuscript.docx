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F14F6" w14:textId="7D4E501C"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commentRangeStart w:id="0"/>
      <w:commentRangeStart w:id="1"/>
      <w:commentRangeStart w:id="2"/>
      <w:commentRangeStart w:id="3"/>
      <w:commentRangeStart w:id="4"/>
      <w:r w:rsidRPr="00E817FB">
        <w:rPr>
          <w:rFonts w:ascii="Times New Roman" w:eastAsia="Times New Roman" w:hAnsi="Times New Roman" w:cs="Times New Roman"/>
          <w:bCs/>
          <w:sz w:val="24"/>
          <w:szCs w:val="24"/>
        </w:rPr>
        <w:t>Fremont</w:t>
      </w:r>
      <w:commentRangeEnd w:id="0"/>
      <w:r w:rsidRPr="00E817FB">
        <w:rPr>
          <w:rStyle w:val="CommentReference"/>
          <w:rFonts w:ascii="Times New Roman" w:hAnsi="Times New Roman" w:cs="Times New Roman"/>
          <w:sz w:val="24"/>
          <w:szCs w:val="24"/>
        </w:rPr>
        <w:commentReference w:id="0"/>
      </w:r>
      <w:commentRangeEnd w:id="1"/>
      <w:r w:rsidRPr="00E817FB">
        <w:rPr>
          <w:rStyle w:val="CommentReference"/>
          <w:rFonts w:ascii="Times New Roman" w:hAnsi="Times New Roman" w:cs="Times New Roman"/>
          <w:sz w:val="24"/>
          <w:szCs w:val="24"/>
        </w:rPr>
        <w:commentReference w:id="1"/>
      </w:r>
      <w:commentRangeEnd w:id="2"/>
      <w:r w:rsidRPr="00E817FB">
        <w:rPr>
          <w:rStyle w:val="CommentReference"/>
          <w:rFonts w:ascii="Times New Roman" w:hAnsi="Times New Roman" w:cs="Times New Roman"/>
          <w:sz w:val="24"/>
          <w:szCs w:val="24"/>
        </w:rPr>
        <w:commentReference w:id="2"/>
      </w:r>
      <w:commentRangeEnd w:id="3"/>
      <w:r w:rsidRPr="00E817FB">
        <w:rPr>
          <w:rStyle w:val="CommentReference"/>
          <w:rFonts w:ascii="Times New Roman" w:hAnsi="Times New Roman" w:cs="Times New Roman"/>
          <w:sz w:val="24"/>
          <w:szCs w:val="24"/>
        </w:rPr>
        <w:commentReference w:id="3"/>
      </w:r>
      <w:commentRangeEnd w:id="4"/>
      <w:r w:rsidRPr="00E817FB">
        <w:rPr>
          <w:rStyle w:val="CommentReference"/>
          <w:rFonts w:ascii="Times New Roman" w:hAnsi="Times New Roman" w:cs="Times New Roman"/>
          <w:sz w:val="24"/>
          <w:szCs w:val="24"/>
        </w:rPr>
        <w:commentReference w:id="4"/>
      </w:r>
      <w:r w:rsidRPr="00E817FB">
        <w:rPr>
          <w:rFonts w:ascii="Times New Roman" w:eastAsia="Times New Roman" w:hAnsi="Times New Roman" w:cs="Times New Roman"/>
          <w:bCs/>
          <w:sz w:val="24"/>
          <w:szCs w:val="24"/>
        </w:rPr>
        <w:t xml:space="preserve"> Cottonwood demographics and </w:t>
      </w:r>
      <w:commentRangeStart w:id="5"/>
      <w:r w:rsidRPr="00E817FB">
        <w:rPr>
          <w:rFonts w:ascii="Times New Roman" w:eastAsia="Times New Roman" w:hAnsi="Times New Roman" w:cs="Times New Roman"/>
          <w:bCs/>
          <w:sz w:val="24"/>
          <w:szCs w:val="24"/>
        </w:rPr>
        <w:t xml:space="preserve">regeneration </w:t>
      </w:r>
      <w:commentRangeEnd w:id="5"/>
      <w:r w:rsidR="00FC1ECA" w:rsidRPr="00E817FB">
        <w:rPr>
          <w:rStyle w:val="CommentReference"/>
          <w:rFonts w:ascii="Times New Roman" w:hAnsi="Times New Roman" w:cs="Times New Roman"/>
          <w:sz w:val="24"/>
          <w:szCs w:val="24"/>
        </w:rPr>
        <w:commentReference w:id="5"/>
      </w:r>
      <w:r w:rsidRPr="00E817FB">
        <w:rPr>
          <w:rFonts w:ascii="Times New Roman" w:eastAsia="Times New Roman" w:hAnsi="Times New Roman" w:cs="Times New Roman"/>
          <w:bCs/>
          <w:sz w:val="24"/>
          <w:szCs w:val="24"/>
        </w:rPr>
        <w:t>along the Verde Wild and Scenic River</w:t>
      </w:r>
    </w:p>
    <w:p w14:paraId="6005BD9F"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38478382" w14:textId="28160F8E"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Quentin McCalla </w:t>
      </w:r>
    </w:p>
    <w:p w14:paraId="76CBB970" w14:textId="7CBC6EB7"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Abraham Springer</w:t>
      </w:r>
    </w:p>
    <w:p w14:paraId="70987D86" w14:textId="1B795818"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Dr. Peter </w:t>
      </w:r>
      <w:proofErr w:type="spellStart"/>
      <w:r w:rsidRPr="00E817FB">
        <w:rPr>
          <w:rFonts w:ascii="Times New Roman" w:eastAsia="Times New Roman" w:hAnsi="Times New Roman" w:cs="Times New Roman"/>
          <w:bCs/>
          <w:sz w:val="24"/>
          <w:szCs w:val="24"/>
        </w:rPr>
        <w:t>Fule</w:t>
      </w:r>
      <w:proofErr w:type="spellEnd"/>
    </w:p>
    <w:p w14:paraId="2CE793EE" w14:textId="78A57E96"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Meritt</w:t>
      </w:r>
    </w:p>
    <w:p w14:paraId="2470462C" w14:textId="5AF29657"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Peter Brown</w:t>
      </w:r>
    </w:p>
    <w:p w14:paraId="3A38B860" w14:textId="64C1627E"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Cooper</w:t>
      </w:r>
    </w:p>
    <w:p w14:paraId="6A6AB49C" w14:textId="77777777" w:rsidR="00692843" w:rsidRPr="00E817FB" w:rsidRDefault="00692843" w:rsidP="00692843">
      <w:pPr>
        <w:pStyle w:val="Heading1"/>
        <w:rPr>
          <w:rFonts w:ascii="Times New Roman" w:hAnsi="Times New Roman" w:cs="Times New Roman"/>
          <w:sz w:val="24"/>
          <w:szCs w:val="24"/>
        </w:rPr>
      </w:pPr>
      <w:bookmarkStart w:id="6" w:name="_Toc187849249"/>
      <w:r w:rsidRPr="00E817FB">
        <w:rPr>
          <w:rFonts w:ascii="Times New Roman" w:hAnsi="Times New Roman" w:cs="Times New Roman"/>
          <w:sz w:val="24"/>
          <w:szCs w:val="24"/>
        </w:rPr>
        <w:t>Abstract</w:t>
      </w:r>
      <w:bookmarkEnd w:id="6"/>
    </w:p>
    <w:p w14:paraId="1A9FA45C" w14:textId="0571A393" w:rsidR="00692843" w:rsidRPr="00E817FB" w:rsidRDefault="00692843"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The watershed upstream from the Verde Wild and Scenic River drains central Arizona and the Verde River from its headwaters to terminus at the Salt River is the state’s longest remaining perennial river. Fremont cottonwoods (</w:t>
      </w:r>
      <w:r w:rsidRPr="00E817FB">
        <w:rPr>
          <w:rFonts w:ascii="Times New Roman" w:hAnsi="Times New Roman" w:cs="Times New Roman"/>
          <w:i/>
          <w:iCs/>
          <w:sz w:val="24"/>
          <w:szCs w:val="24"/>
        </w:rPr>
        <w:t xml:space="preserve">Populus </w:t>
      </w:r>
      <w:proofErr w:type="spellStart"/>
      <w:r w:rsidRPr="00E817FB">
        <w:rPr>
          <w:rFonts w:ascii="Times New Roman" w:hAnsi="Times New Roman" w:cs="Times New Roman"/>
          <w:i/>
          <w:iCs/>
          <w:sz w:val="24"/>
          <w:szCs w:val="24"/>
        </w:rPr>
        <w:t>fremontii</w:t>
      </w:r>
      <w:proofErr w:type="spellEnd"/>
      <w:r w:rsidRPr="00E817FB">
        <w:rPr>
          <w:rFonts w:ascii="Times New Roman" w:hAnsi="Times New Roman" w:cs="Times New Roman"/>
          <w:i/>
          <w:iCs/>
          <w:sz w:val="24"/>
          <w:szCs w:val="24"/>
        </w:rPr>
        <w:t xml:space="preserve">) </w:t>
      </w:r>
      <w:r w:rsidRPr="00E817FB">
        <w:rPr>
          <w:rFonts w:ascii="Times New Roman" w:hAnsi="Times New Roman" w:cs="Times New Roman"/>
          <w:sz w:val="24"/>
          <w:szCs w:val="24"/>
        </w:rPr>
        <w:t xml:space="preserve">are a dominant riparian tree species in the Southwest and are important habitat for native wildlife, highly dependent upon river hydrology and </w:t>
      </w:r>
      <w:r w:rsidR="00D23B58" w:rsidRPr="00E817FB">
        <w:rPr>
          <w:rFonts w:ascii="Times New Roman" w:hAnsi="Times New Roman" w:cs="Times New Roman"/>
          <w:sz w:val="24"/>
          <w:szCs w:val="24"/>
        </w:rPr>
        <w:t>are included</w:t>
      </w:r>
      <w:r w:rsidRPr="00E817FB">
        <w:rPr>
          <w:rFonts w:ascii="Times New Roman" w:hAnsi="Times New Roman" w:cs="Times New Roman"/>
          <w:sz w:val="24"/>
          <w:szCs w:val="24"/>
        </w:rPr>
        <w:t xml:space="preserve"> as one of the Outstandingly Remarkable Values in the 1984 amendment to the 1964 Wild Scenic River Act. Fremont cottonwood health and demographics along the Verde River are understudied</w:t>
      </w:r>
      <w:ins w:id="7" w:author="Merritt, David - FS, CO" w:date="2024-12-30T09:27:00Z" w16du:dateUtc="2024-12-30T16:27:00Z">
        <w:r w:rsidRPr="00E817FB">
          <w:rPr>
            <w:rFonts w:ascii="Times New Roman" w:hAnsi="Times New Roman" w:cs="Times New Roman"/>
            <w:sz w:val="24"/>
            <w:szCs w:val="24"/>
          </w:rPr>
          <w:t>.</w:t>
        </w:r>
      </w:ins>
      <w:r w:rsidRPr="00E817FB">
        <w:rPr>
          <w:rFonts w:ascii="Times New Roman" w:hAnsi="Times New Roman" w:cs="Times New Roman"/>
          <w:sz w:val="24"/>
          <w:szCs w:val="24"/>
        </w:rPr>
        <w:t xml:space="preserve"> This study uses seedling plots established after 2023 winter floods and dendrochronology to monitor regeneration and to quantify tree age and growth. Fremont cottonwoods along the Verde River are young, with the mean age being 24 years old. They continue to add biomass at </w:t>
      </w:r>
      <w:r w:rsidR="001F4D7C" w:rsidRPr="00E817FB">
        <w:rPr>
          <w:rFonts w:ascii="Times New Roman" w:hAnsi="Times New Roman" w:cs="Times New Roman"/>
          <w:sz w:val="24"/>
          <w:szCs w:val="24"/>
        </w:rPr>
        <w:t>a mature</w:t>
      </w:r>
      <w:r w:rsidRPr="00E817FB">
        <w:rPr>
          <w:rFonts w:ascii="Times New Roman" w:hAnsi="Times New Roman" w:cs="Times New Roman"/>
          <w:sz w:val="24"/>
          <w:szCs w:val="24"/>
        </w:rPr>
        <w:t xml:space="preserve"> rate and their growth is significantly impacted by summer temperatures and river flows. Seedlings from the 2023 cohort continue to grow rapidly and their survival is governed by a diverse set of environmental conditions. </w:t>
      </w:r>
    </w:p>
    <w:p w14:paraId="1CD416D8" w14:textId="77777777" w:rsidR="0044164C" w:rsidRPr="00E817FB" w:rsidRDefault="0044164C" w:rsidP="00692843">
      <w:pPr>
        <w:pStyle w:val="NoSpacing"/>
        <w:rPr>
          <w:rFonts w:ascii="Times New Roman" w:hAnsi="Times New Roman" w:cs="Times New Roman"/>
          <w:sz w:val="24"/>
          <w:szCs w:val="24"/>
        </w:rPr>
        <w:sectPr w:rsidR="0044164C" w:rsidRPr="00E817FB" w:rsidSect="00973E57">
          <w:pgSz w:w="12240" w:h="15840"/>
          <w:pgMar w:top="1440" w:right="1440" w:bottom="1440" w:left="1440" w:header="720" w:footer="720" w:gutter="0"/>
          <w:cols w:space="720"/>
          <w:docGrid w:linePitch="360"/>
        </w:sectPr>
      </w:pPr>
    </w:p>
    <w:p w14:paraId="3499AE9B" w14:textId="77777777" w:rsidR="006C154A" w:rsidRPr="00E817FB" w:rsidRDefault="006C154A" w:rsidP="00692843">
      <w:pPr>
        <w:pStyle w:val="NoSpacing"/>
        <w:rPr>
          <w:rFonts w:ascii="Times New Roman" w:hAnsi="Times New Roman" w:cs="Times New Roman"/>
          <w:sz w:val="24"/>
          <w:szCs w:val="24"/>
        </w:rPr>
      </w:pPr>
    </w:p>
    <w:p w14:paraId="650EF371" w14:textId="5F9504B2" w:rsidR="006C154A" w:rsidRPr="00E817FB" w:rsidRDefault="006C154A"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 xml:space="preserve">Keywords: Fremont Cottonwood (Populus </w:t>
      </w:r>
      <w:proofErr w:type="spellStart"/>
      <w:r w:rsidRPr="00E817FB">
        <w:rPr>
          <w:rFonts w:ascii="Times New Roman" w:hAnsi="Times New Roman" w:cs="Times New Roman"/>
          <w:sz w:val="24"/>
          <w:szCs w:val="24"/>
        </w:rPr>
        <w:t>fremontii</w:t>
      </w:r>
      <w:proofErr w:type="spellEnd"/>
      <w:r w:rsidRPr="00E817FB">
        <w:rPr>
          <w:rFonts w:ascii="Times New Roman" w:hAnsi="Times New Roman" w:cs="Times New Roman"/>
          <w:sz w:val="24"/>
          <w:szCs w:val="24"/>
        </w:rPr>
        <w:t>), Verde River, Wild and Scenic Rivers, dendrochronology, riparian</w:t>
      </w:r>
    </w:p>
    <w:p w14:paraId="4E00EB34" w14:textId="6B66319D" w:rsidR="006C154A" w:rsidRPr="00E817FB" w:rsidRDefault="006C154A">
      <w:pPr>
        <w:spacing w:after="160" w:line="278"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br w:type="page"/>
      </w:r>
    </w:p>
    <w:p w14:paraId="4A8A4E18" w14:textId="77777777" w:rsidR="006C154A" w:rsidRPr="00E817FB" w:rsidRDefault="006C154A">
      <w:pPr>
        <w:spacing w:after="160" w:line="278" w:lineRule="auto"/>
        <w:rPr>
          <w:rFonts w:ascii="Times New Roman" w:eastAsia="Times New Roman" w:hAnsi="Times New Roman" w:cs="Times New Roman"/>
          <w:bCs/>
          <w:sz w:val="24"/>
          <w:szCs w:val="24"/>
        </w:rPr>
      </w:pPr>
    </w:p>
    <w:p w14:paraId="35D3E7BD"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7349C1F8" w14:textId="77777777" w:rsidR="009954F4" w:rsidRPr="00E817FB" w:rsidRDefault="009954F4" w:rsidP="009954F4">
      <w:pPr>
        <w:pStyle w:val="Heading1"/>
        <w:spacing w:line="240" w:lineRule="auto"/>
        <w:rPr>
          <w:rFonts w:ascii="Times New Roman" w:hAnsi="Times New Roman" w:cs="Times New Roman"/>
          <w:sz w:val="24"/>
          <w:szCs w:val="24"/>
        </w:rPr>
      </w:pPr>
      <w:bookmarkStart w:id="8" w:name="_Toc187849251"/>
      <w:r w:rsidRPr="00E817FB">
        <w:rPr>
          <w:rFonts w:ascii="Times New Roman" w:hAnsi="Times New Roman" w:cs="Times New Roman"/>
          <w:sz w:val="24"/>
          <w:szCs w:val="24"/>
        </w:rPr>
        <w:t xml:space="preserve">Introduction and </w:t>
      </w:r>
      <w:commentRangeStart w:id="9"/>
      <w:commentRangeStart w:id="10"/>
      <w:r w:rsidRPr="00E817FB">
        <w:rPr>
          <w:rFonts w:ascii="Times New Roman" w:hAnsi="Times New Roman" w:cs="Times New Roman"/>
          <w:sz w:val="24"/>
          <w:szCs w:val="24"/>
        </w:rPr>
        <w:t>Background</w:t>
      </w:r>
      <w:bookmarkEnd w:id="8"/>
      <w:commentRangeEnd w:id="9"/>
      <w:r w:rsidR="00CE6A20" w:rsidRPr="00E817FB">
        <w:rPr>
          <w:rStyle w:val="CommentReference"/>
          <w:rFonts w:ascii="Times New Roman" w:eastAsia="Arial" w:hAnsi="Times New Roman" w:cs="Times New Roman"/>
          <w:color w:val="auto"/>
          <w:sz w:val="24"/>
          <w:szCs w:val="24"/>
        </w:rPr>
        <w:commentReference w:id="9"/>
      </w:r>
      <w:commentRangeEnd w:id="10"/>
      <w:r w:rsidR="00CE6A20" w:rsidRPr="00E817FB">
        <w:rPr>
          <w:rStyle w:val="CommentReference"/>
          <w:rFonts w:ascii="Times New Roman" w:eastAsia="Arial" w:hAnsi="Times New Roman" w:cs="Times New Roman"/>
          <w:color w:val="auto"/>
          <w:sz w:val="24"/>
          <w:szCs w:val="24"/>
        </w:rPr>
        <w:commentReference w:id="10"/>
      </w:r>
    </w:p>
    <w:p w14:paraId="6FA341D3" w14:textId="77777777" w:rsidR="009954F4" w:rsidRPr="00E817FB" w:rsidRDefault="009954F4" w:rsidP="009954F4">
      <w:pPr>
        <w:spacing w:line="240" w:lineRule="auto"/>
        <w:rPr>
          <w:rFonts w:ascii="Times New Roman" w:eastAsia="Times New Roman" w:hAnsi="Times New Roman" w:cs="Times New Roman"/>
          <w:b/>
          <w:bCs/>
          <w:sz w:val="24"/>
          <w:szCs w:val="24"/>
        </w:rPr>
      </w:pPr>
      <w:r w:rsidRPr="00E817FB">
        <w:rPr>
          <w:rFonts w:ascii="Times New Roman" w:eastAsia="Times New Roman" w:hAnsi="Times New Roman" w:cs="Times New Roman"/>
          <w:b/>
          <w:bCs/>
          <w:sz w:val="24"/>
          <w:szCs w:val="24"/>
        </w:rPr>
        <w:t xml:space="preserve">Verde River </w:t>
      </w:r>
      <w:commentRangeStart w:id="11"/>
      <w:commentRangeStart w:id="12"/>
      <w:r w:rsidRPr="00E817FB">
        <w:rPr>
          <w:rFonts w:ascii="Times New Roman" w:eastAsia="Times New Roman" w:hAnsi="Times New Roman" w:cs="Times New Roman"/>
          <w:b/>
          <w:bCs/>
          <w:sz w:val="24"/>
          <w:szCs w:val="24"/>
        </w:rPr>
        <w:t>Overview</w:t>
      </w:r>
      <w:commentRangeEnd w:id="11"/>
      <w:r w:rsidR="00CE6A20" w:rsidRPr="00E817FB">
        <w:rPr>
          <w:rStyle w:val="CommentReference"/>
          <w:rFonts w:ascii="Times New Roman" w:hAnsi="Times New Roman" w:cs="Times New Roman"/>
          <w:sz w:val="24"/>
          <w:szCs w:val="24"/>
        </w:rPr>
        <w:commentReference w:id="11"/>
      </w:r>
      <w:commentRangeEnd w:id="12"/>
      <w:r w:rsidR="00640FF1" w:rsidRPr="00E817FB">
        <w:rPr>
          <w:rStyle w:val="CommentReference"/>
          <w:rFonts w:ascii="Times New Roman" w:hAnsi="Times New Roman" w:cs="Times New Roman"/>
          <w:sz w:val="24"/>
          <w:szCs w:val="24"/>
        </w:rPr>
        <w:commentReference w:id="12"/>
      </w:r>
    </w:p>
    <w:p w14:paraId="2396C35E" w14:textId="69EB6FC8" w:rsidR="00A8216B" w:rsidRPr="00E817FB" w:rsidRDefault="009954F4" w:rsidP="00A8216B">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ab/>
        <w:t>The Verde River in central Arizona drains over 16 thousand square kilometers</w:t>
      </w:r>
      <w:r w:rsidR="00D079C5" w:rsidRPr="00E817FB">
        <w:rPr>
          <w:rFonts w:ascii="Times New Roman" w:eastAsia="Times New Roman" w:hAnsi="Times New Roman" w:cs="Times New Roman"/>
          <w:sz w:val="24"/>
          <w:szCs w:val="24"/>
        </w:rPr>
        <w:t xml:space="preserve"> and is the longest, perennial river remaining in Arizona. Its watershed has e</w:t>
      </w:r>
      <w:r w:rsidRPr="00E817FB">
        <w:rPr>
          <w:rFonts w:ascii="Times New Roman" w:eastAsia="Times New Roman" w:hAnsi="Times New Roman" w:cs="Times New Roman"/>
          <w:sz w:val="24"/>
          <w:szCs w:val="24"/>
        </w:rPr>
        <w:t xml:space="preserve">levations </w:t>
      </w:r>
      <w:r w:rsidR="00D079C5" w:rsidRPr="00E817FB">
        <w:rPr>
          <w:rFonts w:ascii="Times New Roman" w:eastAsia="Times New Roman" w:hAnsi="Times New Roman" w:cs="Times New Roman"/>
          <w:sz w:val="24"/>
          <w:szCs w:val="24"/>
        </w:rPr>
        <w:t xml:space="preserve">that </w:t>
      </w:r>
      <w:r w:rsidRPr="00E817FB">
        <w:rPr>
          <w:rFonts w:ascii="Times New Roman" w:eastAsia="Times New Roman" w:hAnsi="Times New Roman" w:cs="Times New Roman"/>
          <w:sz w:val="24"/>
          <w:szCs w:val="24"/>
        </w:rPr>
        <w:t xml:space="preserve">range from over 3650 m ASL in the San Francisco Peaks to about 400 m ASL at its confluence with the Salt River. </w:t>
      </w:r>
      <w:r w:rsidR="00D079C5" w:rsidRPr="00E817FB">
        <w:rPr>
          <w:rFonts w:ascii="Times New Roman" w:eastAsia="Times New Roman" w:hAnsi="Times New Roman" w:cs="Times New Roman"/>
          <w:sz w:val="24"/>
          <w:szCs w:val="24"/>
        </w:rPr>
        <w:t xml:space="preserve">The headwaters in the upper Verde Valley originate from a series of springs draining the Big Chino and Little Chino aquifers </w:t>
      </w:r>
      <w:r w:rsidR="00D079C5" w:rsidRPr="00E817FB">
        <w:rPr>
          <w:rFonts w:ascii="Times New Roman" w:eastAsia="Times New Roman" w:hAnsi="Times New Roman" w:cs="Times New Roman"/>
          <w:sz w:val="24"/>
          <w:szCs w:val="24"/>
        </w:rPr>
        <w:fldChar w:fldCharType="begin"/>
      </w:r>
      <w:r w:rsidR="00D079C5" w:rsidRPr="00E817FB">
        <w:rPr>
          <w:rFonts w:ascii="Times New Roman" w:eastAsia="Times New Roman" w:hAnsi="Times New Roman" w:cs="Times New Roman"/>
          <w:sz w:val="24"/>
          <w:szCs w:val="24"/>
        </w:rPr>
        <w:instrText xml:space="preserve"> ADDIN ZOTERO_ITEM CSL_CITATION {"citationID":"od0qy4FF","properties":{"formattedCitation":"(Wirt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D079C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(Wirt et al., 2005)</w:t>
      </w:r>
      <w:r w:rsidR="00D079C5" w:rsidRPr="00E817FB">
        <w:rPr>
          <w:rFonts w:ascii="Times New Roman" w:eastAsia="Times New Roman" w:hAnsi="Times New Roman" w:cs="Times New Roman"/>
          <w:sz w:val="24"/>
          <w:szCs w:val="24"/>
        </w:rPr>
        <w:fldChar w:fldCharType="end"/>
      </w:r>
      <w:r w:rsidR="00D079C5"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The river </w:t>
      </w:r>
      <w:r w:rsidR="00D079C5" w:rsidRPr="00E817FB">
        <w:rPr>
          <w:rFonts w:ascii="Times New Roman" w:eastAsia="Times New Roman" w:hAnsi="Times New Roman" w:cs="Times New Roman"/>
          <w:sz w:val="24"/>
          <w:szCs w:val="24"/>
        </w:rPr>
        <w:t xml:space="preserve">then </w:t>
      </w:r>
      <w:r w:rsidRPr="00E817FB">
        <w:rPr>
          <w:rFonts w:ascii="Times New Roman" w:eastAsia="Times New Roman" w:hAnsi="Times New Roman" w:cs="Times New Roman"/>
          <w:sz w:val="24"/>
          <w:szCs w:val="24"/>
        </w:rPr>
        <w:t xml:space="preserve">flows through the </w:t>
      </w:r>
      <w:r w:rsidR="00D079C5" w:rsidRPr="00E817FB">
        <w:rPr>
          <w:rFonts w:ascii="Times New Roman" w:eastAsia="Times New Roman" w:hAnsi="Times New Roman" w:cs="Times New Roman"/>
          <w:sz w:val="24"/>
          <w:szCs w:val="24"/>
        </w:rPr>
        <w:t xml:space="preserve">middle </w:t>
      </w:r>
      <w:r w:rsidR="00644803" w:rsidRPr="00E817FB">
        <w:rPr>
          <w:rFonts w:ascii="Times New Roman" w:eastAsia="Times New Roman" w:hAnsi="Times New Roman" w:cs="Times New Roman"/>
          <w:sz w:val="24"/>
          <w:szCs w:val="24"/>
        </w:rPr>
        <w:t>Verde Valley</w:t>
      </w:r>
      <w:r w:rsidRPr="00E817FB">
        <w:rPr>
          <w:rFonts w:ascii="Times New Roman" w:eastAsia="Times New Roman" w:hAnsi="Times New Roman" w:cs="Times New Roman"/>
          <w:sz w:val="24"/>
          <w:szCs w:val="24"/>
        </w:rPr>
        <w:t xml:space="preserve"> before it reaches its Wild and Scenic (W&amp;S) designation at Beasley River Access Point (BRAP)</w:t>
      </w:r>
      <w:r w:rsidR="00644803" w:rsidRPr="00E817FB">
        <w:rPr>
          <w:rFonts w:ascii="Times New Roman" w:eastAsia="Times New Roman" w:hAnsi="Times New Roman" w:cs="Times New Roman"/>
          <w:sz w:val="24"/>
          <w:szCs w:val="24"/>
        </w:rPr>
        <w:t xml:space="preserve"> just south of Camp Verde, AZ</w:t>
      </w:r>
      <w:r w:rsidRPr="00E817FB">
        <w:rPr>
          <w:rFonts w:ascii="Times New Roman" w:eastAsia="Times New Roman" w:hAnsi="Times New Roman" w:cs="Times New Roman"/>
          <w:sz w:val="24"/>
          <w:szCs w:val="24"/>
        </w:rPr>
        <w:t>. Along this reach the Verde River gains volume from a string of canyons with perennial tributaries</w:t>
      </w:r>
      <w:r w:rsidR="00671D23" w:rsidRPr="00E817FB">
        <w:rPr>
          <w:rFonts w:ascii="Times New Roman" w:eastAsia="Times New Roman" w:hAnsi="Times New Roman" w:cs="Times New Roman"/>
          <w:sz w:val="24"/>
          <w:szCs w:val="24"/>
        </w:rPr>
        <w:t xml:space="preserve"> which</w:t>
      </w:r>
      <w:r w:rsidRPr="00E817FB">
        <w:rPr>
          <w:rFonts w:ascii="Times New Roman" w:eastAsia="Times New Roman" w:hAnsi="Times New Roman" w:cs="Times New Roman"/>
          <w:sz w:val="24"/>
          <w:szCs w:val="24"/>
        </w:rPr>
        <w:t xml:space="preserve"> get large portions of their base</w:t>
      </w:r>
      <w:ins w:id="13" w:author="Abraham E Springer" w:date="2024-03-02T07:38: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from springs discharging from the regional aquifers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16EFE1E0" w14:textId="163FACA7" w:rsidR="009A0005" w:rsidRPr="00E817FB" w:rsidRDefault="00A8216B" w:rsidP="00A8216B">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The Verde River is also one of two federally designated Wild and Scenic Rivers in Arizona. The other, Fossil Creek, is also within the Verde River watershed. The Wild and Scenic Rivers Act designated the Verde River for study in 1978 before being officially designated in 1984. To be designated, a river must possess “</w:t>
      </w:r>
      <w:r w:rsidRPr="00E817FB">
        <w:rPr>
          <w:rFonts w:ascii="Times New Roman" w:eastAsia="Times New Roman" w:hAnsi="Times New Roman" w:cs="Times New Roman"/>
          <w:sz w:val="24"/>
          <w:szCs w:val="24"/>
          <w:highlight w:val="white"/>
        </w:rPr>
        <w:t xml:space="preserve">outstandingly remarkable scenic, recreational, geologic, fish and wildlife, historic, cultural or other similar values” (Wild and Scenic Rivers Act, 1968). </w:t>
      </w:r>
      <w:r w:rsidR="00A27CF7" w:rsidRPr="00E817FB">
        <w:rPr>
          <w:rFonts w:ascii="Times New Roman" w:eastAsia="Times New Roman" w:hAnsi="Times New Roman" w:cs="Times New Roman"/>
          <w:sz w:val="24"/>
          <w:szCs w:val="24"/>
          <w:highlight w:val="white"/>
        </w:rPr>
        <w:t>M</w:t>
      </w:r>
      <w:r w:rsidRPr="00E817FB">
        <w:rPr>
          <w:rFonts w:ascii="Times New Roman" w:eastAsia="Times New Roman" w:hAnsi="Times New Roman" w:cs="Times New Roman"/>
          <w:sz w:val="24"/>
          <w:szCs w:val="24"/>
          <w:highlight w:val="white"/>
        </w:rPr>
        <w:t>aintaining these values along the Verde are required</w:t>
      </w:r>
      <w:r w:rsidR="00A27CF7" w:rsidRPr="00E817FB">
        <w:rPr>
          <w:rFonts w:ascii="Times New Roman" w:eastAsia="Times New Roman" w:hAnsi="Times New Roman" w:cs="Times New Roman"/>
          <w:sz w:val="24"/>
          <w:szCs w:val="24"/>
          <w:highlight w:val="white"/>
        </w:rPr>
        <w:t xml:space="preserve"> because of this designation,</w:t>
      </w:r>
      <w:r w:rsidRPr="00E817FB">
        <w:rPr>
          <w:rFonts w:ascii="Times New Roman" w:eastAsia="Times New Roman" w:hAnsi="Times New Roman" w:cs="Times New Roman"/>
          <w:sz w:val="24"/>
          <w:szCs w:val="24"/>
          <w:highlight w:val="white"/>
        </w:rPr>
        <w:t xml:space="preserve"> Riparian forests along the Verde contribute to all the values listed in the Wild and Scenic Rivers Act. Therefore, maintaining and regenerating Fremont cottonwoods</w:t>
      </w:r>
      <w:r w:rsidR="00A27CF7" w:rsidRPr="00E817FB">
        <w:rPr>
          <w:rFonts w:ascii="Times New Roman" w:eastAsia="Times New Roman" w:hAnsi="Times New Roman" w:cs="Times New Roman"/>
          <w:sz w:val="24"/>
          <w:szCs w:val="24"/>
          <w:highlight w:val="white"/>
        </w:rPr>
        <w:t xml:space="preserve"> (</w:t>
      </w:r>
      <w:r w:rsidR="00A27CF7" w:rsidRPr="00E817FB">
        <w:rPr>
          <w:rFonts w:ascii="Times New Roman" w:eastAsia="Times New Roman" w:hAnsi="Times New Roman" w:cs="Times New Roman"/>
          <w:i/>
          <w:iCs/>
          <w:sz w:val="24"/>
          <w:szCs w:val="24"/>
          <w:highlight w:val="white"/>
        </w:rPr>
        <w:t xml:space="preserve">Populus </w:t>
      </w:r>
      <w:proofErr w:type="spellStart"/>
      <w:r w:rsidR="00A27CF7" w:rsidRPr="00E817FB">
        <w:rPr>
          <w:rFonts w:ascii="Times New Roman" w:eastAsia="Times New Roman" w:hAnsi="Times New Roman" w:cs="Times New Roman"/>
          <w:i/>
          <w:iCs/>
          <w:sz w:val="24"/>
          <w:szCs w:val="24"/>
          <w:highlight w:val="white"/>
        </w:rPr>
        <w:t>fremontii</w:t>
      </w:r>
      <w:proofErr w:type="spellEnd"/>
      <w:r w:rsidR="00A27CF7" w:rsidRPr="00E817FB">
        <w:rPr>
          <w:rFonts w:ascii="Times New Roman" w:eastAsia="Times New Roman" w:hAnsi="Times New Roman" w:cs="Times New Roman"/>
          <w:i/>
          <w:iCs/>
          <w:sz w:val="24"/>
          <w:szCs w:val="24"/>
          <w:highlight w:val="white"/>
        </w:rPr>
        <w:t>)</w:t>
      </w:r>
      <w:r w:rsidRPr="00E817FB">
        <w:rPr>
          <w:rFonts w:ascii="Times New Roman" w:eastAsia="Times New Roman" w:hAnsi="Times New Roman" w:cs="Times New Roman"/>
          <w:sz w:val="24"/>
          <w:szCs w:val="24"/>
          <w:highlight w:val="white"/>
        </w:rPr>
        <w:t xml:space="preserve"> along the Verde is crucial to </w:t>
      </w:r>
      <w:r w:rsidR="005D722B" w:rsidRPr="00E817FB">
        <w:rPr>
          <w:rFonts w:ascii="Times New Roman" w:eastAsia="Times New Roman" w:hAnsi="Times New Roman" w:cs="Times New Roman"/>
          <w:sz w:val="24"/>
          <w:szCs w:val="24"/>
          <w:highlight w:val="white"/>
        </w:rPr>
        <w:t>sustaining</w:t>
      </w:r>
      <w:r w:rsidRPr="00E817FB">
        <w:rPr>
          <w:rFonts w:ascii="Times New Roman" w:eastAsia="Times New Roman" w:hAnsi="Times New Roman" w:cs="Times New Roman"/>
          <w:sz w:val="24"/>
          <w:szCs w:val="24"/>
          <w:highlight w:val="white"/>
        </w:rPr>
        <w:t xml:space="preserve"> its remarkable values. </w:t>
      </w:r>
    </w:p>
    <w:p w14:paraId="43D1D29C" w14:textId="5A734DF0" w:rsidR="00A8216B" w:rsidRPr="00E817FB" w:rsidRDefault="009A0005" w:rsidP="009A0005">
      <w:pPr>
        <w:spacing w:line="240" w:lineRule="auto"/>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ab/>
        <w:t xml:space="preserve">The Verde W&amp;S River extends is isolated and generally inaccessible by road along this reach. After the W&amp;S </w:t>
      </w:r>
      <w:r w:rsidR="00CE6A20" w:rsidRPr="00E817FB">
        <w:rPr>
          <w:rFonts w:ascii="Times New Roman" w:eastAsia="Times New Roman" w:hAnsi="Times New Roman" w:cs="Times New Roman"/>
          <w:sz w:val="24"/>
          <w:szCs w:val="24"/>
        </w:rPr>
        <w:t>reach</w:t>
      </w:r>
      <w:r w:rsidRPr="00E817FB">
        <w:rPr>
          <w:rFonts w:ascii="Times New Roman" w:eastAsia="Times New Roman" w:hAnsi="Times New Roman" w:cs="Times New Roman"/>
          <w:sz w:val="24"/>
          <w:szCs w:val="24"/>
        </w:rPr>
        <w:t xml:space="preserve"> of the river, the </w:t>
      </w:r>
      <w:commentRangeStart w:id="14"/>
      <w:r w:rsidRPr="00E817FB">
        <w:rPr>
          <w:rFonts w:ascii="Times New Roman" w:eastAsia="Times New Roman" w:hAnsi="Times New Roman" w:cs="Times New Roman"/>
          <w:sz w:val="24"/>
          <w:szCs w:val="24"/>
        </w:rPr>
        <w:t xml:space="preserve">Verde </w:t>
      </w:r>
      <w:commentRangeEnd w:id="14"/>
      <w:r w:rsidR="00CE6A20" w:rsidRPr="00E817FB">
        <w:rPr>
          <w:rStyle w:val="CommentReference"/>
          <w:rFonts w:ascii="Times New Roman" w:hAnsi="Times New Roman" w:cs="Times New Roman"/>
          <w:sz w:val="24"/>
          <w:szCs w:val="24"/>
        </w:rPr>
        <w:commentReference w:id="14"/>
      </w:r>
      <w:r w:rsidRPr="00E817FB">
        <w:rPr>
          <w:rFonts w:ascii="Times New Roman" w:eastAsia="Times New Roman" w:hAnsi="Times New Roman" w:cs="Times New Roman"/>
          <w:sz w:val="24"/>
          <w:szCs w:val="24"/>
        </w:rPr>
        <w:t>enters Horseshoe Reservoir, the first of two large storage reservoirs on the river. Shortly after Horseshoe Reservoir the river flows into Bartlett Reservoir and then joins the Salt River just northeast of the Phoenix metropolitan area.</w:t>
      </w:r>
      <w:r w:rsidR="0035091D" w:rsidRPr="00E817FB">
        <w:rPr>
          <w:rFonts w:ascii="Times New Roman" w:eastAsia="Times New Roman" w:hAnsi="Times New Roman" w:cs="Times New Roman"/>
          <w:sz w:val="24"/>
          <w:szCs w:val="24"/>
        </w:rPr>
        <w:t xml:space="preserve"> Because the Verde W&amp;S River is located above the large storage reservoirs, the Verde’s hydrology is largely intact. This allows large winter and monsoon floods to flow through the river and continuously change the ecology and geomorphology of the river.</w:t>
      </w:r>
    </w:p>
    <w:p w14:paraId="5762CD82" w14:textId="6246112C" w:rsidR="009A0005" w:rsidRPr="00E817FB" w:rsidRDefault="009A0005" w:rsidP="009A0005">
      <w:pPr>
        <w:spacing w:line="240" w:lineRule="auto"/>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ab/>
        <w:t xml:space="preserve">Although there are no large storage reservoirs above the Verde River Wild and Scenic corridor, the Verde River is still impacted by human use. </w:t>
      </w:r>
      <w:r w:rsidR="00D079C5" w:rsidRPr="00E817FB">
        <w:rPr>
          <w:rFonts w:ascii="Times New Roman" w:eastAsia="Times New Roman" w:hAnsi="Times New Roman" w:cs="Times New Roman"/>
          <w:sz w:val="24"/>
          <w:szCs w:val="24"/>
        </w:rPr>
        <w:t>Aquifers</w:t>
      </w:r>
      <w:r w:rsidRPr="00E817FB">
        <w:rPr>
          <w:rFonts w:ascii="Times New Roman" w:eastAsia="Times New Roman" w:hAnsi="Times New Roman" w:cs="Times New Roman"/>
          <w:sz w:val="24"/>
          <w:szCs w:val="24"/>
        </w:rPr>
        <w:t xml:space="preserve"> are pumped by municipal, irrigation, and domestic wells in the Little Chino Basin. Perennial flow in the Verde begins about </w:t>
      </w:r>
      <w:r w:rsidR="00914619" w:rsidRPr="00E817FB">
        <w:rPr>
          <w:rFonts w:ascii="Times New Roman" w:eastAsia="Times New Roman" w:hAnsi="Times New Roman" w:cs="Times New Roman"/>
          <w:sz w:val="24"/>
          <w:szCs w:val="24"/>
        </w:rPr>
        <w:t>eight kilometers</w:t>
      </w:r>
      <w:r w:rsidRPr="00E817FB">
        <w:rPr>
          <w:rFonts w:ascii="Times New Roman" w:eastAsia="Times New Roman" w:hAnsi="Times New Roman" w:cs="Times New Roman"/>
          <w:sz w:val="24"/>
          <w:szCs w:val="24"/>
        </w:rPr>
        <w:t xml:space="preserve"> lower downstream than it did historically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Surface water diversions between Clarkdale and Beasley RAP reduce base</w:t>
      </w:r>
      <w:ins w:id="15" w:author="Abraham E Springer" w:date="2024-03-02T07:39: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commentRangeStart w:id="16"/>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(Alam, 1997; Blasch et al., 2006)</w:t>
      </w:r>
      <w:r w:rsidRPr="00E817FB">
        <w:rPr>
          <w:rFonts w:ascii="Times New Roman" w:eastAsia="Times New Roman" w:hAnsi="Times New Roman" w:cs="Times New Roman"/>
          <w:sz w:val="24"/>
          <w:szCs w:val="24"/>
        </w:rPr>
        <w:fldChar w:fldCharType="end"/>
      </w:r>
      <w:commentRangeEnd w:id="16"/>
      <w:r w:rsidRPr="00E817FB">
        <w:rPr>
          <w:rStyle w:val="CommentReference"/>
          <w:rFonts w:ascii="Times New Roman" w:hAnsi="Times New Roman" w:cs="Times New Roman"/>
          <w:sz w:val="24"/>
          <w:szCs w:val="24"/>
        </w:rPr>
        <w:commentReference w:id="16"/>
      </w:r>
      <w:r w:rsidRPr="00E817F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r w:rsidR="00203AE5" w:rsidRPr="00E817FB">
        <w:rPr>
          <w:rFonts w:ascii="Times New Roman" w:eastAsia="Times New Roman" w:hAnsi="Times New Roman" w:cs="Times New Roman"/>
          <w:sz w:val="24"/>
          <w:szCs w:val="24"/>
        </w:rPr>
        <w:t xml:space="preserve"> </w:t>
      </w:r>
      <w:r w:rsidR="00203AE5" w:rsidRPr="00E817FB">
        <w:rPr>
          <w:rFonts w:ascii="Times New Roman" w:eastAsia="Times New Roman" w:hAnsi="Times New Roman" w:cs="Times New Roman"/>
          <w:sz w:val="24"/>
          <w:szCs w:val="24"/>
        </w:rPr>
        <w:fldChar w:fldCharType="begin"/>
      </w:r>
      <w:r w:rsidR="00203AE5" w:rsidRPr="00E817FB">
        <w:rPr>
          <w:rFonts w:ascii="Times New Roman" w:eastAsia="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00203A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(USDA, 2012; Zhao et al., 2019)</w:t>
      </w:r>
      <w:r w:rsidR="00203AE5" w:rsidRPr="00E817FB">
        <w:rPr>
          <w:rFonts w:ascii="Times New Roman" w:eastAsia="Times New Roman" w:hAnsi="Times New Roman" w:cs="Times New Roman"/>
          <w:sz w:val="24"/>
          <w:szCs w:val="24"/>
        </w:rPr>
        <w:fldChar w:fldCharType="end"/>
      </w:r>
      <w:r w:rsidR="00203AE5" w:rsidRPr="00E817FB">
        <w:rPr>
          <w:rFonts w:ascii="Times New Roman" w:eastAsia="Times New Roman" w:hAnsi="Times New Roman" w:cs="Times New Roman"/>
          <w:sz w:val="24"/>
          <w:szCs w:val="24"/>
        </w:rPr>
        <w:t>.</w:t>
      </w:r>
    </w:p>
    <w:p w14:paraId="4B4AFD9A" w14:textId="77777777" w:rsidR="009A0005" w:rsidRPr="00E817FB" w:rsidRDefault="009A0005" w:rsidP="009954F4">
      <w:pPr>
        <w:spacing w:line="240" w:lineRule="auto"/>
        <w:rPr>
          <w:rFonts w:ascii="Times New Roman" w:eastAsia="Times New Roman" w:hAnsi="Times New Roman" w:cs="Times New Roman"/>
          <w:sz w:val="24"/>
          <w:szCs w:val="24"/>
        </w:rPr>
      </w:pPr>
    </w:p>
    <w:p w14:paraId="5DD613A9" w14:textId="77777777" w:rsidR="009954F4" w:rsidRPr="00E817FB" w:rsidRDefault="009954F4" w:rsidP="009954F4">
      <w:pPr>
        <w:spacing w:line="240" w:lineRule="auto"/>
        <w:rPr>
          <w:rFonts w:ascii="Times New Roman" w:eastAsia="Times New Roman" w:hAnsi="Times New Roman" w:cs="Times New Roman"/>
          <w:b/>
          <w:bCs/>
          <w:sz w:val="24"/>
          <w:szCs w:val="24"/>
        </w:rPr>
      </w:pPr>
      <w:commentRangeStart w:id="17"/>
      <w:r w:rsidRPr="00E817FB">
        <w:rPr>
          <w:rFonts w:ascii="Times New Roman" w:eastAsia="Times New Roman" w:hAnsi="Times New Roman" w:cs="Times New Roman"/>
          <w:b/>
          <w:bCs/>
          <w:sz w:val="24"/>
          <w:szCs w:val="24"/>
        </w:rPr>
        <w:t xml:space="preserve">Riparian </w:t>
      </w:r>
      <w:commentRangeEnd w:id="17"/>
      <w:r w:rsidR="00640FF1" w:rsidRPr="00E817FB">
        <w:rPr>
          <w:rStyle w:val="CommentReference"/>
          <w:rFonts w:ascii="Times New Roman" w:hAnsi="Times New Roman" w:cs="Times New Roman"/>
          <w:sz w:val="24"/>
          <w:szCs w:val="24"/>
        </w:rPr>
        <w:commentReference w:id="17"/>
      </w:r>
      <w:r w:rsidRPr="00E817FB">
        <w:rPr>
          <w:rFonts w:ascii="Times New Roman" w:eastAsia="Times New Roman" w:hAnsi="Times New Roman" w:cs="Times New Roman"/>
          <w:b/>
          <w:bCs/>
          <w:sz w:val="24"/>
          <w:szCs w:val="24"/>
        </w:rPr>
        <w:t>Forest Overview</w:t>
      </w:r>
    </w:p>
    <w:p w14:paraId="78BD2803" w14:textId="14AE2341" w:rsidR="009954F4" w:rsidRPr="00E817FB" w:rsidRDefault="009954F4" w:rsidP="009954F4">
      <w:pPr>
        <w:spacing w:line="240" w:lineRule="auto"/>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0.4% of land </w:t>
      </w:r>
      <w:r w:rsidRPr="00E817FB">
        <w:rPr>
          <w:rFonts w:ascii="Times New Roman" w:eastAsia="Times New Roman" w:hAnsi="Times New Roman" w:cs="Times New Roman"/>
          <w:sz w:val="24"/>
          <w:szCs w:val="24"/>
        </w:rPr>
        <w:lastRenderedPageBreak/>
        <w:t xml:space="preserve">surface area yet support more biodiversity and ecosystem functions than surrounding upland habitat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(Ffolliott et al., 2004)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In Arizona, 80 percent of all vertebrate species complete a part of their lifecycle in riparian areas (Hubbard, 1977).  Riparian forests support and enhance terrestrial and aquatic habitat, filter upland sediment and nutrients, store water and recharge aquifers and stabilize stream banks among many other functions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(Schultz et al., 2009)</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6A517406" w14:textId="7150ABC4" w:rsidR="0064393E" w:rsidRPr="00E817FB" w:rsidRDefault="009954F4" w:rsidP="00BC187B">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Fremont cottonwood </w:t>
      </w:r>
      <w:r w:rsidRPr="00E817FB">
        <w:rPr>
          <w:rFonts w:ascii="Times New Roman" w:eastAsia="Times New Roman" w:hAnsi="Times New Roman" w:cs="Times New Roman"/>
          <w:i/>
          <w:sz w:val="24"/>
          <w:szCs w:val="24"/>
        </w:rPr>
        <w:t xml:space="preserve">(Populus </w:t>
      </w:r>
      <w:proofErr w:type="spellStart"/>
      <w:r w:rsidRPr="00E817FB">
        <w:rPr>
          <w:rFonts w:ascii="Times New Roman" w:eastAsia="Times New Roman" w:hAnsi="Times New Roman" w:cs="Times New Roman"/>
          <w:i/>
          <w:sz w:val="24"/>
          <w:szCs w:val="24"/>
        </w:rPr>
        <w:t>fremontii</w:t>
      </w:r>
      <w:proofErr w:type="spellEnd"/>
      <w:r w:rsidRPr="00E817FB">
        <w:rPr>
          <w:rFonts w:ascii="Times New Roman" w:eastAsia="Times New Roman" w:hAnsi="Times New Roman" w:cs="Times New Roman"/>
          <w:sz w:val="24"/>
          <w:szCs w:val="24"/>
        </w:rPr>
        <w:t>) and Goodding’s willow (</w:t>
      </w:r>
      <w:r w:rsidRPr="00E817FB">
        <w:rPr>
          <w:rFonts w:ascii="Times New Roman" w:eastAsia="Times New Roman" w:hAnsi="Times New Roman" w:cs="Times New Roman"/>
          <w:i/>
          <w:sz w:val="24"/>
          <w:szCs w:val="24"/>
        </w:rPr>
        <w:t xml:space="preserve">Salix </w:t>
      </w:r>
      <w:proofErr w:type="spellStart"/>
      <w:r w:rsidRPr="00E817FB">
        <w:rPr>
          <w:rFonts w:ascii="Times New Roman" w:eastAsia="Times New Roman" w:hAnsi="Times New Roman" w:cs="Times New Roman"/>
          <w:i/>
          <w:sz w:val="24"/>
          <w:szCs w:val="24"/>
        </w:rPr>
        <w:t>gooddingii</w:t>
      </w:r>
      <w:proofErr w:type="spellEnd"/>
      <w:r w:rsidRPr="00E817FB">
        <w:rPr>
          <w:rFonts w:ascii="Times New Roman" w:eastAsia="Times New Roman" w:hAnsi="Times New Roman" w:cs="Times New Roman"/>
          <w:sz w:val="24"/>
          <w:szCs w:val="24"/>
        </w:rPr>
        <w:t>) are major components of riparian forests along the Verde River. Tree diversity is low in Verde River riparian forests with Fremont</w:t>
      </w:r>
      <w:r w:rsidR="00D42EDA" w:rsidRPr="00E817FB">
        <w:rPr>
          <w:rFonts w:ascii="Times New Roman" w:eastAsia="Times New Roman" w:hAnsi="Times New Roman" w:cs="Times New Roman"/>
          <w:sz w:val="24"/>
          <w:szCs w:val="24"/>
        </w:rPr>
        <w:t>’s</w:t>
      </w:r>
      <w:r w:rsidRPr="00E817FB">
        <w:rPr>
          <w:rFonts w:ascii="Times New Roman" w:eastAsia="Times New Roman" w:hAnsi="Times New Roman" w:cs="Times New Roman"/>
          <w:sz w:val="24"/>
          <w:szCs w:val="24"/>
        </w:rPr>
        <w:t xml:space="preserve"> cottonwood being the dominant species. However, age class structure is usually very diverse. Stands of Fremont cottonwood and Goodding’s willow often occur in spatially separate, but same age cohorts with younger stands closer to the active channel and older stands extending up to 200 meters away (Stromberg, 1993). </w:t>
      </w:r>
    </w:p>
    <w:p w14:paraId="45A4BFD6" w14:textId="0030E6A6" w:rsidR="00D079C5" w:rsidRPr="00E817FB" w:rsidRDefault="00D079C5" w:rsidP="00D079C5">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The reproductive ecology of cottonwood and willow influences how and when they regenerate. These trees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recede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(Stromberg</w:t>
      </w:r>
      <w:del w:id="18" w:author="Abraham E Springer" w:date="2024-03-08T14:36:00Z">
        <w:r w:rsidRPr="00E817FB" w:rsidDel="00DB1282">
          <w:rPr>
            <w:rFonts w:ascii="Times New Roman" w:hAnsi="Times New Roman" w:cs="Times New Roman"/>
            <w:sz w:val="24"/>
            <w:szCs w:val="24"/>
          </w:rPr>
          <w:delText xml:space="preserve"> </w:delText>
        </w:r>
      </w:del>
      <w:r w:rsidRPr="00E817FB">
        <w:rPr>
          <w:rFonts w:ascii="Times New Roman" w:hAnsi="Times New Roman" w:cs="Times New Roman"/>
          <w:sz w:val="24"/>
          <w:szCs w:val="24"/>
        </w:rPr>
        <w:t>,</w:t>
      </w:r>
      <w:ins w:id="19" w:author="Abraham E Springer" w:date="2024-03-08T14:36:00Z">
        <w:r w:rsidRPr="00E817FB">
          <w:rPr>
            <w:rFonts w:ascii="Times New Roman" w:hAnsi="Times New Roman" w:cs="Times New Roman"/>
            <w:sz w:val="24"/>
            <w:szCs w:val="24"/>
          </w:rPr>
          <w:t xml:space="preserve"> </w:t>
        </w:r>
      </w:ins>
      <w:r w:rsidRPr="00E817FB">
        <w:rPr>
          <w:rFonts w:ascii="Times New Roman" w:hAnsi="Times New Roman" w:cs="Times New Roman"/>
          <w:sz w:val="24"/>
          <w:szCs w:val="24"/>
        </w:rPr>
        <w:t>1993)</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This allows the seeds to be deposited on bare, moist mineral soil created by high winter flows. Regeneration of Fremont cottonwood and Gooding willow are not consistent in Arizona. A study in Southern Arizona showed that regeneration occurred only about every decade and was dependent on strong winter floods to scour vegetation and deposit fine alluvial soils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(Cooper et al. 1999; Stromberg, 1997)</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136107EF" w14:textId="5FAB7BAF" w:rsidR="005D722B" w:rsidRPr="00E817FB" w:rsidRDefault="005D722B" w:rsidP="00D079C5">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Cottonwood regeneration is sporadic</w:t>
      </w:r>
    </w:p>
    <w:p w14:paraId="419EADAA" w14:textId="77777777" w:rsidR="005D722B" w:rsidRPr="00E817FB" w:rsidRDefault="005D722B" w:rsidP="00D079C5">
      <w:pPr>
        <w:spacing w:line="240" w:lineRule="auto"/>
        <w:ind w:firstLine="720"/>
        <w:rPr>
          <w:rFonts w:ascii="Times New Roman" w:eastAsia="Times New Roman" w:hAnsi="Times New Roman" w:cs="Times New Roman"/>
          <w:sz w:val="24"/>
          <w:szCs w:val="24"/>
        </w:rPr>
      </w:pPr>
    </w:p>
    <w:p w14:paraId="3BC38E8D" w14:textId="77777777" w:rsidR="004C5264" w:rsidRPr="00E817FB" w:rsidRDefault="004C5264" w:rsidP="004C5264">
      <w:pPr>
        <w:spacing w:line="240" w:lineRule="auto"/>
        <w:ind w:firstLine="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The </w:t>
      </w:r>
      <w:commentRangeStart w:id="20"/>
      <w:commentRangeStart w:id="21"/>
      <w:r w:rsidRPr="00E817FB">
        <w:rPr>
          <w:rFonts w:ascii="Times New Roman" w:eastAsia="Times New Roman" w:hAnsi="Times New Roman" w:cs="Times New Roman"/>
          <w:sz w:val="24"/>
          <w:szCs w:val="24"/>
        </w:rPr>
        <w:t xml:space="preserve">winter </w:t>
      </w:r>
      <w:commentRangeEnd w:id="20"/>
      <w:r w:rsidRPr="00E817FB">
        <w:rPr>
          <w:rStyle w:val="CommentReference"/>
          <w:rFonts w:ascii="Times New Roman" w:hAnsi="Times New Roman" w:cs="Times New Roman"/>
          <w:sz w:val="24"/>
          <w:szCs w:val="24"/>
        </w:rPr>
        <w:commentReference w:id="20"/>
      </w:r>
      <w:commentRangeEnd w:id="21"/>
      <w:r w:rsidRPr="00E817FB">
        <w:rPr>
          <w:rStyle w:val="CommentReference"/>
          <w:rFonts w:ascii="Times New Roman" w:hAnsi="Times New Roman" w:cs="Times New Roman"/>
          <w:sz w:val="24"/>
          <w:szCs w:val="24"/>
        </w:rPr>
        <w:commentReference w:id="21"/>
      </w:r>
      <w:r w:rsidRPr="00E817FB">
        <w:rPr>
          <w:rFonts w:ascii="Times New Roman" w:eastAsia="Times New Roman" w:hAnsi="Times New Roman" w:cs="Times New Roman"/>
          <w:sz w:val="24"/>
          <w:szCs w:val="24"/>
        </w:rPr>
        <w:t>of 2023 was the one of the largest in Arizona in the past 30 years. On March 1</w:t>
      </w:r>
      <w:r w:rsidRPr="00E817FB">
        <w:rPr>
          <w:rFonts w:ascii="Times New Roman" w:eastAsia="Times New Roman" w:hAnsi="Times New Roman" w:cs="Times New Roman"/>
          <w:sz w:val="24"/>
          <w:szCs w:val="24"/>
          <w:vertAlign w:val="superscript"/>
        </w:rPr>
        <w:t>st</w:t>
      </w:r>
      <w:r w:rsidRPr="00E817FB">
        <w:rPr>
          <w:rFonts w:ascii="Times New Roman" w:eastAsia="Times New Roman" w:hAnsi="Times New Roman" w:cs="Times New Roman"/>
          <w:sz w:val="24"/>
          <w:szCs w:val="24"/>
        </w:rPr>
        <w:t>, 2023, the Verde River basin was at 318% of its normal snowpack (NRCS). As a result, during spring snowmelt the Verde River flows reached between a ten percent and a four percent annual exceedance probability (</w:t>
      </w:r>
      <w:hyperlink r:id="rId9" w:history="1">
        <w:r w:rsidRPr="00E817FB">
          <w:rPr>
            <w:rStyle w:val="Hyperlink"/>
            <w:rFonts w:ascii="Times New Roman" w:eastAsia="Times New Roman" w:hAnsi="Times New Roman" w:cs="Times New Roman"/>
            <w:sz w:val="24"/>
            <w:szCs w:val="24"/>
          </w:rPr>
          <w:t>https://streamstats.usgs.gov/ss/?gage=09506000&amp;tab=info</w:t>
        </w:r>
      </w:hyperlink>
      <w:r w:rsidRPr="00E817FB">
        <w:rPr>
          <w:rFonts w:ascii="Times New Roman" w:eastAsia="Times New Roman" w:hAnsi="Times New Roman" w:cs="Times New Roman"/>
          <w:sz w:val="24"/>
          <w:szCs w:val="24"/>
        </w:rPr>
        <w:t>).  This large flood caused significant flooding, toppled trees and in some cases, reshaped the active channel. All this disturbance created conditions for Fremont cottonwoods to regenerate via seed and unique opportunity to study their regeneration and survivorship.</w:t>
      </w:r>
    </w:p>
    <w:p w14:paraId="655D7D70" w14:textId="7DC13846" w:rsidR="00640FF1" w:rsidRPr="00E817FB" w:rsidRDefault="00914619" w:rsidP="00D079C5">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The Verde River’s unique and intact hydrology makes it rare in the southwest. </w:t>
      </w:r>
      <w:r w:rsidR="005D722B" w:rsidRPr="00E817FB">
        <w:rPr>
          <w:rFonts w:ascii="Times New Roman" w:eastAsia="Times New Roman" w:hAnsi="Times New Roman" w:cs="Times New Roman"/>
          <w:sz w:val="24"/>
          <w:szCs w:val="24"/>
        </w:rPr>
        <w:t>It’s natural flow regime</w:t>
      </w:r>
    </w:p>
    <w:p w14:paraId="6C5D77C8" w14:textId="56A7882E" w:rsidR="00914619" w:rsidRPr="00E817FB" w:rsidRDefault="00914619" w:rsidP="00914619">
      <w:pPr>
        <w:pStyle w:val="ListParagraph"/>
        <w:numPr>
          <w:ilvl w:val="0"/>
          <w:numId w:val="5"/>
        </w:numPr>
        <w:spacing w:line="240" w:lineRule="auto"/>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How have seedlings from the 2023 spring cohort survived and grown in the past two growing seasons?</w:t>
      </w:r>
    </w:p>
    <w:p w14:paraId="13426091" w14:textId="7049FB31" w:rsidR="00914619" w:rsidRPr="00E817FB" w:rsidRDefault="00914619" w:rsidP="00914619">
      <w:pPr>
        <w:pStyle w:val="ListParagraph"/>
        <w:numPr>
          <w:ilvl w:val="0"/>
          <w:numId w:val="5"/>
        </w:numPr>
        <w:spacing w:line="240" w:lineRule="auto"/>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How old are Fremont cottonwoods along the Verde River?</w:t>
      </w:r>
    </w:p>
    <w:p w14:paraId="03BAE4FB" w14:textId="46EA8BC7" w:rsidR="00914619" w:rsidRPr="00E817FB" w:rsidRDefault="00914619" w:rsidP="00914619">
      <w:pPr>
        <w:pStyle w:val="ListParagraph"/>
        <w:numPr>
          <w:ilvl w:val="0"/>
          <w:numId w:val="5"/>
        </w:numPr>
        <w:spacing w:line="240" w:lineRule="auto"/>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What variables impact annual growth for Fremont cottonwoods along the Verde River?</w:t>
      </w:r>
    </w:p>
    <w:p w14:paraId="3E6C747E" w14:textId="77777777" w:rsidR="00640FF1" w:rsidRPr="00E817FB" w:rsidRDefault="00640FF1" w:rsidP="00D079C5">
      <w:pPr>
        <w:spacing w:line="240" w:lineRule="auto"/>
        <w:ind w:firstLine="720"/>
        <w:rPr>
          <w:rFonts w:ascii="Times New Roman" w:eastAsia="Times New Roman" w:hAnsi="Times New Roman" w:cs="Times New Roman"/>
          <w:sz w:val="24"/>
          <w:szCs w:val="24"/>
        </w:rPr>
      </w:pPr>
    </w:p>
    <w:p w14:paraId="4DA833D7" w14:textId="66276E1B" w:rsidR="009954F4" w:rsidRPr="00E817FB" w:rsidRDefault="009954F4" w:rsidP="009954F4">
      <w:pPr>
        <w:pStyle w:val="Heading2"/>
        <w:rPr>
          <w:rFonts w:ascii="Times New Roman" w:hAnsi="Times New Roman" w:cs="Times New Roman"/>
          <w:sz w:val="24"/>
          <w:szCs w:val="24"/>
        </w:rPr>
      </w:pPr>
      <w:commentRangeStart w:id="22"/>
      <w:commentRangeStart w:id="23"/>
      <w:r w:rsidRPr="00E817FB">
        <w:rPr>
          <w:rFonts w:ascii="Times New Roman" w:hAnsi="Times New Roman" w:cs="Times New Roman"/>
          <w:sz w:val="24"/>
          <w:szCs w:val="24"/>
        </w:rPr>
        <w:t>Methods</w:t>
      </w:r>
      <w:commentRangeEnd w:id="22"/>
      <w:r w:rsidR="00640FF1" w:rsidRPr="00E817FB">
        <w:rPr>
          <w:rStyle w:val="CommentReference"/>
          <w:rFonts w:ascii="Times New Roman" w:eastAsia="Arial" w:hAnsi="Times New Roman" w:cs="Times New Roman"/>
          <w:color w:val="auto"/>
          <w:sz w:val="24"/>
          <w:szCs w:val="24"/>
        </w:rPr>
        <w:commentReference w:id="22"/>
      </w:r>
      <w:commentRangeEnd w:id="23"/>
      <w:r w:rsidR="00640FF1" w:rsidRPr="00E817FB">
        <w:rPr>
          <w:rStyle w:val="CommentReference"/>
          <w:rFonts w:ascii="Times New Roman" w:eastAsia="Arial" w:hAnsi="Times New Roman" w:cs="Times New Roman"/>
          <w:color w:val="auto"/>
          <w:sz w:val="24"/>
          <w:szCs w:val="24"/>
        </w:rPr>
        <w:commentReference w:id="23"/>
      </w:r>
    </w:p>
    <w:p w14:paraId="595DCB8B" w14:textId="5E37BDA5" w:rsidR="009954F4" w:rsidRPr="00E817FB" w:rsidRDefault="0030203B" w:rsidP="009954F4">
      <w:pPr>
        <w:pStyle w:val="Heading3"/>
        <w:rPr>
          <w:rFonts w:ascii="Times New Roman" w:hAnsi="Times New Roman" w:cs="Times New Roman"/>
          <w:sz w:val="24"/>
          <w:szCs w:val="24"/>
        </w:rPr>
      </w:pPr>
      <w:commentRangeStart w:id="24"/>
      <w:r w:rsidRPr="00E817FB">
        <w:rPr>
          <w:rFonts w:ascii="Times New Roman" w:hAnsi="Times New Roman" w:cs="Times New Roman"/>
          <w:sz w:val="24"/>
          <w:szCs w:val="24"/>
        </w:rPr>
        <w:t>Study</w:t>
      </w:r>
      <w:r w:rsidR="009954F4" w:rsidRPr="00E817FB">
        <w:rPr>
          <w:rFonts w:ascii="Times New Roman" w:hAnsi="Times New Roman" w:cs="Times New Roman"/>
          <w:sz w:val="24"/>
          <w:szCs w:val="24"/>
        </w:rPr>
        <w:t xml:space="preserve"> </w:t>
      </w:r>
      <w:commentRangeEnd w:id="24"/>
      <w:r w:rsidR="00640FF1" w:rsidRPr="00E817FB">
        <w:rPr>
          <w:rStyle w:val="CommentReference"/>
          <w:rFonts w:ascii="Times New Roman" w:eastAsia="Arial" w:hAnsi="Times New Roman" w:cs="Times New Roman"/>
          <w:color w:val="auto"/>
          <w:sz w:val="24"/>
          <w:szCs w:val="24"/>
        </w:rPr>
        <w:commentReference w:id="24"/>
      </w:r>
      <w:r w:rsidR="009954F4" w:rsidRPr="00E817FB">
        <w:rPr>
          <w:rFonts w:ascii="Times New Roman" w:hAnsi="Times New Roman" w:cs="Times New Roman"/>
          <w:sz w:val="24"/>
          <w:szCs w:val="24"/>
        </w:rPr>
        <w:t>Site</w:t>
      </w:r>
    </w:p>
    <w:p w14:paraId="2E939A78" w14:textId="2276AE51" w:rsidR="005D722B" w:rsidRPr="00E817FB" w:rsidRDefault="005D722B" w:rsidP="005D722B">
      <w:pPr>
        <w:rPr>
          <w:rFonts w:ascii="Times New Roman" w:hAnsi="Times New Roman" w:cs="Times New Roman"/>
          <w:sz w:val="24"/>
          <w:szCs w:val="24"/>
        </w:rPr>
      </w:pPr>
    </w:p>
    <w:p w14:paraId="7ACB5A80" w14:textId="5037B12C" w:rsidR="009A0005" w:rsidRPr="00E817FB" w:rsidRDefault="009A0005" w:rsidP="009A0005">
      <w:pPr>
        <w:spacing w:line="240" w:lineRule="auto"/>
        <w:ind w:firstLine="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Access to the Verde River Wild and Scenic Corridor is restricted to a few road access points or from rafting along the river. Because of the limited access, sites were chosen that are logistically feasible and realistic to access on a frequent and continuing basis.</w:t>
      </w:r>
      <w:r w:rsidR="005D722B" w:rsidRPr="00E817FB">
        <w:rPr>
          <w:rFonts w:ascii="Times New Roman" w:eastAsia="Times New Roman" w:hAnsi="Times New Roman" w:cs="Times New Roman"/>
          <w:sz w:val="24"/>
          <w:szCs w:val="24"/>
        </w:rPr>
        <w:t xml:space="preserve"> Seedling plots</w:t>
      </w:r>
      <w:r w:rsidR="004C5264" w:rsidRPr="00E817FB">
        <w:rPr>
          <w:rFonts w:ascii="Times New Roman" w:eastAsia="Times New Roman" w:hAnsi="Times New Roman" w:cs="Times New Roman"/>
          <w:sz w:val="24"/>
          <w:szCs w:val="24"/>
        </w:rPr>
        <w:t xml:space="preserve"> were established and tree cores were taken</w:t>
      </w:r>
      <w:r w:rsidRPr="00E817FB">
        <w:rPr>
          <w:rFonts w:ascii="Times New Roman" w:eastAsia="Times New Roman" w:hAnsi="Times New Roman" w:cs="Times New Roman"/>
          <w:sz w:val="24"/>
          <w:szCs w:val="24"/>
        </w:rPr>
        <w:t xml:space="preserve"> Beasley Flat River Access Point (BRAP) </w:t>
      </w:r>
      <w:r w:rsidR="004C5264"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downstream of Camp Verde </w:t>
      </w:r>
      <w:r w:rsidR="004C5264"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Childs dispersed camping area, upstream from the confluence </w:t>
      </w:r>
      <w:r w:rsidRPr="00E817FB">
        <w:rPr>
          <w:rFonts w:ascii="Times New Roman" w:eastAsia="Times New Roman" w:hAnsi="Times New Roman" w:cs="Times New Roman"/>
          <w:sz w:val="24"/>
          <w:szCs w:val="24"/>
        </w:rPr>
        <w:lastRenderedPageBreak/>
        <w:t xml:space="preserve">of the Verde River with Fossil Creek. A third site at Sheep Bridge River Access Point was used to collect tree cores but was not used to study seedling mortality monitoring because it is too remote to access regularly. All three sites have healthy Fremont cottonwood-Goodding’s willow riparian, gallery forests and have a largely intact </w:t>
      </w:r>
      <w:commentRangeStart w:id="25"/>
      <w:commentRangeStart w:id="26"/>
      <w:commentRangeStart w:id="27"/>
      <w:r w:rsidRPr="00E817FB">
        <w:rPr>
          <w:rFonts w:ascii="Times New Roman" w:eastAsia="Times New Roman" w:hAnsi="Times New Roman" w:cs="Times New Roman"/>
          <w:sz w:val="24"/>
          <w:szCs w:val="24"/>
        </w:rPr>
        <w:t>hydrology</w:t>
      </w:r>
      <w:commentRangeEnd w:id="25"/>
      <w:r w:rsidR="00CE6A20" w:rsidRPr="00E817FB">
        <w:rPr>
          <w:rStyle w:val="CommentReference"/>
          <w:rFonts w:ascii="Times New Roman" w:hAnsi="Times New Roman" w:cs="Times New Roman"/>
          <w:sz w:val="24"/>
          <w:szCs w:val="24"/>
        </w:rPr>
        <w:commentReference w:id="25"/>
      </w:r>
      <w:commentRangeEnd w:id="26"/>
      <w:r w:rsidR="00CE6A20" w:rsidRPr="00E817FB">
        <w:rPr>
          <w:rStyle w:val="CommentReference"/>
          <w:rFonts w:ascii="Times New Roman" w:hAnsi="Times New Roman" w:cs="Times New Roman"/>
          <w:sz w:val="24"/>
          <w:szCs w:val="24"/>
        </w:rPr>
        <w:commentReference w:id="26"/>
      </w:r>
      <w:commentRangeEnd w:id="27"/>
      <w:r w:rsidR="00640FF1" w:rsidRPr="00E817FB">
        <w:rPr>
          <w:rStyle w:val="CommentReference"/>
          <w:rFonts w:ascii="Times New Roman" w:hAnsi="Times New Roman" w:cs="Times New Roman"/>
          <w:sz w:val="24"/>
          <w:szCs w:val="24"/>
        </w:rPr>
        <w:commentReference w:id="27"/>
      </w:r>
      <w:r w:rsidRPr="00E817FB">
        <w:rPr>
          <w:rFonts w:ascii="Times New Roman" w:eastAsia="Times New Roman" w:hAnsi="Times New Roman" w:cs="Times New Roman"/>
          <w:sz w:val="24"/>
          <w:szCs w:val="24"/>
        </w:rPr>
        <w:t xml:space="preserve">. </w:t>
      </w:r>
    </w:p>
    <w:p w14:paraId="3E076736" w14:textId="3D0F66A6" w:rsidR="00554611" w:rsidRPr="00E817FB" w:rsidRDefault="00554611" w:rsidP="00554611">
      <w:pPr>
        <w:spacing w:line="240" w:lineRule="auto"/>
        <w:ind w:firstLine="360"/>
        <w:jc w:val="center"/>
        <w:rPr>
          <w:rFonts w:ascii="Times New Roman" w:eastAsia="Times New Roman" w:hAnsi="Times New Roman" w:cs="Times New Roman"/>
          <w:sz w:val="24"/>
          <w:szCs w:val="24"/>
        </w:rPr>
      </w:pPr>
      <w:r w:rsidRPr="00E817FB">
        <w:rPr>
          <w:rFonts w:ascii="Times New Roman" w:hAnsi="Times New Roman" w:cs="Times New Roman"/>
          <w:noProof/>
          <w:sz w:val="24"/>
          <w:szCs w:val="24"/>
        </w:rPr>
        <w:drawing>
          <wp:inline distT="0" distB="0" distL="0" distR="0" wp14:anchorId="12E1B497" wp14:editId="23064A74">
            <wp:extent cx="3476296" cy="4154214"/>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0">
                      <a:alphaModFix/>
                    </a:blip>
                    <a:stretch>
                      <a:fillRect/>
                    </a:stretch>
                  </pic:blipFill>
                  <pic:spPr>
                    <a:xfrm>
                      <a:off x="0" y="0"/>
                      <a:ext cx="3483972" cy="4163387"/>
                    </a:xfrm>
                    <a:prstGeom prst="rect">
                      <a:avLst/>
                    </a:prstGeom>
                    <a:noFill/>
                    <a:ln>
                      <a:noFill/>
                    </a:ln>
                  </pic:spPr>
                </pic:pic>
              </a:graphicData>
            </a:graphic>
          </wp:inline>
        </w:drawing>
      </w:r>
    </w:p>
    <w:p w14:paraId="6E4ED863" w14:textId="19EE5FE3" w:rsidR="00554611" w:rsidRPr="00E817FB" w:rsidRDefault="00554611" w:rsidP="00554611">
      <w:pPr>
        <w:spacing w:line="240" w:lineRule="auto"/>
        <w:ind w:firstLine="360"/>
        <w:jc w:val="center"/>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Figure ?? Map of study sites</w:t>
      </w:r>
    </w:p>
    <w:p w14:paraId="4A3D51FB" w14:textId="77777777" w:rsidR="00554611" w:rsidRPr="00E817FB" w:rsidRDefault="00554611" w:rsidP="00554611">
      <w:pPr>
        <w:spacing w:line="240" w:lineRule="auto"/>
        <w:ind w:firstLine="360"/>
        <w:jc w:val="center"/>
        <w:rPr>
          <w:rFonts w:ascii="Times New Roman" w:eastAsia="Times New Roman" w:hAnsi="Times New Roman" w:cs="Times New Roman"/>
          <w:sz w:val="24"/>
          <w:szCs w:val="24"/>
        </w:rPr>
      </w:pPr>
    </w:p>
    <w:p w14:paraId="665BE053" w14:textId="77777777" w:rsidR="009A0005" w:rsidRPr="00E817FB" w:rsidRDefault="009A0005" w:rsidP="009A0005">
      <w:pPr>
        <w:spacing w:line="240" w:lineRule="auto"/>
        <w:ind w:left="360"/>
        <w:rPr>
          <w:rFonts w:ascii="Times New Roman" w:hAnsi="Times New Roman" w:cs="Times New Roman"/>
          <w:sz w:val="24"/>
          <w:szCs w:val="24"/>
        </w:rPr>
      </w:pPr>
    </w:p>
    <w:p w14:paraId="6C023FA9" w14:textId="77777777" w:rsidR="009A0005" w:rsidRPr="00E817FB" w:rsidRDefault="009A0005" w:rsidP="009A0005">
      <w:pPr>
        <w:ind w:left="360"/>
        <w:rPr>
          <w:rFonts w:ascii="Times New Roman" w:hAnsi="Times New Roman" w:cs="Times New Roman"/>
          <w:sz w:val="24"/>
          <w:szCs w:val="24"/>
          <w:lang w:val="en-US"/>
        </w:rPr>
      </w:pPr>
    </w:p>
    <w:p w14:paraId="5A96C5BE" w14:textId="2AF9AE23" w:rsidR="009954F4" w:rsidRPr="00E817FB" w:rsidRDefault="009954F4" w:rsidP="009954F4">
      <w:pPr>
        <w:pStyle w:val="Heading3"/>
        <w:rPr>
          <w:rFonts w:ascii="Times New Roman" w:hAnsi="Times New Roman" w:cs="Times New Roman"/>
          <w:sz w:val="24"/>
          <w:szCs w:val="24"/>
        </w:rPr>
      </w:pPr>
      <w:r w:rsidRPr="00E817FB">
        <w:rPr>
          <w:rFonts w:ascii="Times New Roman" w:hAnsi="Times New Roman" w:cs="Times New Roman"/>
          <w:sz w:val="24"/>
          <w:szCs w:val="24"/>
        </w:rPr>
        <w:t>Seedling Plots</w:t>
      </w:r>
    </w:p>
    <w:p w14:paraId="7524DDA5" w14:textId="4F4115E8" w:rsidR="00140FC2" w:rsidRPr="00E817FB" w:rsidRDefault="005327A1" w:rsidP="00532AF3">
      <w:pPr>
        <w:spacing w:line="240" w:lineRule="auto"/>
        <w:ind w:firstLine="720"/>
        <w:rPr>
          <w:rFonts w:ascii="Times New Roman" w:eastAsia="Times New Roman" w:hAnsi="Times New Roman" w:cs="Times New Roman"/>
          <w:sz w:val="24"/>
          <w:szCs w:val="24"/>
        </w:rPr>
      </w:pPr>
      <w:r w:rsidRPr="00E817FB">
        <w:rPr>
          <w:rFonts w:ascii="Times New Roman" w:hAnsi="Times New Roman" w:cs="Times New Roman"/>
          <w:sz w:val="24"/>
          <w:szCs w:val="24"/>
        </w:rPr>
        <w:t>Ten</w:t>
      </w:r>
      <w:r w:rsidR="00140FC2" w:rsidRPr="00E817FB">
        <w:rPr>
          <w:rFonts w:ascii="Times New Roman" w:hAnsi="Times New Roman" w:cs="Times New Roman"/>
          <w:sz w:val="24"/>
          <w:szCs w:val="24"/>
        </w:rPr>
        <w:t xml:space="preserve"> monitoring plots were established at two W&amp;S sites. River reaches were walked in Fall 2023 to identify seedlings that had survived most of their first growing season. </w:t>
      </w:r>
      <w:r w:rsidR="00223541" w:rsidRPr="00E817FB">
        <w:rPr>
          <w:rFonts w:ascii="Times New Roman" w:eastAsia="Times New Roman" w:hAnsi="Times New Roman" w:cs="Times New Roman"/>
          <w:sz w:val="24"/>
          <w:szCs w:val="24"/>
        </w:rPr>
        <w:t>A</w:t>
      </w:r>
      <w:r w:rsidR="00140FC2" w:rsidRPr="00E817FB">
        <w:rPr>
          <w:rFonts w:ascii="Times New Roman" w:eastAsia="Times New Roman" w:hAnsi="Times New Roman" w:cs="Times New Roman"/>
          <w:sz w:val="24"/>
          <w:szCs w:val="24"/>
        </w:rPr>
        <w:t xml:space="preserve"> metal pin was pounded into the ground</w:t>
      </w:r>
      <w:r w:rsidR="00613C12" w:rsidRPr="00E817FB">
        <w:rPr>
          <w:rFonts w:ascii="Times New Roman" w:eastAsia="Times New Roman" w:hAnsi="Times New Roman" w:cs="Times New Roman"/>
          <w:sz w:val="24"/>
          <w:szCs w:val="24"/>
        </w:rPr>
        <w:t xml:space="preserve"> and</w:t>
      </w:r>
      <w:r w:rsidR="00140FC2" w:rsidRPr="00E817FB">
        <w:rPr>
          <w:rFonts w:ascii="Times New Roman" w:eastAsia="Times New Roman" w:hAnsi="Times New Roman" w:cs="Times New Roman"/>
          <w:sz w:val="24"/>
          <w:szCs w:val="24"/>
        </w:rPr>
        <w:t xml:space="preserve"> determined a radius to encompass all or most of the seedlings. We measured seedling heights with a ruler or measuring tape to the nearest centimeter and the diameters near the ground were measured with calipers to the nearest millimeter within the determined radius. </w:t>
      </w:r>
    </w:p>
    <w:p w14:paraId="24FEF9E1" w14:textId="6B70CAFE" w:rsidR="00140FC2" w:rsidRPr="00E817FB" w:rsidRDefault="00140FC2" w:rsidP="00140FC2">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If a regeneration area was too large or there were too many seedlings to feasibly measure, the area was subsampled. First the area containing the cottonwood seedling was mapped using the </w:t>
      </w:r>
      <w:r w:rsidR="00613C12" w:rsidRPr="00E817FB">
        <w:rPr>
          <w:rFonts w:ascii="Times New Roman" w:eastAsia="Times New Roman" w:hAnsi="Times New Roman" w:cs="Times New Roman"/>
          <w:sz w:val="24"/>
          <w:szCs w:val="24"/>
        </w:rPr>
        <w:t xml:space="preserve">Arrow100 </w:t>
      </w:r>
      <w:r w:rsidR="00ED70A7" w:rsidRPr="00E817FB">
        <w:rPr>
          <w:rFonts w:ascii="Times New Roman" w:eastAsia="Times New Roman" w:hAnsi="Times New Roman" w:cs="Times New Roman"/>
          <w:sz w:val="24"/>
          <w:szCs w:val="24"/>
        </w:rPr>
        <w:t>GNSS (</w:t>
      </w:r>
      <w:r w:rsidR="00613C12" w:rsidRPr="00E817FB">
        <w:rPr>
          <w:rFonts w:ascii="Times New Roman" w:eastAsia="Times New Roman" w:hAnsi="Times New Roman" w:cs="Times New Roman"/>
          <w:sz w:val="24"/>
          <w:szCs w:val="24"/>
        </w:rPr>
        <w:t>Quebec, Canada)</w:t>
      </w:r>
      <w:r w:rsidRPr="00E817FB">
        <w:rPr>
          <w:rFonts w:ascii="Times New Roman" w:eastAsia="Times New Roman" w:hAnsi="Times New Roman" w:cs="Times New Roman"/>
          <w:sz w:val="24"/>
          <w:szCs w:val="24"/>
        </w:rPr>
        <w:t>. After the polygon was created and the area determined to the nearest square meter, a one square meter hoop was used to create subsample areas</w:t>
      </w:r>
      <w:r w:rsidR="00A83419" w:rsidRPr="00E817FB">
        <w:rPr>
          <w:rFonts w:ascii="Times New Roman" w:eastAsia="Times New Roman" w:hAnsi="Times New Roman" w:cs="Times New Roman"/>
          <w:sz w:val="24"/>
          <w:szCs w:val="24"/>
        </w:rPr>
        <w:t xml:space="preserve"> and </w:t>
      </w:r>
      <w:r w:rsidRPr="00E817FB">
        <w:rPr>
          <w:rFonts w:ascii="Times New Roman" w:eastAsia="Times New Roman" w:hAnsi="Times New Roman" w:cs="Times New Roman"/>
          <w:sz w:val="24"/>
          <w:szCs w:val="24"/>
        </w:rPr>
        <w:t>seedlings within the hoop were then measured and recorded. 15-30% of the total area containing seedlings</w:t>
      </w:r>
      <w:r w:rsidR="00A83419" w:rsidRPr="00E817FB">
        <w:rPr>
          <w:rFonts w:ascii="Times New Roman" w:eastAsia="Times New Roman" w:hAnsi="Times New Roman" w:cs="Times New Roman"/>
          <w:sz w:val="24"/>
          <w:szCs w:val="24"/>
        </w:rPr>
        <w:t xml:space="preserve"> was sampled</w:t>
      </w:r>
      <w:r w:rsidRPr="00E817FB">
        <w:rPr>
          <w:rFonts w:ascii="Times New Roman" w:eastAsia="Times New Roman" w:hAnsi="Times New Roman" w:cs="Times New Roman"/>
          <w:sz w:val="24"/>
          <w:szCs w:val="24"/>
        </w:rPr>
        <w:t>.</w:t>
      </w:r>
    </w:p>
    <w:p w14:paraId="52AB81E6" w14:textId="77777777" w:rsidR="00D73F95" w:rsidRPr="00E817FB" w:rsidRDefault="00D73F95" w:rsidP="009954F4">
      <w:pPr>
        <w:rPr>
          <w:rFonts w:ascii="Times New Roman" w:hAnsi="Times New Roman" w:cs="Times New Roman"/>
          <w:sz w:val="24"/>
          <w:szCs w:val="24"/>
          <w:lang w:val="en-US"/>
        </w:rPr>
      </w:pPr>
    </w:p>
    <w:p w14:paraId="64AC8175" w14:textId="1B3EC8D6" w:rsidR="00140FC2" w:rsidRPr="00E817FB" w:rsidRDefault="009954F4" w:rsidP="009954F4">
      <w:pPr>
        <w:rPr>
          <w:rFonts w:ascii="Times New Roman" w:hAnsi="Times New Roman" w:cs="Times New Roman"/>
          <w:sz w:val="24"/>
          <w:szCs w:val="24"/>
          <w:lang w:val="en-US"/>
        </w:rPr>
      </w:pPr>
      <w:r w:rsidRPr="00E817FB">
        <w:rPr>
          <w:rFonts w:ascii="Times New Roman" w:hAnsi="Times New Roman" w:cs="Times New Roman"/>
          <w:sz w:val="24"/>
          <w:szCs w:val="24"/>
          <w:lang w:val="en-US"/>
        </w:rPr>
        <w:lastRenderedPageBreak/>
        <w:t>Light</w:t>
      </w:r>
    </w:p>
    <w:p w14:paraId="1EAB55A4" w14:textId="23CEA238" w:rsidR="00140FC2" w:rsidRPr="00E817FB" w:rsidRDefault="00140FC2" w:rsidP="00140FC2">
      <w:pPr>
        <w:spacing w:line="240" w:lineRule="auto"/>
        <w:ind w:firstLine="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Light intensity was taken with a Li-COR LI-1500 Light Sensor Logger (Lincoln, NE). The pyranometer sensor was placed in the or near the plot and allowed to acclimate. Then, a reading was taken every minute for 5 minutes. These readings were then averaged to get an average W m-2 value at each plot.</w:t>
      </w:r>
    </w:p>
    <w:p w14:paraId="1E333EA6" w14:textId="77777777" w:rsidR="00140FC2" w:rsidRPr="00E817FB" w:rsidRDefault="00140FC2" w:rsidP="009954F4">
      <w:pPr>
        <w:rPr>
          <w:rFonts w:ascii="Times New Roman" w:hAnsi="Times New Roman" w:cs="Times New Roman"/>
          <w:sz w:val="24"/>
          <w:szCs w:val="24"/>
          <w:lang w:val="en-US"/>
        </w:rPr>
      </w:pPr>
    </w:p>
    <w:p w14:paraId="5784D584" w14:textId="4931FFE8" w:rsidR="009954F4" w:rsidRPr="00E817FB" w:rsidRDefault="009954F4" w:rsidP="009954F4">
      <w:pPr>
        <w:rPr>
          <w:rFonts w:ascii="Times New Roman" w:hAnsi="Times New Roman" w:cs="Times New Roman"/>
          <w:sz w:val="24"/>
          <w:szCs w:val="24"/>
          <w:lang w:val="en-US"/>
        </w:rPr>
      </w:pPr>
      <w:r w:rsidRPr="00E817FB">
        <w:rPr>
          <w:rFonts w:ascii="Times New Roman" w:hAnsi="Times New Roman" w:cs="Times New Roman"/>
          <w:sz w:val="24"/>
          <w:szCs w:val="24"/>
          <w:lang w:val="en-US"/>
        </w:rPr>
        <w:t>Herbaceous</w:t>
      </w:r>
    </w:p>
    <w:p w14:paraId="6F2BCF2C" w14:textId="6D2A0A0F" w:rsidR="00140FC2" w:rsidRPr="00E817FB" w:rsidRDefault="00140FC2" w:rsidP="00140FC2">
      <w:pPr>
        <w:spacing w:line="240" w:lineRule="auto"/>
        <w:ind w:firstLine="720"/>
        <w:rPr>
          <w:ins w:id="28" w:author="Quentin R McCalla" w:date="2024-10-29T10:31:00Z" w16du:dateUtc="2024-10-29T17:31:00Z"/>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Herbaceous competition was estimated using the Braun-</w:t>
      </w:r>
      <w:commentRangeStart w:id="29"/>
      <w:r w:rsidRPr="00E817FB">
        <w:rPr>
          <w:rFonts w:ascii="Times New Roman" w:eastAsia="Times New Roman" w:hAnsi="Times New Roman" w:cs="Times New Roman"/>
          <w:sz w:val="24"/>
          <w:szCs w:val="24"/>
        </w:rPr>
        <w:t xml:space="preserve">Blanquet </w:t>
      </w:r>
      <w:commentRangeEnd w:id="29"/>
      <w:r w:rsidRPr="00E817FB">
        <w:rPr>
          <w:rStyle w:val="CommentReference"/>
          <w:rFonts w:ascii="Times New Roman" w:hAnsi="Times New Roman" w:cs="Times New Roman"/>
          <w:sz w:val="24"/>
          <w:szCs w:val="24"/>
        </w:rPr>
        <w:commentReference w:id="29"/>
      </w:r>
      <w:r w:rsidRPr="00E817FB">
        <w:rPr>
          <w:rFonts w:ascii="Times New Roman" w:eastAsia="Times New Roman" w:hAnsi="Times New Roman" w:cs="Times New Roman"/>
          <w:sz w:val="24"/>
          <w:szCs w:val="24"/>
        </w:rPr>
        <w:t xml:space="preserve">6 step scale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(Braun-Blanquet, 1964)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Plants within the plots and rooted at the same elevation as the cottonwood seedlings were considered.</w:t>
      </w:r>
      <w:bookmarkStart w:id="30" w:name="_Hlk185250511"/>
    </w:p>
    <w:bookmarkEnd w:id="30"/>
    <w:p w14:paraId="5D33EAD2" w14:textId="77777777" w:rsidR="00140FC2" w:rsidRPr="00E817FB" w:rsidRDefault="00140FC2" w:rsidP="009954F4">
      <w:pPr>
        <w:rPr>
          <w:rFonts w:ascii="Times New Roman" w:hAnsi="Times New Roman" w:cs="Times New Roman"/>
          <w:sz w:val="24"/>
          <w:szCs w:val="24"/>
          <w:lang w:val="en-US"/>
        </w:rPr>
      </w:pPr>
    </w:p>
    <w:p w14:paraId="1CD81F02" w14:textId="2A2A4FDE" w:rsidR="00140FC2" w:rsidRPr="00E817FB" w:rsidRDefault="009954F4" w:rsidP="009954F4">
      <w:pPr>
        <w:rPr>
          <w:rFonts w:ascii="Times New Roman" w:hAnsi="Times New Roman" w:cs="Times New Roman"/>
          <w:sz w:val="24"/>
          <w:szCs w:val="24"/>
        </w:rPr>
      </w:pPr>
      <w:r w:rsidRPr="00E817FB">
        <w:rPr>
          <w:rFonts w:ascii="Times New Roman" w:hAnsi="Times New Roman" w:cs="Times New Roman"/>
          <w:sz w:val="24"/>
          <w:szCs w:val="24"/>
          <w:lang w:val="en-US"/>
        </w:rPr>
        <w:t xml:space="preserve">Soil </w:t>
      </w:r>
    </w:p>
    <w:p w14:paraId="568BE60F" w14:textId="0C794AB4" w:rsidR="008856CC" w:rsidRPr="00E817FB" w:rsidRDefault="00140FC2" w:rsidP="00B465B5">
      <w:pPr>
        <w:ind w:firstLine="720"/>
        <w:rPr>
          <w:rFonts w:ascii="Times New Roman" w:hAnsi="Times New Roman" w:cs="Times New Roman"/>
          <w:sz w:val="24"/>
          <w:szCs w:val="24"/>
          <w:lang w:val="en-US"/>
        </w:rPr>
      </w:pPr>
      <w:r w:rsidRPr="00E817FB">
        <w:rPr>
          <w:rFonts w:ascii="Times New Roman" w:hAnsi="Times New Roman" w:cs="Times New Roman"/>
          <w:sz w:val="24"/>
          <w:szCs w:val="24"/>
          <w:lang w:val="en-US"/>
        </w:rPr>
        <w:t>Soil samples were taken inside the seedling plots using a trowel. Soil samples are from the first few inches of the soil horizon where the cottonwoods originally germinated. The soil samples will then be sieved to get the soil texture in which seedlings germinated.</w:t>
      </w:r>
      <w:r w:rsidR="00B465B5" w:rsidRPr="00E817FB">
        <w:rPr>
          <w:rFonts w:ascii="Times New Roman" w:hAnsi="Times New Roman" w:cs="Times New Roman"/>
          <w:sz w:val="24"/>
          <w:szCs w:val="24"/>
          <w:lang w:val="en-US"/>
        </w:rPr>
        <w:t xml:space="preserve"> </w:t>
      </w:r>
      <w:r w:rsidR="008856CC" w:rsidRPr="00E817FB">
        <w:rPr>
          <w:rFonts w:ascii="Times New Roman" w:hAnsi="Times New Roman" w:cs="Times New Roman"/>
          <w:sz w:val="24"/>
          <w:szCs w:val="24"/>
          <w:lang w:val="en-US"/>
        </w:rPr>
        <w:t>Samples were then dried in an oven for 6 hours at 70 degrees Celsius. The samples were t</w:t>
      </w:r>
      <w:r w:rsidR="00F231ED" w:rsidRPr="00E817FB">
        <w:rPr>
          <w:rFonts w:ascii="Times New Roman" w:hAnsi="Times New Roman" w:cs="Times New Roman"/>
          <w:sz w:val="24"/>
          <w:szCs w:val="24"/>
          <w:lang w:val="en-US"/>
        </w:rPr>
        <w:t>h</w:t>
      </w:r>
      <w:r w:rsidR="008856CC" w:rsidRPr="00E817FB">
        <w:rPr>
          <w:rFonts w:ascii="Times New Roman" w:hAnsi="Times New Roman" w:cs="Times New Roman"/>
          <w:sz w:val="24"/>
          <w:szCs w:val="24"/>
          <w:lang w:val="en-US"/>
        </w:rPr>
        <w:t xml:space="preserve">en sieved </w:t>
      </w:r>
      <w:r w:rsidR="00F231ED" w:rsidRPr="00E817FB">
        <w:rPr>
          <w:rFonts w:ascii="Times New Roman" w:hAnsi="Times New Roman" w:cs="Times New Roman"/>
          <w:sz w:val="24"/>
          <w:szCs w:val="24"/>
          <w:lang w:val="en-US"/>
        </w:rPr>
        <w:t>for 15 min</w:t>
      </w:r>
      <w:r w:rsidR="009B34A2" w:rsidRPr="00E817FB">
        <w:rPr>
          <w:rFonts w:ascii="Times New Roman" w:hAnsi="Times New Roman" w:cs="Times New Roman"/>
          <w:sz w:val="24"/>
          <w:szCs w:val="24"/>
          <w:lang w:val="en-US"/>
        </w:rPr>
        <w:t xml:space="preserve">utes and the percent fines (.075mm or smaller) was calculated for each site. </w:t>
      </w:r>
    </w:p>
    <w:p w14:paraId="4F7BCAB1" w14:textId="77777777" w:rsidR="00DD6FD8" w:rsidRPr="00E817FB" w:rsidRDefault="00DD6FD8" w:rsidP="009954F4">
      <w:pPr>
        <w:rPr>
          <w:rFonts w:ascii="Times New Roman" w:hAnsi="Times New Roman" w:cs="Times New Roman"/>
          <w:sz w:val="24"/>
          <w:szCs w:val="24"/>
          <w:lang w:val="en-US"/>
        </w:rPr>
      </w:pPr>
    </w:p>
    <w:p w14:paraId="5204F584" w14:textId="77777777" w:rsidR="00DD6FD8" w:rsidRPr="00E817FB" w:rsidRDefault="00DD6FD8" w:rsidP="00DD6FD8">
      <w:pPr>
        <w:spacing w:line="240" w:lineRule="auto"/>
        <w:rPr>
          <w:rFonts w:ascii="Times New Roman" w:eastAsia="Times New Roman" w:hAnsi="Times New Roman" w:cs="Times New Roman"/>
          <w:sz w:val="24"/>
          <w:szCs w:val="24"/>
        </w:rPr>
      </w:pPr>
      <w:r w:rsidRPr="00E817FB">
        <w:rPr>
          <w:rFonts w:ascii="Times New Roman" w:eastAsia="Times New Roman" w:hAnsi="Times New Roman" w:cs="Times New Roman"/>
          <w:b/>
          <w:bCs/>
          <w:sz w:val="24"/>
          <w:szCs w:val="24"/>
        </w:rPr>
        <w:t>Analysis Methods</w:t>
      </w:r>
      <w:r w:rsidRPr="00E817FB">
        <w:rPr>
          <w:rFonts w:ascii="Times New Roman" w:eastAsia="Times New Roman" w:hAnsi="Times New Roman" w:cs="Times New Roman"/>
          <w:sz w:val="24"/>
          <w:szCs w:val="24"/>
        </w:rPr>
        <w:t xml:space="preserve"> </w:t>
      </w:r>
    </w:p>
    <w:p w14:paraId="46C1CFAA" w14:textId="66DC8C29" w:rsidR="00D73F95" w:rsidRPr="00E817FB" w:rsidRDefault="00DD6FD8" w:rsidP="00DD6FD8">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R were used to calculate summary statistics. Height and diameter values were converted into a single Height-Diameter ratio (HDR). This was done so that each seedling had a single value describing its size. </w:t>
      </w:r>
      <w:r w:rsidR="00C52A64" w:rsidRPr="00E817FB">
        <w:rPr>
          <w:rFonts w:ascii="Times New Roman" w:eastAsia="Times New Roman" w:hAnsi="Times New Roman" w:cs="Times New Roman"/>
          <w:sz w:val="24"/>
          <w:szCs w:val="24"/>
        </w:rPr>
        <w:t>A higher HDR means that a seedling is becoming thinner and taller.</w:t>
      </w:r>
    </w:p>
    <w:p w14:paraId="6F0CFE88" w14:textId="77777777" w:rsidR="00D73F95" w:rsidRPr="00E817FB" w:rsidRDefault="00D73F95" w:rsidP="00D73F95">
      <w:pPr>
        <w:spacing w:line="240" w:lineRule="auto"/>
        <w:rPr>
          <w:rFonts w:ascii="Times New Roman" w:eastAsia="Times New Roman" w:hAnsi="Times New Roman" w:cs="Times New Roman"/>
          <w:i/>
          <w:sz w:val="24"/>
          <w:szCs w:val="24"/>
        </w:rPr>
      </w:pPr>
      <m:oMathPara>
        <m:oMath>
          <m:r>
            <w:ins w:id="31" w:author="Quentin R McCalla" w:date="2024-10-29T10:31:00Z" w16du:dateUtc="2024-10-29T17:31:00Z">
              <w:rPr>
                <w:rFonts w:ascii="Cambria Math" w:eastAsia="Times New Roman" w:hAnsi="Cambria Math" w:cs="Times New Roman"/>
                <w:sz w:val="24"/>
                <w:szCs w:val="24"/>
              </w:rPr>
              <m:t>HDR=</m:t>
            </w:ins>
          </m:r>
          <m:f>
            <m:fPr>
              <m:ctrlPr>
                <w:ins w:id="32" w:author="Quentin R McCalla" w:date="2024-10-29T10:32:00Z" w16du:dateUtc="2024-10-29T17:32:00Z">
                  <w:rPr>
                    <w:rFonts w:ascii="Cambria Math" w:eastAsia="Times New Roman" w:hAnsi="Cambria Math" w:cs="Times New Roman"/>
                    <w:i/>
                    <w:sz w:val="24"/>
                    <w:szCs w:val="24"/>
                  </w:rPr>
                </w:ins>
              </m:ctrlPr>
            </m:fPr>
            <m:num>
              <m:r>
                <w:ins w:id="33" w:author="Quentin R McCalla" w:date="2024-10-29T10:33:00Z" w16du:dateUtc="2024-10-29T17:33:00Z">
                  <w:rPr>
                    <w:rFonts w:ascii="Cambria Math" w:eastAsia="Times New Roman" w:hAnsi="Cambria Math" w:cs="Times New Roman"/>
                    <w:sz w:val="24"/>
                    <w:szCs w:val="24"/>
                  </w:rPr>
                  <m:t>Height (cm)</m:t>
                </w:ins>
              </m:r>
            </m:num>
            <m:den>
              <m:r>
                <w:ins w:id="34" w:author="Quentin R McCalla" w:date="2024-10-29T10:33:00Z" w16du:dateUtc="2024-10-29T17:33:00Z">
                  <w:rPr>
                    <w:rFonts w:ascii="Cambria Math" w:eastAsia="Times New Roman" w:hAnsi="Cambria Math" w:cs="Times New Roman"/>
                    <w:sz w:val="24"/>
                    <w:szCs w:val="24"/>
                  </w:rPr>
                  <m:t>Diameter (cm)</m:t>
                </w:ins>
              </m:r>
            </m:den>
          </m:f>
        </m:oMath>
      </m:oMathPara>
    </w:p>
    <w:p w14:paraId="608DA236" w14:textId="77777777" w:rsidR="00D73F95" w:rsidRPr="00E817FB" w:rsidRDefault="00D73F95" w:rsidP="00D73F95">
      <w:pPr>
        <w:spacing w:line="240" w:lineRule="auto"/>
        <w:jc w:val="center"/>
        <w:rPr>
          <w:rFonts w:ascii="Times New Roman" w:eastAsia="Times New Roman" w:hAnsi="Times New Roman" w:cs="Times New Roman"/>
          <w:iCs/>
          <w:sz w:val="24"/>
          <w:szCs w:val="24"/>
        </w:rPr>
      </w:pPr>
      <w:r w:rsidRPr="00E817FB">
        <w:rPr>
          <w:rFonts w:ascii="Times New Roman" w:eastAsia="Times New Roman" w:hAnsi="Times New Roman" w:cs="Times New Roman"/>
          <w:iCs/>
          <w:sz w:val="24"/>
          <w:szCs w:val="24"/>
        </w:rPr>
        <w:t>Equation 1.</w:t>
      </w:r>
    </w:p>
    <w:p w14:paraId="3FA23342" w14:textId="77777777" w:rsidR="00D73F95" w:rsidRPr="00E817FB" w:rsidRDefault="00D73F95" w:rsidP="00DD6FD8">
      <w:pPr>
        <w:spacing w:line="240" w:lineRule="auto"/>
        <w:ind w:firstLine="720"/>
        <w:rPr>
          <w:rFonts w:ascii="Times New Roman" w:eastAsia="Times New Roman" w:hAnsi="Times New Roman" w:cs="Times New Roman"/>
          <w:sz w:val="24"/>
          <w:szCs w:val="24"/>
        </w:rPr>
      </w:pPr>
    </w:p>
    <w:p w14:paraId="2AE45290" w14:textId="4C591728" w:rsidR="00DD6FD8" w:rsidRPr="00E817FB" w:rsidRDefault="00DD6FD8" w:rsidP="005C56AF">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Changes in density and seedling size were determined by subtracting the June 2024 values from the November 2023 values</w:t>
      </w:r>
      <w:r w:rsidR="005C56AF"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To measure between significant changes between visit (Fall 2023, Spring 2024 and Fall 2024) and growth (mean height, diameter and HDR) an Analysis of Variance (ANOVA) was used to test for significant changes and then Tukey’s HSD test was used to test for significant changes between variables. A critical P-value of less than or equal to 0.05 was used to test for significance.</w:t>
      </w:r>
    </w:p>
    <w:p w14:paraId="1CBB2327" w14:textId="13F76922" w:rsidR="005C56AF" w:rsidRPr="00E817FB" w:rsidRDefault="005C56AF" w:rsidP="005C56AF">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A logistic regression model was used to </w:t>
      </w:r>
      <w:r w:rsidR="006859BD" w:rsidRPr="00E817FB">
        <w:rPr>
          <w:rFonts w:ascii="Times New Roman" w:eastAsia="Times New Roman" w:hAnsi="Times New Roman" w:cs="Times New Roman"/>
          <w:sz w:val="24"/>
          <w:szCs w:val="24"/>
        </w:rPr>
        <w:t>see how the three measured variables impacted seedling survivorship.</w:t>
      </w:r>
    </w:p>
    <w:p w14:paraId="1440201A" w14:textId="77777777" w:rsidR="00DD6FD8" w:rsidRPr="00E817FB" w:rsidRDefault="00DD6FD8" w:rsidP="00DD6FD8">
      <w:pPr>
        <w:spacing w:line="240" w:lineRule="auto"/>
        <w:ind w:firstLine="360"/>
        <w:rPr>
          <w:rFonts w:ascii="Times New Roman" w:eastAsia="Times New Roman" w:hAnsi="Times New Roman" w:cs="Times New Roman"/>
          <w:sz w:val="24"/>
          <w:szCs w:val="24"/>
        </w:rPr>
      </w:pPr>
      <w:commentRangeStart w:id="35"/>
      <w:r w:rsidRPr="00E817FB">
        <w:rPr>
          <w:rFonts w:ascii="Times New Roman" w:eastAsia="Times New Roman" w:hAnsi="Times New Roman" w:cs="Times New Roman"/>
          <w:sz w:val="24"/>
          <w:szCs w:val="24"/>
        </w:rPr>
        <w:t>To see if variables were significantly impacting seedling survival, a Spearman correlation test was used. Measured variable values were correlated to the change in seedling density. A critical P-value of less than or equal to 0.05 was used to test for significance.</w:t>
      </w:r>
      <w:commentRangeEnd w:id="35"/>
      <w:r w:rsidRPr="00E817FB">
        <w:rPr>
          <w:rStyle w:val="CommentReference"/>
          <w:rFonts w:ascii="Times New Roman" w:hAnsi="Times New Roman" w:cs="Times New Roman"/>
          <w:sz w:val="24"/>
          <w:szCs w:val="24"/>
        </w:rPr>
        <w:commentReference w:id="35"/>
      </w:r>
    </w:p>
    <w:p w14:paraId="53F0A55E" w14:textId="77777777" w:rsidR="00DD6FD8" w:rsidRPr="00E817FB" w:rsidRDefault="00DD6FD8" w:rsidP="009954F4">
      <w:pPr>
        <w:rPr>
          <w:rFonts w:ascii="Times New Roman" w:hAnsi="Times New Roman" w:cs="Times New Roman"/>
          <w:sz w:val="24"/>
          <w:szCs w:val="24"/>
          <w:lang w:val="en-US"/>
        </w:rPr>
      </w:pPr>
    </w:p>
    <w:p w14:paraId="14E3B6BA" w14:textId="77777777" w:rsidR="00140FC2" w:rsidRPr="00E817FB" w:rsidRDefault="00140FC2" w:rsidP="009954F4">
      <w:pPr>
        <w:rPr>
          <w:rFonts w:ascii="Times New Roman" w:hAnsi="Times New Roman" w:cs="Times New Roman"/>
          <w:sz w:val="24"/>
          <w:szCs w:val="24"/>
          <w:lang w:val="en-US"/>
        </w:rPr>
      </w:pPr>
    </w:p>
    <w:p w14:paraId="6050C2F6" w14:textId="7B9DD237" w:rsidR="009954F4" w:rsidRPr="00E817FB" w:rsidRDefault="009954F4" w:rsidP="009954F4">
      <w:pPr>
        <w:pStyle w:val="Heading3"/>
        <w:rPr>
          <w:rFonts w:ascii="Times New Roman" w:hAnsi="Times New Roman" w:cs="Times New Roman"/>
          <w:sz w:val="24"/>
          <w:szCs w:val="24"/>
        </w:rPr>
      </w:pPr>
      <w:r w:rsidRPr="00E817FB">
        <w:rPr>
          <w:rFonts w:ascii="Times New Roman" w:hAnsi="Times New Roman" w:cs="Times New Roman"/>
          <w:sz w:val="24"/>
          <w:szCs w:val="24"/>
        </w:rPr>
        <w:t>Dendrochronology</w:t>
      </w:r>
    </w:p>
    <w:p w14:paraId="17886B7D" w14:textId="676F1210" w:rsidR="00721FD3" w:rsidRPr="00E817FB" w:rsidRDefault="00721FD3" w:rsidP="002D5725">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To determine the age and growth of Fremont cottonwood trees, cores were collected October of 2023 at all three study sites. A variety of size classes of </w:t>
      </w:r>
      <w:r w:rsidR="00CB69F6" w:rsidRPr="00E817FB">
        <w:rPr>
          <w:rFonts w:ascii="Times New Roman" w:eastAsia="Times New Roman" w:hAnsi="Times New Roman" w:cs="Times New Roman"/>
          <w:sz w:val="24"/>
          <w:szCs w:val="24"/>
        </w:rPr>
        <w:t xml:space="preserve">alive </w:t>
      </w:r>
      <w:r w:rsidRPr="00E817FB">
        <w:rPr>
          <w:rFonts w:ascii="Times New Roman" w:eastAsia="Times New Roman" w:hAnsi="Times New Roman" w:cs="Times New Roman"/>
          <w:sz w:val="24"/>
          <w:szCs w:val="24"/>
        </w:rPr>
        <w:t>Fremont cottonwoods across the floodplain were selected for coring.</w:t>
      </w:r>
      <w:r w:rsidR="006D580D"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A core was taken as low on the tree trunk as </w:t>
      </w:r>
      <w:r w:rsidRPr="00E817FB">
        <w:rPr>
          <w:rFonts w:ascii="Times New Roman" w:eastAsia="Times New Roman" w:hAnsi="Times New Roman" w:cs="Times New Roman"/>
          <w:sz w:val="24"/>
          <w:szCs w:val="24"/>
        </w:rPr>
        <w:lastRenderedPageBreak/>
        <w:t xml:space="preserve">possible, at an angle perpendicular to the tree’s lean and aimed to be as close to the pith as possible. The borer was then drilled into the tree far enough to ensure that the pith had been passed. </w:t>
      </w:r>
    </w:p>
    <w:p w14:paraId="3FDFBA3C" w14:textId="065ABD85" w:rsidR="00721FD3" w:rsidRPr="00E817FB" w:rsidRDefault="00214B44" w:rsidP="0030613E">
      <w:pPr>
        <w:spacing w:line="240" w:lineRule="auto"/>
        <w:ind w:firstLine="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Cores were prepared </w:t>
      </w:r>
      <w:r w:rsidR="0030613E" w:rsidRPr="00E817FB">
        <w:rPr>
          <w:rFonts w:ascii="Times New Roman" w:eastAsia="Times New Roman" w:hAnsi="Times New Roman" w:cs="Times New Roman"/>
          <w:sz w:val="24"/>
          <w:szCs w:val="24"/>
        </w:rPr>
        <w:t xml:space="preserve">and sanded </w:t>
      </w:r>
      <w:r w:rsidRPr="00E817FB">
        <w:rPr>
          <w:rFonts w:ascii="Times New Roman" w:eastAsia="Times New Roman" w:hAnsi="Times New Roman" w:cs="Times New Roman"/>
          <w:sz w:val="24"/>
          <w:szCs w:val="24"/>
        </w:rPr>
        <w:t>using standard methods according to Stokes and Smiley (1968)</w:t>
      </w:r>
      <w:r w:rsidR="00721FD3" w:rsidRPr="00E817FB">
        <w:rPr>
          <w:rFonts w:ascii="Times New Roman" w:eastAsia="Times New Roman" w:hAnsi="Times New Roman" w:cs="Times New Roman"/>
          <w:sz w:val="24"/>
          <w:szCs w:val="24"/>
        </w:rPr>
        <w:t xml:space="preserve">. The cores were placed under a dissecting microscope and rings were </w:t>
      </w:r>
      <w:r w:rsidR="001968BE" w:rsidRPr="00E817FB">
        <w:rPr>
          <w:rFonts w:ascii="Times New Roman" w:eastAsia="Times New Roman" w:hAnsi="Times New Roman" w:cs="Times New Roman"/>
          <w:sz w:val="24"/>
          <w:szCs w:val="24"/>
        </w:rPr>
        <w:t>counted</w:t>
      </w:r>
      <w:r w:rsidR="00721FD3" w:rsidRPr="00E817FB">
        <w:rPr>
          <w:rFonts w:ascii="Times New Roman" w:eastAsia="Times New Roman" w:hAnsi="Times New Roman" w:cs="Times New Roman"/>
          <w:sz w:val="24"/>
          <w:szCs w:val="24"/>
        </w:rPr>
        <w:t>. For cores without a pith,</w:t>
      </w:r>
      <w:r w:rsidR="00721FD3" w:rsidRPr="00E817F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721FD3" w:rsidRPr="00E817FB">
        <w:rPr>
          <w:rFonts w:ascii="Times New Roman" w:eastAsia="Times New Roman" w:hAnsi="Times New Roman" w:cs="Times New Roman"/>
          <w:sz w:val="24"/>
          <w:szCs w:val="24"/>
        </w:rPr>
        <w:t xml:space="preserve">Ages of the innermost ring as well as the estimated pith date were recorded. For cores where a pith date could not be estimated, a minimum age was recorded. </w:t>
      </w:r>
    </w:p>
    <w:p w14:paraId="04F86931" w14:textId="62253955" w:rsidR="00721FD3" w:rsidRPr="00E817FB" w:rsidRDefault="00721FD3" w:rsidP="00721FD3">
      <w:pPr>
        <w:spacing w:line="240" w:lineRule="auto"/>
        <w:ind w:firstLine="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To measure the ring widths of each core, the cores had to be scanned and uploaded. Dated cores were placed on an electronic scanner</w:t>
      </w:r>
      <w:r w:rsidR="00AF520F" w:rsidRPr="00E817FB">
        <w:rPr>
          <w:rFonts w:ascii="Times New Roman" w:eastAsia="Times New Roman" w:hAnsi="Times New Roman" w:cs="Times New Roman"/>
          <w:sz w:val="24"/>
          <w:szCs w:val="24"/>
        </w:rPr>
        <w:t xml:space="preserve"> and</w:t>
      </w:r>
      <w:r w:rsidRPr="00E817FB">
        <w:rPr>
          <w:rFonts w:ascii="Times New Roman" w:eastAsia="Times New Roman" w:hAnsi="Times New Roman" w:cs="Times New Roman"/>
          <w:sz w:val="24"/>
          <w:szCs w:val="24"/>
        </w:rPr>
        <w:t xml:space="preserve"> uploaded into </w:t>
      </w:r>
      <w:proofErr w:type="spellStart"/>
      <w:r w:rsidRPr="00E817FB">
        <w:rPr>
          <w:rFonts w:ascii="Times New Roman" w:eastAsia="Times New Roman" w:hAnsi="Times New Roman" w:cs="Times New Roman"/>
          <w:sz w:val="24"/>
          <w:szCs w:val="24"/>
        </w:rPr>
        <w:t>Cybis</w:t>
      </w:r>
      <w:proofErr w:type="spellEnd"/>
      <w:r w:rsidRPr="00E817FB">
        <w:rPr>
          <w:rFonts w:ascii="Times New Roman" w:eastAsia="Times New Roman" w:hAnsi="Times New Roman" w:cs="Times New Roman"/>
          <w:sz w:val="24"/>
          <w:szCs w:val="24"/>
        </w:rPr>
        <w:t xml:space="preserve"> </w:t>
      </w:r>
      <w:proofErr w:type="spellStart"/>
      <w:r w:rsidRPr="00E817FB">
        <w:rPr>
          <w:rFonts w:ascii="Times New Roman" w:eastAsia="Times New Roman" w:hAnsi="Times New Roman" w:cs="Times New Roman"/>
          <w:sz w:val="24"/>
          <w:szCs w:val="24"/>
        </w:rPr>
        <w:t>CooRecorder</w:t>
      </w:r>
      <w:proofErr w:type="spellEnd"/>
      <w:r w:rsidRPr="00E817FB">
        <w:rPr>
          <w:rFonts w:ascii="Times New Roman" w:eastAsia="Times New Roman" w:hAnsi="Times New Roman" w:cs="Times New Roman"/>
          <w:sz w:val="24"/>
          <w:szCs w:val="24"/>
        </w:rPr>
        <w:t xml:space="preserve"> software (</w:t>
      </w:r>
      <w:hyperlink r:id="rId11" w:history="1">
        <w:r w:rsidRPr="00E817FB">
          <w:rPr>
            <w:rStyle w:val="Hyperlink"/>
            <w:rFonts w:ascii="Times New Roman" w:eastAsia="Times New Roman" w:hAnsi="Times New Roman" w:cs="Times New Roman"/>
            <w:sz w:val="24"/>
            <w:szCs w:val="24"/>
          </w:rPr>
          <w:t>https://www.cybis.se/forfun/dendro/index.htm</w:t>
        </w:r>
      </w:hyperlink>
      <w:r w:rsidRPr="00E817FB">
        <w:rPr>
          <w:rFonts w:ascii="Times New Roman" w:eastAsia="Times New Roman" w:hAnsi="Times New Roman" w:cs="Times New Roman"/>
          <w:sz w:val="24"/>
          <w:szCs w:val="24"/>
        </w:rPr>
        <w:t xml:space="preserve">). Each ring was marked in the software so that the date could be verified and ring widths measured. </w:t>
      </w:r>
    </w:p>
    <w:p w14:paraId="675CE7AB" w14:textId="77777777" w:rsidR="00721FD3" w:rsidRPr="00E817FB" w:rsidRDefault="00721FD3" w:rsidP="00721FD3">
      <w:pPr>
        <w:ind w:left="360"/>
        <w:rPr>
          <w:rFonts w:ascii="Times New Roman" w:hAnsi="Times New Roman" w:cs="Times New Roman"/>
          <w:sz w:val="24"/>
          <w:szCs w:val="24"/>
        </w:rPr>
      </w:pPr>
    </w:p>
    <w:p w14:paraId="3BFFCAA6" w14:textId="77777777" w:rsidR="00721FD3" w:rsidRPr="00E817FB" w:rsidRDefault="00721FD3" w:rsidP="001968BE">
      <w:pPr>
        <w:spacing w:line="240" w:lineRule="auto"/>
        <w:rPr>
          <w:rFonts w:ascii="Times New Roman" w:eastAsia="Times New Roman" w:hAnsi="Times New Roman" w:cs="Times New Roman"/>
          <w:b/>
          <w:bCs/>
          <w:sz w:val="24"/>
          <w:szCs w:val="24"/>
        </w:rPr>
      </w:pPr>
      <w:r w:rsidRPr="00E817FB">
        <w:rPr>
          <w:rFonts w:ascii="Times New Roman" w:eastAsia="Times New Roman" w:hAnsi="Times New Roman" w:cs="Times New Roman"/>
          <w:b/>
          <w:bCs/>
          <w:sz w:val="24"/>
          <w:szCs w:val="24"/>
        </w:rPr>
        <w:t>Crossdating</w:t>
      </w:r>
    </w:p>
    <w:p w14:paraId="2731D942" w14:textId="33775D8D" w:rsidR="00794EE5" w:rsidRPr="00E817FB" w:rsidRDefault="00721FD3" w:rsidP="00794EE5">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Dated and scanned cores are saved as a .RWL file and uploaded into </w:t>
      </w:r>
      <w:proofErr w:type="spellStart"/>
      <w:r w:rsidRPr="00E817FB">
        <w:rPr>
          <w:rFonts w:ascii="Times New Roman" w:eastAsia="Times New Roman" w:hAnsi="Times New Roman" w:cs="Times New Roman"/>
          <w:sz w:val="24"/>
          <w:szCs w:val="24"/>
        </w:rPr>
        <w:t>Cdendro</w:t>
      </w:r>
      <w:proofErr w:type="spellEnd"/>
      <w:r w:rsidR="0030613E" w:rsidRPr="00E817FB">
        <w:rPr>
          <w:rFonts w:ascii="Times New Roman" w:eastAsia="Times New Roman" w:hAnsi="Times New Roman" w:cs="Times New Roman"/>
          <w:sz w:val="24"/>
          <w:szCs w:val="24"/>
        </w:rPr>
        <w:t xml:space="preserve"> </w:t>
      </w:r>
      <w:r w:rsidR="0030613E" w:rsidRPr="00E817FB">
        <w:rPr>
          <w:rFonts w:ascii="Times New Roman" w:eastAsia="Times New Roman" w:hAnsi="Times New Roman" w:cs="Times New Roman"/>
          <w:sz w:val="24"/>
          <w:szCs w:val="24"/>
        </w:rPr>
        <w:t>(</w:t>
      </w:r>
      <w:hyperlink r:id="rId12" w:history="1">
        <w:r w:rsidR="0030613E" w:rsidRPr="00E817FB">
          <w:rPr>
            <w:rStyle w:val="Hyperlink"/>
            <w:rFonts w:ascii="Times New Roman" w:eastAsia="Times New Roman" w:hAnsi="Times New Roman" w:cs="Times New Roman"/>
            <w:sz w:val="24"/>
            <w:szCs w:val="24"/>
          </w:rPr>
          <w:t>https://www.cybis.se/forfun/dendro/index.htm</w:t>
        </w:r>
      </w:hyperlink>
      <w:r w:rsidR="0030613E"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Files were separated into 4 different sites: Upper Beasley, Lower Beasley, Childs and Sheep. All the cores (n=1</w:t>
      </w:r>
      <w:r w:rsidR="00794EE5" w:rsidRPr="00E817FB">
        <w:rPr>
          <w:rFonts w:ascii="Times New Roman" w:eastAsia="Times New Roman" w:hAnsi="Times New Roman" w:cs="Times New Roman"/>
          <w:sz w:val="24"/>
          <w:szCs w:val="24"/>
        </w:rPr>
        <w:t>33</w:t>
      </w:r>
      <w:r w:rsidRPr="00E817FB">
        <w:rPr>
          <w:rFonts w:ascii="Times New Roman" w:eastAsia="Times New Roman" w:hAnsi="Times New Roman" w:cs="Times New Roman"/>
          <w:sz w:val="24"/>
          <w:szCs w:val="24"/>
        </w:rPr>
        <w:t xml:space="preserve">) were run through COFECHA </w:t>
      </w:r>
      <w:r w:rsidR="002B382B"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cores with a correlation coefficient of +0.3</w:t>
      </w:r>
      <w:r w:rsidR="00794EE5" w:rsidRPr="00E817FB">
        <w:rPr>
          <w:rFonts w:ascii="Times New Roman" w:eastAsia="Times New Roman" w:hAnsi="Times New Roman" w:cs="Times New Roman"/>
          <w:sz w:val="24"/>
          <w:szCs w:val="24"/>
        </w:rPr>
        <w:t>0</w:t>
      </w:r>
      <w:r w:rsidRPr="00E817FB">
        <w:rPr>
          <w:rFonts w:ascii="Times New Roman" w:eastAsia="Times New Roman" w:hAnsi="Times New Roman" w:cs="Times New Roman"/>
          <w:sz w:val="24"/>
          <w:szCs w:val="24"/>
        </w:rPr>
        <w:t xml:space="preserve"> were </w:t>
      </w:r>
      <w:r w:rsidR="007336A7" w:rsidRPr="00E817FB">
        <w:rPr>
          <w:rFonts w:ascii="Times New Roman" w:eastAsia="Times New Roman" w:hAnsi="Times New Roman" w:cs="Times New Roman"/>
          <w:sz w:val="24"/>
          <w:szCs w:val="24"/>
        </w:rPr>
        <w:t>separated</w:t>
      </w:r>
      <w:r w:rsidRPr="00E817FB">
        <w:rPr>
          <w:rFonts w:ascii="Times New Roman" w:eastAsia="Times New Roman" w:hAnsi="Times New Roman" w:cs="Times New Roman"/>
          <w:sz w:val="24"/>
          <w:szCs w:val="24"/>
        </w:rPr>
        <w:t xml:space="preserve">. </w:t>
      </w:r>
      <w:r w:rsidR="00794EE5" w:rsidRPr="00E817FB">
        <w:rPr>
          <w:rFonts w:ascii="Times New Roman" w:eastAsia="Times New Roman" w:hAnsi="Times New Roman" w:cs="Times New Roman"/>
          <w:sz w:val="24"/>
          <w:szCs w:val="24"/>
        </w:rPr>
        <w:t xml:space="preserve">This separated series (n=39) was then ran through COFECHA to check for any dating issues. The </w:t>
      </w:r>
      <w:proofErr w:type="spellStart"/>
      <w:r w:rsidR="00794EE5" w:rsidRPr="00E817FB">
        <w:rPr>
          <w:rFonts w:ascii="Times New Roman" w:eastAsia="Times New Roman" w:hAnsi="Times New Roman" w:cs="Times New Roman"/>
          <w:sz w:val="24"/>
          <w:szCs w:val="24"/>
        </w:rPr>
        <w:t>dplR</w:t>
      </w:r>
      <w:proofErr w:type="spellEnd"/>
      <w:r w:rsidR="00794EE5" w:rsidRPr="00E817FB">
        <w:rPr>
          <w:rFonts w:ascii="Times New Roman" w:eastAsia="Times New Roman" w:hAnsi="Times New Roman" w:cs="Times New Roman"/>
          <w:sz w:val="24"/>
          <w:szCs w:val="24"/>
        </w:rPr>
        <w:t xml:space="preserve"> package created by Dr. Andy Bunn was used </w:t>
      </w:r>
      <w:r w:rsidR="00794EE5" w:rsidRPr="00E817FB">
        <w:rPr>
          <w:rFonts w:ascii="Times New Roman" w:eastAsia="Times New Roman" w:hAnsi="Times New Roman" w:cs="Times New Roman"/>
          <w:sz w:val="24"/>
          <w:szCs w:val="24"/>
        </w:rPr>
        <w:fldChar w:fldCharType="begin"/>
      </w:r>
      <w:r w:rsidR="00794EE5" w:rsidRPr="00E817FB">
        <w:rPr>
          <w:rFonts w:ascii="Times New Roman" w:eastAsia="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00794E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(Bunn, 2010)</w:t>
      </w:r>
      <w:r w:rsidR="00794EE5" w:rsidRPr="00E817FB">
        <w:rPr>
          <w:rFonts w:ascii="Times New Roman" w:eastAsia="Times New Roman" w:hAnsi="Times New Roman" w:cs="Times New Roman"/>
          <w:sz w:val="24"/>
          <w:szCs w:val="24"/>
        </w:rPr>
        <w:fldChar w:fldCharType="end"/>
      </w:r>
      <w:r w:rsidR="00794EE5" w:rsidRPr="00E817FB">
        <w:rPr>
          <w:rFonts w:ascii="Times New Roman" w:eastAsia="Times New Roman" w:hAnsi="Times New Roman" w:cs="Times New Roman"/>
          <w:sz w:val="24"/>
          <w:szCs w:val="24"/>
        </w:rPr>
        <w:t xml:space="preserve"> to create Ring Width Indices (RWI) and Basal Area Increment (BAI) for the crossdated series to then be compared to climate variables.</w:t>
      </w:r>
    </w:p>
    <w:p w14:paraId="44ECA1A3" w14:textId="3E688794" w:rsidR="00721FD3" w:rsidRPr="00E817FB" w:rsidRDefault="00721FD3" w:rsidP="00120AEE">
      <w:pPr>
        <w:spacing w:line="240" w:lineRule="auto"/>
        <w:ind w:firstLine="360"/>
        <w:jc w:val="both"/>
        <w:rPr>
          <w:rFonts w:ascii="Times New Roman" w:eastAsia="Times New Roman" w:hAnsi="Times New Roman" w:cs="Times New Roman"/>
          <w:sz w:val="24"/>
          <w:szCs w:val="24"/>
        </w:rPr>
      </w:pPr>
    </w:p>
    <w:p w14:paraId="421E3862" w14:textId="77777777" w:rsidR="00794EE5" w:rsidRPr="00E817FB" w:rsidRDefault="00794EE5" w:rsidP="00794EE5">
      <w:pPr>
        <w:spacing w:line="240" w:lineRule="auto"/>
        <w:ind w:firstLine="360"/>
        <w:rPr>
          <w:rFonts w:ascii="Times New Roman" w:eastAsia="Times New Roman" w:hAnsi="Times New Roman" w:cs="Times New Roman"/>
          <w:sz w:val="24"/>
          <w:szCs w:val="24"/>
        </w:rPr>
      </w:pPr>
    </w:p>
    <w:p w14:paraId="578EAC75" w14:textId="683B7502" w:rsidR="008C4730" w:rsidRPr="00E817FB" w:rsidRDefault="008C4730" w:rsidP="008C4730">
      <w:pPr>
        <w:spacing w:line="240" w:lineRule="auto"/>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Correlation to climate</w:t>
      </w:r>
    </w:p>
    <w:p w14:paraId="79173075" w14:textId="792B17E4" w:rsidR="008C4730" w:rsidRPr="00E817FB" w:rsidRDefault="00AE7F5E" w:rsidP="00AE7F5E">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Four</w:t>
      </w:r>
      <w:r w:rsidR="008C4730" w:rsidRPr="00E817FB">
        <w:rPr>
          <w:rFonts w:ascii="Times New Roman" w:eastAsia="Times New Roman" w:hAnsi="Times New Roman" w:cs="Times New Roman"/>
          <w:sz w:val="24"/>
          <w:szCs w:val="24"/>
        </w:rPr>
        <w:t xml:space="preserve"> climate variables were used to run a response function analysis and a correlation analysis on </w:t>
      </w:r>
      <w:r w:rsidR="00A60F24" w:rsidRPr="00E817FB">
        <w:rPr>
          <w:rFonts w:ascii="Times New Roman" w:eastAsia="Times New Roman" w:hAnsi="Times New Roman" w:cs="Times New Roman"/>
          <w:sz w:val="24"/>
          <w:szCs w:val="24"/>
        </w:rPr>
        <w:t xml:space="preserve">the </w:t>
      </w:r>
      <w:r w:rsidR="008C4730" w:rsidRPr="00E817FB">
        <w:rPr>
          <w:rFonts w:ascii="Times New Roman" w:eastAsia="Times New Roman" w:hAnsi="Times New Roman" w:cs="Times New Roman"/>
          <w:sz w:val="24"/>
          <w:szCs w:val="24"/>
        </w:rPr>
        <w:t xml:space="preserve">chronologies. </w:t>
      </w:r>
      <w:r w:rsidR="00A60F24" w:rsidRPr="00E817FB">
        <w:rPr>
          <w:rFonts w:ascii="Times New Roman" w:eastAsia="Times New Roman" w:hAnsi="Times New Roman" w:cs="Times New Roman"/>
          <w:sz w:val="24"/>
          <w:szCs w:val="24"/>
        </w:rPr>
        <w:t>Mean monthly values for: a</w:t>
      </w:r>
      <w:r w:rsidR="008C4730" w:rsidRPr="00E817FB">
        <w:rPr>
          <w:rFonts w:ascii="Times New Roman" w:eastAsia="Times New Roman" w:hAnsi="Times New Roman" w:cs="Times New Roman"/>
          <w:sz w:val="24"/>
          <w:szCs w:val="24"/>
        </w:rPr>
        <w:t xml:space="preserve">verage temperature, </w:t>
      </w:r>
      <w:r w:rsidR="00A60F24" w:rsidRPr="00E817FB">
        <w:rPr>
          <w:rFonts w:ascii="Times New Roman" w:eastAsia="Times New Roman" w:hAnsi="Times New Roman" w:cs="Times New Roman"/>
          <w:sz w:val="24"/>
          <w:szCs w:val="24"/>
        </w:rPr>
        <w:t>p</w:t>
      </w:r>
      <w:r w:rsidR="008C4730" w:rsidRPr="00E817FB">
        <w:rPr>
          <w:rFonts w:ascii="Times New Roman" w:eastAsia="Times New Roman" w:hAnsi="Times New Roman" w:cs="Times New Roman"/>
          <w:sz w:val="24"/>
          <w:szCs w:val="24"/>
        </w:rPr>
        <w:t xml:space="preserve">recipitation, and </w:t>
      </w:r>
      <w:r w:rsidR="00376AD5" w:rsidRPr="00E817FB">
        <w:rPr>
          <w:rFonts w:ascii="Times New Roman" w:eastAsia="Times New Roman" w:hAnsi="Times New Roman" w:cs="Times New Roman"/>
          <w:sz w:val="24"/>
          <w:szCs w:val="24"/>
        </w:rPr>
        <w:t>Palmer Drought Severity Index (</w:t>
      </w:r>
      <w:r w:rsidR="008C4730" w:rsidRPr="00E817FB">
        <w:rPr>
          <w:rFonts w:ascii="Times New Roman" w:eastAsia="Times New Roman" w:hAnsi="Times New Roman" w:cs="Times New Roman"/>
          <w:sz w:val="24"/>
          <w:szCs w:val="24"/>
        </w:rPr>
        <w:t>PDSI</w:t>
      </w:r>
      <w:r w:rsidR="00376AD5" w:rsidRPr="00E817FB">
        <w:rPr>
          <w:rFonts w:ascii="Times New Roman" w:eastAsia="Times New Roman" w:hAnsi="Times New Roman" w:cs="Times New Roman"/>
          <w:sz w:val="24"/>
          <w:szCs w:val="24"/>
        </w:rPr>
        <w:t>)</w:t>
      </w:r>
      <w:r w:rsidR="008C4730" w:rsidRPr="00E817FB">
        <w:rPr>
          <w:rFonts w:ascii="Times New Roman" w:eastAsia="Times New Roman" w:hAnsi="Times New Roman" w:cs="Times New Roman"/>
          <w:sz w:val="24"/>
          <w:szCs w:val="24"/>
        </w:rPr>
        <w:t xml:space="preserve"> were downloaded from the NOAA climate monitoring website (</w:t>
      </w:r>
      <w:hyperlink r:id="rId13" w:history="1">
        <w:r w:rsidR="008C4730" w:rsidRPr="00E817FB">
          <w:rPr>
            <w:rStyle w:val="Hyperlink"/>
            <w:rFonts w:ascii="Times New Roman" w:eastAsia="Times New Roman" w:hAnsi="Times New Roman" w:cs="Times New Roman"/>
            <w:sz w:val="24"/>
            <w:szCs w:val="24"/>
          </w:rPr>
          <w:t>https://www.ncei.noaa.gov/access/monitoring/climate-at-a-glance/county/time-series/AZ-025/tmin/1/0/1993-2023?base_prd=true&amp;begbaseyear=1901&amp;endbaseyear=2000</w:t>
        </w:r>
      </w:hyperlink>
      <w:r w:rsidR="008C4730" w:rsidRPr="00E817FB">
        <w:rPr>
          <w:rFonts w:ascii="Times New Roman" w:eastAsia="Times New Roman" w:hAnsi="Times New Roman" w:cs="Times New Roman"/>
          <w:sz w:val="24"/>
          <w:szCs w:val="24"/>
        </w:rPr>
        <w:t>)</w:t>
      </w:r>
      <w:r w:rsidR="00A60F24" w:rsidRPr="00E817FB">
        <w:rPr>
          <w:rFonts w:ascii="Times New Roman" w:eastAsia="Times New Roman" w:hAnsi="Times New Roman" w:cs="Times New Roman"/>
          <w:sz w:val="24"/>
          <w:szCs w:val="24"/>
        </w:rPr>
        <w:t xml:space="preserve"> from 1993 to 2023 for Yavapai County, Arizona</w:t>
      </w:r>
      <w:r w:rsidR="008C4730"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Mean</w:t>
      </w:r>
      <w:r w:rsidR="008C4730"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monthly</w:t>
      </w:r>
      <w:r w:rsidR="008C4730" w:rsidRPr="00E817FB">
        <w:rPr>
          <w:rFonts w:ascii="Times New Roman" w:eastAsia="Times New Roman" w:hAnsi="Times New Roman" w:cs="Times New Roman"/>
          <w:sz w:val="24"/>
          <w:szCs w:val="24"/>
        </w:rPr>
        <w:t xml:space="preserve"> flow </w:t>
      </w:r>
      <w:r w:rsidRPr="00E817FB">
        <w:rPr>
          <w:rFonts w:ascii="Times New Roman" w:eastAsia="Times New Roman" w:hAnsi="Times New Roman" w:cs="Times New Roman"/>
          <w:sz w:val="24"/>
          <w:szCs w:val="24"/>
        </w:rPr>
        <w:t>was</w:t>
      </w:r>
      <w:r w:rsidR="008C4730" w:rsidRPr="00E817FB">
        <w:rPr>
          <w:rFonts w:ascii="Times New Roman" w:eastAsia="Times New Roman" w:hAnsi="Times New Roman" w:cs="Times New Roman"/>
          <w:sz w:val="24"/>
          <w:szCs w:val="24"/>
        </w:rPr>
        <w:t xml:space="preserve"> gathered from the Verde River near Camp Verde </w:t>
      </w:r>
      <w:r w:rsidR="008C4730" w:rsidRPr="00E817FB">
        <w:rPr>
          <w:rFonts w:ascii="Times New Roman" w:hAnsi="Times New Roman" w:cs="Times New Roman"/>
          <w:sz w:val="24"/>
          <w:szCs w:val="24"/>
        </w:rPr>
        <w:t>(09506000) USGS gauge from 1988-2023. I used data exported from the USGS National Water Information System.  I chose this location as it is located near the Wild and Scenic portion of the river and had the longest continuous discharge record</w:t>
      </w:r>
      <w:r w:rsidR="002028D3" w:rsidRPr="00E817FB">
        <w:rPr>
          <w:rFonts w:ascii="Times New Roman" w:hAnsi="Times New Roman" w:cs="Times New Roman"/>
          <w:sz w:val="24"/>
          <w:szCs w:val="24"/>
        </w:rPr>
        <w:t xml:space="preserve"> (1988 to current)</w:t>
      </w:r>
      <w:r w:rsidR="008C4730" w:rsidRPr="00E817FB">
        <w:rPr>
          <w:rFonts w:ascii="Times New Roman" w:hAnsi="Times New Roman" w:cs="Times New Roman"/>
          <w:sz w:val="24"/>
          <w:szCs w:val="24"/>
        </w:rPr>
        <w:t xml:space="preserve">. </w:t>
      </w:r>
    </w:p>
    <w:p w14:paraId="09AAFF3B" w14:textId="77777777" w:rsidR="008C4730" w:rsidRPr="00E817FB" w:rsidRDefault="008C4730" w:rsidP="008C4730">
      <w:pPr>
        <w:spacing w:line="240" w:lineRule="auto"/>
        <w:rPr>
          <w:rFonts w:ascii="Times New Roman" w:eastAsia="Times New Roman" w:hAnsi="Times New Roman" w:cs="Times New Roman"/>
          <w:sz w:val="24"/>
          <w:szCs w:val="24"/>
        </w:rPr>
      </w:pPr>
    </w:p>
    <w:p w14:paraId="000E1E54" w14:textId="77777777" w:rsidR="008C4730" w:rsidRPr="00E817FB" w:rsidRDefault="008C4730" w:rsidP="008C4730">
      <w:pPr>
        <w:spacing w:line="240" w:lineRule="auto"/>
        <w:rPr>
          <w:rFonts w:ascii="Times New Roman" w:eastAsia="Times New Roman" w:hAnsi="Times New Roman" w:cs="Times New Roman"/>
          <w:sz w:val="24"/>
          <w:szCs w:val="24"/>
        </w:rPr>
      </w:pPr>
      <w:commentRangeStart w:id="36"/>
      <w:r w:rsidRPr="00E817FB">
        <w:rPr>
          <w:rFonts w:ascii="Times New Roman" w:eastAsia="Times New Roman" w:hAnsi="Times New Roman" w:cs="Times New Roman"/>
          <w:sz w:val="24"/>
          <w:szCs w:val="24"/>
        </w:rPr>
        <w:t>Response Function Analysis</w:t>
      </w:r>
      <w:commentRangeEnd w:id="36"/>
      <w:r w:rsidRPr="00E817FB">
        <w:rPr>
          <w:rStyle w:val="CommentReference"/>
          <w:rFonts w:ascii="Times New Roman" w:hAnsi="Times New Roman" w:cs="Times New Roman"/>
          <w:sz w:val="24"/>
          <w:szCs w:val="24"/>
        </w:rPr>
        <w:commentReference w:id="36"/>
      </w:r>
    </w:p>
    <w:p w14:paraId="6366B64F" w14:textId="5773D870" w:rsidR="00794EE5" w:rsidRPr="00E817FB" w:rsidRDefault="008C4730" w:rsidP="00A60F24">
      <w:pPr>
        <w:spacing w:line="240" w:lineRule="auto"/>
        <w:ind w:firstLine="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Response function analysis is used to help determine relationships between climate variables and tree growth. They differ from simple correlations in that they address the autocorrelation that is usually prevalent in both climate and tree growth data. Response functions and their results are more robust than correlations. Using the </w:t>
      </w:r>
      <w:commentRangeStart w:id="37"/>
      <w:proofErr w:type="spellStart"/>
      <w:r w:rsidRPr="00E817FB">
        <w:rPr>
          <w:rFonts w:ascii="Times New Roman" w:eastAsia="Times New Roman" w:hAnsi="Times New Roman" w:cs="Times New Roman"/>
          <w:sz w:val="24"/>
          <w:szCs w:val="24"/>
        </w:rPr>
        <w:t>Treeclim</w:t>
      </w:r>
      <w:proofErr w:type="spellEnd"/>
      <w:r w:rsidRPr="00E817FB">
        <w:rPr>
          <w:rFonts w:ascii="Times New Roman" w:eastAsia="Times New Roman" w:hAnsi="Times New Roman" w:cs="Times New Roman"/>
          <w:sz w:val="24"/>
          <w:szCs w:val="24"/>
        </w:rPr>
        <w:t xml:space="preserve"> </w:t>
      </w:r>
      <w:commentRangeEnd w:id="37"/>
      <w:r w:rsidRPr="00E817FB">
        <w:rPr>
          <w:rStyle w:val="CommentReference"/>
          <w:rFonts w:ascii="Times New Roman" w:hAnsi="Times New Roman" w:cs="Times New Roman"/>
          <w:sz w:val="24"/>
          <w:szCs w:val="24"/>
        </w:rPr>
        <w:commentReference w:id="37"/>
      </w:r>
      <w:r w:rsidRPr="00E817FB">
        <w:rPr>
          <w:rFonts w:ascii="Times New Roman" w:eastAsia="Times New Roman" w:hAnsi="Times New Roman" w:cs="Times New Roman"/>
          <w:sz w:val="24"/>
          <w:szCs w:val="24"/>
        </w:rPr>
        <w:t xml:space="preserve">package in R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(Zang &amp; Biondi, 2015)</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I </w:t>
      </w:r>
      <w:r w:rsidR="006D580D" w:rsidRPr="00E817FB">
        <w:rPr>
          <w:rFonts w:ascii="Times New Roman" w:eastAsia="Times New Roman" w:hAnsi="Times New Roman" w:cs="Times New Roman"/>
          <w:sz w:val="24"/>
          <w:szCs w:val="24"/>
        </w:rPr>
        <w:t>tested</w:t>
      </w:r>
      <w:r w:rsidRPr="00E817FB">
        <w:rPr>
          <w:rFonts w:ascii="Times New Roman" w:eastAsia="Times New Roman" w:hAnsi="Times New Roman" w:cs="Times New Roman"/>
          <w:sz w:val="24"/>
          <w:szCs w:val="24"/>
        </w:rPr>
        <w:t xml:space="preserve"> my chronologies to </w:t>
      </w:r>
      <w:r w:rsidR="006A0B3D" w:rsidRPr="00E817FB">
        <w:rPr>
          <w:rFonts w:ascii="Times New Roman" w:eastAsia="Times New Roman" w:hAnsi="Times New Roman" w:cs="Times New Roman"/>
          <w:sz w:val="24"/>
          <w:szCs w:val="24"/>
        </w:rPr>
        <w:t>the 4</w:t>
      </w:r>
      <w:r w:rsidRPr="00E817FB">
        <w:rPr>
          <w:rFonts w:ascii="Times New Roman" w:eastAsia="Times New Roman" w:hAnsi="Times New Roman" w:cs="Times New Roman"/>
          <w:sz w:val="24"/>
          <w:szCs w:val="24"/>
        </w:rPr>
        <w:t xml:space="preserve"> climate variables</w:t>
      </w:r>
      <w:r w:rsidR="006D580D"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A critical P-value of less than or equal to 0.05 was used to determine if a trend was significant and an exact bootstrap method was used.</w:t>
      </w:r>
      <w:r w:rsidR="00BE6769" w:rsidRPr="00E817FB">
        <w:rPr>
          <w:rFonts w:ascii="Times New Roman" w:eastAsia="Times New Roman" w:hAnsi="Times New Roman" w:cs="Times New Roman"/>
          <w:sz w:val="24"/>
          <w:szCs w:val="24"/>
        </w:rPr>
        <w:t xml:space="preserve"> An exact </w:t>
      </w:r>
      <w:commentRangeStart w:id="38"/>
      <w:r w:rsidR="00BE6769" w:rsidRPr="00E817FB">
        <w:rPr>
          <w:rFonts w:ascii="Times New Roman" w:eastAsia="Times New Roman" w:hAnsi="Times New Roman" w:cs="Times New Roman"/>
          <w:sz w:val="24"/>
          <w:szCs w:val="24"/>
        </w:rPr>
        <w:t xml:space="preserve">bootstrapping </w:t>
      </w:r>
      <w:commentRangeEnd w:id="38"/>
      <w:r w:rsidR="00FC1F64" w:rsidRPr="00E817FB">
        <w:rPr>
          <w:rStyle w:val="CommentReference"/>
          <w:rFonts w:ascii="Times New Roman" w:hAnsi="Times New Roman" w:cs="Times New Roman"/>
          <w:sz w:val="24"/>
          <w:szCs w:val="24"/>
        </w:rPr>
        <w:commentReference w:id="38"/>
      </w:r>
      <w:r w:rsidR="00BE6769" w:rsidRPr="00E817FB">
        <w:rPr>
          <w:rFonts w:ascii="Times New Roman" w:eastAsia="Times New Roman" w:hAnsi="Times New Roman" w:cs="Times New Roman"/>
          <w:sz w:val="24"/>
          <w:szCs w:val="24"/>
        </w:rPr>
        <w:t>method was used because of the small dataset and because it gives an exact distribution as it only uses data within the dataset.</w:t>
      </w:r>
      <w:r w:rsidRPr="00E817FB">
        <w:rPr>
          <w:rFonts w:ascii="Times New Roman" w:eastAsia="Times New Roman" w:hAnsi="Times New Roman" w:cs="Times New Roman"/>
          <w:sz w:val="24"/>
          <w:szCs w:val="24"/>
        </w:rPr>
        <w:t xml:space="preserve"> A response function analysis was used for water year (September-October) was used to test against the annual growth for that year.</w:t>
      </w:r>
      <w:r w:rsidR="00794EE5" w:rsidRPr="00E817FB">
        <w:rPr>
          <w:rFonts w:ascii="Times New Roman" w:eastAsia="Times New Roman" w:hAnsi="Times New Roman" w:cs="Times New Roman"/>
          <w:sz w:val="24"/>
          <w:szCs w:val="24"/>
        </w:rPr>
        <w:t xml:space="preserve"> </w:t>
      </w:r>
    </w:p>
    <w:p w14:paraId="2F5D20C0" w14:textId="77777777" w:rsidR="00794EE5" w:rsidRPr="00E817FB" w:rsidRDefault="00794EE5" w:rsidP="00794EE5">
      <w:pPr>
        <w:spacing w:line="240" w:lineRule="auto"/>
        <w:ind w:left="360"/>
        <w:rPr>
          <w:rFonts w:ascii="Times New Roman" w:eastAsia="Times New Roman" w:hAnsi="Times New Roman" w:cs="Times New Roman"/>
          <w:sz w:val="24"/>
          <w:szCs w:val="24"/>
        </w:rPr>
      </w:pPr>
    </w:p>
    <w:p w14:paraId="0EDFF0AA" w14:textId="01583104" w:rsidR="00794EE5" w:rsidRPr="00E817FB" w:rsidRDefault="00794EE5" w:rsidP="00794EE5">
      <w:pPr>
        <w:spacing w:line="240" w:lineRule="auto"/>
        <w:ind w:left="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lastRenderedPageBreak/>
        <w:t>Limitations/Assumptions</w:t>
      </w:r>
    </w:p>
    <w:p w14:paraId="40207177" w14:textId="77777777" w:rsidR="00794EE5" w:rsidRPr="00E817FB" w:rsidRDefault="00794EE5" w:rsidP="00794EE5">
      <w:pPr>
        <w:spacing w:line="240" w:lineRule="auto"/>
        <w:ind w:firstLine="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The series and cores collected are short in nature. This makes it difficult to produce high correlations for crossdating. I used COFECHA to select cores that were correlated to each other and the overall collection of tree cores to use for further analysis. Because Fremont cottonwoods grow in riparian areas with access to year around water, it is unlikely that rings are missing which means that the trees are likely dated correctly even though this may be difficult to statistically prove.</w:t>
      </w:r>
    </w:p>
    <w:p w14:paraId="27EB1CF6" w14:textId="37ADB58D" w:rsidR="00721FD3" w:rsidRPr="00E817FB" w:rsidRDefault="00721FD3" w:rsidP="0013684F">
      <w:pPr>
        <w:spacing w:line="240" w:lineRule="auto"/>
        <w:ind w:firstLine="720"/>
        <w:rPr>
          <w:rFonts w:ascii="Times New Roman" w:eastAsia="Times New Roman" w:hAnsi="Times New Roman" w:cs="Times New Roman"/>
          <w:sz w:val="24"/>
          <w:szCs w:val="24"/>
        </w:rPr>
      </w:pPr>
    </w:p>
    <w:p w14:paraId="4977EFE2" w14:textId="538ABDE7" w:rsidR="009954F4" w:rsidRPr="00E817FB" w:rsidRDefault="009954F4" w:rsidP="009954F4">
      <w:pPr>
        <w:pStyle w:val="Heading2"/>
        <w:rPr>
          <w:rFonts w:ascii="Times New Roman" w:hAnsi="Times New Roman" w:cs="Times New Roman"/>
          <w:sz w:val="24"/>
          <w:szCs w:val="24"/>
        </w:rPr>
      </w:pPr>
      <w:r w:rsidRPr="00E817FB">
        <w:rPr>
          <w:rFonts w:ascii="Times New Roman" w:hAnsi="Times New Roman" w:cs="Times New Roman"/>
          <w:sz w:val="24"/>
          <w:szCs w:val="24"/>
        </w:rPr>
        <w:t>Results</w:t>
      </w:r>
    </w:p>
    <w:p w14:paraId="2054BE43" w14:textId="2C4136B2" w:rsidR="00DD6FD8" w:rsidRPr="00E817FB" w:rsidRDefault="001E78B7" w:rsidP="001E78B7">
      <w:pPr>
        <w:rPr>
          <w:rFonts w:ascii="Times New Roman" w:hAnsi="Times New Roman" w:cs="Times New Roman"/>
          <w:sz w:val="24"/>
          <w:szCs w:val="24"/>
        </w:rPr>
      </w:pPr>
      <w:r w:rsidRPr="00E817FB">
        <w:rPr>
          <w:rFonts w:ascii="Times New Roman" w:hAnsi="Times New Roman" w:cs="Times New Roman"/>
          <w:sz w:val="24"/>
          <w:szCs w:val="24"/>
        </w:rPr>
        <w:t>Seedling Survivorship</w:t>
      </w:r>
    </w:p>
    <w:p w14:paraId="2A748EAF" w14:textId="77777777" w:rsidR="00E96B9D" w:rsidRPr="00E817FB" w:rsidRDefault="00E96B9D" w:rsidP="007966A9">
      <w:pPr>
        <w:ind w:left="1080"/>
        <w:rPr>
          <w:rFonts w:ascii="Times New Roman" w:hAnsi="Times New Roman" w:cs="Times New Roman"/>
          <w:sz w:val="24"/>
          <w:szCs w:val="24"/>
        </w:rPr>
        <w:sectPr w:rsidR="00E96B9D" w:rsidRPr="00E817FB" w:rsidSect="00973E57">
          <w:type w:val="continuous"/>
          <w:pgSz w:w="12240" w:h="15840"/>
          <w:pgMar w:top="1440" w:right="1440" w:bottom="1440" w:left="1440" w:header="720" w:footer="720" w:gutter="0"/>
          <w:cols w:space="720"/>
          <w:docGrid w:linePitch="360"/>
        </w:sectPr>
      </w:pPr>
    </w:p>
    <w:p w14:paraId="21F022F1" w14:textId="77777777" w:rsidR="00D11EB7" w:rsidRPr="00E817FB" w:rsidRDefault="007966A9" w:rsidP="005D722B">
      <w:pPr>
        <w:ind w:left="1080"/>
        <w:jc w:val="center"/>
        <w:rPr>
          <w:rFonts w:ascii="Times New Roman" w:hAnsi="Times New Roman" w:cs="Times New Roman"/>
          <w:sz w:val="24"/>
          <w:szCs w:val="24"/>
        </w:rPr>
      </w:pPr>
      <w:r w:rsidRPr="00E817FB">
        <w:rPr>
          <w:rFonts w:ascii="Times New Roman" w:hAnsi="Times New Roman" w:cs="Times New Roman"/>
          <w:noProof/>
          <w:sz w:val="24"/>
          <w:szCs w:val="24"/>
          <w14:ligatures w14:val="standardContextual"/>
        </w:rPr>
        <w:drawing>
          <wp:inline distT="0" distB="0" distL="0" distR="0" wp14:anchorId="17F35012" wp14:editId="3362BA71">
            <wp:extent cx="5053508" cy="2801566"/>
            <wp:effectExtent l="0" t="0" r="0" b="0"/>
            <wp:docPr id="1866194829" name="Picture 1" descr="A graph of different siz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94829" name="Picture 1" descr="A graph of different sizes and colo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7454" cy="2825929"/>
                    </a:xfrm>
                    <a:prstGeom prst="rect">
                      <a:avLst/>
                    </a:prstGeom>
                  </pic:spPr>
                </pic:pic>
              </a:graphicData>
            </a:graphic>
          </wp:inline>
        </w:drawing>
      </w:r>
    </w:p>
    <w:p w14:paraId="69CAD9B0" w14:textId="77777777" w:rsidR="0029180D" w:rsidRPr="00E817FB" w:rsidRDefault="00D11EB7" w:rsidP="005D722B">
      <w:pPr>
        <w:ind w:left="1080"/>
        <w:jc w:val="center"/>
        <w:rPr>
          <w:rFonts w:ascii="Times New Roman" w:hAnsi="Times New Roman" w:cs="Times New Roman"/>
          <w:sz w:val="24"/>
          <w:szCs w:val="24"/>
        </w:rPr>
      </w:pPr>
      <w:r w:rsidRPr="00E817FB">
        <w:rPr>
          <w:rFonts w:ascii="Times New Roman" w:hAnsi="Times New Roman" w:cs="Times New Roman"/>
          <w:sz w:val="24"/>
          <w:szCs w:val="24"/>
        </w:rPr>
        <w:t xml:space="preserve">Figure ??. Mean densities across BRAP plots. </w:t>
      </w:r>
    </w:p>
    <w:p w14:paraId="26BEAA70" w14:textId="1BEE599A" w:rsidR="007966A9" w:rsidRPr="00E817FB" w:rsidRDefault="007966A9" w:rsidP="005D722B">
      <w:pPr>
        <w:ind w:left="1080"/>
        <w:jc w:val="center"/>
        <w:rPr>
          <w:rFonts w:ascii="Times New Roman" w:hAnsi="Times New Roman" w:cs="Times New Roman"/>
          <w:sz w:val="24"/>
          <w:szCs w:val="24"/>
        </w:rPr>
      </w:pPr>
      <w:r w:rsidRPr="00E817FB">
        <w:rPr>
          <w:rFonts w:ascii="Times New Roman" w:hAnsi="Times New Roman" w:cs="Times New Roman"/>
          <w:noProof/>
          <w:sz w:val="24"/>
          <w:szCs w:val="24"/>
          <w14:ligatures w14:val="standardContextual"/>
        </w:rPr>
        <w:drawing>
          <wp:inline distT="0" distB="0" distL="0" distR="0" wp14:anchorId="6CB0D64D" wp14:editId="216CC3A6">
            <wp:extent cx="5053069" cy="2800782"/>
            <wp:effectExtent l="0" t="0" r="0" b="0"/>
            <wp:docPr id="1754251498" name="Picture 2" descr="A graph of a number of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51498" name="Picture 2" descr="A graph of a number of childr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09813" cy="2832234"/>
                    </a:xfrm>
                    <a:prstGeom prst="rect">
                      <a:avLst/>
                    </a:prstGeom>
                  </pic:spPr>
                </pic:pic>
              </a:graphicData>
            </a:graphic>
          </wp:inline>
        </w:drawing>
      </w:r>
    </w:p>
    <w:p w14:paraId="24BB8B32" w14:textId="3FBB02EB" w:rsidR="006859BD" w:rsidRPr="00E817FB" w:rsidRDefault="006859BD" w:rsidP="005D722B">
      <w:pPr>
        <w:ind w:left="1080"/>
        <w:jc w:val="center"/>
        <w:rPr>
          <w:rFonts w:ascii="Times New Roman" w:hAnsi="Times New Roman" w:cs="Times New Roman"/>
          <w:sz w:val="24"/>
          <w:szCs w:val="24"/>
        </w:rPr>
      </w:pPr>
      <w:r w:rsidRPr="00E817FB">
        <w:rPr>
          <w:rFonts w:ascii="Times New Roman" w:hAnsi="Times New Roman" w:cs="Times New Roman"/>
          <w:sz w:val="24"/>
          <w:szCs w:val="24"/>
        </w:rPr>
        <w:t>Figure ??</w:t>
      </w:r>
      <w:r w:rsidR="0029180D" w:rsidRPr="00E817FB">
        <w:rPr>
          <w:rFonts w:ascii="Times New Roman" w:hAnsi="Times New Roman" w:cs="Times New Roman"/>
          <w:sz w:val="24"/>
          <w:szCs w:val="24"/>
        </w:rPr>
        <w:t>. Childs mean density plots.</w:t>
      </w:r>
    </w:p>
    <w:p w14:paraId="6CD7E21B" w14:textId="77777777" w:rsidR="0029180D" w:rsidRPr="00E817FB" w:rsidRDefault="0029180D" w:rsidP="0029180D">
      <w:pPr>
        <w:ind w:firstLine="720"/>
        <w:rPr>
          <w:rFonts w:ascii="Times New Roman" w:hAnsi="Times New Roman" w:cs="Times New Roman"/>
          <w:sz w:val="24"/>
          <w:szCs w:val="24"/>
        </w:rPr>
      </w:pPr>
      <w:r w:rsidRPr="00E817FB">
        <w:rPr>
          <w:rFonts w:ascii="Times New Roman" w:hAnsi="Times New Roman" w:cs="Times New Roman"/>
          <w:sz w:val="24"/>
          <w:szCs w:val="24"/>
        </w:rPr>
        <w:lastRenderedPageBreak/>
        <w:t xml:space="preserve"> </w:t>
      </w:r>
      <w:r w:rsidRPr="00E817FB">
        <w:rPr>
          <w:rFonts w:ascii="Times New Roman" w:hAnsi="Times New Roman" w:cs="Times New Roman"/>
          <w:sz w:val="24"/>
          <w:szCs w:val="24"/>
        </w:rPr>
        <w:t>At BRAP, four plots had increases in density between all three visits. One plot stayed constant across visits and the remaining plots decreased between each visit.</w:t>
      </w:r>
      <w:r w:rsidRPr="00E817FB">
        <w:rPr>
          <w:rFonts w:ascii="Times New Roman" w:hAnsi="Times New Roman" w:cs="Times New Roman"/>
          <w:sz w:val="24"/>
          <w:szCs w:val="24"/>
        </w:rPr>
        <w:t xml:space="preserve"> </w:t>
      </w:r>
    </w:p>
    <w:p w14:paraId="3F9EC36C" w14:textId="220687C2" w:rsidR="0029180D" w:rsidRPr="00E817FB" w:rsidRDefault="0029180D" w:rsidP="0029180D">
      <w:pPr>
        <w:ind w:firstLine="720"/>
        <w:rPr>
          <w:rFonts w:ascii="Times New Roman" w:hAnsi="Times New Roman" w:cs="Times New Roman"/>
          <w:sz w:val="24"/>
          <w:szCs w:val="24"/>
        </w:rPr>
      </w:pPr>
      <w:r w:rsidRPr="00E817FB">
        <w:rPr>
          <w:rFonts w:ascii="Times New Roman" w:hAnsi="Times New Roman" w:cs="Times New Roman"/>
          <w:sz w:val="24"/>
          <w:szCs w:val="24"/>
        </w:rPr>
        <w:t xml:space="preserve">At Childs </w:t>
      </w:r>
      <w:r w:rsidR="001E78B7" w:rsidRPr="00E817FB">
        <w:rPr>
          <w:rFonts w:ascii="Times New Roman" w:hAnsi="Times New Roman" w:cs="Times New Roman"/>
          <w:sz w:val="24"/>
          <w:szCs w:val="24"/>
        </w:rPr>
        <w:t>only</w:t>
      </w:r>
      <w:r w:rsidRPr="00E817FB">
        <w:rPr>
          <w:rFonts w:ascii="Times New Roman" w:hAnsi="Times New Roman" w:cs="Times New Roman"/>
          <w:sz w:val="24"/>
          <w:szCs w:val="24"/>
        </w:rPr>
        <w:t xml:space="preserve"> one plot had a higher density than when it was first surveyed. All of the remaining plots decreased in density.</w:t>
      </w:r>
      <w:r w:rsidR="001E78B7" w:rsidRPr="00E817FB">
        <w:rPr>
          <w:rFonts w:ascii="Times New Roman" w:hAnsi="Times New Roman" w:cs="Times New Roman"/>
          <w:sz w:val="24"/>
          <w:szCs w:val="24"/>
        </w:rPr>
        <w:t xml:space="preserve"> However, densities were higher at Childs</w:t>
      </w:r>
    </w:p>
    <w:p w14:paraId="4DE7DB5D" w14:textId="48BBE505" w:rsidR="00DD6FD8" w:rsidRPr="00E817FB" w:rsidRDefault="00DD6FD8" w:rsidP="001E78B7">
      <w:pPr>
        <w:rPr>
          <w:rFonts w:ascii="Times New Roman" w:hAnsi="Times New Roman" w:cs="Times New Roman"/>
          <w:sz w:val="24"/>
          <w:szCs w:val="24"/>
        </w:rPr>
      </w:pPr>
    </w:p>
    <w:p w14:paraId="5AC4EED5" w14:textId="33A1D7B8" w:rsidR="001E78B7" w:rsidRPr="00E817FB" w:rsidRDefault="001E78B7" w:rsidP="001E78B7">
      <w:pPr>
        <w:rPr>
          <w:rFonts w:ascii="Times New Roman" w:hAnsi="Times New Roman" w:cs="Times New Roman"/>
          <w:sz w:val="24"/>
          <w:szCs w:val="24"/>
        </w:rPr>
      </w:pPr>
      <w:r w:rsidRPr="00E817FB">
        <w:rPr>
          <w:rFonts w:ascii="Times New Roman" w:hAnsi="Times New Roman" w:cs="Times New Roman"/>
          <w:sz w:val="24"/>
          <w:szCs w:val="24"/>
        </w:rPr>
        <w:t>Seedling sizes</w:t>
      </w:r>
    </w:p>
    <w:p w14:paraId="4B236208" w14:textId="4D9EE2A3" w:rsidR="00914619" w:rsidRPr="00E817FB" w:rsidRDefault="00914619" w:rsidP="00914619">
      <w:pPr>
        <w:rPr>
          <w:rFonts w:ascii="Times New Roman" w:hAnsi="Times New Roman" w:cs="Times New Roman"/>
          <w:sz w:val="24"/>
          <w:szCs w:val="24"/>
        </w:rPr>
      </w:pPr>
      <w:r w:rsidRPr="00E817FB">
        <w:rPr>
          <w:rFonts w:ascii="Times New Roman" w:hAnsi="Times New Roman" w:cs="Times New Roman"/>
          <w:sz w:val="24"/>
          <w:szCs w:val="24"/>
        </w:rPr>
        <w:drawing>
          <wp:inline distT="0" distB="0" distL="0" distR="0" wp14:anchorId="63695464" wp14:editId="772E719E">
            <wp:extent cx="4591455" cy="2132868"/>
            <wp:effectExtent l="0" t="0" r="0" b="1270"/>
            <wp:docPr id="225854536" name="Picture 1" descr="A white and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54536" name="Picture 1" descr="A white and black text with black text&#10;&#10;Description automatically generated with medium confidence"/>
                    <pic:cNvPicPr/>
                  </pic:nvPicPr>
                  <pic:blipFill>
                    <a:blip r:embed="rId16"/>
                    <a:stretch>
                      <a:fillRect/>
                    </a:stretch>
                  </pic:blipFill>
                  <pic:spPr>
                    <a:xfrm>
                      <a:off x="0" y="0"/>
                      <a:ext cx="4597025" cy="2135456"/>
                    </a:xfrm>
                    <a:prstGeom prst="rect">
                      <a:avLst/>
                    </a:prstGeom>
                  </pic:spPr>
                </pic:pic>
              </a:graphicData>
            </a:graphic>
          </wp:inline>
        </w:drawing>
      </w:r>
    </w:p>
    <w:p w14:paraId="1CFE76D5" w14:textId="47BF280B" w:rsidR="00DD6FD8" w:rsidRPr="00E817FB" w:rsidRDefault="00DD6FD8" w:rsidP="00DD6FD8">
      <w:pPr>
        <w:pStyle w:val="ListParagraph"/>
        <w:numPr>
          <w:ilvl w:val="1"/>
          <w:numId w:val="1"/>
        </w:numPr>
        <w:rPr>
          <w:rFonts w:ascii="Times New Roman" w:hAnsi="Times New Roman" w:cs="Times New Roman"/>
          <w:sz w:val="24"/>
          <w:szCs w:val="24"/>
        </w:rPr>
      </w:pPr>
      <w:r w:rsidRPr="00E817FB">
        <w:rPr>
          <w:rFonts w:ascii="Times New Roman" w:hAnsi="Times New Roman" w:cs="Times New Roman"/>
          <w:sz w:val="24"/>
          <w:szCs w:val="24"/>
        </w:rPr>
        <w:t>Significant changes</w:t>
      </w:r>
    </w:p>
    <w:p w14:paraId="419B02BB" w14:textId="2AB78002" w:rsidR="00914619" w:rsidRPr="00E817FB" w:rsidRDefault="00914619" w:rsidP="00914619">
      <w:pPr>
        <w:ind w:left="1080"/>
        <w:jc w:val="center"/>
        <w:rPr>
          <w:rFonts w:ascii="Times New Roman" w:hAnsi="Times New Roman" w:cs="Times New Roman"/>
          <w:sz w:val="24"/>
          <w:szCs w:val="24"/>
        </w:rPr>
      </w:pPr>
      <w:r w:rsidRPr="00E817FB">
        <w:rPr>
          <w:rFonts w:ascii="Times New Roman" w:hAnsi="Times New Roman" w:cs="Times New Roman"/>
          <w:sz w:val="24"/>
          <w:szCs w:val="24"/>
        </w:rPr>
        <w:drawing>
          <wp:inline distT="0" distB="0" distL="0" distR="0" wp14:anchorId="5CB6A178" wp14:editId="1B68B09F">
            <wp:extent cx="4173166" cy="1975566"/>
            <wp:effectExtent l="0" t="0" r="0" b="5715"/>
            <wp:docPr id="161829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99938" name=""/>
                    <pic:cNvPicPr/>
                  </pic:nvPicPr>
                  <pic:blipFill>
                    <a:blip r:embed="rId17"/>
                    <a:stretch>
                      <a:fillRect/>
                    </a:stretch>
                  </pic:blipFill>
                  <pic:spPr>
                    <a:xfrm>
                      <a:off x="0" y="0"/>
                      <a:ext cx="4189856" cy="1983467"/>
                    </a:xfrm>
                    <a:prstGeom prst="rect">
                      <a:avLst/>
                    </a:prstGeom>
                  </pic:spPr>
                </pic:pic>
              </a:graphicData>
            </a:graphic>
          </wp:inline>
        </w:drawing>
      </w:r>
    </w:p>
    <w:p w14:paraId="04D111E8" w14:textId="036FB902" w:rsidR="00914619" w:rsidRPr="00E817FB" w:rsidRDefault="00914619" w:rsidP="00914619">
      <w:pPr>
        <w:ind w:left="1080"/>
        <w:jc w:val="center"/>
        <w:rPr>
          <w:rFonts w:ascii="Times New Roman" w:hAnsi="Times New Roman" w:cs="Times New Roman"/>
          <w:sz w:val="24"/>
          <w:szCs w:val="24"/>
        </w:rPr>
      </w:pPr>
      <w:r w:rsidRPr="00E817FB">
        <w:rPr>
          <w:rFonts w:ascii="Times New Roman" w:hAnsi="Times New Roman" w:cs="Times New Roman"/>
          <w:sz w:val="24"/>
          <w:szCs w:val="24"/>
        </w:rPr>
        <w:drawing>
          <wp:inline distT="0" distB="0" distL="0" distR="0" wp14:anchorId="70192D09" wp14:editId="575FB396">
            <wp:extent cx="4241259" cy="2134720"/>
            <wp:effectExtent l="0" t="0" r="6985" b="0"/>
            <wp:docPr id="39073008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30082" name="Picture 1" descr="A screenshot of a table&#10;&#10;Description automatically generated"/>
                    <pic:cNvPicPr/>
                  </pic:nvPicPr>
                  <pic:blipFill>
                    <a:blip r:embed="rId18"/>
                    <a:stretch>
                      <a:fillRect/>
                    </a:stretch>
                  </pic:blipFill>
                  <pic:spPr>
                    <a:xfrm>
                      <a:off x="0" y="0"/>
                      <a:ext cx="4249266" cy="2138750"/>
                    </a:xfrm>
                    <a:prstGeom prst="rect">
                      <a:avLst/>
                    </a:prstGeom>
                  </pic:spPr>
                </pic:pic>
              </a:graphicData>
            </a:graphic>
          </wp:inline>
        </w:drawing>
      </w:r>
    </w:p>
    <w:p w14:paraId="62E0FA4F" w14:textId="35FE1ADC" w:rsidR="00DD6FD8" w:rsidRPr="00E817FB" w:rsidRDefault="00DD6FD8" w:rsidP="00DD6FD8">
      <w:pPr>
        <w:pStyle w:val="ListParagraph"/>
        <w:numPr>
          <w:ilvl w:val="1"/>
          <w:numId w:val="1"/>
        </w:numPr>
        <w:rPr>
          <w:rFonts w:ascii="Times New Roman" w:hAnsi="Times New Roman" w:cs="Times New Roman"/>
          <w:sz w:val="24"/>
          <w:szCs w:val="24"/>
        </w:rPr>
      </w:pPr>
      <w:r w:rsidRPr="00E817FB">
        <w:rPr>
          <w:rFonts w:ascii="Times New Roman" w:hAnsi="Times New Roman" w:cs="Times New Roman"/>
          <w:sz w:val="24"/>
          <w:szCs w:val="24"/>
        </w:rPr>
        <w:t xml:space="preserve">Variables affecting survivorship </w:t>
      </w:r>
    </w:p>
    <w:p w14:paraId="48B89CE1" w14:textId="7EACCA95" w:rsidR="00E817FB" w:rsidRPr="00E817FB" w:rsidRDefault="00E817FB" w:rsidP="00E817FB">
      <w:pPr>
        <w:rPr>
          <w:rFonts w:ascii="Times New Roman" w:hAnsi="Times New Roman" w:cs="Times New Roman"/>
          <w:sz w:val="24"/>
          <w:szCs w:val="24"/>
        </w:rPr>
      </w:pPr>
      <w:r w:rsidRPr="00E817FB">
        <w:rPr>
          <w:rFonts w:ascii="Times New Roman" w:hAnsi="Times New Roman" w:cs="Times New Roman"/>
          <w:sz w:val="24"/>
          <w:szCs w:val="24"/>
        </w:rPr>
        <w:t>Age at Coring Height</w:t>
      </w:r>
    </w:p>
    <w:p w14:paraId="7412514A" w14:textId="3617C3A0" w:rsidR="00A1262E" w:rsidRPr="00E817FB" w:rsidRDefault="00A1262E" w:rsidP="00E817FB">
      <w:pPr>
        <w:rPr>
          <w:rFonts w:ascii="Times New Roman" w:hAnsi="Times New Roman" w:cs="Times New Roman"/>
          <w:sz w:val="24"/>
          <w:szCs w:val="24"/>
        </w:rPr>
      </w:pPr>
      <w:r w:rsidRPr="00E817FB">
        <w:rPr>
          <w:rFonts w:ascii="Times New Roman" w:hAnsi="Times New Roman" w:cs="Times New Roman"/>
          <w:sz w:val="24"/>
          <w:szCs w:val="24"/>
        </w:rPr>
        <w:lastRenderedPageBreak/>
        <w:t xml:space="preserve">Age at coring height </w:t>
      </w:r>
      <w:commentRangeStart w:id="39"/>
      <w:r w:rsidRPr="00E817FB">
        <w:rPr>
          <w:rFonts w:ascii="Times New Roman" w:hAnsi="Times New Roman" w:cs="Times New Roman"/>
          <w:sz w:val="24"/>
          <w:szCs w:val="24"/>
        </w:rPr>
        <w:t>plots</w:t>
      </w:r>
      <w:commentRangeEnd w:id="39"/>
      <w:r w:rsidR="00FC1ECA" w:rsidRPr="00E817FB">
        <w:rPr>
          <w:rStyle w:val="CommentReference"/>
          <w:rFonts w:ascii="Times New Roman" w:hAnsi="Times New Roman" w:cs="Times New Roman"/>
          <w:sz w:val="24"/>
          <w:szCs w:val="24"/>
        </w:rPr>
        <w:commentReference w:id="39"/>
      </w:r>
    </w:p>
    <w:p w14:paraId="34024A57" w14:textId="0B3506FC" w:rsidR="00AD2706" w:rsidRDefault="00AD2706" w:rsidP="00E817FB">
      <w:pPr>
        <w:ind w:left="1080"/>
        <w:jc w:val="center"/>
        <w:rPr>
          <w:rFonts w:ascii="Times New Roman" w:hAnsi="Times New Roman" w:cs="Times New Roman"/>
          <w:sz w:val="24"/>
          <w:szCs w:val="24"/>
        </w:rPr>
      </w:pPr>
      <w:r w:rsidRPr="00E817FB">
        <w:rPr>
          <w:rFonts w:ascii="Times New Roman" w:hAnsi="Times New Roman" w:cs="Times New Roman"/>
          <w:noProof/>
          <w:sz w:val="24"/>
          <w:szCs w:val="24"/>
          <w14:ligatures w14:val="standardContextual"/>
        </w:rPr>
        <w:drawing>
          <wp:inline distT="0" distB="0" distL="0" distR="0" wp14:anchorId="0C59B9C8" wp14:editId="7C120CEA">
            <wp:extent cx="3061252" cy="2919308"/>
            <wp:effectExtent l="0" t="0" r="6350" b="0"/>
            <wp:docPr id="35902411" name="Picture 2" descr="A graph of ageing h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2411" name="Picture 2" descr="A graph of ageing heigh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3919" cy="2931388"/>
                    </a:xfrm>
                    <a:prstGeom prst="rect">
                      <a:avLst/>
                    </a:prstGeom>
                  </pic:spPr>
                </pic:pic>
              </a:graphicData>
            </a:graphic>
          </wp:inline>
        </w:drawing>
      </w:r>
    </w:p>
    <w:p w14:paraId="4EB10705" w14:textId="1C389BFC" w:rsidR="00E817FB" w:rsidRDefault="00E817FB" w:rsidP="00E817FB">
      <w:pPr>
        <w:ind w:left="1080"/>
        <w:jc w:val="center"/>
        <w:rPr>
          <w:rFonts w:ascii="Times New Roman" w:hAnsi="Times New Roman" w:cs="Times New Roman"/>
          <w:sz w:val="24"/>
          <w:szCs w:val="24"/>
        </w:rPr>
      </w:pPr>
      <w:r>
        <w:rPr>
          <w:rFonts w:ascii="Times New Roman" w:hAnsi="Times New Roman" w:cs="Times New Roman"/>
          <w:sz w:val="24"/>
          <w:szCs w:val="24"/>
        </w:rPr>
        <w:t>Figure ??. Age at coring height. The bar graph is the number of trees</w:t>
      </w:r>
      <w:r w:rsidR="00590F61">
        <w:rPr>
          <w:rFonts w:ascii="Times New Roman" w:hAnsi="Times New Roman" w:cs="Times New Roman"/>
          <w:sz w:val="24"/>
          <w:szCs w:val="24"/>
        </w:rPr>
        <w:t xml:space="preserve"> dating back to each year while the line graph is the cumulative count of all cores over time.</w:t>
      </w:r>
    </w:p>
    <w:p w14:paraId="6C78E33E" w14:textId="77777777" w:rsidR="00E817FB" w:rsidRPr="00E817FB" w:rsidRDefault="00E817FB" w:rsidP="00AD2706">
      <w:pPr>
        <w:ind w:left="1080"/>
        <w:rPr>
          <w:rFonts w:ascii="Times New Roman" w:hAnsi="Times New Roman" w:cs="Times New Roman"/>
          <w:sz w:val="24"/>
          <w:szCs w:val="24"/>
        </w:rPr>
      </w:pPr>
    </w:p>
    <w:p w14:paraId="19FE71BA" w14:textId="21519476" w:rsidR="00A1262E" w:rsidRPr="00E817FB" w:rsidRDefault="00794EE5" w:rsidP="003F0E3A">
      <w:pPr>
        <w:rPr>
          <w:rFonts w:ascii="Times New Roman" w:hAnsi="Times New Roman" w:cs="Times New Roman"/>
          <w:sz w:val="24"/>
          <w:szCs w:val="24"/>
        </w:rPr>
      </w:pPr>
      <w:r w:rsidRPr="00E817FB">
        <w:rPr>
          <w:rFonts w:ascii="Times New Roman" w:hAnsi="Times New Roman" w:cs="Times New Roman"/>
          <w:sz w:val="24"/>
          <w:szCs w:val="24"/>
        </w:rPr>
        <w:t xml:space="preserve">Age at coring height distribution is roughly normal. </w:t>
      </w:r>
      <w:r w:rsidR="00A108B4" w:rsidRPr="00E817FB">
        <w:rPr>
          <w:rFonts w:ascii="Times New Roman" w:hAnsi="Times New Roman" w:cs="Times New Roman"/>
          <w:sz w:val="24"/>
          <w:szCs w:val="24"/>
        </w:rPr>
        <w:t>The mean age at coring height was 24 years old.</w:t>
      </w:r>
      <w:r w:rsidRPr="00E817FB">
        <w:rPr>
          <w:rFonts w:ascii="Times New Roman" w:hAnsi="Times New Roman" w:cs="Times New Roman"/>
          <w:sz w:val="24"/>
          <w:szCs w:val="24"/>
        </w:rPr>
        <w:t xml:space="preserve"> In total, 133 cores were able to be dated. The most recent core was from 2016.</w:t>
      </w:r>
    </w:p>
    <w:p w14:paraId="012F5A5E" w14:textId="77777777" w:rsidR="00F231ED" w:rsidRDefault="00F231ED" w:rsidP="00E817FB">
      <w:pPr>
        <w:rPr>
          <w:rFonts w:ascii="Times New Roman" w:hAnsi="Times New Roman" w:cs="Times New Roman"/>
          <w:sz w:val="24"/>
          <w:szCs w:val="24"/>
        </w:rPr>
      </w:pPr>
    </w:p>
    <w:p w14:paraId="0F825AA9" w14:textId="3DF30B24" w:rsidR="00E817FB" w:rsidRPr="00E817FB" w:rsidRDefault="00E817FB" w:rsidP="00E817FB">
      <w:pPr>
        <w:rPr>
          <w:rFonts w:ascii="Times New Roman" w:hAnsi="Times New Roman" w:cs="Times New Roman"/>
          <w:sz w:val="24"/>
          <w:szCs w:val="24"/>
        </w:rPr>
      </w:pPr>
      <w:r>
        <w:rPr>
          <w:rFonts w:ascii="Times New Roman" w:hAnsi="Times New Roman" w:cs="Times New Roman"/>
          <w:sz w:val="24"/>
          <w:szCs w:val="24"/>
        </w:rPr>
        <w:t>Annual Growth</w:t>
      </w:r>
    </w:p>
    <w:p w14:paraId="51E65241" w14:textId="0456DDC0" w:rsidR="00A1262E" w:rsidRPr="00E817FB" w:rsidRDefault="00F231ED" w:rsidP="00F231ED">
      <w:pPr>
        <w:jc w:val="center"/>
        <w:rPr>
          <w:rFonts w:ascii="Times New Roman" w:hAnsi="Times New Roman" w:cs="Times New Roman"/>
          <w:sz w:val="24"/>
          <w:szCs w:val="24"/>
        </w:rPr>
      </w:pPr>
      <w:r w:rsidRPr="00E817FB">
        <w:rPr>
          <w:rFonts w:ascii="Times New Roman" w:hAnsi="Times New Roman" w:cs="Times New Roman"/>
          <w:noProof/>
          <w:sz w:val="24"/>
          <w:szCs w:val="24"/>
        </w:rPr>
        <w:drawing>
          <wp:inline distT="0" distB="0" distL="0" distR="0" wp14:anchorId="38D3E33B" wp14:editId="33C127E6">
            <wp:extent cx="2505075" cy="2896090"/>
            <wp:effectExtent l="0" t="0" r="0" b="0"/>
            <wp:docPr id="1140353015" name="Picture 6"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53015" name="Picture 6" descr="A graph with lines and numbe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16471" cy="2909265"/>
                    </a:xfrm>
                    <a:prstGeom prst="rect">
                      <a:avLst/>
                    </a:prstGeom>
                  </pic:spPr>
                </pic:pic>
              </a:graphicData>
            </a:graphic>
          </wp:inline>
        </w:drawing>
      </w:r>
    </w:p>
    <w:p w14:paraId="54929E53" w14:textId="77777777" w:rsidR="00E96B9D" w:rsidRPr="00E817FB" w:rsidRDefault="00E96B9D" w:rsidP="00F231ED">
      <w:pPr>
        <w:rPr>
          <w:rFonts w:ascii="Times New Roman" w:hAnsi="Times New Roman" w:cs="Times New Roman"/>
          <w:sz w:val="24"/>
          <w:szCs w:val="24"/>
        </w:rPr>
        <w:sectPr w:rsidR="00E96B9D" w:rsidRPr="00E817FB" w:rsidSect="00973E57">
          <w:type w:val="continuous"/>
          <w:pgSz w:w="12240" w:h="15840"/>
          <w:pgMar w:top="1440" w:right="1440" w:bottom="1440" w:left="1440" w:header="720" w:footer="720" w:gutter="0"/>
          <w:cols w:space="720"/>
          <w:docGrid w:linePitch="360"/>
        </w:sectPr>
      </w:pPr>
    </w:p>
    <w:p w14:paraId="78696E61" w14:textId="2265AF47" w:rsidR="00F231ED" w:rsidRPr="00E817FB" w:rsidRDefault="00F231ED" w:rsidP="00F231ED">
      <w:pPr>
        <w:rPr>
          <w:rFonts w:ascii="Times New Roman" w:hAnsi="Times New Roman" w:cs="Times New Roman"/>
          <w:sz w:val="24"/>
          <w:szCs w:val="24"/>
        </w:rPr>
      </w:pPr>
      <w:r w:rsidRPr="00E817FB">
        <w:rPr>
          <w:rFonts w:ascii="Times New Roman" w:hAnsi="Times New Roman" w:cs="Times New Roman"/>
          <w:sz w:val="24"/>
          <w:szCs w:val="24"/>
        </w:rPr>
        <w:t xml:space="preserve">Figure ?? Ring Width Index (RWI) for the crossdated series. </w:t>
      </w:r>
      <w:r w:rsidR="00794EE5" w:rsidRPr="00E817FB">
        <w:rPr>
          <w:rFonts w:ascii="Times New Roman" w:hAnsi="Times New Roman" w:cs="Times New Roman"/>
          <w:sz w:val="24"/>
          <w:szCs w:val="24"/>
        </w:rPr>
        <w:t>RWI has generally been declining since 1996 before having a sudden increase in 2023.</w:t>
      </w:r>
    </w:p>
    <w:p w14:paraId="039C72B7" w14:textId="77777777" w:rsidR="00F231ED" w:rsidRPr="00E817FB" w:rsidRDefault="00BE6769" w:rsidP="00F231ED">
      <w:pPr>
        <w:jc w:val="center"/>
        <w:rPr>
          <w:rFonts w:ascii="Times New Roman" w:hAnsi="Times New Roman" w:cs="Times New Roman"/>
          <w:sz w:val="24"/>
          <w:szCs w:val="24"/>
        </w:rPr>
      </w:pPr>
      <w:r w:rsidRPr="00E817FB">
        <w:rPr>
          <w:rFonts w:ascii="Times New Roman" w:hAnsi="Times New Roman" w:cs="Times New Roman"/>
          <w:noProof/>
          <w:sz w:val="24"/>
          <w:szCs w:val="24"/>
          <w14:ligatures w14:val="standardContextual"/>
        </w:rPr>
        <w:lastRenderedPageBreak/>
        <w:drawing>
          <wp:inline distT="0" distB="0" distL="0" distR="0" wp14:anchorId="15184D5B" wp14:editId="675D6C58">
            <wp:extent cx="2352300" cy="2689312"/>
            <wp:effectExtent l="0" t="0" r="0" b="0"/>
            <wp:docPr id="2097437154" name="Picture 5"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37154" name="Picture 5" descr="A graph with lines and numbe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69436" cy="2708903"/>
                    </a:xfrm>
                    <a:prstGeom prst="rect">
                      <a:avLst/>
                    </a:prstGeom>
                  </pic:spPr>
                </pic:pic>
              </a:graphicData>
            </a:graphic>
          </wp:inline>
        </w:drawing>
      </w:r>
    </w:p>
    <w:p w14:paraId="51DFA7DB" w14:textId="4D521E2B" w:rsidR="00F231ED" w:rsidRPr="00E817FB" w:rsidRDefault="00F231ED" w:rsidP="00F231ED">
      <w:pPr>
        <w:jc w:val="center"/>
        <w:rPr>
          <w:rFonts w:ascii="Times New Roman" w:hAnsi="Times New Roman" w:cs="Times New Roman"/>
          <w:sz w:val="24"/>
          <w:szCs w:val="24"/>
        </w:rPr>
      </w:pPr>
      <w:r w:rsidRPr="00E817FB">
        <w:rPr>
          <w:rFonts w:ascii="Times New Roman" w:hAnsi="Times New Roman" w:cs="Times New Roman"/>
          <w:sz w:val="24"/>
          <w:szCs w:val="24"/>
        </w:rPr>
        <w:t>Figure ??. Showing the basal area increment (BAI) for the crossdated chronology.</w:t>
      </w:r>
    </w:p>
    <w:p w14:paraId="071C94BD" w14:textId="229B89DD" w:rsidR="000F3C3E" w:rsidRPr="00E817FB" w:rsidRDefault="000F3C3E" w:rsidP="000F3C3E">
      <w:pPr>
        <w:rPr>
          <w:rFonts w:ascii="Times New Roman" w:hAnsi="Times New Roman" w:cs="Times New Roman"/>
          <w:sz w:val="24"/>
          <w:szCs w:val="24"/>
        </w:rPr>
      </w:pPr>
    </w:p>
    <w:p w14:paraId="3A6EF2DE" w14:textId="77777777" w:rsidR="007D30B7" w:rsidRPr="00E817FB" w:rsidRDefault="00A1262E" w:rsidP="00E817FB">
      <w:pPr>
        <w:rPr>
          <w:rFonts w:ascii="Times New Roman" w:hAnsi="Times New Roman" w:cs="Times New Roman"/>
          <w:sz w:val="24"/>
          <w:szCs w:val="24"/>
        </w:rPr>
      </w:pPr>
      <w:r w:rsidRPr="00E817FB">
        <w:rPr>
          <w:rFonts w:ascii="Times New Roman" w:hAnsi="Times New Roman" w:cs="Times New Roman"/>
          <w:sz w:val="24"/>
          <w:szCs w:val="24"/>
        </w:rPr>
        <w:t>Response function analysis table</w:t>
      </w:r>
    </w:p>
    <w:p w14:paraId="0FBABF12" w14:textId="7F88B404" w:rsidR="00A1262E" w:rsidRPr="00E817FB" w:rsidRDefault="007D30B7" w:rsidP="007D30B7">
      <w:pPr>
        <w:rPr>
          <w:rFonts w:ascii="Times New Roman" w:hAnsi="Times New Roman" w:cs="Times New Roman"/>
          <w:sz w:val="24"/>
          <w:szCs w:val="24"/>
        </w:rPr>
      </w:pPr>
      <w:r w:rsidRPr="00E817FB">
        <w:rPr>
          <w:rFonts w:ascii="Times New Roman" w:hAnsi="Times New Roman" w:cs="Times New Roman"/>
          <w:sz w:val="24"/>
          <w:szCs w:val="24"/>
        </w:rPr>
        <w:t xml:space="preserve"> The final crossdated </w:t>
      </w:r>
      <w:r w:rsidRPr="00E817FB">
        <w:rPr>
          <w:rFonts w:ascii="Times New Roman" w:eastAsia="Times New Roman" w:hAnsi="Times New Roman" w:cs="Times New Roman"/>
          <w:sz w:val="24"/>
          <w:szCs w:val="24"/>
        </w:rPr>
        <w:t xml:space="preserve">series (n=39) produced an </w:t>
      </w:r>
      <w:proofErr w:type="spellStart"/>
      <w:r w:rsidRPr="00E817FB">
        <w:rPr>
          <w:rFonts w:ascii="Times New Roman" w:eastAsia="Times New Roman" w:hAnsi="Times New Roman" w:cs="Times New Roman"/>
          <w:sz w:val="24"/>
          <w:szCs w:val="24"/>
        </w:rPr>
        <w:t>interseries</w:t>
      </w:r>
      <w:proofErr w:type="spellEnd"/>
      <w:r w:rsidRPr="00E817FB">
        <w:rPr>
          <w:rFonts w:ascii="Times New Roman" w:eastAsia="Times New Roman" w:hAnsi="Times New Roman" w:cs="Times New Roman"/>
          <w:sz w:val="24"/>
          <w:szCs w:val="24"/>
        </w:rPr>
        <w:t xml:space="preserve"> correlation of +0.395 and a mean sensitivity of .533.</w:t>
      </w:r>
    </w:p>
    <w:p w14:paraId="7C31903D" w14:textId="15DDD10C" w:rsidR="008D7A70" w:rsidRPr="00E817FB" w:rsidRDefault="009954F4" w:rsidP="007D30B7">
      <w:pPr>
        <w:pStyle w:val="Heading2"/>
        <w:rPr>
          <w:rFonts w:ascii="Times New Roman" w:hAnsi="Times New Roman" w:cs="Times New Roman"/>
          <w:sz w:val="24"/>
          <w:szCs w:val="24"/>
        </w:rPr>
      </w:pPr>
      <w:r w:rsidRPr="00E817FB">
        <w:rPr>
          <w:rFonts w:ascii="Times New Roman" w:hAnsi="Times New Roman" w:cs="Times New Roman"/>
          <w:sz w:val="24"/>
          <w:szCs w:val="24"/>
        </w:rPr>
        <w:t>Discussion</w:t>
      </w:r>
      <w:bookmarkStart w:id="40" w:name="_Toc187849262"/>
      <w:r w:rsidR="007D30B7" w:rsidRPr="00E817FB">
        <w:rPr>
          <w:rFonts w:ascii="Times New Roman" w:hAnsi="Times New Roman" w:cs="Times New Roman"/>
          <w:sz w:val="24"/>
          <w:szCs w:val="24"/>
        </w:rPr>
        <w:t xml:space="preserve"> </w:t>
      </w:r>
      <w:r w:rsidR="008D7A70" w:rsidRPr="00E817FB">
        <w:rPr>
          <w:rFonts w:ascii="Times New Roman" w:hAnsi="Times New Roman" w:cs="Times New Roman"/>
          <w:sz w:val="24"/>
          <w:szCs w:val="24"/>
        </w:rPr>
        <w:t>Seedling survivorship and demographics</w:t>
      </w:r>
      <w:bookmarkEnd w:id="40"/>
    </w:p>
    <w:p w14:paraId="1C2ABB11" w14:textId="1DF606AD" w:rsidR="00FC1F64" w:rsidRPr="00E817FB" w:rsidRDefault="008D7A70" w:rsidP="008D7A70">
      <w:pPr>
        <w:spacing w:line="240" w:lineRule="auto"/>
        <w:ind w:firstLine="720"/>
        <w:rPr>
          <w:rFonts w:ascii="Times New Roman" w:hAnsi="Times New Roman" w:cs="Times New Roman"/>
          <w:sz w:val="24"/>
          <w:szCs w:val="24"/>
        </w:rPr>
      </w:pPr>
      <w:r w:rsidRPr="00E817FB">
        <w:rPr>
          <w:rFonts w:ascii="Times New Roman" w:hAnsi="Times New Roman" w:cs="Times New Roman"/>
          <w:sz w:val="24"/>
          <w:szCs w:val="24"/>
        </w:rPr>
        <w:t xml:space="preserve">Densities decreased or stayed constant in 80% of plots surveyed across the two sites. </w:t>
      </w:r>
      <w:r w:rsidR="00FC1F64" w:rsidRPr="00E817FB">
        <w:rPr>
          <w:rFonts w:ascii="Times New Roman" w:hAnsi="Times New Roman" w:cs="Times New Roman"/>
          <w:sz w:val="24"/>
          <w:szCs w:val="24"/>
        </w:rPr>
        <w:t>The remaining 20% of plots increased, possibly</w:t>
      </w:r>
      <w:r w:rsidRPr="00E817FB">
        <w:rPr>
          <w:rFonts w:ascii="Times New Roman" w:hAnsi="Times New Roman" w:cs="Times New Roman"/>
          <w:sz w:val="24"/>
          <w:szCs w:val="24"/>
        </w:rPr>
        <w:t xml:space="preserve"> </w:t>
      </w:r>
      <w:r w:rsidR="00FC1F64" w:rsidRPr="00E817FB">
        <w:rPr>
          <w:rFonts w:ascii="Times New Roman" w:hAnsi="Times New Roman" w:cs="Times New Roman"/>
          <w:sz w:val="24"/>
          <w:szCs w:val="24"/>
        </w:rPr>
        <w:t xml:space="preserve">indicating </w:t>
      </w:r>
      <w:r w:rsidRPr="00E817FB">
        <w:rPr>
          <w:rFonts w:ascii="Times New Roman" w:hAnsi="Times New Roman" w:cs="Times New Roman"/>
          <w:sz w:val="24"/>
          <w:szCs w:val="24"/>
        </w:rPr>
        <w:t>that there was recruitment following the seed release in Spring of 2024</w:t>
      </w:r>
      <w:r w:rsidR="006D6234">
        <w:rPr>
          <w:rFonts w:ascii="Times New Roman" w:hAnsi="Times New Roman" w:cs="Times New Roman"/>
          <w:sz w:val="24"/>
          <w:szCs w:val="24"/>
        </w:rPr>
        <w:t xml:space="preserve"> that survived into Fall 2024</w:t>
      </w:r>
      <w:r w:rsidRPr="00E817FB">
        <w:rPr>
          <w:rFonts w:ascii="Times New Roman" w:hAnsi="Times New Roman" w:cs="Times New Roman"/>
          <w:sz w:val="24"/>
          <w:szCs w:val="24"/>
        </w:rPr>
        <w:t xml:space="preserve">. </w:t>
      </w:r>
    </w:p>
    <w:p w14:paraId="14776EF8" w14:textId="6E4A71C6" w:rsidR="008D7A70" w:rsidRPr="00E817FB" w:rsidRDefault="006D6234" w:rsidP="006D6234">
      <w:pPr>
        <w:spacing w:line="240" w:lineRule="auto"/>
        <w:ind w:firstLine="720"/>
        <w:rPr>
          <w:rFonts w:ascii="Times New Roman" w:hAnsi="Times New Roman" w:cs="Times New Roman"/>
          <w:sz w:val="24"/>
          <w:szCs w:val="24"/>
        </w:rPr>
      </w:pPr>
      <w:r w:rsidRPr="00E817FB">
        <w:rPr>
          <w:rFonts w:ascii="Times New Roman" w:hAnsi="Times New Roman" w:cs="Times New Roman"/>
          <w:sz w:val="24"/>
          <w:szCs w:val="24"/>
        </w:rPr>
        <w:t xml:space="preserve">Seedling sizes is being used a proxy for seedling health and potential. </w:t>
      </w:r>
      <w:r w:rsidR="008D7A70" w:rsidRPr="00E817FB">
        <w:rPr>
          <w:rFonts w:ascii="Times New Roman" w:hAnsi="Times New Roman" w:cs="Times New Roman"/>
          <w:sz w:val="24"/>
          <w:szCs w:val="24"/>
        </w:rPr>
        <w:t xml:space="preserve">Both sites had all three-size metrics increase between </w:t>
      </w:r>
      <w:r w:rsidR="003250C2" w:rsidRPr="00E817FB">
        <w:rPr>
          <w:rFonts w:ascii="Times New Roman" w:hAnsi="Times New Roman" w:cs="Times New Roman"/>
          <w:sz w:val="24"/>
          <w:szCs w:val="24"/>
        </w:rPr>
        <w:t>the beginning and end of the study</w:t>
      </w:r>
      <w:r w:rsidR="008D7A70" w:rsidRPr="00E817FB">
        <w:rPr>
          <w:rFonts w:ascii="Times New Roman" w:hAnsi="Times New Roman" w:cs="Times New Roman"/>
          <w:sz w:val="24"/>
          <w:szCs w:val="24"/>
        </w:rPr>
        <w:t xml:space="preserve">. </w:t>
      </w:r>
      <w:r>
        <w:rPr>
          <w:rFonts w:ascii="Times New Roman" w:hAnsi="Times New Roman" w:cs="Times New Roman"/>
          <w:sz w:val="24"/>
          <w:szCs w:val="24"/>
        </w:rPr>
        <w:t>Seedlings grew larger at Childs during the study time. Densities at Childs also decreased at a higher rate than those at BRAP. It is possible that quicker growing plots decrease themselves in density quicker as well.</w:t>
      </w:r>
      <w:r w:rsidR="008D7A70" w:rsidRPr="00E817FB">
        <w:rPr>
          <w:rFonts w:ascii="Times New Roman" w:hAnsi="Times New Roman" w:cs="Times New Roman"/>
          <w:sz w:val="24"/>
          <w:szCs w:val="24"/>
        </w:rPr>
        <w:t xml:space="preserve"> </w:t>
      </w:r>
    </w:p>
    <w:p w14:paraId="25FD2DBD" w14:textId="7DCE7E12" w:rsidR="006D6234" w:rsidRPr="00E817FB" w:rsidRDefault="008D7A70" w:rsidP="006D6234">
      <w:pPr>
        <w:spacing w:line="240" w:lineRule="auto"/>
        <w:ind w:firstLine="720"/>
        <w:rPr>
          <w:rFonts w:ascii="Times New Roman" w:hAnsi="Times New Roman" w:cs="Times New Roman"/>
          <w:sz w:val="24"/>
          <w:szCs w:val="24"/>
        </w:rPr>
      </w:pPr>
      <w:r w:rsidRPr="00E817FB">
        <w:rPr>
          <w:rFonts w:ascii="Times New Roman" w:hAnsi="Times New Roman" w:cs="Times New Roman"/>
          <w:sz w:val="24"/>
          <w:szCs w:val="24"/>
        </w:rPr>
        <w:t xml:space="preserve">Causes of mortality </w:t>
      </w:r>
      <w:r w:rsidR="006D6234">
        <w:rPr>
          <w:rFonts w:ascii="Times New Roman" w:hAnsi="Times New Roman" w:cs="Times New Roman"/>
          <w:sz w:val="24"/>
          <w:szCs w:val="24"/>
        </w:rPr>
        <w:t>were</w:t>
      </w:r>
      <w:r w:rsidRPr="00E817FB">
        <w:rPr>
          <w:rFonts w:ascii="Times New Roman" w:hAnsi="Times New Roman" w:cs="Times New Roman"/>
          <w:sz w:val="24"/>
          <w:szCs w:val="24"/>
        </w:rPr>
        <w:t xml:space="preserve"> difficult to determine.</w:t>
      </w:r>
      <w:r w:rsidR="006D6234">
        <w:rPr>
          <w:rFonts w:ascii="Times New Roman" w:hAnsi="Times New Roman" w:cs="Times New Roman"/>
          <w:sz w:val="24"/>
          <w:szCs w:val="24"/>
        </w:rPr>
        <w:t xml:space="preserve"> No significant floods scoured away seedlings during the study time.</w:t>
      </w:r>
      <w:r w:rsidRPr="00E817FB">
        <w:rPr>
          <w:rFonts w:ascii="Times New Roman" w:hAnsi="Times New Roman" w:cs="Times New Roman"/>
          <w:sz w:val="24"/>
          <w:szCs w:val="24"/>
        </w:rPr>
        <w:t xml:space="preserve"> At some sites the seedlings were showing signs of desiccation </w:t>
      </w:r>
      <w:r w:rsidR="006D6234">
        <w:rPr>
          <w:rFonts w:ascii="Times New Roman" w:hAnsi="Times New Roman" w:cs="Times New Roman"/>
          <w:sz w:val="24"/>
          <w:szCs w:val="24"/>
        </w:rPr>
        <w:t xml:space="preserve">during the spring 2024 visits, </w:t>
      </w:r>
      <w:r w:rsidRPr="00E817FB">
        <w:rPr>
          <w:rFonts w:ascii="Times New Roman" w:hAnsi="Times New Roman" w:cs="Times New Roman"/>
          <w:sz w:val="24"/>
          <w:szCs w:val="24"/>
        </w:rPr>
        <w:t>while sites LB 3 and LB 4 had encroachment of Common Cocklebur (</w:t>
      </w:r>
      <w:r w:rsidRPr="00E817FB">
        <w:rPr>
          <w:rFonts w:ascii="Times New Roman" w:hAnsi="Times New Roman" w:cs="Times New Roman"/>
          <w:i/>
          <w:iCs/>
          <w:sz w:val="24"/>
          <w:szCs w:val="24"/>
        </w:rPr>
        <w:t xml:space="preserve">Xanthium </w:t>
      </w:r>
      <w:proofErr w:type="spellStart"/>
      <w:r w:rsidRPr="00E817FB">
        <w:rPr>
          <w:rFonts w:ascii="Times New Roman" w:hAnsi="Times New Roman" w:cs="Times New Roman"/>
          <w:i/>
          <w:iCs/>
          <w:sz w:val="24"/>
          <w:szCs w:val="24"/>
        </w:rPr>
        <w:t>strumarium</w:t>
      </w:r>
      <w:proofErr w:type="spellEnd"/>
      <w:r w:rsidRPr="00E817FB">
        <w:rPr>
          <w:rFonts w:ascii="Times New Roman" w:hAnsi="Times New Roman" w:cs="Times New Roman"/>
          <w:sz w:val="24"/>
          <w:szCs w:val="24"/>
        </w:rPr>
        <w:t>). The Common Cocklebur seem</w:t>
      </w:r>
      <w:r w:rsidR="006D6234">
        <w:rPr>
          <w:rFonts w:ascii="Times New Roman" w:hAnsi="Times New Roman" w:cs="Times New Roman"/>
          <w:sz w:val="24"/>
          <w:szCs w:val="24"/>
        </w:rPr>
        <w:t>ed</w:t>
      </w:r>
      <w:r w:rsidRPr="00E817FB">
        <w:rPr>
          <w:rFonts w:ascii="Times New Roman" w:hAnsi="Times New Roman" w:cs="Times New Roman"/>
          <w:sz w:val="24"/>
          <w:szCs w:val="24"/>
        </w:rPr>
        <w:t xml:space="preserve"> to be most highly concentrated in the sandy center of the depression</w:t>
      </w:r>
      <w:r w:rsidR="00C97A93" w:rsidRPr="00E817FB">
        <w:rPr>
          <w:rFonts w:ascii="Times New Roman" w:hAnsi="Times New Roman" w:cs="Times New Roman"/>
          <w:sz w:val="24"/>
          <w:szCs w:val="24"/>
        </w:rPr>
        <w:t>s</w:t>
      </w:r>
      <w:r w:rsidRPr="00E817FB">
        <w:rPr>
          <w:rFonts w:ascii="Times New Roman" w:hAnsi="Times New Roman" w:cs="Times New Roman"/>
          <w:sz w:val="24"/>
          <w:szCs w:val="24"/>
        </w:rPr>
        <w:t xml:space="preserve"> while Fremont cottonwood seedlings ring the outside of the depression. Fremont cottonwoods within the center were taller as they were forced to grow quickly to compete with the cocklebur. Browsing was infrequently observed and at no plots did browsing seem to be a </w:t>
      </w:r>
      <w:r w:rsidR="00C97A93" w:rsidRPr="00E817FB">
        <w:rPr>
          <w:rFonts w:ascii="Times New Roman" w:hAnsi="Times New Roman" w:cs="Times New Roman"/>
          <w:sz w:val="24"/>
          <w:szCs w:val="24"/>
        </w:rPr>
        <w:t>significant</w:t>
      </w:r>
      <w:r w:rsidRPr="00E817FB">
        <w:rPr>
          <w:rFonts w:ascii="Times New Roman" w:hAnsi="Times New Roman" w:cs="Times New Roman"/>
          <w:sz w:val="24"/>
          <w:szCs w:val="24"/>
        </w:rPr>
        <w:t xml:space="preserve"> impact.</w:t>
      </w:r>
    </w:p>
    <w:p w14:paraId="54E204B5" w14:textId="5BB25473" w:rsidR="008D7A70" w:rsidRDefault="0050557B" w:rsidP="0050557B">
      <w:pPr>
        <w:pStyle w:val="ListParagraph"/>
        <w:spacing w:line="240" w:lineRule="auto"/>
        <w:ind w:left="0"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In two growing seasons, seedling heights reached an average of 36 cm and 64 cm at BRAP and Childs respectively. </w:t>
      </w:r>
      <w:r>
        <w:rPr>
          <w:rFonts w:ascii="Times New Roman" w:eastAsia="Times New Roman" w:hAnsi="Times New Roman" w:cs="Times New Roman"/>
          <w:bCs/>
          <w:sz w:val="24"/>
          <w:szCs w:val="24"/>
        </w:rPr>
        <w:t xml:space="preserve">These heights are </w:t>
      </w:r>
      <w:r>
        <w:rPr>
          <w:rFonts w:ascii="Times New Roman" w:eastAsia="Times New Roman" w:hAnsi="Times New Roman" w:cs="Times New Roman"/>
          <w:bCs/>
          <w:sz w:val="24"/>
          <w:szCs w:val="24"/>
        </w:rPr>
        <w:t xml:space="preserve">about half of what Fremont cottonwood seedlings were found to have grown in a similar study in Central Arizona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{"citationID":"gLCA58QA","properties":{"formattedCitation":"(Stromberg, 1997)","plainCitation":"(Stromberg, 1997)","noteIndex":0},"citationItems":[{"id":5,"uris":["http://zotero.org/users/local/yyBX3i8n/items/5SB9FHKK"],"itemData":{"id":5,"type":"article-journal","container-title":"The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Pr>
          <w:rFonts w:ascii="Times New Roman" w:eastAsia="Times New Roman" w:hAnsi="Times New Roman" w:cs="Times New Roman"/>
          <w:bCs/>
          <w:sz w:val="24"/>
          <w:szCs w:val="24"/>
        </w:rPr>
        <w:fldChar w:fldCharType="separate"/>
      </w:r>
      <w:r w:rsidRPr="0050557B">
        <w:rPr>
          <w:rFonts w:ascii="Times New Roman" w:hAnsi="Times New Roman" w:cs="Times New Roman"/>
          <w:sz w:val="24"/>
        </w:rPr>
        <w:t>(Stromberg, 1997)</w:t>
      </w:r>
      <w:r>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 xml:space="preserve">. The smaller sizes found on the Verde River could also be because all cottonwoods </w:t>
      </w:r>
      <w:proofErr w:type="spellStart"/>
      <w:r>
        <w:rPr>
          <w:rFonts w:ascii="Times New Roman" w:eastAsia="Times New Roman" w:hAnsi="Times New Roman" w:cs="Times New Roman"/>
          <w:bCs/>
          <w:sz w:val="24"/>
          <w:szCs w:val="24"/>
        </w:rPr>
        <w:t>reguardless</w:t>
      </w:r>
      <w:proofErr w:type="spellEnd"/>
      <w:r>
        <w:rPr>
          <w:rFonts w:ascii="Times New Roman" w:eastAsia="Times New Roman" w:hAnsi="Times New Roman" w:cs="Times New Roman"/>
          <w:bCs/>
          <w:sz w:val="24"/>
          <w:szCs w:val="24"/>
        </w:rPr>
        <w:t xml:space="preserve"> of size or cohort were incorporated. For example, large numbers of </w:t>
      </w:r>
      <w:r w:rsidR="005407B4">
        <w:rPr>
          <w:rFonts w:ascii="Times New Roman" w:eastAsia="Times New Roman" w:hAnsi="Times New Roman" w:cs="Times New Roman"/>
          <w:bCs/>
          <w:sz w:val="24"/>
          <w:szCs w:val="24"/>
        </w:rPr>
        <w:t>seedlings from 2024 floods were measured in both the Spring 2024 and Fall 2024 visits.</w:t>
      </w:r>
      <w:r>
        <w:rPr>
          <w:rFonts w:ascii="Times New Roman" w:eastAsia="Times New Roman" w:hAnsi="Times New Roman" w:cs="Times New Roman"/>
          <w:bCs/>
          <w:sz w:val="24"/>
          <w:szCs w:val="24"/>
        </w:rPr>
        <w:t xml:space="preserve"> </w:t>
      </w:r>
    </w:p>
    <w:p w14:paraId="09893D15" w14:textId="77777777" w:rsidR="0050557B" w:rsidRPr="00E817FB" w:rsidRDefault="0050557B" w:rsidP="008D7A70">
      <w:pPr>
        <w:pStyle w:val="ListParagraph"/>
        <w:spacing w:line="240" w:lineRule="auto"/>
        <w:ind w:left="0"/>
        <w:rPr>
          <w:rFonts w:ascii="Times New Roman" w:hAnsi="Times New Roman" w:cs="Times New Roman"/>
          <w:sz w:val="24"/>
          <w:szCs w:val="24"/>
        </w:rPr>
      </w:pPr>
    </w:p>
    <w:p w14:paraId="7DDB7741" w14:textId="77777777" w:rsidR="008D7A70" w:rsidRPr="00E817FB" w:rsidRDefault="008D7A70" w:rsidP="008D7A70">
      <w:pPr>
        <w:pStyle w:val="ListParagraph"/>
        <w:spacing w:line="240" w:lineRule="auto"/>
        <w:ind w:left="0"/>
        <w:rPr>
          <w:rFonts w:ascii="Times New Roman" w:hAnsi="Times New Roman" w:cs="Times New Roman"/>
          <w:sz w:val="24"/>
          <w:szCs w:val="24"/>
        </w:rPr>
      </w:pPr>
      <w:r w:rsidRPr="00E817FB">
        <w:rPr>
          <w:rFonts w:ascii="Times New Roman" w:hAnsi="Times New Roman" w:cs="Times New Roman"/>
          <w:sz w:val="24"/>
          <w:szCs w:val="24"/>
        </w:rPr>
        <w:t xml:space="preserve">Variables impacting </w:t>
      </w:r>
      <w:commentRangeStart w:id="41"/>
      <w:r w:rsidRPr="00E817FB">
        <w:rPr>
          <w:rFonts w:ascii="Times New Roman" w:hAnsi="Times New Roman" w:cs="Times New Roman"/>
          <w:sz w:val="24"/>
          <w:szCs w:val="24"/>
        </w:rPr>
        <w:t>survivorship</w:t>
      </w:r>
      <w:commentRangeEnd w:id="41"/>
      <w:r w:rsidR="00C97A93" w:rsidRPr="00E817FB">
        <w:rPr>
          <w:rStyle w:val="CommentReference"/>
          <w:rFonts w:ascii="Times New Roman" w:hAnsi="Times New Roman" w:cs="Times New Roman"/>
          <w:sz w:val="24"/>
          <w:szCs w:val="24"/>
        </w:rPr>
        <w:commentReference w:id="41"/>
      </w:r>
    </w:p>
    <w:p w14:paraId="2DEB5D09" w14:textId="4A98ECD5" w:rsidR="00FC1F64" w:rsidRDefault="00FC1F64" w:rsidP="00FC1F64">
      <w:pPr>
        <w:spacing w:line="240" w:lineRule="auto"/>
        <w:rPr>
          <w:rFonts w:ascii="Times New Roman" w:hAnsi="Times New Roman" w:cs="Times New Roman"/>
          <w:sz w:val="24"/>
          <w:szCs w:val="24"/>
        </w:rPr>
      </w:pPr>
      <w:r w:rsidRPr="00E817FB">
        <w:rPr>
          <w:rFonts w:ascii="Times New Roman" w:hAnsi="Times New Roman" w:cs="Times New Roman"/>
          <w:sz w:val="24"/>
          <w:szCs w:val="24"/>
        </w:rPr>
        <w:lastRenderedPageBreak/>
        <w:t>Light</w:t>
      </w:r>
    </w:p>
    <w:p w14:paraId="55AE65EC" w14:textId="0ED6D303" w:rsidR="007A3F29" w:rsidRDefault="007A3F29" w:rsidP="00FC1F64">
      <w:pPr>
        <w:spacing w:line="240" w:lineRule="auto"/>
        <w:rPr>
          <w:rFonts w:ascii="Times New Roman" w:hAnsi="Times New Roman" w:cs="Times New Roman"/>
          <w:sz w:val="24"/>
          <w:szCs w:val="24"/>
        </w:rPr>
      </w:pPr>
      <w:r>
        <w:rPr>
          <w:rFonts w:ascii="Times New Roman" w:hAnsi="Times New Roman" w:cs="Times New Roman"/>
          <w:sz w:val="24"/>
          <w:szCs w:val="24"/>
        </w:rPr>
        <w:t xml:space="preserve">Riparian cottonwoods are generally considered to be shade intolerant species. </w:t>
      </w:r>
    </w:p>
    <w:p w14:paraId="06A531B0" w14:textId="77777777" w:rsidR="007A3F29" w:rsidRPr="00E817FB" w:rsidRDefault="007A3F29" w:rsidP="00FC1F64">
      <w:pPr>
        <w:spacing w:line="240" w:lineRule="auto"/>
        <w:rPr>
          <w:rFonts w:ascii="Times New Roman" w:hAnsi="Times New Roman" w:cs="Times New Roman"/>
          <w:sz w:val="24"/>
          <w:szCs w:val="24"/>
        </w:rPr>
      </w:pPr>
    </w:p>
    <w:p w14:paraId="2B8AF707" w14:textId="079110B7" w:rsidR="00FC1F64" w:rsidRPr="00E817FB" w:rsidRDefault="00FC1F64" w:rsidP="00FC1F64">
      <w:pPr>
        <w:spacing w:line="240" w:lineRule="auto"/>
        <w:rPr>
          <w:rFonts w:ascii="Times New Roman" w:hAnsi="Times New Roman" w:cs="Times New Roman"/>
          <w:sz w:val="24"/>
          <w:szCs w:val="24"/>
        </w:rPr>
      </w:pPr>
      <w:r w:rsidRPr="00E817FB">
        <w:rPr>
          <w:rFonts w:ascii="Times New Roman" w:hAnsi="Times New Roman" w:cs="Times New Roman"/>
          <w:sz w:val="24"/>
          <w:szCs w:val="24"/>
        </w:rPr>
        <w:t>Herbaceous</w:t>
      </w:r>
    </w:p>
    <w:p w14:paraId="75802D5A" w14:textId="77777777" w:rsidR="007A3F29" w:rsidRDefault="007A3F29" w:rsidP="00FC1F64">
      <w:pPr>
        <w:spacing w:line="240" w:lineRule="auto"/>
        <w:rPr>
          <w:rFonts w:ascii="Times New Roman" w:hAnsi="Times New Roman" w:cs="Times New Roman"/>
          <w:sz w:val="24"/>
          <w:szCs w:val="24"/>
        </w:rPr>
      </w:pPr>
    </w:p>
    <w:p w14:paraId="677B0135" w14:textId="0972003F" w:rsidR="008D7A70" w:rsidRPr="00E817FB" w:rsidRDefault="00FC1F64" w:rsidP="00FC1F64">
      <w:pPr>
        <w:spacing w:line="240" w:lineRule="auto"/>
        <w:rPr>
          <w:rFonts w:ascii="Times New Roman" w:hAnsi="Times New Roman" w:cs="Times New Roman"/>
          <w:sz w:val="24"/>
          <w:szCs w:val="24"/>
        </w:rPr>
      </w:pPr>
      <w:r w:rsidRPr="00E817FB">
        <w:rPr>
          <w:rFonts w:ascii="Times New Roman" w:hAnsi="Times New Roman" w:cs="Times New Roman"/>
          <w:sz w:val="24"/>
          <w:szCs w:val="24"/>
        </w:rPr>
        <w:t>Soil</w:t>
      </w:r>
    </w:p>
    <w:p w14:paraId="56D46998" w14:textId="1300315A" w:rsidR="008D7A70" w:rsidRPr="00E817FB" w:rsidRDefault="007A3F29" w:rsidP="008D7A70">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Soil is often cited as one of the most important factor in determining cottonwood seedling survival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{"citationID":"gt3PGG8Z","properties":{"formattedCitation":"(Bhattacharjee et al., 2008; Cooper et al., 1999)","plainCitation":"(Bhattacharjee et al., 2008; Cooper et al., 1999)","noteIndex":0},"citationItems":[{"id":64,"uris":["http://zotero.org/users/local/yyBX3i8n/items/UQLU3UAD"],"itemData":{"id":64,"type":"article-journal","abstract":"Abstract\n            \n              \n                Most major rivers in the southwestern United States have been hydrologically altered to meet human needs. Altered hydrological regimes have been associated with declines in native riparian forests. Today, many riparian areas have little or no regeneration of native riparian species and are now dominated by exotic Saltcedar (\n                Tamarix chinensis\n                Lour.). Success of riparian restoration efforts at least partially depends on the number of seedlings surviving the first growing season. Seedling survival is influenced by many abiotic and biotic factors including competition from other plants and available soil moisture, which is partially dependent on soil texture. In this study, we evaluated the relative importance of four soil categories (sandy loam, loam, silt, and clay), rate of soil moisture decline, salinity, beginning‐ and end‐season Saltcedar density, initial Cottonwood (\n                Populus deltoides\n                Marshall subsp.\n                wislizenii\n                (Wats.) Eckenw.) seedling density, percent vegetation cover by potential dominant competitors Pigweed (\n                Amaranthus\n                L.) and Barnyard grass (\n                Echinochloa crusgalli\n                L., Beauv.), and average total vegetation height to Cottonwood seedling survival. Factors influencing seedling survival differed among the four soil types. Rate of moisture decline was important in sandy soils, whereas vegetation height influenced seedling survival in loamy soils. Overall, models of seedling survival in all the four soil types indicated rate of moisture decline as the single most important variable influencing Cottonwood survival. High initial densities of Saltcedar were correlated to higher survival in Cottonwood seedlings. Therefore, it is important to identify soil texture and understand soil moisture decline rates when proposing riparian Cottonwood restoration.","container-title":"Restoration Ecology","DOI":"10.1111/j.1526-100X.2007.00328.x","ISSN":"1061-2971, 1526-100X","issue":"4","journalAbbreviation":"Restoration Ecology","language":"en","page":"563-571","source":"DOI.org (Crossref)","title":"The Importance of Soil Characteristics in Determining Survival of First‐Year Cottonwood Seedlings in Altered Riparian Habitats","volume":"16","author":[{"family":"Bhattacharjee","given":"Joydeep"},{"family":"Taylor","given":"John P."},{"family":"Smith","given":"Loren M."},{"family":"Spence","given":"Liter E."}],"issued":{"date-parts":[["2008",12]]}}},{"id":3,"uris":["http://zotero.org/users/local/yyBX3i8n/items/SFPA89JJ"],"itemData":{"id":3,"type":"article-journal","container-title":"Regulated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Pr>
          <w:rFonts w:ascii="Times New Roman" w:eastAsia="Times New Roman" w:hAnsi="Times New Roman" w:cs="Times New Roman"/>
          <w:bCs/>
          <w:sz w:val="24"/>
          <w:szCs w:val="24"/>
        </w:rPr>
        <w:fldChar w:fldCharType="separate"/>
      </w:r>
      <w:r w:rsidRPr="007A3F29">
        <w:rPr>
          <w:rFonts w:ascii="Times New Roman" w:hAnsi="Times New Roman" w:cs="Times New Roman"/>
          <w:sz w:val="24"/>
        </w:rPr>
        <w:t>(Bhattacharjee et al., 2008; Cooper et al., 1999)</w:t>
      </w:r>
      <w:r>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 xml:space="preserve">. </w:t>
      </w:r>
      <w:r w:rsidR="00F67ED2">
        <w:rPr>
          <w:rFonts w:ascii="Times New Roman" w:eastAsia="Times New Roman" w:hAnsi="Times New Roman" w:cs="Times New Roman"/>
          <w:bCs/>
          <w:sz w:val="24"/>
          <w:szCs w:val="24"/>
        </w:rPr>
        <w:t xml:space="preserve">Soil trenches are often used when determining soil characteristics for cottonwood survival in floodplain settings </w:t>
      </w:r>
      <w:r w:rsidR="00F67ED2">
        <w:rPr>
          <w:rFonts w:ascii="Times New Roman" w:eastAsia="Times New Roman" w:hAnsi="Times New Roman" w:cs="Times New Roman"/>
          <w:bCs/>
          <w:sz w:val="24"/>
          <w:szCs w:val="24"/>
        </w:rPr>
        <w:fldChar w:fldCharType="begin"/>
      </w:r>
      <w:r w:rsidR="00F67ED2">
        <w:rPr>
          <w:rFonts w:ascii="Times New Roman" w:eastAsia="Times New Roman" w:hAnsi="Times New Roman" w:cs="Times New Roman"/>
          <w:bCs/>
          <w:sz w:val="24"/>
          <w:szCs w:val="24"/>
        </w:rPr>
        <w:instrText xml:space="preserve"> ADDIN ZOTERO_ITEM CSL_CITATION {"citationID":"TVeuHsYo","properties":{"formattedCitation":"(Cooper et al., 1999; Varani et al., 2024)","plainCitation":"(Cooper et al., 1999; Varani et al., 2024)","noteIndex":0},"citationItems":[{"id":3,"uris":["http://zotero.org/users/local/yyBX3i8n/items/SFPA89JJ"],"itemData":{"id":3,"type":"article-journal","container-title":"Regulated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00F67ED2">
        <w:rPr>
          <w:rFonts w:ascii="Times New Roman" w:eastAsia="Times New Roman" w:hAnsi="Times New Roman" w:cs="Times New Roman"/>
          <w:bCs/>
          <w:sz w:val="24"/>
          <w:szCs w:val="24"/>
        </w:rPr>
        <w:fldChar w:fldCharType="separate"/>
      </w:r>
      <w:r w:rsidR="00F67ED2" w:rsidRPr="00F67ED2">
        <w:rPr>
          <w:rFonts w:ascii="Times New Roman" w:hAnsi="Times New Roman" w:cs="Times New Roman"/>
          <w:sz w:val="24"/>
        </w:rPr>
        <w:t>(Cooper et al., 1999; Varani et al., 2024)</w:t>
      </w:r>
      <w:r w:rsidR="00F67ED2">
        <w:rPr>
          <w:rFonts w:ascii="Times New Roman" w:eastAsia="Times New Roman" w:hAnsi="Times New Roman" w:cs="Times New Roman"/>
          <w:bCs/>
          <w:sz w:val="24"/>
          <w:szCs w:val="24"/>
        </w:rPr>
        <w:fldChar w:fldCharType="end"/>
      </w:r>
      <w:r w:rsidR="00F67ED2">
        <w:rPr>
          <w:rFonts w:ascii="Times New Roman" w:eastAsia="Times New Roman" w:hAnsi="Times New Roman" w:cs="Times New Roman"/>
          <w:bCs/>
          <w:sz w:val="24"/>
          <w:szCs w:val="24"/>
        </w:rPr>
        <w:t xml:space="preserve">. However, because this method was not used in this study it is difficult to make wide reaching assumptions about soil texture and seedling survival on </w:t>
      </w:r>
      <w:r>
        <w:rPr>
          <w:rFonts w:ascii="Times New Roman" w:eastAsia="Times New Roman" w:hAnsi="Times New Roman" w:cs="Times New Roman"/>
          <w:bCs/>
          <w:sz w:val="24"/>
          <w:szCs w:val="24"/>
        </w:rPr>
        <w:t>the Verde River. Soil samples were taken from the first few inches of soil that the seedlings initially germinated on</w:t>
      </w:r>
    </w:p>
    <w:p w14:paraId="2DE3E06F" w14:textId="77777777" w:rsidR="008D7A70" w:rsidRPr="00E817FB" w:rsidRDefault="008D7A70" w:rsidP="008D7A70">
      <w:pPr>
        <w:pStyle w:val="Heading2"/>
        <w:spacing w:line="240" w:lineRule="auto"/>
        <w:rPr>
          <w:rFonts w:ascii="Times New Roman" w:hAnsi="Times New Roman" w:cs="Times New Roman"/>
          <w:sz w:val="24"/>
          <w:szCs w:val="24"/>
        </w:rPr>
      </w:pPr>
      <w:bookmarkStart w:id="42" w:name="_Toc187849263"/>
      <w:r w:rsidRPr="00E817FB">
        <w:rPr>
          <w:rFonts w:ascii="Times New Roman" w:hAnsi="Times New Roman" w:cs="Times New Roman"/>
          <w:sz w:val="24"/>
          <w:szCs w:val="24"/>
        </w:rPr>
        <w:t>Dendrochronology</w:t>
      </w:r>
      <w:bookmarkEnd w:id="42"/>
    </w:p>
    <w:p w14:paraId="1A25D19A" w14:textId="77777777" w:rsidR="008D7A70" w:rsidRPr="00E817FB" w:rsidRDefault="008D7A70" w:rsidP="008D7A70">
      <w:pPr>
        <w:spacing w:line="240" w:lineRule="auto"/>
        <w:rPr>
          <w:rFonts w:ascii="Times New Roman" w:eastAsia="Times New Roman" w:hAnsi="Times New Roman" w:cs="Times New Roman"/>
          <w:b/>
          <w:sz w:val="24"/>
          <w:szCs w:val="24"/>
        </w:rPr>
      </w:pPr>
      <w:r w:rsidRPr="00E817FB">
        <w:rPr>
          <w:rFonts w:ascii="Times New Roman" w:eastAsia="Times New Roman" w:hAnsi="Times New Roman" w:cs="Times New Roman"/>
          <w:b/>
          <w:sz w:val="24"/>
          <w:szCs w:val="24"/>
        </w:rPr>
        <w:t>Minimum ages</w:t>
      </w:r>
    </w:p>
    <w:p w14:paraId="0F9A36CA" w14:textId="77777777" w:rsidR="001F2122" w:rsidRPr="00E817FB" w:rsidRDefault="008D7A70" w:rsidP="008D7A70">
      <w:pPr>
        <w:spacing w:line="240"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ab/>
        <w:t xml:space="preserve">Most of the cottonwoods along the Verde River are young. The mean </w:t>
      </w:r>
      <w:r w:rsidR="007E3D81" w:rsidRPr="00E817FB">
        <w:rPr>
          <w:rFonts w:ascii="Times New Roman" w:eastAsia="Times New Roman" w:hAnsi="Times New Roman" w:cs="Times New Roman"/>
          <w:bCs/>
          <w:sz w:val="24"/>
          <w:szCs w:val="24"/>
        </w:rPr>
        <w:t>age at coring height</w:t>
      </w:r>
      <w:r w:rsidRPr="00E817FB">
        <w:rPr>
          <w:rFonts w:ascii="Times New Roman" w:eastAsia="Times New Roman" w:hAnsi="Times New Roman" w:cs="Times New Roman"/>
          <w:bCs/>
          <w:sz w:val="24"/>
          <w:szCs w:val="24"/>
        </w:rPr>
        <w:t xml:space="preserve"> </w:t>
      </w:r>
      <w:r w:rsidR="001F2122" w:rsidRPr="00E817FB">
        <w:rPr>
          <w:rFonts w:ascii="Times New Roman" w:eastAsia="Times New Roman" w:hAnsi="Times New Roman" w:cs="Times New Roman"/>
          <w:bCs/>
          <w:sz w:val="24"/>
          <w:szCs w:val="24"/>
        </w:rPr>
        <w:t>is the year 2000.4</w:t>
      </w:r>
      <w:r w:rsidRPr="00E817FB">
        <w:rPr>
          <w:rFonts w:ascii="Times New Roman" w:eastAsia="Times New Roman" w:hAnsi="Times New Roman" w:cs="Times New Roman"/>
          <w:bCs/>
          <w:sz w:val="24"/>
          <w:szCs w:val="24"/>
        </w:rPr>
        <w:t xml:space="preserve">. </w:t>
      </w:r>
    </w:p>
    <w:p w14:paraId="276E17E7" w14:textId="6E43A25D" w:rsidR="00794EE5" w:rsidRPr="00E817FB" w:rsidRDefault="00794EE5" w:rsidP="008D7A70">
      <w:pPr>
        <w:spacing w:line="240"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ab/>
        <w:t xml:space="preserve">Previous research on riparian forests found that </w:t>
      </w:r>
      <w:r w:rsidR="001F2122" w:rsidRPr="00E817FB">
        <w:rPr>
          <w:rFonts w:ascii="Times New Roman" w:eastAsia="Times New Roman" w:hAnsi="Times New Roman" w:cs="Times New Roman"/>
          <w:bCs/>
          <w:sz w:val="24"/>
          <w:szCs w:val="24"/>
        </w:rPr>
        <w:t>c</w:t>
      </w:r>
      <w:r w:rsidRPr="00E817FB">
        <w:rPr>
          <w:rFonts w:ascii="Times New Roman" w:eastAsia="Times New Roman" w:hAnsi="Times New Roman" w:cs="Times New Roman"/>
          <w:bCs/>
          <w:sz w:val="24"/>
          <w:szCs w:val="24"/>
        </w:rPr>
        <w:t>ottonwood-</w:t>
      </w:r>
      <w:r w:rsidR="001F2122" w:rsidRPr="00E817FB">
        <w:rPr>
          <w:rFonts w:ascii="Times New Roman" w:eastAsia="Times New Roman" w:hAnsi="Times New Roman" w:cs="Times New Roman"/>
          <w:bCs/>
          <w:sz w:val="24"/>
          <w:szCs w:val="24"/>
        </w:rPr>
        <w:t>w</w:t>
      </w:r>
      <w:r w:rsidRPr="00E817FB">
        <w:rPr>
          <w:rFonts w:ascii="Times New Roman" w:eastAsia="Times New Roman" w:hAnsi="Times New Roman" w:cs="Times New Roman"/>
          <w:bCs/>
          <w:sz w:val="24"/>
          <w:szCs w:val="24"/>
        </w:rPr>
        <w:t xml:space="preserve">illow forests </w:t>
      </w:r>
      <w:r w:rsidR="00833CD9" w:rsidRPr="00E817FB">
        <w:rPr>
          <w:rFonts w:ascii="Times New Roman" w:eastAsia="Times New Roman" w:hAnsi="Times New Roman" w:cs="Times New Roman"/>
          <w:bCs/>
          <w:sz w:val="24"/>
          <w:szCs w:val="24"/>
        </w:rPr>
        <w:t>in</w:t>
      </w:r>
      <w:r w:rsidRPr="00E817FB">
        <w:rPr>
          <w:rFonts w:ascii="Times New Roman" w:eastAsia="Times New Roman" w:hAnsi="Times New Roman" w:cs="Times New Roman"/>
          <w:bCs/>
          <w:sz w:val="24"/>
          <w:szCs w:val="24"/>
        </w:rPr>
        <w:t xml:space="preserve"> the </w:t>
      </w:r>
      <w:r w:rsidR="00833CD9" w:rsidRPr="00E817FB">
        <w:rPr>
          <w:rFonts w:ascii="Times New Roman" w:eastAsia="Times New Roman" w:hAnsi="Times New Roman" w:cs="Times New Roman"/>
          <w:bCs/>
          <w:sz w:val="24"/>
          <w:szCs w:val="24"/>
        </w:rPr>
        <w:t xml:space="preserve">Verde Valley have spent the most of the 1900s recovering Cottonwood-Willow forests covered only 270 acres of the Verde Valley in 1940. This then peaked in 1977 with 551 acres before stabilizing following large floods in 1983 and 1993 </w:t>
      </w:r>
      <w:r w:rsidR="00833CD9" w:rsidRPr="00E817FB">
        <w:rPr>
          <w:rFonts w:ascii="Times New Roman" w:eastAsia="Times New Roman" w:hAnsi="Times New Roman" w:cs="Times New Roman"/>
          <w:bCs/>
          <w:sz w:val="24"/>
          <w:szCs w:val="24"/>
        </w:rPr>
        <w:fldChar w:fldCharType="begin"/>
      </w:r>
      <w:r w:rsidR="00833CD9" w:rsidRPr="00E817FB">
        <w:rPr>
          <w:rFonts w:ascii="Times New Roman" w:eastAsia="Times New Roman" w:hAnsi="Times New Roman" w:cs="Times New Roman"/>
          <w:bCs/>
          <w:sz w:val="24"/>
          <w:szCs w:val="24"/>
        </w:rPr>
        <w:instrText xml:space="preserve"> ADDIN ZOTERO_ITEM CSL_CITATION {"citationID":"aejvwON2","properties":{"formattedCitation":"(Sharon Masek Lopez &amp; Abraham E. Springer, 2002)","plainCitation":"(Sharon Masek Lopez &amp; Abraham E. Springer, 2002)","noteIndex":0},"citationItems":[{"id":60,"uris":["http://zotero.org/users/local/yyBX3i8n/items/YIPJEZK2"],"itemData":{"id":60,"type":"report","title":"Assessment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00833CD9"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(Sharon Masek Lopez &amp; Abraham E. Springer, 2002)</w:t>
      </w:r>
      <w:r w:rsidR="00833CD9" w:rsidRPr="00E817FB">
        <w:rPr>
          <w:rFonts w:ascii="Times New Roman" w:eastAsia="Times New Roman" w:hAnsi="Times New Roman" w:cs="Times New Roman"/>
          <w:bCs/>
          <w:sz w:val="24"/>
          <w:szCs w:val="24"/>
        </w:rPr>
        <w:fldChar w:fldCharType="end"/>
      </w:r>
      <w:r w:rsidR="00833CD9" w:rsidRPr="00E817FB">
        <w:rPr>
          <w:rFonts w:ascii="Times New Roman" w:eastAsia="Times New Roman" w:hAnsi="Times New Roman" w:cs="Times New Roman"/>
          <w:bCs/>
          <w:sz w:val="24"/>
          <w:szCs w:val="24"/>
        </w:rPr>
        <w:t>. This could help explain why there are few cottonwoods dating back to this time. It is possible that Cotton-Willow forests were limited from heavy human influences such as: agriculture, land clearing and a copper smelter before being allowed to recover by the 1970s. Then, large floods in 1983, 1993, 2005 and 2023</w:t>
      </w:r>
      <w:r w:rsidR="0065203F" w:rsidRPr="00E817FB">
        <w:rPr>
          <w:rFonts w:ascii="Times New Roman" w:eastAsia="Times New Roman" w:hAnsi="Times New Roman" w:cs="Times New Roman"/>
          <w:bCs/>
          <w:sz w:val="24"/>
          <w:szCs w:val="24"/>
        </w:rPr>
        <w:t xml:space="preserve"> have kept riparian forests young and refreshed.</w:t>
      </w:r>
    </w:p>
    <w:p w14:paraId="6A1C06A3" w14:textId="77777777" w:rsidR="0029180D" w:rsidRPr="00E817FB" w:rsidRDefault="0029180D" w:rsidP="0029180D">
      <w:pPr>
        <w:spacing w:line="240" w:lineRule="auto"/>
        <w:rPr>
          <w:rFonts w:ascii="Times New Roman" w:eastAsia="Times New Roman" w:hAnsi="Times New Roman" w:cs="Times New Roman"/>
          <w:bCs/>
          <w:sz w:val="24"/>
          <w:szCs w:val="24"/>
        </w:rPr>
      </w:pPr>
    </w:p>
    <w:p w14:paraId="37E6BB2A" w14:textId="4030F58F" w:rsidR="008D7A70" w:rsidRPr="00E817FB" w:rsidRDefault="0029180D" w:rsidP="0050557B">
      <w:pPr>
        <w:spacing w:line="24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Tree root collars are submerged under sediment leading to uncertainty about their exact </w:t>
      </w:r>
      <w:commentRangeStart w:id="43"/>
      <w:r w:rsidRPr="00E817FB">
        <w:rPr>
          <w:rFonts w:ascii="Times New Roman" w:eastAsia="Times New Roman" w:hAnsi="Times New Roman" w:cs="Times New Roman"/>
          <w:bCs/>
          <w:sz w:val="24"/>
          <w:szCs w:val="24"/>
        </w:rPr>
        <w:t>age</w:t>
      </w:r>
      <w:commentRangeEnd w:id="43"/>
      <w:r w:rsidRPr="00E817FB">
        <w:rPr>
          <w:rStyle w:val="CommentReference"/>
          <w:rFonts w:ascii="Times New Roman" w:hAnsi="Times New Roman" w:cs="Times New Roman"/>
          <w:sz w:val="24"/>
          <w:szCs w:val="24"/>
        </w:rPr>
        <w:commentReference w:id="43"/>
      </w:r>
      <w:r w:rsidRPr="00E817FB">
        <w:rPr>
          <w:rFonts w:ascii="Times New Roman" w:eastAsia="Times New Roman" w:hAnsi="Times New Roman" w:cs="Times New Roman"/>
          <w:bCs/>
          <w:sz w:val="24"/>
          <w:szCs w:val="24"/>
        </w:rPr>
        <w:t xml:space="preserve">. </w:t>
      </w:r>
      <w:r w:rsidR="0065203F" w:rsidRPr="00E817FB">
        <w:rPr>
          <w:rFonts w:ascii="Times New Roman" w:eastAsia="Times New Roman" w:hAnsi="Times New Roman" w:cs="Times New Roman"/>
          <w:bCs/>
          <w:sz w:val="24"/>
          <w:szCs w:val="24"/>
        </w:rPr>
        <w:t>Based</w:t>
      </w:r>
      <w:r w:rsidR="008D7A70" w:rsidRPr="00E817FB">
        <w:rPr>
          <w:rFonts w:ascii="Times New Roman" w:eastAsia="Times New Roman" w:hAnsi="Times New Roman" w:cs="Times New Roman"/>
          <w:bCs/>
          <w:sz w:val="24"/>
          <w:szCs w:val="24"/>
        </w:rPr>
        <w:t xml:space="preserve"> on the understanding of Fremont cottonwood ecology and the gauge record, it is likely that most of the cottonwoods cored germinated in winter floods in 1993 or 1995.</w:t>
      </w:r>
      <w:r w:rsidR="0050557B">
        <w:rPr>
          <w:rFonts w:ascii="Times New Roman" w:eastAsia="Times New Roman" w:hAnsi="Times New Roman" w:cs="Times New Roman"/>
          <w:bCs/>
          <w:sz w:val="24"/>
          <w:szCs w:val="24"/>
        </w:rPr>
        <w:t xml:space="preserve"> Stromberg 1997, observed and measured Fremont cottonwood seedling establishment after both years. </w:t>
      </w:r>
    </w:p>
    <w:p w14:paraId="29A71945" w14:textId="77777777" w:rsidR="008D7A70" w:rsidRPr="00E817FB" w:rsidRDefault="008D7A70" w:rsidP="008D7A70">
      <w:pPr>
        <w:spacing w:line="240" w:lineRule="auto"/>
        <w:rPr>
          <w:rFonts w:ascii="Times New Roman" w:eastAsia="Times New Roman" w:hAnsi="Times New Roman" w:cs="Times New Roman"/>
          <w:b/>
          <w:sz w:val="24"/>
          <w:szCs w:val="24"/>
        </w:rPr>
      </w:pPr>
      <w:r w:rsidRPr="00E817FB">
        <w:rPr>
          <w:rFonts w:ascii="Times New Roman" w:eastAsia="Times New Roman" w:hAnsi="Times New Roman" w:cs="Times New Roman"/>
          <w:bCs/>
          <w:sz w:val="24"/>
          <w:szCs w:val="24"/>
        </w:rPr>
        <w:tab/>
        <w:t>There is also a very weak correlation (r2 = .06) between the age and diameter of cottonwoods cored. With no strong trend between age and diameter, it means that other factors may be influencing size. For example, competition between trees for sunlight may be suppressing smaller trees. Cottonwoods are shade intolerant species and because they tend to regenerate in short, distinct timeframes suppressed trees may be much smaller than dominant trees of the same age.</w:t>
      </w:r>
    </w:p>
    <w:p w14:paraId="0A812BD5" w14:textId="77777777" w:rsidR="008D7A70" w:rsidRPr="00E817FB" w:rsidRDefault="008D7A70" w:rsidP="008D7A70">
      <w:pPr>
        <w:spacing w:line="240"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ab/>
      </w:r>
    </w:p>
    <w:p w14:paraId="187B53F6" w14:textId="77777777" w:rsidR="008D7A70" w:rsidRPr="00E817FB" w:rsidRDefault="008D7A70" w:rsidP="008D7A70">
      <w:pPr>
        <w:spacing w:line="240" w:lineRule="auto"/>
        <w:rPr>
          <w:rFonts w:ascii="Times New Roman" w:eastAsia="Times New Roman" w:hAnsi="Times New Roman" w:cs="Times New Roman"/>
          <w:b/>
          <w:sz w:val="24"/>
          <w:szCs w:val="24"/>
        </w:rPr>
      </w:pPr>
      <w:r w:rsidRPr="00E817FB">
        <w:rPr>
          <w:rFonts w:ascii="Times New Roman" w:eastAsia="Times New Roman" w:hAnsi="Times New Roman" w:cs="Times New Roman"/>
          <w:b/>
          <w:sz w:val="24"/>
          <w:szCs w:val="24"/>
        </w:rPr>
        <w:t>Tree growth</w:t>
      </w:r>
    </w:p>
    <w:p w14:paraId="63D5D898" w14:textId="30A08498" w:rsidR="00C32A60" w:rsidRPr="00E817FB" w:rsidRDefault="008D7A70" w:rsidP="008D7A70">
      <w:pPr>
        <w:spacing w:line="24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Basal Area Index (BAI) is generally increasing </w:t>
      </w:r>
      <w:r w:rsidR="0029180D" w:rsidRPr="00E817FB">
        <w:rPr>
          <w:rFonts w:ascii="Times New Roman" w:eastAsia="Times New Roman" w:hAnsi="Times New Roman" w:cs="Times New Roman"/>
          <w:bCs/>
          <w:sz w:val="24"/>
          <w:szCs w:val="24"/>
        </w:rPr>
        <w:t>from</w:t>
      </w:r>
      <w:r w:rsidRPr="00E817FB">
        <w:rPr>
          <w:rFonts w:ascii="Times New Roman" w:eastAsia="Times New Roman" w:hAnsi="Times New Roman" w:cs="Times New Roman"/>
          <w:bCs/>
          <w:sz w:val="24"/>
          <w:szCs w:val="24"/>
        </w:rPr>
        <w:t xml:space="preserve"> 1995</w:t>
      </w:r>
      <w:r w:rsidR="0029180D" w:rsidRPr="00E817FB">
        <w:rPr>
          <w:rFonts w:ascii="Times New Roman" w:eastAsia="Times New Roman" w:hAnsi="Times New Roman" w:cs="Times New Roman"/>
          <w:bCs/>
          <w:sz w:val="24"/>
          <w:szCs w:val="24"/>
        </w:rPr>
        <w:t xml:space="preserve"> to 2010 before </w:t>
      </w:r>
      <w:proofErr w:type="spellStart"/>
      <w:r w:rsidR="0029180D" w:rsidRPr="00E817FB">
        <w:rPr>
          <w:rFonts w:ascii="Times New Roman" w:eastAsia="Times New Roman" w:hAnsi="Times New Roman" w:cs="Times New Roman"/>
          <w:bCs/>
          <w:sz w:val="24"/>
          <w:szCs w:val="24"/>
        </w:rPr>
        <w:t>stabalizing</w:t>
      </w:r>
      <w:proofErr w:type="spellEnd"/>
      <w:r w:rsidR="0029180D" w:rsidRPr="00E817FB">
        <w:rPr>
          <w:rFonts w:ascii="Times New Roman" w:eastAsia="Times New Roman" w:hAnsi="Times New Roman" w:cs="Times New Roman"/>
          <w:bCs/>
          <w:sz w:val="24"/>
          <w:szCs w:val="24"/>
        </w:rPr>
        <w:t xml:space="preserve"> until 2023</w:t>
      </w:r>
      <w:r w:rsidRPr="00E817FB">
        <w:rPr>
          <w:rFonts w:ascii="Times New Roman" w:eastAsia="Times New Roman" w:hAnsi="Times New Roman" w:cs="Times New Roman"/>
          <w:bCs/>
          <w:sz w:val="24"/>
          <w:szCs w:val="24"/>
        </w:rPr>
        <w:t>. Meanwhile, Ring Width Index (RWI) has been generally decreasing since about 2000</w:t>
      </w:r>
      <w:r w:rsidR="0029180D" w:rsidRPr="00E817FB">
        <w:rPr>
          <w:rFonts w:ascii="Times New Roman" w:eastAsia="Times New Roman" w:hAnsi="Times New Roman" w:cs="Times New Roman"/>
          <w:bCs/>
          <w:sz w:val="24"/>
          <w:szCs w:val="24"/>
        </w:rPr>
        <w:t xml:space="preserve"> until 2023</w:t>
      </w:r>
      <w:r w:rsidRPr="00E817FB">
        <w:rPr>
          <w:rFonts w:ascii="Times New Roman" w:eastAsia="Times New Roman" w:hAnsi="Times New Roman" w:cs="Times New Roman"/>
          <w:bCs/>
          <w:sz w:val="24"/>
          <w:szCs w:val="24"/>
        </w:rPr>
        <w:t>.</w:t>
      </w:r>
      <w:r w:rsidR="0029180D" w:rsidRPr="00E817FB">
        <w:rPr>
          <w:rFonts w:ascii="Times New Roman" w:eastAsia="Times New Roman" w:hAnsi="Times New Roman" w:cs="Times New Roman"/>
          <w:bCs/>
          <w:sz w:val="24"/>
          <w:szCs w:val="24"/>
        </w:rPr>
        <w:t xml:space="preserve"> Both BAI and RWI saw large increases in the year 2023.</w:t>
      </w:r>
      <w:r w:rsidRPr="00E817FB">
        <w:rPr>
          <w:rFonts w:ascii="Times New Roman" w:eastAsia="Times New Roman" w:hAnsi="Times New Roman" w:cs="Times New Roman"/>
          <w:bCs/>
          <w:sz w:val="24"/>
          <w:szCs w:val="24"/>
        </w:rPr>
        <w:t xml:space="preserve"> </w:t>
      </w:r>
    </w:p>
    <w:p w14:paraId="7FBA7A39" w14:textId="77777777" w:rsidR="005C19E0" w:rsidRPr="00E817FB" w:rsidRDefault="005C19E0" w:rsidP="008D7A70">
      <w:pPr>
        <w:spacing w:line="240" w:lineRule="auto"/>
        <w:ind w:firstLine="720"/>
        <w:rPr>
          <w:rFonts w:ascii="Times New Roman" w:eastAsia="Times New Roman" w:hAnsi="Times New Roman" w:cs="Times New Roman"/>
          <w:bCs/>
          <w:sz w:val="24"/>
          <w:szCs w:val="24"/>
        </w:rPr>
      </w:pPr>
    </w:p>
    <w:p w14:paraId="2E7E4C84" w14:textId="1B376BF1" w:rsidR="00C32A60" w:rsidRPr="00E817FB" w:rsidRDefault="00C32A60" w:rsidP="008D7A70">
      <w:pPr>
        <w:spacing w:line="24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{"citationID":"F6vM8KWj","properties":{"formattedCitation":"(R. Willms et al., 2006)","plainCitation":"(R. Willms et al., 2006)","noteIndex":0},"citationItems":[{"id":57,"uris":["http://zotero.org/users/local/yyBX3i8n/items/EU8T2JKB"],"itemData":{"id":57,"type":"article-journal","container-title":"Trees","DOI":"10.1007/s00468-005-0027-1","ISSN":"0931-1890,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 Willms et al., 2006)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describes cottonwoods in Canada </w:t>
      </w:r>
      <w:r w:rsidR="005C19E0" w:rsidRPr="00E817FB">
        <w:rPr>
          <w:rFonts w:ascii="Times New Roman" w:eastAsia="Times New Roman" w:hAnsi="Times New Roman" w:cs="Times New Roman"/>
          <w:bCs/>
          <w:sz w:val="24"/>
          <w:szCs w:val="24"/>
        </w:rPr>
        <w:t xml:space="preserve">as </w:t>
      </w:r>
      <w:r w:rsidR="0065203F" w:rsidRPr="00E817FB">
        <w:rPr>
          <w:rFonts w:ascii="Times New Roman" w:eastAsia="Times New Roman" w:hAnsi="Times New Roman" w:cs="Times New Roman"/>
          <w:bCs/>
          <w:sz w:val="24"/>
          <w:szCs w:val="24"/>
        </w:rPr>
        <w:t xml:space="preserve">following a general growth pattern, </w:t>
      </w:r>
      <w:r w:rsidR="005C19E0" w:rsidRPr="00E817FB">
        <w:rPr>
          <w:rFonts w:ascii="Times New Roman" w:eastAsia="Times New Roman" w:hAnsi="Times New Roman" w:cs="Times New Roman"/>
          <w:bCs/>
          <w:sz w:val="24"/>
          <w:szCs w:val="24"/>
        </w:rPr>
        <w:t xml:space="preserve">reaching their peak growth at about 20 years after their germination before entering the mature stage of their growth. Cottonwoods along the Verde River seem to follow this trend. </w:t>
      </w:r>
      <w:r w:rsidR="005C19E0" w:rsidRPr="00E817FB">
        <w:rPr>
          <w:rFonts w:ascii="Times New Roman" w:eastAsia="Times New Roman" w:hAnsi="Times New Roman" w:cs="Times New Roman"/>
          <w:bCs/>
          <w:sz w:val="24"/>
          <w:szCs w:val="24"/>
        </w:rPr>
        <w:lastRenderedPageBreak/>
        <w:t>Basal area increased slowly during the establishment phase (for about 10 years). This was then followed by another decade of rapid growth before leveling off and entering the mature growth stage. A key difference between the Canadian study and this study being the large increase in BAI following 2023 winter floods.</w:t>
      </w:r>
      <w:r w:rsidR="00FC1F64" w:rsidRPr="00E817FB">
        <w:rPr>
          <w:rFonts w:ascii="Times New Roman" w:eastAsia="Times New Roman" w:hAnsi="Times New Roman" w:cs="Times New Roman"/>
          <w:bCs/>
          <w:sz w:val="24"/>
          <w:szCs w:val="24"/>
        </w:rPr>
        <w:t xml:space="preserve"> This drives up the 5-year average curve. In addition, the units described by R. Willms et alt. are in 1-9 cm2 while the cottonwoods</w:t>
      </w:r>
      <w:r w:rsidR="005C19E0" w:rsidRPr="00E817FB">
        <w:rPr>
          <w:rFonts w:ascii="Times New Roman" w:eastAsia="Times New Roman" w:hAnsi="Times New Roman" w:cs="Times New Roman"/>
          <w:bCs/>
          <w:sz w:val="24"/>
          <w:szCs w:val="24"/>
        </w:rPr>
        <w:t xml:space="preserve"> </w:t>
      </w:r>
      <w:r w:rsidR="00FC1F64" w:rsidRPr="00E817FB">
        <w:rPr>
          <w:rFonts w:ascii="Times New Roman" w:eastAsia="Times New Roman" w:hAnsi="Times New Roman" w:cs="Times New Roman"/>
          <w:bCs/>
          <w:sz w:val="24"/>
          <w:szCs w:val="24"/>
        </w:rPr>
        <w:t>along the Verde are within the 10-30 cm2 range.</w:t>
      </w:r>
      <w:r w:rsidR="009B25A2" w:rsidRPr="00E817FB">
        <w:rPr>
          <w:rFonts w:ascii="Times New Roman" w:eastAsia="Times New Roman" w:hAnsi="Times New Roman" w:cs="Times New Roman"/>
          <w:bCs/>
          <w:sz w:val="24"/>
          <w:szCs w:val="24"/>
        </w:rPr>
        <w:t xml:space="preserve"> </w:t>
      </w:r>
      <w:r w:rsidR="00644803" w:rsidRPr="00E817FB">
        <w:rPr>
          <w:rFonts w:ascii="Times New Roman" w:eastAsia="Times New Roman" w:hAnsi="Times New Roman" w:cs="Times New Roman"/>
          <w:bCs/>
          <w:sz w:val="24"/>
          <w:szCs w:val="24"/>
        </w:rPr>
        <w:t>So,</w:t>
      </w:r>
      <w:r w:rsidR="009B25A2" w:rsidRPr="00E817FB">
        <w:rPr>
          <w:rFonts w:ascii="Times New Roman" w:eastAsia="Times New Roman" w:hAnsi="Times New Roman" w:cs="Times New Roman"/>
          <w:bCs/>
          <w:sz w:val="24"/>
          <w:szCs w:val="24"/>
        </w:rPr>
        <w:t xml:space="preserve"> while Verde Cottonwoods growth follows a similar trend, they grow much more rapidly.</w:t>
      </w:r>
    </w:p>
    <w:p w14:paraId="102AC081" w14:textId="60FA3C88" w:rsidR="005C19E0" w:rsidRPr="00E817FB" w:rsidRDefault="005C19E0" w:rsidP="008D7A70">
      <w:pPr>
        <w:spacing w:line="24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noProof/>
          <w:sz w:val="24"/>
          <w:szCs w:val="24"/>
        </w:rPr>
        <w:drawing>
          <wp:inline distT="0" distB="0" distL="0" distR="0" wp14:anchorId="586532D1" wp14:editId="72C9353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22"/>
                    <a:stretch>
                      <a:fillRect/>
                    </a:stretch>
                  </pic:blipFill>
                  <pic:spPr>
                    <a:xfrm>
                      <a:off x="0" y="0"/>
                      <a:ext cx="2009304" cy="2395149"/>
                    </a:xfrm>
                    <a:prstGeom prst="rect">
                      <a:avLst/>
                    </a:prstGeom>
                  </pic:spPr>
                </pic:pic>
              </a:graphicData>
            </a:graphic>
          </wp:inline>
        </w:drawing>
      </w:r>
      <w:r w:rsidR="00AD2706" w:rsidRPr="00E817FB">
        <w:rPr>
          <w:rFonts w:ascii="Times New Roman" w:eastAsia="Times New Roman" w:hAnsi="Times New Roman" w:cs="Times New Roman"/>
          <w:bCs/>
          <w:noProof/>
          <w:sz w:val="24"/>
          <w:szCs w:val="24"/>
          <w14:ligatures w14:val="standardContextual"/>
        </w:rPr>
        <w:drawing>
          <wp:inline distT="0" distB="0" distL="0" distR="0" wp14:anchorId="7AF10BF6" wp14:editId="1B0F1982">
            <wp:extent cx="2027555" cy="2201717"/>
            <wp:effectExtent l="0" t="0" r="0" b="8255"/>
            <wp:docPr id="1423714376" name="Picture 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14376" name="Picture 3" descr="A graph with lines and number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32959" cy="2207585"/>
                    </a:xfrm>
                    <a:prstGeom prst="rect">
                      <a:avLst/>
                    </a:prstGeom>
                  </pic:spPr>
                </pic:pic>
              </a:graphicData>
            </a:graphic>
          </wp:inline>
        </w:drawing>
      </w:r>
    </w:p>
    <w:p w14:paraId="1CCD2CEB" w14:textId="77777777" w:rsidR="005C19E0" w:rsidRPr="00E817FB" w:rsidRDefault="005C19E0" w:rsidP="008D7A70">
      <w:pPr>
        <w:spacing w:line="240" w:lineRule="auto"/>
        <w:ind w:firstLine="720"/>
        <w:rPr>
          <w:rFonts w:ascii="Times New Roman" w:eastAsia="Times New Roman" w:hAnsi="Times New Roman" w:cs="Times New Roman"/>
          <w:bCs/>
          <w:sz w:val="24"/>
          <w:szCs w:val="24"/>
        </w:rPr>
      </w:pPr>
    </w:p>
    <w:p w14:paraId="4E50C614" w14:textId="0BA7D9C0" w:rsidR="008D7A70" w:rsidRPr="00E817FB" w:rsidRDefault="008D7A70" w:rsidP="008D7A70">
      <w:pPr>
        <w:spacing w:line="24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 Although cottonwoods are pioneer species, they are still relatively young at 25-30 years old</w:t>
      </w:r>
      <w:r w:rsidR="005C19E0" w:rsidRPr="00E817FB">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t xml:space="preserve">Fremont cottonwoods are shorter lived species compared to other North American cottonwoods. It is generally accepted that few Fremont cottonwoods live to be over 150 years where Plains and narrowleaf cottonwoods have been documented over 200 and 300 years </w:t>
      </w:r>
      <w:r w:rsidR="00644803" w:rsidRPr="00E817FB">
        <w:rPr>
          <w:rFonts w:ascii="Times New Roman" w:eastAsia="Times New Roman" w:hAnsi="Times New Roman" w:cs="Times New Roman"/>
          <w:bCs/>
          <w:sz w:val="24"/>
          <w:szCs w:val="24"/>
        </w:rPr>
        <w:t>,</w:t>
      </w:r>
      <w:r w:rsidR="000945FC" w:rsidRPr="00E817FB">
        <w:rPr>
          <w:rFonts w:ascii="Times New Roman" w:eastAsia="Times New Roman" w:hAnsi="Times New Roman" w:cs="Times New Roman"/>
          <w:bCs/>
          <w:sz w:val="24"/>
          <w:szCs w:val="24"/>
        </w:rPr>
        <w:t xml:space="preserve">generally in colder climate </w:t>
      </w:r>
      <w:r w:rsidR="000945FC" w:rsidRPr="00E817FB">
        <w:rPr>
          <w:rFonts w:ascii="Times New Roman" w:eastAsia="Times New Roman" w:hAnsi="Times New Roman" w:cs="Times New Roman"/>
          <w:bCs/>
          <w:sz w:val="24"/>
          <w:szCs w:val="24"/>
        </w:rPr>
        <w:fldChar w:fldCharType="begin"/>
      </w:r>
      <w:r w:rsidR="000945FC" w:rsidRPr="00E817FB">
        <w:rPr>
          <w:rFonts w:ascii="Times New Roman" w:eastAsia="Times New Roman" w:hAnsi="Times New Roman" w:cs="Times New Roman"/>
          <w:bCs/>
          <w:sz w:val="24"/>
          <w:szCs w:val="24"/>
        </w:rPr>
        <w:instrText xml:space="preserve"> ADDIN ZOTERO_ITEM CSL_CITATION {"citationID":"CH4uzIYY","properties":{"formattedCitation":"(Rood &amp; Polzin, 2003)","plainCitation":"(Rood &amp; Polzin, 2003)","noteIndex":0},"citationItems":[{"id":58,"uris":["http://zotero.org/users/local/yyBX3i8n/items/AJVD746L"],"itemData":{"id":58,"type":"article-journal","abstract":"In studying riparian woodlands along streams across western North America, we observed a grove of exceptionally large and old black cottonwoods, Populus trichocarpa Torr. &amp; A. Gray, along the Elk River in southeastern British Columbia. Situated in a floodplain forest dominated by western red cedar, Thuja plicata Donn ex D. Don, the cottonwoods were up to 2.2 m in diameter, and although heart rot prevented precise aging, increment cores indicated ages of up to 400 years. This demonstrated the potential for substantial longevity of section Tacamahaca cottonwoods (including Populus angustifolia James and Populus balsamifera L.) compared with section Aigeiros species (Populus deltoides Bartr. and Populus fremontii Wats.), which are shorter lived (about 150 year maximum). Very old cottonwoods make distinctive contributions to habitat structure of riparian woodlands and reveal stable floodplain locations that have not been eroded by the river channel for the duration of the trees' lives.Key words: aging, poplars, riparian, trees.","container-title":"Canadian Journal of Botany","DOI":"10.1139/b03-065","ISSN":"0008-4026","issue":"7","journalAbbreviation":"Can. J. Bot.","language":"en","license":"http://www.nrcresearchpress.com/page/about/CorporateTextAndDataMining","page":"764-767","source":"DOI.org (Crossref)","title":"Big old cottonwoods","volume":"81","author":[{"family":"Rood","given":"Stewart B"},{"family":"Polzin","given":"Mary Louise"}],"issued":{"date-parts":[["2003",7,1]]}}}],"schema":"https://github.com/citation-style-language/schema/raw/master/csl-citation.json"} </w:instrText>
      </w:r>
      <w:r w:rsidR="000945F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(Rood &amp; Polzin, 2003)</w:t>
      </w:r>
      <w:r w:rsidR="000945FC" w:rsidRPr="00E817FB">
        <w:rPr>
          <w:rFonts w:ascii="Times New Roman" w:eastAsia="Times New Roman" w:hAnsi="Times New Roman" w:cs="Times New Roman"/>
          <w:bCs/>
          <w:sz w:val="24"/>
          <w:szCs w:val="24"/>
        </w:rPr>
        <w:fldChar w:fldCharType="end"/>
      </w:r>
      <w:r w:rsidR="000945FC" w:rsidRPr="00E817FB">
        <w:rPr>
          <w:rFonts w:ascii="Times New Roman" w:eastAsia="Times New Roman" w:hAnsi="Times New Roman" w:cs="Times New Roman"/>
          <w:bCs/>
          <w:sz w:val="24"/>
          <w:szCs w:val="24"/>
        </w:rPr>
        <w:t xml:space="preserve">. </w:t>
      </w:r>
      <w:r w:rsidR="005C19E0" w:rsidRPr="00E817FB">
        <w:rPr>
          <w:rFonts w:ascii="Times New Roman" w:eastAsia="Times New Roman" w:hAnsi="Times New Roman" w:cs="Times New Roman"/>
          <w:bCs/>
          <w:sz w:val="24"/>
          <w:szCs w:val="24"/>
        </w:rPr>
        <w:t>However, Verde River cottonwoods growth may already be at a mature stage.</w:t>
      </w:r>
    </w:p>
    <w:p w14:paraId="0BCBD292" w14:textId="77777777" w:rsidR="008D7A70" w:rsidRPr="00E817FB" w:rsidRDefault="008D7A70" w:rsidP="008D7A70">
      <w:pPr>
        <w:spacing w:line="240" w:lineRule="auto"/>
        <w:ind w:firstLine="720"/>
        <w:rPr>
          <w:rFonts w:ascii="Times New Roman" w:eastAsia="Times New Roman" w:hAnsi="Times New Roman" w:cs="Times New Roman"/>
          <w:bCs/>
          <w:sz w:val="24"/>
          <w:szCs w:val="24"/>
        </w:rPr>
      </w:pPr>
    </w:p>
    <w:p w14:paraId="2559F4B2" w14:textId="77777777" w:rsidR="008D7A70" w:rsidRPr="00E817FB" w:rsidRDefault="008D7A70" w:rsidP="008D7A70">
      <w:pPr>
        <w:spacing w:line="240" w:lineRule="auto"/>
        <w:rPr>
          <w:rFonts w:ascii="Times New Roman" w:eastAsia="Times New Roman" w:hAnsi="Times New Roman" w:cs="Times New Roman"/>
          <w:b/>
          <w:sz w:val="24"/>
          <w:szCs w:val="24"/>
        </w:rPr>
      </w:pPr>
      <w:r w:rsidRPr="00E817FB">
        <w:rPr>
          <w:rFonts w:ascii="Times New Roman" w:eastAsia="Times New Roman" w:hAnsi="Times New Roman" w:cs="Times New Roman"/>
          <w:b/>
          <w:sz w:val="24"/>
          <w:szCs w:val="24"/>
        </w:rPr>
        <w:t>Response to climate</w:t>
      </w:r>
    </w:p>
    <w:p w14:paraId="1AFA73C0" w14:textId="72FF53C7" w:rsidR="0089221C" w:rsidRPr="00E817FB" w:rsidRDefault="006859BD" w:rsidP="001F2122">
      <w:pPr>
        <w:spacing w:line="24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Different cottonwood species in different geographic areas respond differently to seasonal streamflows. For example, </w:t>
      </w:r>
      <w:r w:rsidR="001F2122" w:rsidRPr="00E817FB">
        <w:rPr>
          <w:rFonts w:ascii="Times New Roman" w:eastAsia="Times New Roman" w:hAnsi="Times New Roman" w:cs="Times New Roman"/>
          <w:bCs/>
          <w:sz w:val="24"/>
          <w:szCs w:val="24"/>
        </w:rPr>
        <w:t xml:space="preserve"> plains </w:t>
      </w:r>
      <w:r w:rsidRPr="00E817FB">
        <w:rPr>
          <w:rFonts w:ascii="Times New Roman" w:eastAsia="Times New Roman" w:hAnsi="Times New Roman" w:cs="Times New Roman"/>
          <w:bCs/>
          <w:sz w:val="24"/>
          <w:szCs w:val="24"/>
        </w:rPr>
        <w:t xml:space="preserve">cottonwoods </w:t>
      </w:r>
      <w:r w:rsidR="001F2122" w:rsidRPr="00E817FB">
        <w:rPr>
          <w:rFonts w:ascii="Times New Roman" w:eastAsia="Times New Roman" w:hAnsi="Times New Roman" w:cs="Times New Roman"/>
          <w:bCs/>
          <w:sz w:val="24"/>
          <w:szCs w:val="24"/>
        </w:rPr>
        <w:t>(</w:t>
      </w:r>
      <w:r w:rsidR="001F2122" w:rsidRPr="00E817FB">
        <w:rPr>
          <w:rFonts w:ascii="Times New Roman" w:eastAsia="Times New Roman" w:hAnsi="Times New Roman" w:cs="Times New Roman"/>
          <w:bCs/>
          <w:i/>
          <w:iCs/>
          <w:sz w:val="24"/>
          <w:szCs w:val="24"/>
        </w:rPr>
        <w:t xml:space="preserve">Populus </w:t>
      </w:r>
      <w:proofErr w:type="spellStart"/>
      <w:r w:rsidR="001F2122" w:rsidRPr="00E817FB">
        <w:rPr>
          <w:rFonts w:ascii="Times New Roman" w:eastAsia="Times New Roman" w:hAnsi="Times New Roman" w:cs="Times New Roman"/>
          <w:bCs/>
          <w:i/>
          <w:iCs/>
          <w:sz w:val="24"/>
          <w:szCs w:val="24"/>
        </w:rPr>
        <w:t>deltoides</w:t>
      </w:r>
      <w:proofErr w:type="spellEnd"/>
      <w:r w:rsidR="001F2122" w:rsidRPr="00E817FB">
        <w:rPr>
          <w:rFonts w:ascii="Times New Roman" w:eastAsia="Times New Roman" w:hAnsi="Times New Roman" w:cs="Times New Roman"/>
          <w:bCs/>
          <w:i/>
          <w:iCs/>
          <w:sz w:val="24"/>
          <w:szCs w:val="24"/>
        </w:rPr>
        <w:t xml:space="preserve">) </w:t>
      </w:r>
      <w:r w:rsidRPr="00E817FB">
        <w:rPr>
          <w:rFonts w:ascii="Times New Roman" w:eastAsia="Times New Roman" w:hAnsi="Times New Roman" w:cs="Times New Roman"/>
          <w:bCs/>
          <w:sz w:val="24"/>
          <w:szCs w:val="24"/>
        </w:rPr>
        <w:t>in the Northern Rockies had growth most correlated to March to June or April to July stream</w:t>
      </w:r>
      <w:commentRangeStart w:id="44"/>
      <w:r w:rsidRPr="00E817FB">
        <w:rPr>
          <w:rFonts w:ascii="Times New Roman" w:eastAsia="Times New Roman" w:hAnsi="Times New Roman" w:cs="Times New Roman"/>
          <w:bCs/>
          <w:sz w:val="24"/>
          <w:szCs w:val="24"/>
        </w:rPr>
        <w:t>flows</w:t>
      </w:r>
      <w:commentRangeEnd w:id="44"/>
      <w:r w:rsidRPr="00E817FB">
        <w:rPr>
          <w:rStyle w:val="CommentReference"/>
          <w:rFonts w:ascii="Times New Roman" w:hAnsi="Times New Roman" w:cs="Times New Roman"/>
          <w:sz w:val="24"/>
          <w:szCs w:val="24"/>
        </w:rPr>
        <w:commentReference w:id="44"/>
      </w:r>
      <w:r w:rsidRPr="00E817FB">
        <w:rPr>
          <w:rFonts w:ascii="Times New Roman" w:eastAsia="Times New Roman" w:hAnsi="Times New Roman" w:cs="Times New Roman"/>
          <w:bCs/>
          <w:sz w:val="24"/>
          <w:szCs w:val="24"/>
        </w:rPr>
        <w:t xml:space="preserve">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(Schook et al., 2016)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While </w:t>
      </w:r>
      <w:r w:rsidRPr="00E817FB">
        <w:rPr>
          <w:rFonts w:ascii="Times New Roman" w:eastAsia="Times New Roman" w:hAnsi="Times New Roman" w:cs="Times New Roman"/>
          <w:bCs/>
          <w:sz w:val="24"/>
          <w:szCs w:val="24"/>
        </w:rPr>
        <w:t>Rio Grande cottonwoods (</w:t>
      </w:r>
      <w:r w:rsidRPr="00E817FB">
        <w:rPr>
          <w:rFonts w:ascii="Times New Roman" w:eastAsia="Times New Roman" w:hAnsi="Times New Roman" w:cs="Times New Roman"/>
          <w:bCs/>
          <w:i/>
          <w:iCs/>
          <w:sz w:val="24"/>
          <w:szCs w:val="24"/>
        </w:rPr>
        <w:t xml:space="preserve">Populus </w:t>
      </w:r>
      <w:proofErr w:type="spellStart"/>
      <w:r w:rsidRPr="00E817FB">
        <w:rPr>
          <w:rFonts w:ascii="Times New Roman" w:eastAsia="Times New Roman" w:hAnsi="Times New Roman" w:cs="Times New Roman"/>
          <w:bCs/>
          <w:i/>
          <w:iCs/>
          <w:sz w:val="24"/>
          <w:szCs w:val="24"/>
        </w:rPr>
        <w:t>deltoides</w:t>
      </w:r>
      <w:proofErr w:type="spellEnd"/>
      <w:r w:rsidRPr="00E817FB">
        <w:rPr>
          <w:rFonts w:ascii="Times New Roman" w:eastAsia="Times New Roman" w:hAnsi="Times New Roman" w:cs="Times New Roman"/>
          <w:bCs/>
          <w:i/>
          <w:iCs/>
          <w:sz w:val="24"/>
          <w:szCs w:val="24"/>
        </w:rPr>
        <w:t xml:space="preserve"> spp. </w:t>
      </w:r>
      <w:proofErr w:type="spellStart"/>
      <w:r w:rsidRPr="00E817FB">
        <w:rPr>
          <w:rFonts w:ascii="Times New Roman" w:eastAsia="Times New Roman" w:hAnsi="Times New Roman" w:cs="Times New Roman"/>
          <w:bCs/>
          <w:i/>
          <w:iCs/>
          <w:sz w:val="24"/>
          <w:szCs w:val="24"/>
        </w:rPr>
        <w:t>wi</w:t>
      </w:r>
      <w:r w:rsidR="001F2122" w:rsidRPr="00E817FB">
        <w:rPr>
          <w:rFonts w:ascii="Times New Roman" w:eastAsia="Times New Roman" w:hAnsi="Times New Roman" w:cs="Times New Roman"/>
          <w:bCs/>
          <w:i/>
          <w:iCs/>
          <w:sz w:val="24"/>
          <w:szCs w:val="24"/>
        </w:rPr>
        <w:t>slizeni</w:t>
      </w:r>
      <w:proofErr w:type="spellEnd"/>
      <w:r w:rsidRPr="00E817FB">
        <w:rPr>
          <w:rFonts w:ascii="Times New Roman" w:eastAsia="Times New Roman" w:hAnsi="Times New Roman" w:cs="Times New Roman"/>
          <w:bCs/>
          <w:sz w:val="24"/>
          <w:szCs w:val="24"/>
        </w:rPr>
        <w:t>)</w:t>
      </w:r>
      <w:r w:rsidRPr="00E817FB">
        <w:rPr>
          <w:rFonts w:ascii="Times New Roman" w:eastAsia="Times New Roman" w:hAnsi="Times New Roman" w:cs="Times New Roman"/>
          <w:bCs/>
          <w:sz w:val="24"/>
          <w:szCs w:val="24"/>
        </w:rPr>
        <w:t xml:space="preserve"> along a regulated reach of the Rio Grande in New Mexico were most correlated to July-September streamflow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(Varani et al., 2024)</w:t>
      </w:r>
      <w:r w:rsidRPr="00E817FB">
        <w:rPr>
          <w:rFonts w:ascii="Times New Roman" w:eastAsia="Times New Roman" w:hAnsi="Times New Roman" w:cs="Times New Roman"/>
          <w:bCs/>
          <w:sz w:val="24"/>
          <w:szCs w:val="24"/>
        </w:rPr>
        <w:fldChar w:fldCharType="end"/>
      </w:r>
      <w:r w:rsidR="008D7A70" w:rsidRPr="00E817FB">
        <w:rPr>
          <w:rFonts w:ascii="Times New Roman" w:eastAsia="Times New Roman" w:hAnsi="Times New Roman" w:cs="Times New Roman"/>
          <w:bCs/>
          <w:sz w:val="24"/>
          <w:szCs w:val="24"/>
        </w:rPr>
        <w:t xml:space="preserve">. </w:t>
      </w:r>
    </w:p>
    <w:p w14:paraId="53725C67" w14:textId="2E7491EC" w:rsidR="00E93F3A" w:rsidRPr="00E817FB" w:rsidRDefault="00E93F3A" w:rsidP="008D7A70">
      <w:pPr>
        <w:spacing w:line="24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June and July streamflows had the highest correlation to tree growth. In the Verde River, June streamflows are typically the lowest of the year. Although the monsoon season officially begins June 15</w:t>
      </w:r>
      <w:r w:rsidRPr="00E817FB">
        <w:rPr>
          <w:rFonts w:ascii="Times New Roman" w:eastAsia="Times New Roman" w:hAnsi="Times New Roman" w:cs="Times New Roman"/>
          <w:bCs/>
          <w:sz w:val="24"/>
          <w:szCs w:val="24"/>
          <w:vertAlign w:val="superscript"/>
        </w:rPr>
        <w:t>th</w:t>
      </w:r>
      <w:r w:rsidRPr="00E817FB">
        <w:rPr>
          <w:rFonts w:ascii="Times New Roman" w:eastAsia="Times New Roman" w:hAnsi="Times New Roman" w:cs="Times New Roman"/>
          <w:bCs/>
          <w:sz w:val="24"/>
          <w:szCs w:val="24"/>
        </w:rPr>
        <w:t>, meaningful precipitation usually arrives in mid-July. Therefore, June and July before the arrival of the North American Monsoon often have the lowest flows and highest temperatures.</w:t>
      </w:r>
      <w:r w:rsidR="001F2122" w:rsidRPr="00E817FB">
        <w:rPr>
          <w:rFonts w:ascii="Times New Roman" w:eastAsia="Times New Roman" w:hAnsi="Times New Roman" w:cs="Times New Roman"/>
          <w:bCs/>
          <w:sz w:val="24"/>
          <w:szCs w:val="24"/>
        </w:rPr>
        <w:t xml:space="preserve"> In addition, June and July is peak irrigation season for agriculture within the Verde Valley </w:t>
      </w:r>
      <w:r w:rsidR="001F2122" w:rsidRPr="00E817FB">
        <w:rPr>
          <w:rFonts w:ascii="Times New Roman" w:eastAsia="Times New Roman" w:hAnsi="Times New Roman" w:cs="Times New Roman"/>
          <w:bCs/>
          <w:sz w:val="24"/>
          <w:szCs w:val="24"/>
        </w:rPr>
        <w:fldChar w:fldCharType="begin"/>
      </w:r>
      <w:r w:rsidR="001F2122" w:rsidRPr="00E817FB">
        <w:rPr>
          <w:rFonts w:ascii="Times New Roman" w:eastAsia="Times New Roman" w:hAnsi="Times New Roman" w:cs="Times New Roman"/>
          <w:bCs/>
          <w:sz w:val="24"/>
          <w:szCs w:val="24"/>
        </w:rPr>
        <w:instrText xml:space="preserve"> ADDIN ZOTERO_ITEM CSL_CITATION {"citationID":"TeZyAnyN","properties":{"formattedCitation":"(Bradley D. Garner &amp; Donald J. Bills, 2012)","plainCitation":"(Bradley D. Garner &amp; Donald J. Bills, 2012)","noteIndex":0},"citationItems":[{"id":63,"uris":["http://zotero.org/users/local/yyBX3i8n/items/U8P6VY2D"],"itemData":{"id":63,"type":"report","genre":"Scientific Investigations Report","language":"en","note":"collection-title: Scientific Investigations Report","source":"DOI.org (Crossref)","title":"Spatial and seasonal variability of base flow in the Verde Valley, central Arizona, 2007 and 2011","author":[{"literal":"Bradley D. Garner"},{"literal":"Donald J. Bills"}],"issued":{"date-parts":[["2012"]]}}}],"schema":"https://github.com/citation-style-language/schema/raw/master/csl-citation.json"} </w:instrText>
      </w:r>
      <w:r w:rsidR="001F2122"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(Garner &amp; Bills, 2012)</w:t>
      </w:r>
      <w:r w:rsidR="001F2122" w:rsidRPr="00E817FB">
        <w:rPr>
          <w:rFonts w:ascii="Times New Roman" w:eastAsia="Times New Roman" w:hAnsi="Times New Roman" w:cs="Times New Roman"/>
          <w:bCs/>
          <w:sz w:val="24"/>
          <w:szCs w:val="24"/>
        </w:rPr>
        <w:fldChar w:fldCharType="end"/>
      </w:r>
      <w:r w:rsidR="001F2122" w:rsidRPr="00E817FB">
        <w:rPr>
          <w:rFonts w:ascii="Times New Roman" w:eastAsia="Times New Roman" w:hAnsi="Times New Roman" w:cs="Times New Roman"/>
          <w:bCs/>
          <w:sz w:val="24"/>
          <w:szCs w:val="24"/>
        </w:rPr>
        <w:t>.</w:t>
      </w:r>
    </w:p>
    <w:p w14:paraId="47657CA8" w14:textId="36B83267" w:rsidR="0089221C" w:rsidRPr="00E817FB" w:rsidRDefault="0089221C" w:rsidP="008D7A70">
      <w:pPr>
        <w:spacing w:line="24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Groundwater and surface water are highly related in the </w:t>
      </w:r>
      <w:commentRangeStart w:id="45"/>
      <w:commentRangeStart w:id="46"/>
      <w:r w:rsidRPr="00E817FB">
        <w:rPr>
          <w:rFonts w:ascii="Times New Roman" w:eastAsia="Times New Roman" w:hAnsi="Times New Roman" w:cs="Times New Roman"/>
          <w:bCs/>
          <w:sz w:val="24"/>
          <w:szCs w:val="24"/>
        </w:rPr>
        <w:t xml:space="preserve">Southwest </w:t>
      </w:r>
      <w:commentRangeEnd w:id="45"/>
      <w:r w:rsidRPr="00E817FB">
        <w:rPr>
          <w:rStyle w:val="CommentReference"/>
          <w:rFonts w:ascii="Times New Roman" w:hAnsi="Times New Roman" w:cs="Times New Roman"/>
          <w:sz w:val="24"/>
          <w:szCs w:val="24"/>
        </w:rPr>
        <w:commentReference w:id="45"/>
      </w:r>
      <w:commentRangeEnd w:id="46"/>
      <w:r w:rsidR="00B35759" w:rsidRPr="00E817FB">
        <w:rPr>
          <w:rStyle w:val="CommentReference"/>
          <w:rFonts w:ascii="Times New Roman" w:hAnsi="Times New Roman" w:cs="Times New Roman"/>
          <w:sz w:val="24"/>
          <w:szCs w:val="24"/>
        </w:rPr>
        <w:commentReference w:id="46"/>
      </w:r>
      <w:r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Higher flows</w:t>
      </w:r>
      <w:r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and therefore higher groundwater levels</w:t>
      </w:r>
      <w:r w:rsidRPr="00E817FB">
        <w:rPr>
          <w:rFonts w:ascii="Times New Roman" w:eastAsia="Times New Roman" w:hAnsi="Times New Roman" w:cs="Times New Roman"/>
          <w:bCs/>
          <w:sz w:val="24"/>
          <w:szCs w:val="24"/>
        </w:rPr>
        <w:t>,</w:t>
      </w:r>
      <w:r w:rsidR="008D7A70" w:rsidRPr="00E817FB">
        <w:rPr>
          <w:rFonts w:ascii="Times New Roman" w:eastAsia="Times New Roman" w:hAnsi="Times New Roman" w:cs="Times New Roman"/>
          <w:bCs/>
          <w:sz w:val="24"/>
          <w:szCs w:val="24"/>
        </w:rPr>
        <w:t xml:space="preserve"> could also saturate more of the rhizosphere allowing for more roots </w:t>
      </w:r>
      <w:r w:rsidR="00E47F22" w:rsidRPr="00E817FB">
        <w:rPr>
          <w:rFonts w:ascii="Times New Roman" w:eastAsia="Times New Roman" w:hAnsi="Times New Roman" w:cs="Times New Roman"/>
          <w:bCs/>
          <w:sz w:val="24"/>
          <w:szCs w:val="24"/>
        </w:rPr>
        <w:t>to be able to access water. This water could then contribute to tree growth or cooling.</w:t>
      </w:r>
    </w:p>
    <w:p w14:paraId="310E2C30" w14:textId="5A7283B7" w:rsidR="00E47F22" w:rsidRPr="00E817FB" w:rsidRDefault="008D7A70" w:rsidP="00E47F22">
      <w:pPr>
        <w:spacing w:line="24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Recent research found that Fremont cottonwoods can cool themselves remarkably well from high summer temperatures as long as</w:t>
      </w:r>
      <w:r w:rsidR="00E47F22" w:rsidRPr="00E817FB">
        <w:rPr>
          <w:rFonts w:ascii="Times New Roman" w:eastAsia="Times New Roman" w:hAnsi="Times New Roman" w:cs="Times New Roman"/>
          <w:bCs/>
          <w:sz w:val="24"/>
          <w:szCs w:val="24"/>
        </w:rPr>
        <w:t xml:space="preserve"> they have</w:t>
      </w:r>
      <w:r w:rsidRPr="00E817FB">
        <w:rPr>
          <w:rFonts w:ascii="Times New Roman" w:eastAsia="Times New Roman" w:hAnsi="Times New Roman" w:cs="Times New Roman"/>
          <w:bCs/>
          <w:sz w:val="24"/>
          <w:szCs w:val="24"/>
        </w:rPr>
        <w:t xml:space="preserve"> adequate water</w:t>
      </w:r>
      <w:r w:rsidR="009412CC" w:rsidRPr="00E817FB">
        <w:rPr>
          <w:rFonts w:ascii="Times New Roman" w:eastAsia="Times New Roman" w:hAnsi="Times New Roman" w:cs="Times New Roman"/>
          <w:bCs/>
          <w:sz w:val="24"/>
          <w:szCs w:val="24"/>
        </w:rPr>
        <w:t xml:space="preserve"> </w:t>
      </w:r>
      <w:r w:rsidR="009412CC" w:rsidRPr="00E817FB">
        <w:rPr>
          <w:rFonts w:ascii="Times New Roman" w:eastAsia="Times New Roman" w:hAnsi="Times New Roman" w:cs="Times New Roman"/>
          <w:bCs/>
          <w:sz w:val="24"/>
          <w:szCs w:val="24"/>
        </w:rPr>
        <w:fldChar w:fldCharType="begin"/>
      </w:r>
      <w:r w:rsidR="009412CC" w:rsidRPr="00E817FB">
        <w:rPr>
          <w:rFonts w:ascii="Times New Roman" w:eastAsia="Times New Roman" w:hAnsi="Times New Roman" w:cs="Times New Roman"/>
          <w:bCs/>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009412C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(Moran et al., 2023)</w:t>
      </w:r>
      <w:r w:rsidR="009412CC"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Higher </w:t>
      </w:r>
      <w:r w:rsidRPr="00E817FB">
        <w:rPr>
          <w:rFonts w:ascii="Times New Roman" w:eastAsia="Times New Roman" w:hAnsi="Times New Roman" w:cs="Times New Roman"/>
          <w:bCs/>
          <w:sz w:val="24"/>
          <w:szCs w:val="24"/>
        </w:rPr>
        <w:lastRenderedPageBreak/>
        <w:t>flows could increase water availability and allow them to cool themselves better. These responses are more consistent with the North American Monsoon. In this case, summer precipitation and the monsoon season drives tree growth.</w:t>
      </w:r>
      <w:r w:rsidR="00E47F22" w:rsidRPr="00E817FB">
        <w:rPr>
          <w:rFonts w:ascii="Times New Roman" w:eastAsia="Times New Roman" w:hAnsi="Times New Roman" w:cs="Times New Roman"/>
          <w:bCs/>
          <w:sz w:val="24"/>
          <w:szCs w:val="24"/>
        </w:rPr>
        <w:t xml:space="preserve"> </w:t>
      </w:r>
    </w:p>
    <w:p w14:paraId="76F8A554" w14:textId="3FEB2A7E" w:rsidR="00E47F22" w:rsidRPr="00E817FB" w:rsidRDefault="001F2122" w:rsidP="00E47F22">
      <w:pPr>
        <w:spacing w:line="24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October temperatures (positive) and September streamflows (negative) were also </w:t>
      </w:r>
      <w:proofErr w:type="spellStart"/>
      <w:r w:rsidRPr="00E817FB">
        <w:rPr>
          <w:rFonts w:ascii="Times New Roman" w:eastAsia="Times New Roman" w:hAnsi="Times New Roman" w:cs="Times New Roman"/>
          <w:bCs/>
          <w:sz w:val="24"/>
          <w:szCs w:val="24"/>
        </w:rPr>
        <w:t>signficantly</w:t>
      </w:r>
      <w:proofErr w:type="spellEnd"/>
      <w:r w:rsidRPr="00E817FB">
        <w:rPr>
          <w:rFonts w:ascii="Times New Roman" w:eastAsia="Times New Roman" w:hAnsi="Times New Roman" w:cs="Times New Roman"/>
          <w:bCs/>
          <w:sz w:val="24"/>
          <w:szCs w:val="24"/>
        </w:rPr>
        <w:t xml:space="preserve"> correlated to annual growth. </w:t>
      </w:r>
      <w:r w:rsidR="00E47F22" w:rsidRPr="00E817FB">
        <w:rPr>
          <w:rFonts w:ascii="Times New Roman" w:eastAsia="Times New Roman" w:hAnsi="Times New Roman" w:cs="Times New Roman"/>
          <w:bCs/>
          <w:sz w:val="24"/>
          <w:szCs w:val="24"/>
        </w:rPr>
        <w:t xml:space="preserve">Higher October temperatures may help prolong the growing season for riparian trees which would allow them to increase their growth. Higher June and July flows could help alleviate high summer temperatures and recharge the alluvial aquifer that these trees draw water from. </w:t>
      </w:r>
    </w:p>
    <w:p w14:paraId="070D1959" w14:textId="3BEB725D" w:rsidR="008D7A70" w:rsidRPr="00E817FB" w:rsidRDefault="008D7A70" w:rsidP="008D7A70">
      <w:pPr>
        <w:spacing w:line="240" w:lineRule="auto"/>
        <w:ind w:firstLine="720"/>
        <w:rPr>
          <w:rFonts w:ascii="Times New Roman" w:eastAsia="Times New Roman" w:hAnsi="Times New Roman" w:cs="Times New Roman"/>
          <w:bCs/>
          <w:sz w:val="24"/>
          <w:szCs w:val="24"/>
        </w:rPr>
      </w:pPr>
    </w:p>
    <w:p w14:paraId="1FF93667" w14:textId="42C4E006" w:rsidR="008F6BDC" w:rsidRDefault="008D7A70" w:rsidP="0053192E">
      <w:pPr>
        <w:spacing w:line="240"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ab/>
        <w:t>June PDSI positively impacts tree growth which is inconsistent with a monsoon driven system. These are also relatively weak correlations even though they are significant. June PDSI could positively impact tree growth because if temperatures are higher in June and trees have adequate water, they may be able to grow quicker.</w:t>
      </w:r>
    </w:p>
    <w:p w14:paraId="5E71FDA5" w14:textId="77777777" w:rsidR="00590F61" w:rsidRPr="00E817FB" w:rsidRDefault="00590F61" w:rsidP="0053192E">
      <w:pPr>
        <w:spacing w:line="240" w:lineRule="auto"/>
        <w:rPr>
          <w:rFonts w:ascii="Times New Roman" w:eastAsia="Times New Roman" w:hAnsi="Times New Roman" w:cs="Times New Roman"/>
          <w:bCs/>
          <w:sz w:val="24"/>
          <w:szCs w:val="24"/>
        </w:rPr>
      </w:pPr>
    </w:p>
    <w:p w14:paraId="7813339F" w14:textId="42841D8D" w:rsidR="009412CC" w:rsidRPr="00E817FB" w:rsidRDefault="0001119E" w:rsidP="0053192E">
      <w:pPr>
        <w:spacing w:line="240"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ab/>
        <w:t>Verde river cottonwood</w:t>
      </w:r>
      <w:r w:rsidR="008F6BDC" w:rsidRPr="00E817FB">
        <w:rPr>
          <w:rFonts w:ascii="Times New Roman" w:eastAsia="Times New Roman" w:hAnsi="Times New Roman" w:cs="Times New Roman"/>
          <w:bCs/>
          <w:sz w:val="24"/>
          <w:szCs w:val="24"/>
        </w:rPr>
        <w:t xml:space="preserve"> growth seems to be more somewhere </w:t>
      </w:r>
      <w:r w:rsidR="00D52A25" w:rsidRPr="00E817FB">
        <w:rPr>
          <w:rFonts w:ascii="Times New Roman" w:eastAsia="Times New Roman" w:hAnsi="Times New Roman" w:cs="Times New Roman"/>
          <w:bCs/>
          <w:sz w:val="24"/>
          <w:szCs w:val="24"/>
        </w:rPr>
        <w:t>in between</w:t>
      </w:r>
      <w:r w:rsidR="008F6BDC" w:rsidRPr="00E817FB">
        <w:rPr>
          <w:rFonts w:ascii="Times New Roman" w:eastAsia="Times New Roman" w:hAnsi="Times New Roman" w:cs="Times New Roman"/>
          <w:bCs/>
          <w:sz w:val="24"/>
          <w:szCs w:val="24"/>
        </w:rPr>
        <w:t xml:space="preserve"> with June and July streamflow being the most correlated</w:t>
      </w:r>
      <w:r w:rsidR="00644803" w:rsidRPr="00E817FB">
        <w:rPr>
          <w:rFonts w:ascii="Times New Roman" w:eastAsia="Times New Roman" w:hAnsi="Times New Roman" w:cs="Times New Roman"/>
          <w:bCs/>
          <w:sz w:val="24"/>
          <w:szCs w:val="24"/>
        </w:rPr>
        <w:t xml:space="preserve"> to annual growth.</w:t>
      </w:r>
    </w:p>
    <w:p w14:paraId="204E3F2D" w14:textId="77777777" w:rsidR="00CA7F36" w:rsidRPr="00E817FB" w:rsidRDefault="00CA7F36" w:rsidP="00CA7F36">
      <w:pPr>
        <w:spacing w:line="240" w:lineRule="auto"/>
        <w:rPr>
          <w:rFonts w:ascii="Times New Roman" w:eastAsia="Times New Roman" w:hAnsi="Times New Roman" w:cs="Times New Roman"/>
          <w:bCs/>
          <w:sz w:val="24"/>
          <w:szCs w:val="24"/>
        </w:rPr>
      </w:pPr>
    </w:p>
    <w:p w14:paraId="7705DBD6" w14:textId="77777777" w:rsidR="00CA7F36" w:rsidRPr="00E817FB" w:rsidRDefault="00CA7F36" w:rsidP="00CA7F36">
      <w:pPr>
        <w:spacing w:line="240" w:lineRule="auto"/>
        <w:rPr>
          <w:rFonts w:ascii="Times New Roman" w:eastAsia="Times New Roman" w:hAnsi="Times New Roman" w:cs="Times New Roman"/>
          <w:bCs/>
          <w:sz w:val="24"/>
          <w:szCs w:val="24"/>
        </w:rPr>
      </w:pPr>
    </w:p>
    <w:p w14:paraId="08B019AF" w14:textId="105993F2" w:rsidR="00CA7F36" w:rsidRPr="00E817FB" w:rsidRDefault="00CA7F36" w:rsidP="00CA7F36">
      <w:pPr>
        <w:spacing w:line="240"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Challenges</w:t>
      </w:r>
    </w:p>
    <w:p w14:paraId="67595DC1" w14:textId="28FF5860" w:rsidR="00CA7F36" w:rsidRPr="00E817FB" w:rsidRDefault="0001119E" w:rsidP="008F6BDC">
      <w:pPr>
        <w:spacing w:line="240" w:lineRule="auto"/>
        <w:ind w:firstLine="36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The study sites along the Verde River are all above large storage reservoirs. This allows them to have a relatively intact hydrology. A challenge associated with this is that many areas of the river are depositional. This means that the root collar of the tree is buried and the depth it is buried is also unknown. This means that their exact age cannot be determined therefore all we can determine is their </w:t>
      </w:r>
      <w:r w:rsidR="00CA7F36" w:rsidRPr="00E817FB">
        <w:rPr>
          <w:rFonts w:ascii="Times New Roman" w:eastAsia="Times New Roman" w:hAnsi="Times New Roman" w:cs="Times New Roman"/>
          <w:bCs/>
          <w:sz w:val="24"/>
          <w:szCs w:val="24"/>
        </w:rPr>
        <w:t>“age at coring height”</w:t>
      </w:r>
      <w:r w:rsidRPr="00E817FB">
        <w:rPr>
          <w:rFonts w:ascii="Times New Roman" w:eastAsia="Times New Roman" w:hAnsi="Times New Roman" w:cs="Times New Roman"/>
          <w:bCs/>
          <w:sz w:val="24"/>
          <w:szCs w:val="24"/>
        </w:rPr>
        <w:t>.</w:t>
      </w:r>
    </w:p>
    <w:p w14:paraId="6B3C9B5F" w14:textId="769603B1" w:rsidR="0001119E" w:rsidRPr="00E817FB" w:rsidRDefault="0001119E" w:rsidP="00FC1F64">
      <w:pPr>
        <w:spacing w:line="240" w:lineRule="auto"/>
        <w:ind w:firstLine="360"/>
        <w:rPr>
          <w:rFonts w:ascii="Times New Roman" w:hAnsi="Times New Roman" w:cs="Times New Roman"/>
          <w:sz w:val="24"/>
          <w:szCs w:val="24"/>
        </w:rPr>
      </w:pPr>
      <w:r w:rsidRPr="00E817FB">
        <w:rPr>
          <w:rFonts w:ascii="Times New Roman" w:eastAsia="Times New Roman" w:hAnsi="Times New Roman" w:cs="Times New Roman"/>
          <w:bCs/>
          <w:sz w:val="24"/>
          <w:szCs w:val="24"/>
        </w:rPr>
        <w:t xml:space="preserve">Another challenge with this project is that most trees are young. This makes it more difficult </w:t>
      </w:r>
      <w:bookmarkStart w:id="47" w:name="_Toc187849265"/>
      <w:r w:rsidRPr="00E817FB">
        <w:rPr>
          <w:rFonts w:ascii="Times New Roman" w:eastAsia="Times New Roman" w:hAnsi="Times New Roman" w:cs="Times New Roman"/>
          <w:bCs/>
          <w:sz w:val="24"/>
          <w:szCs w:val="24"/>
        </w:rPr>
        <w:t xml:space="preserve">to crossdate series as well as could make </w:t>
      </w:r>
      <w:r w:rsidR="008F6BDC" w:rsidRPr="00E817FB">
        <w:rPr>
          <w:rFonts w:ascii="Times New Roman" w:eastAsia="Times New Roman" w:hAnsi="Times New Roman" w:cs="Times New Roman"/>
          <w:bCs/>
          <w:sz w:val="24"/>
          <w:szCs w:val="24"/>
        </w:rPr>
        <w:t>reaching a critical P-value of .05 more difficult for statistical tests.</w:t>
      </w:r>
    </w:p>
    <w:p w14:paraId="135EAFA6" w14:textId="77777777" w:rsidR="0001119E" w:rsidRPr="00E817FB" w:rsidRDefault="0001119E" w:rsidP="00F11619">
      <w:pPr>
        <w:pStyle w:val="ListParagraph"/>
        <w:numPr>
          <w:ilvl w:val="0"/>
          <w:numId w:val="1"/>
        </w:numPr>
        <w:spacing w:line="240" w:lineRule="auto"/>
        <w:rPr>
          <w:rFonts w:ascii="Times New Roman" w:hAnsi="Times New Roman" w:cs="Times New Roman"/>
          <w:sz w:val="24"/>
          <w:szCs w:val="24"/>
        </w:rPr>
      </w:pPr>
    </w:p>
    <w:p w14:paraId="056F57B1" w14:textId="0F218101" w:rsidR="00F11619" w:rsidRPr="00E817FB" w:rsidRDefault="00F11619" w:rsidP="0001119E">
      <w:pPr>
        <w:spacing w:line="240" w:lineRule="auto"/>
        <w:ind w:left="360"/>
        <w:rPr>
          <w:rFonts w:ascii="Times New Roman" w:hAnsi="Times New Roman" w:cs="Times New Roman"/>
          <w:sz w:val="24"/>
          <w:szCs w:val="24"/>
        </w:rPr>
      </w:pPr>
      <w:r w:rsidRPr="00E817FB">
        <w:rPr>
          <w:rFonts w:ascii="Times New Roman" w:hAnsi="Times New Roman" w:cs="Times New Roman"/>
          <w:sz w:val="24"/>
          <w:szCs w:val="24"/>
        </w:rPr>
        <w:t>Conclusions and Implications</w:t>
      </w:r>
      <w:bookmarkEnd w:id="47"/>
    </w:p>
    <w:p w14:paraId="1B83E33D" w14:textId="77777777" w:rsidR="00F11619" w:rsidRPr="00E817FB" w:rsidRDefault="00F11619" w:rsidP="00F11619">
      <w:pPr>
        <w:spacing w:line="240" w:lineRule="auto"/>
        <w:ind w:firstLine="720"/>
        <w:rPr>
          <w:rFonts w:ascii="Times New Roman" w:hAnsi="Times New Roman" w:cs="Times New Roman"/>
          <w:sz w:val="24"/>
          <w:szCs w:val="24"/>
        </w:rPr>
      </w:pPr>
      <w:r w:rsidRPr="00E817FB">
        <w:rPr>
          <w:rFonts w:ascii="Times New Roman" w:hAnsi="Times New Roman" w:cs="Times New Roman"/>
          <w:sz w:val="24"/>
          <w:szCs w:val="24"/>
        </w:rPr>
        <w:t>Fremont cottonwoods that established after the 2023 winter floods continue to grow and reduce in density. Seedling plots seem to be impacted by different variables depending on their location. In addition, the wide variety of significant variables impacting seedling survival shows that a combination of factors is important in maintaining seedlings. Most Fremont cottonwoods on the Verde are relatively young and date about to the year 2000. They continue to grow and add basal area at an increasing rate, suggesting that the forest has yet to reach a mature state. Fremont cottonwood growth appears to be driven by summer streamflow. This also is when streamflows are the lowest and temperatures are the highest. As baseflows continue to decline, their growth and resilience could be at risk. Maintaining higher flows during the summer irrigation season would positively benefit riparian forests. Keeping the natural systems and hydrology along the Verde River is crucial to maintaining and protecting its riparian forests.</w:t>
      </w:r>
    </w:p>
    <w:p w14:paraId="4919FF98" w14:textId="3D149D3D" w:rsidR="004E3123" w:rsidRPr="00E817FB" w:rsidRDefault="004E3123">
      <w:pPr>
        <w:spacing w:after="160" w:line="278"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br w:type="page"/>
      </w:r>
    </w:p>
    <w:p w14:paraId="5AE10AE5" w14:textId="01C7889E" w:rsidR="00F11619" w:rsidRPr="00E817FB" w:rsidRDefault="004E3123" w:rsidP="008D7A70">
      <w:pPr>
        <w:spacing w:line="240" w:lineRule="auto"/>
        <w:rPr>
          <w:rFonts w:ascii="Times New Roman" w:eastAsia="Times New Roman" w:hAnsi="Times New Roman" w:cs="Times New Roman"/>
          <w:bCs/>
          <w:sz w:val="24"/>
          <w:szCs w:val="24"/>
        </w:rPr>
      </w:pPr>
      <w:r w:rsidRPr="00E817FB">
        <w:rPr>
          <w:rFonts w:ascii="Times New Roman" w:hAnsi="Times New Roman" w:cs="Times New Roman"/>
          <w:noProof/>
          <w:sz w:val="24"/>
          <w:szCs w:val="24"/>
        </w:rPr>
        <w:lastRenderedPageBreak/>
        <w:drawing>
          <wp:inline distT="0" distB="0" distL="0" distR="0" wp14:anchorId="7EBDE067" wp14:editId="257E070B">
            <wp:extent cx="2924175" cy="3898900"/>
            <wp:effectExtent l="0" t="0" r="9525" b="6350"/>
            <wp:docPr id="340640000" name="Picture 7" descr="A pile of wood on a h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40000" name="Picture 7" descr="A pile of wood on a hill&#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4175" cy="3898900"/>
                    </a:xfrm>
                    <a:prstGeom prst="rect">
                      <a:avLst/>
                    </a:prstGeom>
                    <a:noFill/>
                    <a:ln>
                      <a:noFill/>
                    </a:ln>
                  </pic:spPr>
                </pic:pic>
              </a:graphicData>
            </a:graphic>
          </wp:inline>
        </w:drawing>
      </w:r>
    </w:p>
    <w:p w14:paraId="74304E1C" w14:textId="77777777" w:rsidR="008D7A70" w:rsidRPr="00E817FB" w:rsidRDefault="008D7A70" w:rsidP="008D7A70">
      <w:pPr>
        <w:rPr>
          <w:rFonts w:ascii="Times New Roman" w:hAnsi="Times New Roman" w:cs="Times New Roman"/>
          <w:sz w:val="24"/>
          <w:szCs w:val="24"/>
        </w:rPr>
      </w:pPr>
    </w:p>
    <w:sectPr w:rsidR="008D7A70" w:rsidRPr="00E817FB" w:rsidSect="00973E57">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Quentin R McCalla" w:date="2024-08-27T13:03:00Z" w:initials="QM">
    <w:p w14:paraId="4813E69A" w14:textId="77777777" w:rsidR="00692843" w:rsidRDefault="00692843" w:rsidP="00692843">
      <w:pPr>
        <w:pStyle w:val="CommentText"/>
      </w:pPr>
      <w:r>
        <w:rPr>
          <w:rStyle w:val="CommentReference"/>
        </w:rPr>
        <w:annotationRef/>
      </w:r>
      <w:r>
        <w:t>Add error and uncertainty</w:t>
      </w:r>
    </w:p>
  </w:comment>
  <w:comment w:id="1" w:author="Quentin R McCalla" w:date="2024-08-27T13:04:00Z" w:initials="QM">
    <w:p w14:paraId="3E82757E" w14:textId="77777777" w:rsidR="00692843" w:rsidRDefault="00692843" w:rsidP="00692843">
      <w:pPr>
        <w:pStyle w:val="CommentText"/>
      </w:pPr>
      <w:r>
        <w:rPr>
          <w:rStyle w:val="CommentReference"/>
        </w:rPr>
        <w:annotationRef/>
      </w:r>
      <w:r>
        <w:t>Add significant digits to caliphers</w:t>
      </w:r>
    </w:p>
  </w:comment>
  <w:comment w:id="2" w:author="Quentin R McCalla" w:date="2024-08-27T13:06:00Z" w:initials="QM">
    <w:p w14:paraId="2DE22A8E" w14:textId="77777777" w:rsidR="00692843" w:rsidRDefault="00692843" w:rsidP="00692843">
      <w:pPr>
        <w:pStyle w:val="CommentText"/>
      </w:pPr>
      <w:r>
        <w:rPr>
          <w:rStyle w:val="CommentReference"/>
        </w:rPr>
        <w:annotationRef/>
      </w:r>
      <w:r>
        <w:t>Add specs of all instruments</w:t>
      </w:r>
    </w:p>
  </w:comment>
  <w:comment w:id="3" w:author="Quentin R McCalla" w:date="2024-08-27T13:23:00Z" w:initials="QM">
    <w:p w14:paraId="588763E0" w14:textId="77777777" w:rsidR="00692843" w:rsidRDefault="00692843" w:rsidP="00692843">
      <w:pPr>
        <w:pStyle w:val="CommentText"/>
      </w:pPr>
      <w:r>
        <w:rPr>
          <w:rStyle w:val="CommentReference"/>
        </w:rPr>
        <w:annotationRef/>
      </w:r>
      <w:r>
        <w:t>Investigate journals</w:t>
      </w:r>
    </w:p>
  </w:comment>
  <w:comment w:id="4" w:author="Quentin R McCalla" w:date="2024-08-27T13:26:00Z" w:initials="QM">
    <w:p w14:paraId="5D0F5D7E" w14:textId="77777777" w:rsidR="00692843" w:rsidRDefault="00692843" w:rsidP="00692843">
      <w:pPr>
        <w:pStyle w:val="CommentText"/>
      </w:pPr>
      <w:r>
        <w:rPr>
          <w:rStyle w:val="CommentReference"/>
        </w:rPr>
        <w:annotationRef/>
      </w:r>
      <w:r>
        <w:t>Field, laboratory , analysis methods</w:t>
      </w:r>
    </w:p>
  </w:comment>
  <w:comment w:id="5" w:author="Quentin R McCalla" w:date="2025-02-12T09:57:00Z" w:initials="QM">
    <w:p w14:paraId="53E215C2" w14:textId="77777777" w:rsidR="00FC1ECA" w:rsidRDefault="00FC1ECA" w:rsidP="00FC1ECA">
      <w:pPr>
        <w:pStyle w:val="CommentText"/>
      </w:pPr>
      <w:r>
        <w:rPr>
          <w:rStyle w:val="CommentReference"/>
        </w:rPr>
        <w:annotationRef/>
      </w:r>
      <w:r>
        <w:t>Topic sentences and transitions to next paragraph</w:t>
      </w:r>
    </w:p>
  </w:comment>
  <w:comment w:id="9" w:author="Quentin R McCalla" w:date="2025-02-12T09:35:00Z" w:initials="QM">
    <w:p w14:paraId="3E2457C7" w14:textId="6283193E" w:rsidR="00CE6A20" w:rsidRDefault="00CE6A20" w:rsidP="00CE6A20">
      <w:pPr>
        <w:pStyle w:val="CommentText"/>
      </w:pPr>
      <w:r>
        <w:rPr>
          <w:rStyle w:val="CommentReference"/>
        </w:rPr>
        <w:annotationRef/>
      </w:r>
      <w:r>
        <w:t>Consistency, ex. Reach</w:t>
      </w:r>
    </w:p>
  </w:comment>
  <w:comment w:id="10" w:author="Quentin R McCalla" w:date="2025-02-12T09:35:00Z" w:initials="QM">
    <w:p w14:paraId="5B183E30" w14:textId="77777777" w:rsidR="00CE6A20" w:rsidRDefault="00CE6A20" w:rsidP="00CE6A20">
      <w:pPr>
        <w:pStyle w:val="CommentText"/>
      </w:pPr>
      <w:r>
        <w:rPr>
          <w:rStyle w:val="CommentReference"/>
        </w:rPr>
        <w:annotationRef/>
      </w:r>
      <w:r>
        <w:t xml:space="preserve">BRAP </w:t>
      </w:r>
    </w:p>
  </w:comment>
  <w:comment w:id="11" w:author="Quentin R McCalla" w:date="2025-02-12T09:39:00Z" w:initials="QM">
    <w:p w14:paraId="0534DD69" w14:textId="77777777" w:rsidR="00CE6A20" w:rsidRDefault="00CE6A20" w:rsidP="00CE6A20">
      <w:pPr>
        <w:pStyle w:val="CommentText"/>
      </w:pPr>
      <w:r>
        <w:rPr>
          <w:rStyle w:val="CommentReference"/>
        </w:rPr>
        <w:annotationRef/>
      </w:r>
      <w:r>
        <w:t>Trim it down?</w:t>
      </w:r>
    </w:p>
  </w:comment>
  <w:comment w:id="12" w:author="Quentin R McCalla" w:date="2025-02-12T09:51:00Z" w:initials="QM">
    <w:p w14:paraId="07164937" w14:textId="77777777" w:rsidR="00640FF1" w:rsidRDefault="00640FF1" w:rsidP="00640FF1">
      <w:pPr>
        <w:pStyle w:val="CommentText"/>
      </w:pPr>
      <w:r>
        <w:rPr>
          <w:rStyle w:val="CommentReference"/>
        </w:rPr>
        <w:annotationRef/>
      </w:r>
      <w:r>
        <w:t>Add deterministic variables for the system</w:t>
      </w:r>
    </w:p>
  </w:comment>
  <w:comment w:id="14" w:author="Quentin R McCalla" w:date="2025-02-12T09:37:00Z" w:initials="QM">
    <w:p w14:paraId="1D755B27" w14:textId="77777777" w:rsidR="00CE6A20" w:rsidRDefault="00CE6A20" w:rsidP="00CE6A20">
      <w:pPr>
        <w:pStyle w:val="CommentText"/>
      </w:pPr>
      <w:r>
        <w:rPr>
          <w:rStyle w:val="CommentReference"/>
        </w:rPr>
        <w:annotationRef/>
      </w:r>
      <w:r>
        <w:t>Map with different reaches</w:t>
      </w:r>
    </w:p>
  </w:comment>
  <w:comment w:id="16" w:author="Abraham E Springer" w:date="2024-10-18T13:42:00Z" w:initials="AS">
    <w:p w14:paraId="442A0A68" w14:textId="18A593ED" w:rsidR="009A0005" w:rsidRDefault="009A0005" w:rsidP="009A0005">
      <w:pPr>
        <w:pStyle w:val="CommentText"/>
      </w:pPr>
      <w:r>
        <w:rPr>
          <w:rStyle w:val="CommentReference"/>
        </w:rPr>
        <w:annotationRef/>
      </w:r>
      <w:r>
        <w:t>Also use Gardner 2012 and 2013</w:t>
      </w:r>
    </w:p>
  </w:comment>
  <w:comment w:id="17" w:author="Quentin R McCalla" w:date="2025-02-12T09:47:00Z" w:initials="QM">
    <w:p w14:paraId="4E904951" w14:textId="77777777" w:rsidR="00640FF1" w:rsidRDefault="00640FF1" w:rsidP="00640FF1">
      <w:pPr>
        <w:pStyle w:val="CommentText"/>
      </w:pPr>
      <w:r>
        <w:rPr>
          <w:rStyle w:val="CommentReference"/>
        </w:rPr>
        <w:annotationRef/>
      </w:r>
      <w:r>
        <w:t>Trim out local details</w:t>
      </w:r>
    </w:p>
  </w:comment>
  <w:comment w:id="20" w:author="Quentin R McCalla" w:date="2025-02-12T09:53:00Z" w:initials="QM">
    <w:p w14:paraId="58408599" w14:textId="77777777" w:rsidR="004C5264" w:rsidRDefault="004C5264" w:rsidP="004C5264">
      <w:pPr>
        <w:pStyle w:val="CommentText"/>
      </w:pPr>
      <w:r>
        <w:rPr>
          <w:rStyle w:val="CommentReference"/>
        </w:rPr>
        <w:annotationRef/>
      </w:r>
      <w:r>
        <w:t>Hydrograph of Verde</w:t>
      </w:r>
    </w:p>
  </w:comment>
  <w:comment w:id="21" w:author="Quentin R McCalla" w:date="2025-02-12T09:55:00Z" w:initials="QM">
    <w:p w14:paraId="3E521846" w14:textId="77777777" w:rsidR="004C5264" w:rsidRDefault="004C5264" w:rsidP="004C5264">
      <w:pPr>
        <w:pStyle w:val="CommentText"/>
      </w:pPr>
      <w:r>
        <w:rPr>
          <w:rStyle w:val="CommentReference"/>
        </w:rPr>
        <w:annotationRef/>
      </w:r>
      <w:r>
        <w:t>Streamstats, flow accumulation curve</w:t>
      </w:r>
    </w:p>
  </w:comment>
  <w:comment w:id="22" w:author="Quentin R McCalla" w:date="2025-02-12T09:43:00Z" w:initials="QM">
    <w:p w14:paraId="5B6B8742" w14:textId="014EFEC4" w:rsidR="00640FF1" w:rsidRDefault="00640FF1" w:rsidP="00640FF1">
      <w:pPr>
        <w:pStyle w:val="CommentText"/>
      </w:pPr>
      <w:r>
        <w:rPr>
          <w:rStyle w:val="CommentReference"/>
        </w:rPr>
        <w:annotationRef/>
      </w:r>
      <w:r>
        <w:t>Map= 2 column width, Tables and figures 1 width</w:t>
      </w:r>
    </w:p>
  </w:comment>
  <w:comment w:id="23" w:author="Quentin R McCalla" w:date="2025-02-12T09:45:00Z" w:initials="QM">
    <w:p w14:paraId="18DABFC7" w14:textId="77777777" w:rsidR="00640FF1" w:rsidRDefault="00640FF1" w:rsidP="00640FF1">
      <w:pPr>
        <w:pStyle w:val="CommentText"/>
      </w:pPr>
      <w:r>
        <w:rPr>
          <w:rStyle w:val="CommentReference"/>
        </w:rPr>
        <w:annotationRef/>
      </w:r>
      <w:r>
        <w:t>Figures as SVG</w:t>
      </w:r>
    </w:p>
  </w:comment>
  <w:comment w:id="24" w:author="Quentin R McCalla" w:date="2025-02-12T09:48:00Z" w:initials="QM">
    <w:p w14:paraId="194D8546" w14:textId="77777777" w:rsidR="00640FF1" w:rsidRDefault="00640FF1" w:rsidP="00640FF1">
      <w:pPr>
        <w:pStyle w:val="CommentText"/>
      </w:pPr>
      <w:r>
        <w:rPr>
          <w:rStyle w:val="CommentReference"/>
        </w:rPr>
        <w:annotationRef/>
      </w:r>
      <w:r>
        <w:t>How my site fits in to other study, Southwest, flow variability, intact hydrology etc</w:t>
      </w:r>
    </w:p>
  </w:comment>
  <w:comment w:id="25" w:author="Quentin R McCalla" w:date="2025-02-12T09:40:00Z" w:initials="QM">
    <w:p w14:paraId="3F447824" w14:textId="38393E42" w:rsidR="00CE6A20" w:rsidRDefault="00CE6A20" w:rsidP="00CE6A20">
      <w:pPr>
        <w:pStyle w:val="CommentText"/>
      </w:pPr>
      <w:r>
        <w:rPr>
          <w:rStyle w:val="CommentReference"/>
        </w:rPr>
        <w:annotationRef/>
      </w:r>
      <w:r>
        <w:t>Inset map: Arizona state boundary, make bigger</w:t>
      </w:r>
    </w:p>
  </w:comment>
  <w:comment w:id="26" w:author="Quentin R McCalla" w:date="2025-02-12T09:41:00Z" w:initials="QM">
    <w:p w14:paraId="595945FA" w14:textId="77777777" w:rsidR="00CE6A20" w:rsidRDefault="00CE6A20" w:rsidP="00CE6A20">
      <w:pPr>
        <w:pStyle w:val="CommentText"/>
      </w:pPr>
      <w:r>
        <w:rPr>
          <w:rStyle w:val="CommentReference"/>
        </w:rPr>
        <w:annotationRef/>
      </w:r>
      <w:r>
        <w:t>Lat long on corners, remove labels of roads, hillshade, inset map bigger</w:t>
      </w:r>
    </w:p>
  </w:comment>
  <w:comment w:id="27" w:author="Quentin R McCalla" w:date="2025-02-12T09:43:00Z" w:initials="QM">
    <w:p w14:paraId="4B0655C2" w14:textId="77777777" w:rsidR="00640FF1" w:rsidRDefault="00640FF1" w:rsidP="00640FF1">
      <w:pPr>
        <w:pStyle w:val="CommentText"/>
      </w:pPr>
      <w:r>
        <w:rPr>
          <w:rStyle w:val="CommentReference"/>
        </w:rPr>
        <w:annotationRef/>
      </w:r>
      <w:r>
        <w:t>Label anything mentioned</w:t>
      </w:r>
    </w:p>
  </w:comment>
  <w:comment w:id="29" w:author="Quentin R McCalla" w:date="2024-12-17T11:46:00Z" w:initials="QM">
    <w:p w14:paraId="7EB7CB7C" w14:textId="2BBEDAF1" w:rsidR="00140FC2" w:rsidRDefault="00140FC2" w:rsidP="00140FC2">
      <w:pPr>
        <w:pStyle w:val="CommentText"/>
      </w:pPr>
      <w:r>
        <w:rPr>
          <w:rStyle w:val="CommentReference"/>
        </w:rPr>
        <w:annotationRef/>
      </w:r>
      <w:r>
        <w:t>cite</w:t>
      </w:r>
    </w:p>
  </w:comment>
  <w:comment w:id="35" w:author="Quentin R McCalla" w:date="2025-02-03T09:17:00Z" w:initials="QM">
    <w:p w14:paraId="02247754" w14:textId="77777777" w:rsidR="00DD6FD8" w:rsidRDefault="00DD6FD8" w:rsidP="00DD6FD8">
      <w:pPr>
        <w:pStyle w:val="CommentText"/>
      </w:pPr>
      <w:r>
        <w:rPr>
          <w:rStyle w:val="CommentReference"/>
        </w:rPr>
        <w:annotationRef/>
      </w:r>
      <w:r>
        <w:t>Add logistic model when dave gets back</w:t>
      </w:r>
    </w:p>
  </w:comment>
  <w:comment w:id="36" w:author="Quentin R McCalla" w:date="2024-12-16T14:07:00Z" w:initials="QM">
    <w:p w14:paraId="7F5C0C9C" w14:textId="77777777" w:rsidR="008C4730" w:rsidRDefault="008C4730" w:rsidP="008C4730">
      <w:pPr>
        <w:pStyle w:val="CommentText"/>
      </w:pPr>
      <w:r>
        <w:rPr>
          <w:rStyle w:val="CommentReference"/>
        </w:rPr>
        <w:annotationRef/>
      </w:r>
      <w:r>
        <w:t>Response function analysis description</w:t>
      </w:r>
    </w:p>
  </w:comment>
  <w:comment w:id="37" w:author="Quentin R McCalla" w:date="2024-12-12T13:48:00Z" w:initials="QM">
    <w:p w14:paraId="095CB4A3" w14:textId="77777777" w:rsidR="008C4730" w:rsidRDefault="008C4730" w:rsidP="008C4730">
      <w:pPr>
        <w:pStyle w:val="CommentText"/>
      </w:pPr>
      <w:r>
        <w:rPr>
          <w:rStyle w:val="CommentReference"/>
        </w:rPr>
        <w:annotationRef/>
      </w:r>
      <w:r>
        <w:t>Find citation</w:t>
      </w:r>
    </w:p>
  </w:comment>
  <w:comment w:id="38" w:author="Quentin R McCalla" w:date="2025-02-10T11:55:00Z" w:initials="QM">
    <w:p w14:paraId="42995A11" w14:textId="77777777" w:rsidR="00FC1F64" w:rsidRDefault="00FC1F64" w:rsidP="00FC1F64">
      <w:pPr>
        <w:pStyle w:val="CommentText"/>
      </w:pPr>
      <w:r>
        <w:rPr>
          <w:rStyle w:val="CommentReference"/>
        </w:rPr>
        <w:annotationRef/>
      </w:r>
      <w:r>
        <w:t>Cite and explain</w:t>
      </w:r>
    </w:p>
  </w:comment>
  <w:comment w:id="39" w:author="Quentin R McCalla" w:date="2025-02-12T09:58:00Z" w:initials="QM">
    <w:p w14:paraId="5A6C41AE" w14:textId="77777777" w:rsidR="00FC1ECA" w:rsidRDefault="00FC1ECA" w:rsidP="00FC1ECA">
      <w:pPr>
        <w:pStyle w:val="CommentText"/>
      </w:pPr>
      <w:r>
        <w:rPr>
          <w:rStyle w:val="CommentReference"/>
        </w:rPr>
        <w:annotationRef/>
      </w:r>
      <w:r>
        <w:t>Cumulative core label ticks on outside</w:t>
      </w:r>
    </w:p>
  </w:comment>
  <w:comment w:id="41" w:author="Quentin R McCalla" w:date="2025-02-03T10:44:00Z" w:initials="QM">
    <w:p w14:paraId="66B213C1" w14:textId="77777777" w:rsidR="00C97A93" w:rsidRDefault="00C97A93" w:rsidP="00C97A93">
      <w:pPr>
        <w:pStyle w:val="CommentText"/>
      </w:pPr>
      <w:r>
        <w:rPr>
          <w:rStyle w:val="CommentReference"/>
        </w:rPr>
        <w:annotationRef/>
      </w:r>
      <w:r>
        <w:t>Wait for model comments</w:t>
      </w:r>
    </w:p>
  </w:comment>
  <w:comment w:id="43" w:author="Merritt, David - FS, CO" w:date="2025-01-09T13:23:00Z" w:initials="MDFC">
    <w:p w14:paraId="662364DD" w14:textId="77777777" w:rsidR="0029180D" w:rsidRDefault="0029180D" w:rsidP="0029180D">
      <w:pPr>
        <w:pStyle w:val="CommentText"/>
      </w:pPr>
      <w:r>
        <w:rPr>
          <w:rStyle w:val="CommentReference"/>
        </w:rPr>
        <w:annotationRef/>
      </w:r>
      <w:r>
        <w:t>True. May be the elephant in the room.</w:t>
      </w:r>
    </w:p>
  </w:comment>
  <w:comment w:id="44" w:author="Quentin R McCalla" w:date="2025-02-03T15:54:00Z" w:initials="QM">
    <w:p w14:paraId="533A97C7" w14:textId="77777777" w:rsidR="006859BD" w:rsidRDefault="006859BD" w:rsidP="006859BD">
      <w:pPr>
        <w:pStyle w:val="CommentText"/>
      </w:pPr>
      <w:r>
        <w:rPr>
          <w:rStyle w:val="CommentReference"/>
        </w:rPr>
        <w:annotationRef/>
      </w:r>
      <w:hyperlink r:id="rId1" w:history="1">
        <w:r w:rsidRPr="00F702E0">
          <w:rPr>
            <w:rStyle w:val="Hyperlink"/>
          </w:rPr>
          <w:t>https://agupubs.onlinelibrary.wiley.com/doi/full/10.1002/2016WR018845</w:t>
        </w:r>
      </w:hyperlink>
    </w:p>
  </w:comment>
  <w:comment w:id="45" w:author="Quentin R McCalla" w:date="2025-02-04T10:37:00Z" w:initials="QM">
    <w:p w14:paraId="0274BDB8" w14:textId="6BE7F2AB" w:rsidR="0089221C" w:rsidRDefault="0089221C" w:rsidP="0089221C">
      <w:pPr>
        <w:pStyle w:val="CommentText"/>
      </w:pPr>
      <w:r>
        <w:rPr>
          <w:rStyle w:val="CommentReference"/>
        </w:rPr>
        <w:annotationRef/>
      </w:r>
      <w:r>
        <w:t>Cite</w:t>
      </w:r>
    </w:p>
  </w:comment>
  <w:comment w:id="46" w:author="Quentin R McCalla" w:date="2025-02-12T12:32:00Z" w:initials="QM">
    <w:p w14:paraId="3A2FA81D" w14:textId="77777777" w:rsidR="00B35759" w:rsidRDefault="00B35759" w:rsidP="00B35759">
      <w:pPr>
        <w:pStyle w:val="CommentText"/>
      </w:pPr>
      <w:r>
        <w:rPr>
          <w:rStyle w:val="CommentReference"/>
        </w:rPr>
        <w:annotationRef/>
      </w:r>
      <w:r>
        <w:t>Gardner irrigation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813E69A" w15:done="1"/>
  <w15:commentEx w15:paraId="3E82757E" w15:paraIdParent="4813E69A" w15:done="1"/>
  <w15:commentEx w15:paraId="2DE22A8E" w15:paraIdParent="4813E69A" w15:done="1"/>
  <w15:commentEx w15:paraId="588763E0" w15:paraIdParent="4813E69A" w15:done="1"/>
  <w15:commentEx w15:paraId="5D0F5D7E" w15:paraIdParent="4813E69A" w15:done="1"/>
  <w15:commentEx w15:paraId="53E215C2" w15:done="0"/>
  <w15:commentEx w15:paraId="3E2457C7" w15:done="0"/>
  <w15:commentEx w15:paraId="5B183E30" w15:paraIdParent="3E2457C7" w15:done="0"/>
  <w15:commentEx w15:paraId="0534DD69" w15:done="0"/>
  <w15:commentEx w15:paraId="07164937" w15:paraIdParent="0534DD69" w15:done="0"/>
  <w15:commentEx w15:paraId="1D755B27" w15:done="0"/>
  <w15:commentEx w15:paraId="442A0A68" w15:done="1"/>
  <w15:commentEx w15:paraId="4E904951" w15:done="0"/>
  <w15:commentEx w15:paraId="58408599" w15:done="0"/>
  <w15:commentEx w15:paraId="3E521846" w15:paraIdParent="58408599" w15:done="0"/>
  <w15:commentEx w15:paraId="5B6B8742" w15:done="0"/>
  <w15:commentEx w15:paraId="18DABFC7" w15:paraIdParent="5B6B8742" w15:done="0"/>
  <w15:commentEx w15:paraId="194D8546" w15:done="0"/>
  <w15:commentEx w15:paraId="3F447824" w15:done="0"/>
  <w15:commentEx w15:paraId="595945FA" w15:paraIdParent="3F447824" w15:done="0"/>
  <w15:commentEx w15:paraId="4B0655C2" w15:paraIdParent="3F447824" w15:done="0"/>
  <w15:commentEx w15:paraId="7EB7CB7C" w15:done="1"/>
  <w15:commentEx w15:paraId="02247754" w15:done="0"/>
  <w15:commentEx w15:paraId="7F5C0C9C" w15:done="1"/>
  <w15:commentEx w15:paraId="095CB4A3" w15:done="1"/>
  <w15:commentEx w15:paraId="42995A11" w15:done="0"/>
  <w15:commentEx w15:paraId="5A6C41AE" w15:done="0"/>
  <w15:commentEx w15:paraId="66B213C1" w15:done="0"/>
  <w15:commentEx w15:paraId="662364DD" w15:done="0"/>
  <w15:commentEx w15:paraId="533A97C7" w15:done="1"/>
  <w15:commentEx w15:paraId="0274BDB8" w15:done="0"/>
  <w15:commentEx w15:paraId="3A2FA81D" w15:paraIdParent="0274BD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1ED700A8" w16cex:dateUtc="2025-02-12T16:57:00Z"/>
  <w16cex:commentExtensible w16cex:durableId="34647D10" w16cex:dateUtc="2025-02-12T16:35:00Z"/>
  <w16cex:commentExtensible w16cex:durableId="6599E900" w16cex:dateUtc="2025-02-12T16:35:00Z"/>
  <w16cex:commentExtensible w16cex:durableId="691232C6" w16cex:dateUtc="2025-02-12T16:39:00Z"/>
  <w16cex:commentExtensible w16cex:durableId="394C4609" w16cex:dateUtc="2025-02-12T16:51:00Z"/>
  <w16cex:commentExtensible w16cex:durableId="67FF5F47" w16cex:dateUtc="2025-02-12T16:37:00Z"/>
  <w16cex:commentExtensible w16cex:durableId="34B75044" w16cex:dateUtc="2024-10-18T20:42:00Z"/>
  <w16cex:commentExtensible w16cex:durableId="287FCB52" w16cex:dateUtc="2025-02-12T16:47:00Z"/>
  <w16cex:commentExtensible w16cex:durableId="07606DD1" w16cex:dateUtc="2025-02-12T16:53:00Z"/>
  <w16cex:commentExtensible w16cex:durableId="37B7CFD5" w16cex:dateUtc="2025-02-12T16:55:00Z"/>
  <w16cex:commentExtensible w16cex:durableId="4CDE9094" w16cex:dateUtc="2025-02-12T16:43:00Z"/>
  <w16cex:commentExtensible w16cex:durableId="18B50540" w16cex:dateUtc="2025-02-12T16:45:00Z"/>
  <w16cex:commentExtensible w16cex:durableId="6992CDB5" w16cex:dateUtc="2025-02-12T16:48:00Z"/>
  <w16cex:commentExtensible w16cex:durableId="7D1F3F53" w16cex:dateUtc="2025-02-12T16:40:00Z"/>
  <w16cex:commentExtensible w16cex:durableId="7AFCDB22" w16cex:dateUtc="2025-02-12T16:41:00Z"/>
  <w16cex:commentExtensible w16cex:durableId="2D9B1548" w16cex:dateUtc="2025-02-12T16:43:00Z"/>
  <w16cex:commentExtensible w16cex:durableId="63573891" w16cex:dateUtc="2024-12-17T16:46:00Z"/>
  <w16cex:commentExtensible w16cex:durableId="7839676B" w16cex:dateUtc="2025-02-03T17:17:00Z"/>
  <w16cex:commentExtensible w16cex:durableId="2BBAAD5B" w16cex:dateUtc="2024-12-16T21:07:00Z"/>
  <w16cex:commentExtensible w16cex:durableId="40C52713" w16cex:dateUtc="2024-12-12T20:48:00Z"/>
  <w16cex:commentExtensible w16cex:durableId="3E0525AE" w16cex:dateUtc="2025-02-10T18:55:00Z"/>
  <w16cex:commentExtensible w16cex:durableId="6DF150B3" w16cex:dateUtc="2025-02-12T16:58:00Z"/>
  <w16cex:commentExtensible w16cex:durableId="62C49997" w16cex:dateUtc="2025-02-03T18:44:00Z"/>
  <w16cex:commentExtensible w16cex:durableId="217B8AF3" w16cex:dateUtc="2025-01-09T20:23:00Z"/>
  <w16cex:commentExtensible w16cex:durableId="60CEC942" w16cex:dateUtc="2025-02-03T23:54:00Z"/>
  <w16cex:commentExtensible w16cex:durableId="691BC579" w16cex:dateUtc="2025-02-04T18:37:00Z"/>
  <w16cex:commentExtensible w16cex:durableId="229D4C74" w16cex:dateUtc="2025-02-12T19: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813E69A" w16cid:durableId="0A3B67EF"/>
  <w16cid:commentId w16cid:paraId="3E82757E" w16cid:durableId="6E2219D7"/>
  <w16cid:commentId w16cid:paraId="2DE22A8E" w16cid:durableId="6A71BC86"/>
  <w16cid:commentId w16cid:paraId="588763E0" w16cid:durableId="43C28BA9"/>
  <w16cid:commentId w16cid:paraId="5D0F5D7E" w16cid:durableId="750C8631"/>
  <w16cid:commentId w16cid:paraId="53E215C2" w16cid:durableId="1ED700A8"/>
  <w16cid:commentId w16cid:paraId="3E2457C7" w16cid:durableId="34647D10"/>
  <w16cid:commentId w16cid:paraId="5B183E30" w16cid:durableId="6599E900"/>
  <w16cid:commentId w16cid:paraId="0534DD69" w16cid:durableId="691232C6"/>
  <w16cid:commentId w16cid:paraId="07164937" w16cid:durableId="394C4609"/>
  <w16cid:commentId w16cid:paraId="1D755B27" w16cid:durableId="67FF5F47"/>
  <w16cid:commentId w16cid:paraId="442A0A68" w16cid:durableId="34B75044"/>
  <w16cid:commentId w16cid:paraId="4E904951" w16cid:durableId="287FCB52"/>
  <w16cid:commentId w16cid:paraId="58408599" w16cid:durableId="07606DD1"/>
  <w16cid:commentId w16cid:paraId="3E521846" w16cid:durableId="37B7CFD5"/>
  <w16cid:commentId w16cid:paraId="5B6B8742" w16cid:durableId="4CDE9094"/>
  <w16cid:commentId w16cid:paraId="18DABFC7" w16cid:durableId="18B50540"/>
  <w16cid:commentId w16cid:paraId="194D8546" w16cid:durableId="6992CDB5"/>
  <w16cid:commentId w16cid:paraId="3F447824" w16cid:durableId="7D1F3F53"/>
  <w16cid:commentId w16cid:paraId="595945FA" w16cid:durableId="7AFCDB22"/>
  <w16cid:commentId w16cid:paraId="4B0655C2" w16cid:durableId="2D9B1548"/>
  <w16cid:commentId w16cid:paraId="7EB7CB7C" w16cid:durableId="63573891"/>
  <w16cid:commentId w16cid:paraId="02247754" w16cid:durableId="7839676B"/>
  <w16cid:commentId w16cid:paraId="7F5C0C9C" w16cid:durableId="2BBAAD5B"/>
  <w16cid:commentId w16cid:paraId="095CB4A3" w16cid:durableId="40C52713"/>
  <w16cid:commentId w16cid:paraId="42995A11" w16cid:durableId="3E0525AE"/>
  <w16cid:commentId w16cid:paraId="5A6C41AE" w16cid:durableId="6DF150B3"/>
  <w16cid:commentId w16cid:paraId="66B213C1" w16cid:durableId="62C49997"/>
  <w16cid:commentId w16cid:paraId="662364DD" w16cid:durableId="217B8AF3"/>
  <w16cid:commentId w16cid:paraId="533A97C7" w16cid:durableId="60CEC942"/>
  <w16cid:commentId w16cid:paraId="0274BDB8" w16cid:durableId="691BC579"/>
  <w16cid:commentId w16cid:paraId="3A2FA81D" w16cid:durableId="229D4C7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8E2317"/>
    <w:multiLevelType w:val="hybridMultilevel"/>
    <w:tmpl w:val="236C5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9C35AB"/>
    <w:multiLevelType w:val="hybridMultilevel"/>
    <w:tmpl w:val="311C734A"/>
    <w:lvl w:ilvl="0" w:tplc="EEA608C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9990499">
    <w:abstractNumId w:val="0"/>
  </w:num>
  <w:num w:numId="2" w16cid:durableId="495727214">
    <w:abstractNumId w:val="3"/>
  </w:num>
  <w:num w:numId="3" w16cid:durableId="1813055205">
    <w:abstractNumId w:val="4"/>
  </w:num>
  <w:num w:numId="4" w16cid:durableId="1127166855">
    <w:abstractNumId w:val="2"/>
  </w:num>
  <w:num w:numId="5" w16cid:durableId="39566297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Quentin R McCalla">
    <w15:presenceInfo w15:providerId="AD" w15:userId="S::qm43@nau.edu::286ae024-a980-4c77-9399-2a95e1ecfbda"/>
  </w15:person>
  <w15:person w15:author="Merritt, David - FS, CO">
    <w15:presenceInfo w15:providerId="AD" w15:userId="S-1-5-21-2443529608-3098792306-3041422421-299900"/>
  </w15:person>
  <w15:person w15:author="Abraham E Springer">
    <w15:presenceInfo w15:providerId="AD" w15:userId="S::Abe.Springer@nau.edu::1d0a048d-6d92-4ff3-91fc-943c08ec52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1119E"/>
    <w:rsid w:val="00060344"/>
    <w:rsid w:val="000945FC"/>
    <w:rsid w:val="000B3E3A"/>
    <w:rsid w:val="000D2A90"/>
    <w:rsid w:val="000E131F"/>
    <w:rsid w:val="000F3C3E"/>
    <w:rsid w:val="0010431D"/>
    <w:rsid w:val="00120AEE"/>
    <w:rsid w:val="00131260"/>
    <w:rsid w:val="0013684F"/>
    <w:rsid w:val="00140FC2"/>
    <w:rsid w:val="001504C0"/>
    <w:rsid w:val="0015340C"/>
    <w:rsid w:val="00191104"/>
    <w:rsid w:val="001968BE"/>
    <w:rsid w:val="001A416A"/>
    <w:rsid w:val="001E78B7"/>
    <w:rsid w:val="001F2122"/>
    <w:rsid w:val="001F4D7C"/>
    <w:rsid w:val="002028D3"/>
    <w:rsid w:val="00203AE5"/>
    <w:rsid w:val="00214B44"/>
    <w:rsid w:val="00223541"/>
    <w:rsid w:val="00231964"/>
    <w:rsid w:val="00283AA9"/>
    <w:rsid w:val="0029180D"/>
    <w:rsid w:val="00294E72"/>
    <w:rsid w:val="002B382B"/>
    <w:rsid w:val="002D5725"/>
    <w:rsid w:val="0030203B"/>
    <w:rsid w:val="0030613E"/>
    <w:rsid w:val="003250C2"/>
    <w:rsid w:val="00332D90"/>
    <w:rsid w:val="00343140"/>
    <w:rsid w:val="0035091D"/>
    <w:rsid w:val="003738E9"/>
    <w:rsid w:val="00376AD5"/>
    <w:rsid w:val="003F0E3A"/>
    <w:rsid w:val="0040272A"/>
    <w:rsid w:val="0044164C"/>
    <w:rsid w:val="00453DA3"/>
    <w:rsid w:val="004C5264"/>
    <w:rsid w:val="004E3123"/>
    <w:rsid w:val="0050557B"/>
    <w:rsid w:val="0053192E"/>
    <w:rsid w:val="005327A1"/>
    <w:rsid w:val="00532AF3"/>
    <w:rsid w:val="005407B4"/>
    <w:rsid w:val="00554611"/>
    <w:rsid w:val="00590F61"/>
    <w:rsid w:val="005C19E0"/>
    <w:rsid w:val="005C56AF"/>
    <w:rsid w:val="005D722B"/>
    <w:rsid w:val="00613C12"/>
    <w:rsid w:val="0062135E"/>
    <w:rsid w:val="00640FF1"/>
    <w:rsid w:val="0064393E"/>
    <w:rsid w:val="00644803"/>
    <w:rsid w:val="0065203F"/>
    <w:rsid w:val="006624E4"/>
    <w:rsid w:val="0066272E"/>
    <w:rsid w:val="00671D23"/>
    <w:rsid w:val="006760A4"/>
    <w:rsid w:val="006859BD"/>
    <w:rsid w:val="00692843"/>
    <w:rsid w:val="006A0B3D"/>
    <w:rsid w:val="006A49F7"/>
    <w:rsid w:val="006C154A"/>
    <w:rsid w:val="006C7BE1"/>
    <w:rsid w:val="006D580D"/>
    <w:rsid w:val="006D6234"/>
    <w:rsid w:val="00721FD3"/>
    <w:rsid w:val="00731403"/>
    <w:rsid w:val="007336A7"/>
    <w:rsid w:val="007812CF"/>
    <w:rsid w:val="00794EE5"/>
    <w:rsid w:val="007966A9"/>
    <w:rsid w:val="007A3F29"/>
    <w:rsid w:val="007D30B7"/>
    <w:rsid w:val="007E3D81"/>
    <w:rsid w:val="00833CD9"/>
    <w:rsid w:val="008663BA"/>
    <w:rsid w:val="00881FBA"/>
    <w:rsid w:val="008856CC"/>
    <w:rsid w:val="0089221C"/>
    <w:rsid w:val="008C4730"/>
    <w:rsid w:val="008D7A70"/>
    <w:rsid w:val="008F6BDC"/>
    <w:rsid w:val="008F6DB0"/>
    <w:rsid w:val="00914619"/>
    <w:rsid w:val="009412CC"/>
    <w:rsid w:val="00973E57"/>
    <w:rsid w:val="009954F4"/>
    <w:rsid w:val="009A0005"/>
    <w:rsid w:val="009B25A2"/>
    <w:rsid w:val="009B34A2"/>
    <w:rsid w:val="009E1F93"/>
    <w:rsid w:val="00A108B4"/>
    <w:rsid w:val="00A1262E"/>
    <w:rsid w:val="00A27CF7"/>
    <w:rsid w:val="00A60F24"/>
    <w:rsid w:val="00A709EB"/>
    <w:rsid w:val="00A8216B"/>
    <w:rsid w:val="00A83419"/>
    <w:rsid w:val="00AA2451"/>
    <w:rsid w:val="00AC131D"/>
    <w:rsid w:val="00AC38AC"/>
    <w:rsid w:val="00AD2706"/>
    <w:rsid w:val="00AE48AA"/>
    <w:rsid w:val="00AE7F5E"/>
    <w:rsid w:val="00AF1AA6"/>
    <w:rsid w:val="00AF520F"/>
    <w:rsid w:val="00B113AD"/>
    <w:rsid w:val="00B35759"/>
    <w:rsid w:val="00B465B5"/>
    <w:rsid w:val="00BB3E8C"/>
    <w:rsid w:val="00BC187B"/>
    <w:rsid w:val="00BE6769"/>
    <w:rsid w:val="00C32A60"/>
    <w:rsid w:val="00C430DF"/>
    <w:rsid w:val="00C43A5B"/>
    <w:rsid w:val="00C52A64"/>
    <w:rsid w:val="00C97A93"/>
    <w:rsid w:val="00CA7F36"/>
    <w:rsid w:val="00CB69F6"/>
    <w:rsid w:val="00CE6A20"/>
    <w:rsid w:val="00D079C5"/>
    <w:rsid w:val="00D11EB7"/>
    <w:rsid w:val="00D205CD"/>
    <w:rsid w:val="00D23B58"/>
    <w:rsid w:val="00D31687"/>
    <w:rsid w:val="00D42EDA"/>
    <w:rsid w:val="00D52A25"/>
    <w:rsid w:val="00D54BC1"/>
    <w:rsid w:val="00D73F95"/>
    <w:rsid w:val="00DD6FD8"/>
    <w:rsid w:val="00E25BFF"/>
    <w:rsid w:val="00E47F22"/>
    <w:rsid w:val="00E80AB1"/>
    <w:rsid w:val="00E817FB"/>
    <w:rsid w:val="00E93F3A"/>
    <w:rsid w:val="00E96B9D"/>
    <w:rsid w:val="00EA1D36"/>
    <w:rsid w:val="00EB7904"/>
    <w:rsid w:val="00ED70A7"/>
    <w:rsid w:val="00EE07E2"/>
    <w:rsid w:val="00EF62A6"/>
    <w:rsid w:val="00F079F5"/>
    <w:rsid w:val="00F11619"/>
    <w:rsid w:val="00F11E48"/>
    <w:rsid w:val="00F231ED"/>
    <w:rsid w:val="00F67ED2"/>
    <w:rsid w:val="00F90002"/>
    <w:rsid w:val="00FC1ECA"/>
    <w:rsid w:val="00FC1F64"/>
    <w:rsid w:val="00FD5C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C58782AA-CFF3-42FB-BEA7-4BC328EE4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Caption">
    <w:name w:val="caption"/>
    <w:basedOn w:val="Normal"/>
    <w:next w:val="Normal"/>
    <w:uiPriority w:val="35"/>
    <w:unhideWhenUsed/>
    <w:qFormat/>
    <w:rsid w:val="00721FD3"/>
    <w:pPr>
      <w:spacing w:after="200" w:line="240" w:lineRule="auto"/>
    </w:pPr>
    <w:rPr>
      <w:i/>
      <w:iCs/>
      <w:color w:val="0E2841" w:themeColor="text2"/>
      <w:sz w:val="18"/>
      <w:szCs w:val="18"/>
    </w:rPr>
  </w:style>
  <w:style w:type="character" w:styleId="Hyperlink">
    <w:name w:val="Hyperlink"/>
    <w:basedOn w:val="DefaultParagraphFont"/>
    <w:uiPriority w:val="99"/>
    <w:unhideWhenUsed/>
    <w:rsid w:val="00721FD3"/>
    <w:rPr>
      <w:color w:val="467886" w:themeColor="hyperlink"/>
      <w:u w:val="single"/>
    </w:rPr>
  </w:style>
  <w:style w:type="paragraph" w:styleId="CommentSubject">
    <w:name w:val="annotation subject"/>
    <w:basedOn w:val="CommentText"/>
    <w:next w:val="CommentText"/>
    <w:link w:val="CommentSubjectChar"/>
    <w:uiPriority w:val="99"/>
    <w:semiHidden/>
    <w:unhideWhenUsed/>
    <w:rsid w:val="00DD6FD8"/>
    <w:rPr>
      <w:b/>
      <w:bCs/>
    </w:rPr>
  </w:style>
  <w:style w:type="character" w:customStyle="1" w:styleId="CommentSubjectChar">
    <w:name w:val="Comment Subject Char"/>
    <w:basedOn w:val="CommentTextChar"/>
    <w:link w:val="CommentSubject"/>
    <w:uiPriority w:val="99"/>
    <w:semiHidden/>
    <w:rsid w:val="00DD6FD8"/>
    <w:rPr>
      <w:rFonts w:ascii="Arial" w:eastAsia="Arial" w:hAnsi="Arial" w:cs="Arial"/>
      <w:b/>
      <w:bCs/>
      <w:kern w:val="0"/>
      <w:sz w:val="20"/>
      <w:szCs w:val="20"/>
      <w:lang w:val="en"/>
      <w14:ligatures w14:val="none"/>
    </w:rPr>
  </w:style>
  <w:style w:type="character" w:styleId="UnresolvedMention">
    <w:name w:val="Unresolved Mention"/>
    <w:basedOn w:val="DefaultParagraphFont"/>
    <w:uiPriority w:val="99"/>
    <w:semiHidden/>
    <w:unhideWhenUsed/>
    <w:rsid w:val="00AE48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gupubs.onlinelibrary.wiley.com/doi/full/10.1002/2016WR018845"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hyperlink" Target="https://www.ncei.noaa.gov/access/monitoring/climate-at-a-glance/county/time-series/AZ-025/tmin/1/0/1993-2023?base_prd=true&amp;begbaseyear=1901&amp;endbaseyear=2000" TargetMode="External"/><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9.png"/><Relationship Id="rId7" Type="http://schemas.microsoft.com/office/2016/09/relationships/commentsIds" Target="commentsIds.xml"/><Relationship Id="rId12" Type="http://schemas.openxmlformats.org/officeDocument/2006/relationships/hyperlink" Target="https://www.cybis.se/forfun/dendro/index.htm"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www.cybis.se/forfun/dendro/index.htm" TargetMode="External"/><Relationship Id="rId24" Type="http://schemas.openxmlformats.org/officeDocument/2006/relationships/image" Target="media/image12.jpeg"/><Relationship Id="rId5" Type="http://schemas.openxmlformats.org/officeDocument/2006/relationships/comments" Target="comment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image" Target="media/image1.jp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streamstats.usgs.gov/ss/?gage=09506000&amp;tab=info"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2200</TotalTime>
  <Pages>14</Pages>
  <Words>9007</Words>
  <Characters>51342</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120</cp:revision>
  <dcterms:created xsi:type="dcterms:W3CDTF">2025-01-29T21:40:00Z</dcterms:created>
  <dcterms:modified xsi:type="dcterms:W3CDTF">2025-02-13T03:41:00Z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id="Oc8dopI8"/&gt;&lt;style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