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Default="00692843" w:rsidP="00692843">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Pr="001C7A2B">
        <w:rPr>
          <w:rStyle w:val="CommentReference"/>
          <w:rFonts w:ascii="Times New Roman" w:hAnsi="Times New Roman" w:cs="Times New Roman"/>
        </w:rPr>
        <w:commentReference w:id="0"/>
      </w:r>
      <w:commentRangeEnd w:id="1"/>
      <w:r w:rsidRPr="001C7A2B">
        <w:rPr>
          <w:rStyle w:val="CommentReference"/>
          <w:rFonts w:ascii="Times New Roman" w:hAnsi="Times New Roman" w:cs="Times New Roman"/>
        </w:rPr>
        <w:commentReference w:id="1"/>
      </w:r>
      <w:commentRangeEnd w:id="2"/>
      <w:r w:rsidRPr="001C7A2B">
        <w:rPr>
          <w:rStyle w:val="CommentReference"/>
          <w:rFonts w:ascii="Times New Roman" w:hAnsi="Times New Roman" w:cs="Times New Roman"/>
        </w:rPr>
        <w:commentReference w:id="2"/>
      </w:r>
      <w:commentRangeEnd w:id="3"/>
      <w:r w:rsidRPr="001C7A2B">
        <w:rPr>
          <w:rStyle w:val="CommentReference"/>
          <w:rFonts w:ascii="Times New Roman" w:hAnsi="Times New Roman" w:cs="Times New Roman"/>
        </w:rPr>
        <w:commentReference w:id="3"/>
      </w:r>
      <w:commentRangeEnd w:id="4"/>
      <w:r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6005BD9F"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38478382" w14:textId="28160F8E"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Quentin McCalla </w:t>
      </w:r>
    </w:p>
    <w:p w14:paraId="76CBB970" w14:textId="7CBC6EB7" w:rsidR="00AA2451" w:rsidRDefault="00AA2451" w:rsidP="00692843">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Abraham Springer</w:t>
      </w:r>
    </w:p>
    <w:p w14:paraId="70987D86" w14:textId="1B795818"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Dr. Peter </w:t>
      </w:r>
      <w:proofErr w:type="spellStart"/>
      <w:r>
        <w:rPr>
          <w:rFonts w:ascii="Times New Roman" w:eastAsia="Times New Roman" w:hAnsi="Times New Roman" w:cs="Times New Roman"/>
          <w:bCs/>
          <w:sz w:val="24"/>
          <w:szCs w:val="24"/>
        </w:rPr>
        <w:t>Fule</w:t>
      </w:r>
      <w:proofErr w:type="spellEnd"/>
    </w:p>
    <w:p w14:paraId="2CE793EE" w14:textId="78A57E96"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Meritt</w:t>
      </w:r>
    </w:p>
    <w:p w14:paraId="2470462C" w14:textId="5AF29657" w:rsid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Peter Brown</w:t>
      </w:r>
    </w:p>
    <w:p w14:paraId="3A38B860" w14:textId="64C1627E" w:rsidR="00AA2451" w:rsidRPr="00AA2451" w:rsidRDefault="00AA2451" w:rsidP="00AA2451">
      <w:pPr>
        <w:spacing w:line="24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David Cooper</w:t>
      </w:r>
    </w:p>
    <w:p w14:paraId="6A6AB49C" w14:textId="77777777" w:rsidR="00692843" w:rsidRPr="001C7A2B" w:rsidRDefault="00692843" w:rsidP="00692843">
      <w:pPr>
        <w:pStyle w:val="Heading1"/>
      </w:pPr>
      <w:bookmarkStart w:id="5" w:name="_Toc187849249"/>
      <w:r>
        <w:t>Abstract</w:t>
      </w:r>
      <w:bookmarkEnd w:id="5"/>
    </w:p>
    <w:p w14:paraId="1A9FA45C" w14:textId="14AB08B1" w:rsidR="00692843" w:rsidRDefault="00692843" w:rsidP="00692843">
      <w:pPr>
        <w:pStyle w:val="NoSpacing"/>
        <w:rPr>
          <w:rFonts w:ascii="Calibri" w:hAnsi="Calibri" w:cs="Calibri"/>
          <w:sz w:val="24"/>
          <w:szCs w:val="24"/>
        </w:rPr>
      </w:pPr>
      <w:r>
        <w:rPr>
          <w:rFonts w:ascii="Calibri" w:hAnsi="Calibri" w:cs="Calibri"/>
          <w:sz w:val="24"/>
          <w:szCs w:val="24"/>
        </w:rPr>
        <w:t>The watershed upstream from the Verde Wild and Scenic River drains central Arizona and the Verde River from its headwaters to terminus at the Salt River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 and are important habitat for native wildlife, highly dependent upon river hydrology and </w:t>
      </w:r>
      <w:r w:rsidR="00D23B58">
        <w:rPr>
          <w:rFonts w:ascii="Calibri" w:hAnsi="Calibri" w:cs="Calibri"/>
          <w:sz w:val="24"/>
          <w:szCs w:val="24"/>
        </w:rPr>
        <w:t>are included</w:t>
      </w:r>
      <w:r>
        <w:rPr>
          <w:rFonts w:ascii="Calibri" w:hAnsi="Calibri" w:cs="Calibri"/>
          <w:sz w:val="24"/>
          <w:szCs w:val="24"/>
        </w:rPr>
        <w:t xml:space="preserve"> as one of the Outstandingly Remarkable Values in the 1984 amendment to the 1964 Wild Scenic River Act. Fremont cottonwood health and demographics along the Verde River are understudied</w:t>
      </w:r>
      <w:ins w:id="6" w:author="Merritt, David - FS, CO" w:date="2024-12-30T09:27:00Z" w16du:dateUtc="2024-12-30T16:27:00Z">
        <w:r>
          <w:rPr>
            <w:rFonts w:ascii="Calibri" w:hAnsi="Calibri" w:cs="Calibri"/>
            <w:sz w:val="24"/>
            <w:szCs w:val="24"/>
          </w:rPr>
          <w:t>.</w:t>
        </w:r>
      </w:ins>
      <w:r>
        <w:rPr>
          <w:rFonts w:ascii="Calibri" w:hAnsi="Calibri" w:cs="Calibri"/>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an above average rate and their growth is significantly impacted by summer temperatures and river flows. Seedlings from the 2023 cohort continue to grow rapidly and their survival is governed by a diverse set of environmental conditions. </w:t>
      </w:r>
    </w:p>
    <w:p w14:paraId="3499AE9B" w14:textId="77777777" w:rsidR="006C154A" w:rsidRDefault="006C154A" w:rsidP="00692843">
      <w:pPr>
        <w:pStyle w:val="NoSpacing"/>
        <w:rPr>
          <w:rFonts w:ascii="Calibri" w:hAnsi="Calibri" w:cs="Calibri"/>
          <w:sz w:val="24"/>
          <w:szCs w:val="24"/>
        </w:rPr>
      </w:pPr>
    </w:p>
    <w:p w14:paraId="650EF371" w14:textId="5F9504B2" w:rsidR="006C154A" w:rsidRDefault="006C154A" w:rsidP="00692843">
      <w:pPr>
        <w:pStyle w:val="NoSpacing"/>
        <w:rPr>
          <w:rFonts w:ascii="Calibri" w:hAnsi="Calibri" w:cs="Calibri"/>
          <w:sz w:val="24"/>
          <w:szCs w:val="24"/>
        </w:rPr>
      </w:pPr>
      <w:r>
        <w:rPr>
          <w:rFonts w:ascii="Calibri" w:hAnsi="Calibri" w:cs="Calibri"/>
          <w:sz w:val="24"/>
          <w:szCs w:val="24"/>
        </w:rPr>
        <w:t xml:space="preserve">Keywords: Fremont Cottonwood (Populus </w:t>
      </w:r>
      <w:proofErr w:type="spellStart"/>
      <w:r>
        <w:rPr>
          <w:rFonts w:ascii="Calibri" w:hAnsi="Calibri" w:cs="Calibri"/>
          <w:sz w:val="24"/>
          <w:szCs w:val="24"/>
        </w:rPr>
        <w:t>fremontii</w:t>
      </w:r>
      <w:proofErr w:type="spellEnd"/>
      <w:r>
        <w:rPr>
          <w:rFonts w:ascii="Calibri" w:hAnsi="Calibri" w:cs="Calibri"/>
          <w:sz w:val="24"/>
          <w:szCs w:val="24"/>
        </w:rPr>
        <w:t>), Verde River, Wild and Scenic Rivers, dendrochronology, riparian</w:t>
      </w:r>
    </w:p>
    <w:p w14:paraId="4E00EB34" w14:textId="6B66319D" w:rsidR="006C154A" w:rsidRDefault="006C154A">
      <w:pPr>
        <w:spacing w:after="160" w:line="278" w:lineRule="auto"/>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br w:type="page"/>
      </w:r>
    </w:p>
    <w:p w14:paraId="4A8A4E18" w14:textId="77777777" w:rsidR="006C154A" w:rsidRDefault="006C154A">
      <w:pPr>
        <w:spacing w:after="160" w:line="278" w:lineRule="auto"/>
        <w:rPr>
          <w:rFonts w:ascii="Times New Roman" w:eastAsia="Times New Roman" w:hAnsi="Times New Roman" w:cs="Times New Roman"/>
          <w:bCs/>
          <w:sz w:val="36"/>
          <w:szCs w:val="36"/>
        </w:rPr>
      </w:pPr>
    </w:p>
    <w:p w14:paraId="35D3E7BD" w14:textId="77777777" w:rsidR="00692843" w:rsidRDefault="00692843" w:rsidP="00692843">
      <w:pPr>
        <w:spacing w:line="240" w:lineRule="auto"/>
        <w:ind w:firstLine="720"/>
        <w:jc w:val="center"/>
        <w:rPr>
          <w:rFonts w:ascii="Times New Roman" w:eastAsia="Times New Roman" w:hAnsi="Times New Roman" w:cs="Times New Roman"/>
          <w:bCs/>
          <w:sz w:val="36"/>
          <w:szCs w:val="36"/>
        </w:rPr>
      </w:pPr>
    </w:p>
    <w:p w14:paraId="7349C1F8" w14:textId="77777777" w:rsidR="009954F4" w:rsidRPr="001C7A2B" w:rsidRDefault="009954F4" w:rsidP="009954F4">
      <w:pPr>
        <w:pStyle w:val="Heading1"/>
        <w:spacing w:line="240" w:lineRule="auto"/>
        <w:rPr>
          <w:rFonts w:ascii="Times New Roman" w:hAnsi="Times New Roman" w:cs="Times New Roman"/>
        </w:rPr>
      </w:pPr>
      <w:bookmarkStart w:id="7" w:name="_Toc187849251"/>
      <w:r w:rsidRPr="001C7A2B">
        <w:rPr>
          <w:rFonts w:ascii="Times New Roman" w:hAnsi="Times New Roman" w:cs="Times New Roman"/>
        </w:rPr>
        <w:t>Introduction and Background</w:t>
      </w:r>
      <w:bookmarkEnd w:id="7"/>
    </w:p>
    <w:p w14:paraId="6FA341D3" w14:textId="77777777" w:rsidR="009954F4" w:rsidRPr="001C7A2B" w:rsidRDefault="009954F4" w:rsidP="009954F4">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16EFE1E0" w14:textId="11492652" w:rsidR="009A0005" w:rsidRPr="001C7A2B" w:rsidRDefault="009954F4" w:rsidP="000E131F">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is in central Arizona and its watershed drains over </w:t>
      </w:r>
      <w:r>
        <w:rPr>
          <w:rFonts w:ascii="Times New Roman" w:eastAsia="Times New Roman" w:hAnsi="Times New Roman" w:cs="Times New Roman"/>
          <w:sz w:val="24"/>
          <w:szCs w:val="24"/>
        </w:rPr>
        <w:t>16</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thousand square kilometers</w:t>
      </w:r>
      <w:r w:rsidRPr="001C7A2B">
        <w:rPr>
          <w:rFonts w:ascii="Times New Roman" w:eastAsia="Times New Roman" w:hAnsi="Times New Roman" w:cs="Times New Roman"/>
          <w:sz w:val="24"/>
          <w:szCs w:val="24"/>
        </w:rPr>
        <w:t xml:space="preserve">. Elevations range from over </w:t>
      </w:r>
      <w:r>
        <w:rPr>
          <w:rFonts w:ascii="Times New Roman" w:eastAsia="Times New Roman" w:hAnsi="Times New Roman" w:cs="Times New Roman"/>
          <w:sz w:val="24"/>
          <w:szCs w:val="24"/>
        </w:rPr>
        <w:t xml:space="preserve">3650 </w:t>
      </w:r>
      <w:r w:rsidRPr="003530F0">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w:t>
      </w:r>
      <w:commentRangeStart w:id="8"/>
      <w:commentRangeEnd w:id="8"/>
      <w:r w:rsidRPr="003530F0">
        <w:rPr>
          <w:rStyle w:val="CommentReference"/>
        </w:rPr>
        <w:commentReference w:id="8"/>
      </w:r>
      <w:r w:rsidRPr="001C7A2B">
        <w:rPr>
          <w:rFonts w:ascii="Times New Roman" w:eastAsia="Times New Roman" w:hAnsi="Times New Roman" w:cs="Times New Roman"/>
          <w:sz w:val="24"/>
          <w:szCs w:val="24"/>
        </w:rPr>
        <w:t xml:space="preserve">ASL in the San Francisco Peaks to about </w:t>
      </w:r>
      <w:r>
        <w:rPr>
          <w:rFonts w:ascii="Times New Roman" w:eastAsia="Times New Roman" w:hAnsi="Times New Roman" w:cs="Times New Roman"/>
          <w:sz w:val="24"/>
          <w:szCs w:val="24"/>
        </w:rPr>
        <w:t xml:space="preserve">400 m </w:t>
      </w:r>
      <w:r w:rsidRPr="001C7A2B">
        <w:rPr>
          <w:rFonts w:ascii="Times New Roman" w:eastAsia="Times New Roman" w:hAnsi="Times New Roman" w:cs="Times New Roman"/>
          <w:sz w:val="24"/>
          <w:szCs w:val="24"/>
        </w:rPr>
        <w:t>ASL at its confluence with the Salt River. The river flows through the towns of Cottonwood and Camp Verde, Arizona before it reaches its Wild and Scenic (W&amp;S) designation at Beasley River Access Point (</w:t>
      </w:r>
      <w:r>
        <w:rPr>
          <w:rFonts w:ascii="Times New Roman" w:eastAsia="Times New Roman" w:hAnsi="Times New Roman" w:cs="Times New Roman"/>
          <w:sz w:val="24"/>
          <w:szCs w:val="24"/>
        </w:rPr>
        <w:t>B</w:t>
      </w:r>
      <w:r w:rsidRPr="001C7A2B">
        <w:rPr>
          <w:rFonts w:ascii="Times New Roman" w:eastAsia="Times New Roman" w:hAnsi="Times New Roman" w:cs="Times New Roman"/>
          <w:sz w:val="24"/>
          <w:szCs w:val="24"/>
        </w:rPr>
        <w:t xml:space="preserve">RAP). </w:t>
      </w:r>
      <w:r>
        <w:rPr>
          <w:rFonts w:ascii="Times New Roman" w:eastAsia="Times New Roman" w:hAnsi="Times New Roman" w:cs="Times New Roman"/>
          <w:sz w:val="24"/>
          <w:szCs w:val="24"/>
        </w:rPr>
        <w:t>Along</w:t>
      </w:r>
      <w:r w:rsidRPr="001C7A2B">
        <w:rPr>
          <w:rFonts w:ascii="Times New Roman" w:eastAsia="Times New Roman" w:hAnsi="Times New Roman" w:cs="Times New Roman"/>
          <w:sz w:val="24"/>
          <w:szCs w:val="24"/>
        </w:rPr>
        <w:t xml:space="preserve"> this reach the Verde River gains volume from a string of canyons with perennial tributaries</w:t>
      </w:r>
      <w:r w:rsidR="00671D23">
        <w:rPr>
          <w:rFonts w:ascii="Times New Roman" w:eastAsia="Times New Roman" w:hAnsi="Times New Roman" w:cs="Times New Roman"/>
          <w:sz w:val="24"/>
          <w:szCs w:val="24"/>
        </w:rPr>
        <w:t xml:space="preserve"> which</w:t>
      </w:r>
      <w:r w:rsidRPr="001C7A2B">
        <w:rPr>
          <w:rFonts w:ascii="Times New Roman" w:eastAsia="Times New Roman" w:hAnsi="Times New Roman" w:cs="Times New Roman"/>
          <w:sz w:val="24"/>
          <w:szCs w:val="24"/>
        </w:rPr>
        <w:t xml:space="preserve"> get large portions of their base</w:t>
      </w:r>
      <w:ins w:id="9" w:author="Abraham E Springer" w:date="2024-03-02T07:38: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Pr>
          <w:rFonts w:ascii="Times New Roman" w:eastAsia="Times New Roman" w:hAnsi="Times New Roman" w:cs="Times New Roman"/>
          <w:sz w:val="24"/>
          <w:szCs w:val="24"/>
        </w:rPr>
        <w:t>discharging from the</w:t>
      </w:r>
      <w:r w:rsidRPr="001C7A2B">
        <w:rPr>
          <w:rFonts w:ascii="Times New Roman" w:eastAsia="Times New Roman" w:hAnsi="Times New Roman" w:cs="Times New Roman"/>
          <w:sz w:val="24"/>
          <w:szCs w:val="24"/>
        </w:rPr>
        <w:t xml:space="preserve"> regional aquifers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0BB91B8E" w14:textId="4308347D" w:rsidR="009A0005"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W&amp;S River extends from Beasley RAP to Sheep Bridge Dispersed Camping area just </w:t>
      </w:r>
      <w:r>
        <w:rPr>
          <w:rFonts w:ascii="Times New Roman" w:eastAsia="Times New Roman" w:hAnsi="Times New Roman" w:cs="Times New Roman"/>
          <w:sz w:val="24"/>
          <w:szCs w:val="24"/>
        </w:rPr>
        <w:t>below the Wild and Scenic reach</w:t>
      </w:r>
      <w:r w:rsidR="000E13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The region is rugged and arid with Fossil Creek and the intermittent East Verde River contributing flow to the river. After the W&amp;S portion of the river, the Verde enters Horseshoe Reservoir, the first of two large storage reservoirs on the river. Shortly after Horseshoe Reservoir the river flows into Bartlett Reservoir and then joins the Salt River just northeast of the Phoenix metropolitan area.</w:t>
      </w:r>
    </w:p>
    <w:p w14:paraId="5762CD82" w14:textId="59DC3DF1" w:rsidR="009A0005" w:rsidRPr="001C7A2B" w:rsidRDefault="009A0005" w:rsidP="009A0005">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Although there are no large storage reservoirs above the Verde River Wild and Scenic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orridor, the Verde River is still impacted by human use. Base</w:t>
      </w:r>
      <w:ins w:id="10" w:author="Abraham E Springer" w:date="2024-03-02T07:39: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in the upper Verde Valley comes mainly from the Big Chino and Little Chino aquifers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(Wirt et al., 2005)</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These aquifers are pumped by municipal, irrigation, and domestic wells near in the Little Chino Basin. Perennial flow in the Verde begins about 5 miles lower downstream than it did historically </w:t>
      </w:r>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Surface water diversions between C</w:t>
      </w:r>
      <w:r>
        <w:rPr>
          <w:rFonts w:ascii="Times New Roman" w:eastAsia="Times New Roman" w:hAnsi="Times New Roman" w:cs="Times New Roman"/>
          <w:sz w:val="24"/>
          <w:szCs w:val="24"/>
        </w:rPr>
        <w:t>larkdale</w:t>
      </w:r>
      <w:r w:rsidRPr="001C7A2B">
        <w:rPr>
          <w:rFonts w:ascii="Times New Roman" w:eastAsia="Times New Roman" w:hAnsi="Times New Roman" w:cs="Times New Roman"/>
          <w:sz w:val="24"/>
          <w:szCs w:val="24"/>
        </w:rPr>
        <w:t xml:space="preserve"> and Beasley RAP reduce base</w:t>
      </w:r>
      <w:ins w:id="11" w:author="Abraham E Springer" w:date="2024-03-02T07:39:00Z">
        <w:r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2"/>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(Alam, 1997; Blasch et al., 2006)</w:t>
      </w:r>
      <w:r w:rsidRPr="001C7A2B">
        <w:rPr>
          <w:rFonts w:ascii="Times New Roman" w:eastAsia="Times New Roman" w:hAnsi="Times New Roman" w:cs="Times New Roman"/>
          <w:sz w:val="24"/>
          <w:szCs w:val="24"/>
        </w:rPr>
        <w:fldChar w:fldCharType="end"/>
      </w:r>
      <w:commentRangeEnd w:id="12"/>
      <w:r>
        <w:rPr>
          <w:rStyle w:val="CommentReference"/>
        </w:rPr>
        <w:commentReference w:id="12"/>
      </w:r>
      <w:r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3"/>
      <w:r w:rsidRPr="001C7A2B">
        <w:rPr>
          <w:rFonts w:ascii="Times New Roman" w:eastAsia="Times New Roman" w:hAnsi="Times New Roman" w:cs="Times New Roman"/>
          <w:sz w:val="24"/>
          <w:szCs w:val="24"/>
        </w:rPr>
        <w:fldChar w:fldCharType="begin"/>
      </w:r>
      <w:r w:rsidRPr="001C7A2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(USDA, 2012)</w:t>
      </w:r>
      <w:r w:rsidRPr="001C7A2B">
        <w:rPr>
          <w:rFonts w:ascii="Times New Roman" w:eastAsia="Times New Roman" w:hAnsi="Times New Roman" w:cs="Times New Roman"/>
          <w:sz w:val="24"/>
          <w:szCs w:val="24"/>
        </w:rPr>
        <w:fldChar w:fldCharType="end"/>
      </w:r>
      <w:commentRangeEnd w:id="13"/>
      <w:r>
        <w:rPr>
          <w:rStyle w:val="CommentReference"/>
        </w:rPr>
        <w:commentReference w:id="13"/>
      </w:r>
      <w:r w:rsidRPr="001C7A2B">
        <w:rPr>
          <w:rFonts w:ascii="Times New Roman" w:eastAsia="Times New Roman" w:hAnsi="Times New Roman" w:cs="Times New Roman"/>
          <w:sz w:val="24"/>
          <w:szCs w:val="24"/>
        </w:rPr>
        <w:t xml:space="preserve"> </w:t>
      </w:r>
    </w:p>
    <w:p w14:paraId="4B4AFD9A" w14:textId="77777777" w:rsidR="009A0005" w:rsidRPr="001C7A2B" w:rsidRDefault="009A0005" w:rsidP="009954F4">
      <w:pPr>
        <w:spacing w:line="240" w:lineRule="auto"/>
        <w:rPr>
          <w:rFonts w:ascii="Times New Roman" w:eastAsia="Times New Roman" w:hAnsi="Times New Roman" w:cs="Times New Roman"/>
          <w:sz w:val="24"/>
          <w:szCs w:val="24"/>
        </w:rPr>
      </w:pPr>
    </w:p>
    <w:p w14:paraId="5DD613A9" w14:textId="77777777" w:rsidR="009954F4" w:rsidRPr="001C7A2B" w:rsidRDefault="009954F4" w:rsidP="009954F4">
      <w:pPr>
        <w:spacing w:line="240" w:lineRule="auto"/>
        <w:rPr>
          <w:rFonts w:ascii="Times New Roman" w:eastAsia="Times New Roman" w:hAnsi="Times New Roman" w:cs="Times New Roman"/>
          <w:b/>
          <w:bCs/>
          <w:sz w:val="28"/>
          <w:szCs w:val="28"/>
        </w:rPr>
      </w:pPr>
      <w:commentRangeStart w:id="14"/>
      <w:r w:rsidRPr="001C7A2B">
        <w:rPr>
          <w:rFonts w:ascii="Times New Roman" w:eastAsia="Times New Roman" w:hAnsi="Times New Roman" w:cs="Times New Roman"/>
          <w:b/>
          <w:bCs/>
          <w:sz w:val="28"/>
          <w:szCs w:val="28"/>
        </w:rPr>
        <w:t>Riparian</w:t>
      </w:r>
      <w:commentRangeEnd w:id="14"/>
      <w:r w:rsidRPr="001C7A2B">
        <w:rPr>
          <w:rStyle w:val="CommentReference"/>
          <w:rFonts w:ascii="Times New Roman" w:hAnsi="Times New Roman" w:cs="Times New Roman"/>
          <w:b/>
          <w:bCs/>
          <w:sz w:val="28"/>
          <w:szCs w:val="28"/>
        </w:rPr>
        <w:commentReference w:id="14"/>
      </w:r>
      <w:r w:rsidRPr="001C7A2B">
        <w:rPr>
          <w:rFonts w:ascii="Times New Roman" w:eastAsia="Times New Roman" w:hAnsi="Times New Roman" w:cs="Times New Roman"/>
          <w:b/>
          <w:bCs/>
          <w:sz w:val="28"/>
          <w:szCs w:val="28"/>
        </w:rPr>
        <w:t xml:space="preserve"> Forest Overview</w:t>
      </w:r>
    </w:p>
    <w:p w14:paraId="78BD2803" w14:textId="1B50BF64" w:rsidR="009954F4" w:rsidRPr="001C7A2B" w:rsidRDefault="009954F4" w:rsidP="009954F4">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the land surface area yet support more biodiversity and ecosystem functions than surrounding upland habitat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(Ffolliott et al., 2004)</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del w:id="15" w:author="Abraham E Springer" w:date="2024-10-18T14:21:00Z" w16du:dateUtc="2024-10-18T21:21:00Z">
        <w:r w:rsidRPr="001C7A2B" w:rsidDel="004D0CF1">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 </w:t>
      </w:r>
      <w:r w:rsidRPr="001C7A2B">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1C7A2B">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(Schultz et al., 2009)</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A517406" w14:textId="7150ABC4" w:rsidR="0064393E" w:rsidRPr="00BC187B" w:rsidRDefault="009954F4" w:rsidP="00BC187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w:t>
      </w:r>
      <w:r>
        <w:rPr>
          <w:rFonts w:ascii="Times New Roman" w:eastAsia="Times New Roman" w:hAnsi="Times New Roman" w:cs="Times New Roman"/>
          <w:i/>
          <w:sz w:val="24"/>
          <w:szCs w:val="24"/>
        </w:rPr>
        <w:t>d</w:t>
      </w:r>
      <w:r w:rsidRPr="001C7A2B">
        <w:rPr>
          <w:rFonts w:ascii="Times New Roman" w:eastAsia="Times New Roman" w:hAnsi="Times New Roman" w:cs="Times New Roman"/>
          <w:i/>
          <w:sz w:val="24"/>
          <w:szCs w:val="24"/>
        </w:rPr>
        <w:t>dingii</w:t>
      </w:r>
      <w:proofErr w:type="spellEnd"/>
      <w:r w:rsidRPr="001C7A2B">
        <w:rPr>
          <w:rFonts w:ascii="Times New Roman" w:eastAsia="Times New Roman" w:hAnsi="Times New Roman" w:cs="Times New Roman"/>
          <w:sz w:val="24"/>
          <w:szCs w:val="24"/>
        </w:rPr>
        <w:t xml:space="preserve">) are major components of riparian forests along the Verde </w:t>
      </w:r>
      <w:commentRangeStart w:id="16"/>
      <w:r w:rsidRPr="001C7A2B">
        <w:rPr>
          <w:rFonts w:ascii="Times New Roman" w:eastAsia="Times New Roman" w:hAnsi="Times New Roman" w:cs="Times New Roman"/>
          <w:sz w:val="24"/>
          <w:szCs w:val="24"/>
        </w:rPr>
        <w:t>River</w:t>
      </w:r>
      <w:commentRangeEnd w:id="16"/>
      <w:r>
        <w:rPr>
          <w:rStyle w:val="CommentReference"/>
        </w:rPr>
        <w:commentReference w:id="16"/>
      </w:r>
      <w:r w:rsidRPr="001C7A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Tree diversity is low in Verde River riparian forests with Fremont</w:t>
      </w:r>
      <w:r w:rsidR="00D42EDA">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ottonwood being the dominant species. However, age class structure is usually very diverse. Stands of Fremont cottonwood and Goo</w:t>
      </w:r>
      <w:r>
        <w:rPr>
          <w:rFonts w:ascii="Times New Roman" w:eastAsia="Times New Roman" w:hAnsi="Times New Roman" w:cs="Times New Roman"/>
          <w:sz w:val="24"/>
          <w:szCs w:val="24"/>
        </w:rPr>
        <w:t>d</w:t>
      </w:r>
      <w:r w:rsidRPr="001C7A2B">
        <w:rPr>
          <w:rFonts w:ascii="Times New Roman" w:eastAsia="Times New Roman" w:hAnsi="Times New Roman" w:cs="Times New Roman"/>
          <w:sz w:val="24"/>
          <w:szCs w:val="24"/>
        </w:rPr>
        <w:t>ding</w:t>
      </w:r>
      <w:r>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willow often </w:t>
      </w:r>
      <w:r w:rsidRPr="001C7A2B">
        <w:rPr>
          <w:rFonts w:ascii="Times New Roman" w:eastAsia="Times New Roman" w:hAnsi="Times New Roman" w:cs="Times New Roman"/>
          <w:sz w:val="24"/>
          <w:szCs w:val="24"/>
        </w:rPr>
        <w:lastRenderedPageBreak/>
        <w:t xml:space="preserve">occur in spatially separate, but same age cohorts with younger stands closer to the active channel and older stands extending up to 200 meters away (Stromberg, 1993). </w:t>
      </w:r>
    </w:p>
    <w:p w14:paraId="4DA833D7" w14:textId="66276E1B" w:rsidR="009954F4" w:rsidRDefault="009954F4" w:rsidP="009954F4">
      <w:pPr>
        <w:pStyle w:val="Heading2"/>
      </w:pPr>
      <w:r>
        <w:t>Methods</w:t>
      </w:r>
    </w:p>
    <w:p w14:paraId="595DCB8B" w14:textId="11A93AFD" w:rsidR="009954F4" w:rsidRDefault="009954F4" w:rsidP="009954F4">
      <w:pPr>
        <w:pStyle w:val="Heading3"/>
      </w:pPr>
      <w:r>
        <w:t>Field Site</w:t>
      </w:r>
    </w:p>
    <w:p w14:paraId="7ACB5A80" w14:textId="3DF71304" w:rsidR="009A0005" w:rsidRDefault="009A0005" w:rsidP="009A0005">
      <w:pPr>
        <w:spacing w:line="240" w:lineRule="auto"/>
        <w:ind w:firstLine="360"/>
        <w:rPr>
          <w:rFonts w:ascii="Times New Roman" w:eastAsia="Times New Roman" w:hAnsi="Times New Roman" w:cs="Times New Roman"/>
          <w:sz w:val="24"/>
          <w:szCs w:val="24"/>
        </w:rPr>
      </w:pPr>
      <w:r w:rsidRPr="009A0005">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 Beasley Flat River Access Point (</w:t>
      </w:r>
      <w:r>
        <w:rPr>
          <w:rFonts w:ascii="Times New Roman" w:eastAsia="Times New Roman" w:hAnsi="Times New Roman" w:cs="Times New Roman"/>
          <w:sz w:val="24"/>
          <w:szCs w:val="24"/>
        </w:rPr>
        <w:t>B</w:t>
      </w:r>
      <w:r w:rsidRPr="009A0005">
        <w:rPr>
          <w:rFonts w:ascii="Times New Roman" w:eastAsia="Times New Roman" w:hAnsi="Times New Roman" w:cs="Times New Roman"/>
          <w:sz w:val="24"/>
          <w:szCs w:val="24"/>
        </w:rPr>
        <w:t xml:space="preserve">RAP) located downstream of Camp Verde was chosen as one site. Seedling mortality was </w:t>
      </w:r>
      <w:r w:rsidR="00EE07E2" w:rsidRPr="009A0005">
        <w:rPr>
          <w:rFonts w:ascii="Times New Roman" w:eastAsia="Times New Roman" w:hAnsi="Times New Roman" w:cs="Times New Roman"/>
          <w:sz w:val="24"/>
          <w:szCs w:val="24"/>
        </w:rPr>
        <w:t>measured,</w:t>
      </w:r>
      <w:r w:rsidRPr="009A0005">
        <w:rPr>
          <w:rFonts w:ascii="Times New Roman" w:eastAsia="Times New Roman" w:hAnsi="Times New Roman" w:cs="Times New Roman"/>
          <w:sz w:val="24"/>
          <w:szCs w:val="24"/>
        </w:rPr>
        <w:t xml:space="preserve"> and tree cores were taken here. Beasley RAP is the official beginning of the Verde Wild and Scenic River</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The second site chosen was Childs dispersed camping area, upstream from the confluence of the Verde River with Fossil Creek. Seedling mortality and tree cores were measured at this site. Childs is located near the middle of the Verde Wild and Scenic River section.</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 third site at Sheep Bridge River Access Point was used to collect tree cores but was not used to study seedling mortality monitoring because it is too remote to access regularly. Sheep Bridge is located just downstream from the Wild and Scenic portion of the Verde but still above the two large storage reservoirs.</w:t>
      </w:r>
      <w:r>
        <w:rPr>
          <w:rFonts w:ascii="Times New Roman" w:eastAsia="Times New Roman" w:hAnsi="Times New Roman" w:cs="Times New Roman"/>
          <w:sz w:val="24"/>
          <w:szCs w:val="24"/>
        </w:rPr>
        <w:t xml:space="preserve"> </w:t>
      </w:r>
      <w:r w:rsidRPr="009A0005">
        <w:rPr>
          <w:rFonts w:ascii="Times New Roman" w:eastAsia="Times New Roman" w:hAnsi="Times New Roman" w:cs="Times New Roman"/>
          <w:sz w:val="24"/>
          <w:szCs w:val="24"/>
        </w:rPr>
        <w:t>All three sites have healthy Fremont cottonwood-Goodding’s willow riparian, gallery forests and have</w:t>
      </w:r>
      <w:r>
        <w:rPr>
          <w:rFonts w:ascii="Times New Roman" w:eastAsia="Times New Roman" w:hAnsi="Times New Roman" w:cs="Times New Roman"/>
          <w:sz w:val="24"/>
          <w:szCs w:val="24"/>
        </w:rPr>
        <w:t xml:space="preserve"> a largely intact hydrology</w:t>
      </w:r>
      <w:r w:rsidRPr="009A0005">
        <w:rPr>
          <w:rFonts w:ascii="Times New Roman" w:eastAsia="Times New Roman" w:hAnsi="Times New Roman" w:cs="Times New Roman"/>
          <w:sz w:val="24"/>
          <w:szCs w:val="24"/>
        </w:rPr>
        <w:t xml:space="preserve">. </w:t>
      </w:r>
    </w:p>
    <w:p w14:paraId="643D2D35" w14:textId="30788408" w:rsidR="009A0005" w:rsidRDefault="009A0005" w:rsidP="009A0005">
      <w:pPr>
        <w:spacing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winter of 2023 was the one of the largest in Arizona in the past 30 years. On April 1</w:t>
      </w:r>
      <w:r w:rsidRPr="009A0005">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00EE07E2">
        <w:rPr>
          <w:rFonts w:ascii="Times New Roman" w:eastAsia="Times New Roman" w:hAnsi="Times New Roman" w:cs="Times New Roman"/>
          <w:sz w:val="24"/>
          <w:szCs w:val="24"/>
        </w:rPr>
        <w:t>2023,</w:t>
      </w:r>
      <w:r>
        <w:rPr>
          <w:rFonts w:ascii="Times New Roman" w:eastAsia="Times New Roman" w:hAnsi="Times New Roman" w:cs="Times New Roman"/>
          <w:sz w:val="24"/>
          <w:szCs w:val="24"/>
        </w:rPr>
        <w:t xml:space="preserve"> the Verde River basin was at </w:t>
      </w:r>
      <w:r w:rsidR="00EE07E2">
        <w:rPr>
          <w:rFonts w:ascii="Times New Roman" w:eastAsia="Times New Roman" w:hAnsi="Times New Roman" w:cs="Times New Roman"/>
          <w:sz w:val="24"/>
          <w:szCs w:val="24"/>
        </w:rPr>
        <w:t>318</w:t>
      </w:r>
      <w:r>
        <w:rPr>
          <w:rFonts w:ascii="Times New Roman" w:eastAsia="Times New Roman" w:hAnsi="Times New Roman" w:cs="Times New Roman"/>
          <w:sz w:val="24"/>
          <w:szCs w:val="24"/>
        </w:rPr>
        <w:t xml:space="preserve">% of its normal snowpack (NRCS). As a result, the Verde </w:t>
      </w:r>
    </w:p>
    <w:p w14:paraId="78A6C9D2" w14:textId="77777777" w:rsidR="009A0005" w:rsidRDefault="009A0005" w:rsidP="009A0005">
      <w:pPr>
        <w:spacing w:line="240" w:lineRule="auto"/>
        <w:rPr>
          <w:rFonts w:ascii="Times New Roman" w:eastAsia="Times New Roman" w:hAnsi="Times New Roman" w:cs="Times New Roman"/>
          <w:sz w:val="24"/>
          <w:szCs w:val="24"/>
        </w:rPr>
      </w:pPr>
    </w:p>
    <w:p w14:paraId="61E0CDA7" w14:textId="396EA60A" w:rsidR="009A0005" w:rsidRDefault="00EE07E2" w:rsidP="009A0005">
      <w:pPr>
        <w:spacing w:line="240" w:lineRule="auto"/>
        <w:ind w:firstLine="360"/>
        <w:jc w:val="center"/>
        <w:rPr>
          <w:rFonts w:ascii="Times New Roman" w:eastAsia="Times New Roman" w:hAnsi="Times New Roman" w:cs="Times New Roman"/>
          <w:sz w:val="24"/>
          <w:szCs w:val="24"/>
        </w:rPr>
      </w:pPr>
      <w:r w:rsidRPr="00EE07E2">
        <w:rPr>
          <w:rFonts w:ascii="Times New Roman" w:eastAsia="Times New Roman" w:hAnsi="Times New Roman" w:cs="Times New Roman"/>
          <w:noProof/>
          <w:sz w:val="24"/>
          <w:szCs w:val="24"/>
        </w:rPr>
        <w:drawing>
          <wp:inline distT="0" distB="0" distL="0" distR="0" wp14:anchorId="64E4B302" wp14:editId="40075899">
            <wp:extent cx="2251007" cy="2491740"/>
            <wp:effectExtent l="0" t="0" r="0" b="3810"/>
            <wp:docPr id="30053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2207" name=""/>
                    <pic:cNvPicPr/>
                  </pic:nvPicPr>
                  <pic:blipFill>
                    <a:blip r:embed="rId9"/>
                    <a:stretch>
                      <a:fillRect/>
                    </a:stretch>
                  </pic:blipFill>
                  <pic:spPr>
                    <a:xfrm>
                      <a:off x="0" y="0"/>
                      <a:ext cx="2253597" cy="2494607"/>
                    </a:xfrm>
                    <a:prstGeom prst="rect">
                      <a:avLst/>
                    </a:prstGeom>
                  </pic:spPr>
                </pic:pic>
              </a:graphicData>
            </a:graphic>
          </wp:inline>
        </w:drawing>
      </w:r>
    </w:p>
    <w:p w14:paraId="67A405A0" w14:textId="7CF5C0BE" w:rsidR="009A0005" w:rsidRPr="009A0005" w:rsidRDefault="009A0005" w:rsidP="009A000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River </w:t>
      </w:r>
      <w:r w:rsidR="00C430DF">
        <w:rPr>
          <w:rFonts w:ascii="Times New Roman" w:eastAsia="Times New Roman" w:hAnsi="Times New Roman" w:cs="Times New Roman"/>
          <w:sz w:val="24"/>
          <w:szCs w:val="24"/>
        </w:rPr>
        <w:t>reached over 61,000 CFS in mid-March.</w:t>
      </w:r>
      <w:r w:rsidR="00EE07E2">
        <w:rPr>
          <w:rFonts w:ascii="Times New Roman" w:eastAsia="Times New Roman" w:hAnsi="Times New Roman" w:cs="Times New Roman"/>
          <w:sz w:val="24"/>
          <w:szCs w:val="24"/>
        </w:rPr>
        <w:t xml:space="preserve"> This large flood caused significant flooding and disturbance to the riparian corridor. Trees were toppled </w:t>
      </w:r>
      <w:r w:rsidR="000E131F">
        <w:rPr>
          <w:rFonts w:ascii="Times New Roman" w:eastAsia="Times New Roman" w:hAnsi="Times New Roman" w:cs="Times New Roman"/>
          <w:sz w:val="24"/>
          <w:szCs w:val="24"/>
        </w:rPr>
        <w:t>and, in some instances,</w:t>
      </w:r>
      <w:r w:rsidR="00EE07E2">
        <w:rPr>
          <w:rFonts w:ascii="Times New Roman" w:eastAsia="Times New Roman" w:hAnsi="Times New Roman" w:cs="Times New Roman"/>
          <w:sz w:val="24"/>
          <w:szCs w:val="24"/>
        </w:rPr>
        <w:t xml:space="preserve"> the active channel was reshaped. </w:t>
      </w:r>
      <w:r w:rsidR="00A83419">
        <w:rPr>
          <w:rFonts w:ascii="Times New Roman" w:eastAsia="Times New Roman" w:hAnsi="Times New Roman" w:cs="Times New Roman"/>
          <w:sz w:val="24"/>
          <w:szCs w:val="24"/>
        </w:rPr>
        <w:t>All</w:t>
      </w:r>
      <w:r w:rsidR="00EE07E2">
        <w:rPr>
          <w:rFonts w:ascii="Times New Roman" w:eastAsia="Times New Roman" w:hAnsi="Times New Roman" w:cs="Times New Roman"/>
          <w:sz w:val="24"/>
          <w:szCs w:val="24"/>
        </w:rPr>
        <w:t xml:space="preserve"> this disturbance created conditions for Fremont cottonwoods to regenerate via seed.</w:t>
      </w:r>
      <w:r w:rsidR="000E131F">
        <w:rPr>
          <w:rFonts w:ascii="Times New Roman" w:eastAsia="Times New Roman" w:hAnsi="Times New Roman" w:cs="Times New Roman"/>
          <w:sz w:val="24"/>
          <w:szCs w:val="24"/>
        </w:rPr>
        <w:t xml:space="preserve"> This created a unique opportunity to study their regeneration and survivorship.</w:t>
      </w:r>
    </w:p>
    <w:p w14:paraId="665BE053" w14:textId="77777777" w:rsidR="009A0005" w:rsidRPr="009A0005" w:rsidRDefault="009A0005" w:rsidP="009A0005">
      <w:pPr>
        <w:spacing w:line="240" w:lineRule="auto"/>
        <w:ind w:left="360"/>
        <w:rPr>
          <w:rFonts w:ascii="Times New Roman" w:hAnsi="Times New Roman" w:cs="Times New Roman"/>
        </w:rPr>
      </w:pPr>
    </w:p>
    <w:p w14:paraId="6C023FA9" w14:textId="77777777" w:rsidR="009A0005" w:rsidRPr="009A0005" w:rsidRDefault="009A0005" w:rsidP="009A0005">
      <w:pPr>
        <w:ind w:left="360"/>
        <w:rPr>
          <w:lang w:val="en-US"/>
        </w:rPr>
      </w:pPr>
    </w:p>
    <w:p w14:paraId="5A96C5BE" w14:textId="2AF9AE23" w:rsidR="009954F4" w:rsidRDefault="009954F4" w:rsidP="009954F4">
      <w:pPr>
        <w:pStyle w:val="Heading3"/>
      </w:pPr>
      <w:r>
        <w:lastRenderedPageBreak/>
        <w:t>Seedling Plots</w:t>
      </w:r>
    </w:p>
    <w:p w14:paraId="7524DDA5" w14:textId="4F4115E8" w:rsidR="00140FC2" w:rsidRDefault="005327A1" w:rsidP="00532AF3">
      <w:pPr>
        <w:spacing w:line="240" w:lineRule="auto"/>
        <w:ind w:firstLine="720"/>
        <w:rPr>
          <w:rFonts w:ascii="Times New Roman" w:eastAsia="Times New Roman" w:hAnsi="Times New Roman" w:cs="Times New Roman"/>
          <w:sz w:val="24"/>
          <w:szCs w:val="24"/>
        </w:rPr>
      </w:pPr>
      <w:r>
        <w:t>Ten</w:t>
      </w:r>
      <w:r w:rsidR="00140FC2">
        <w:t xml:space="preserve"> monitoring plots were established at two W&amp;S sites. River reaches were walked in Fall 2023 to identify seedlings that had survived most of their first growing season. </w:t>
      </w:r>
      <w:r w:rsidR="00223541">
        <w:rPr>
          <w:rFonts w:ascii="Times New Roman" w:eastAsia="Times New Roman" w:hAnsi="Times New Roman" w:cs="Times New Roman"/>
          <w:sz w:val="24"/>
          <w:szCs w:val="24"/>
        </w:rPr>
        <w:t>A</w:t>
      </w:r>
      <w:r w:rsidR="00140FC2" w:rsidRPr="001C7A2B">
        <w:rPr>
          <w:rFonts w:ascii="Times New Roman" w:eastAsia="Times New Roman" w:hAnsi="Times New Roman" w:cs="Times New Roman"/>
          <w:sz w:val="24"/>
          <w:szCs w:val="24"/>
        </w:rPr>
        <w:t xml:space="preserve"> metal pin was pounded into the ground</w:t>
      </w:r>
      <w:r w:rsidR="00613C12">
        <w:rPr>
          <w:rFonts w:ascii="Times New Roman" w:eastAsia="Times New Roman" w:hAnsi="Times New Roman" w:cs="Times New Roman"/>
          <w:sz w:val="24"/>
          <w:szCs w:val="24"/>
        </w:rPr>
        <w:t xml:space="preserve"> and</w:t>
      </w:r>
      <w:r w:rsidR="00140FC2" w:rsidRPr="001C7A2B">
        <w:rPr>
          <w:rFonts w:ascii="Times New Roman" w:eastAsia="Times New Roman" w:hAnsi="Times New Roman" w:cs="Times New Roman"/>
          <w:sz w:val="24"/>
          <w:szCs w:val="24"/>
        </w:rPr>
        <w:t xml:space="preserve"> determined a radius to encompass all or most of the seedlings</w:t>
      </w:r>
      <w:r w:rsidR="00140FC2">
        <w:rPr>
          <w:rFonts w:ascii="Times New Roman" w:eastAsia="Times New Roman" w:hAnsi="Times New Roman" w:cs="Times New Roman"/>
          <w:sz w:val="24"/>
          <w:szCs w:val="24"/>
        </w:rPr>
        <w:t xml:space="preserve">. </w:t>
      </w:r>
      <w:r w:rsidR="00140FC2" w:rsidRPr="001C7A2B">
        <w:rPr>
          <w:rFonts w:ascii="Times New Roman" w:eastAsia="Times New Roman" w:hAnsi="Times New Roman" w:cs="Times New Roman"/>
          <w:sz w:val="24"/>
          <w:szCs w:val="24"/>
        </w:rPr>
        <w:t xml:space="preserve">We measured seedling heights with a ruler or </w:t>
      </w:r>
      <w:commentRangeStart w:id="17"/>
      <w:commentRangeStart w:id="18"/>
      <w:r w:rsidR="00140FC2" w:rsidRPr="001C7A2B">
        <w:rPr>
          <w:rFonts w:ascii="Times New Roman" w:eastAsia="Times New Roman" w:hAnsi="Times New Roman" w:cs="Times New Roman"/>
          <w:sz w:val="24"/>
          <w:szCs w:val="24"/>
        </w:rPr>
        <w:t xml:space="preserve">measuring </w:t>
      </w:r>
      <w:commentRangeEnd w:id="17"/>
      <w:r w:rsidR="00140FC2" w:rsidRPr="001C7A2B">
        <w:rPr>
          <w:rStyle w:val="CommentReference"/>
          <w:rFonts w:ascii="Times New Roman" w:hAnsi="Times New Roman" w:cs="Times New Roman"/>
        </w:rPr>
        <w:commentReference w:id="17"/>
      </w:r>
      <w:commentRangeEnd w:id="18"/>
      <w:r w:rsidR="00140FC2" w:rsidRPr="001C7A2B">
        <w:rPr>
          <w:rStyle w:val="CommentReference"/>
          <w:rFonts w:ascii="Times New Roman" w:hAnsi="Times New Roman" w:cs="Times New Roman"/>
        </w:rPr>
        <w:commentReference w:id="18"/>
      </w:r>
      <w:r w:rsidR="00140FC2" w:rsidRPr="001C7A2B">
        <w:rPr>
          <w:rFonts w:ascii="Times New Roman" w:eastAsia="Times New Roman" w:hAnsi="Times New Roman" w:cs="Times New Roman"/>
          <w:sz w:val="24"/>
          <w:szCs w:val="24"/>
        </w:rPr>
        <w:t xml:space="preserve">tape to the </w:t>
      </w:r>
      <w:r w:rsidR="00140FC2">
        <w:rPr>
          <w:rFonts w:ascii="Times New Roman" w:eastAsia="Times New Roman" w:hAnsi="Times New Roman" w:cs="Times New Roman"/>
          <w:sz w:val="24"/>
          <w:szCs w:val="24"/>
        </w:rPr>
        <w:t xml:space="preserve">nearest </w:t>
      </w:r>
      <w:r w:rsidR="00140FC2" w:rsidRPr="001C7A2B">
        <w:rPr>
          <w:rFonts w:ascii="Times New Roman" w:eastAsia="Times New Roman" w:hAnsi="Times New Roman" w:cs="Times New Roman"/>
          <w:sz w:val="24"/>
          <w:szCs w:val="24"/>
        </w:rPr>
        <w:t xml:space="preserve">centimeter and the diameters near the ground were measured with calipers to the nearest millimeter within the determined radius. </w:t>
      </w:r>
    </w:p>
    <w:p w14:paraId="24FEF9E1" w14:textId="596BCF62" w:rsidR="00140FC2" w:rsidRPr="001C7A2B" w:rsidRDefault="00140FC2" w:rsidP="00140FC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If a regeneration area was too large or there were too many seedlings to feasibly measure, the area was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 xml:space="preserve">sampled. First the area containing the cottonwood seedling was mapped using the </w:t>
      </w:r>
      <w:commentRangeStart w:id="19"/>
      <w:commentRangeStart w:id="20"/>
      <w:r w:rsidR="00613C12" w:rsidRPr="001C7A2B">
        <w:rPr>
          <w:rFonts w:ascii="Times New Roman" w:eastAsia="Times New Roman" w:hAnsi="Times New Roman" w:cs="Times New Roman"/>
          <w:sz w:val="24"/>
          <w:szCs w:val="24"/>
        </w:rPr>
        <w:t>Arrow100 GNSS</w:t>
      </w:r>
      <w:commentRangeEnd w:id="19"/>
      <w:r w:rsidR="00613C12" w:rsidRPr="001C7A2B">
        <w:rPr>
          <w:rStyle w:val="CommentReference"/>
          <w:rFonts w:ascii="Times New Roman" w:hAnsi="Times New Roman" w:cs="Times New Roman"/>
        </w:rPr>
        <w:commentReference w:id="19"/>
      </w:r>
      <w:commentRangeEnd w:id="20"/>
      <w:r w:rsidR="00613C12" w:rsidRPr="001C7A2B">
        <w:rPr>
          <w:rStyle w:val="CommentReference"/>
          <w:rFonts w:ascii="Times New Roman" w:hAnsi="Times New Roman" w:cs="Times New Roman"/>
        </w:rPr>
        <w:commentReference w:id="20"/>
      </w:r>
      <w:r w:rsidR="00613C12" w:rsidRPr="001C7A2B">
        <w:rPr>
          <w:rFonts w:ascii="Times New Roman" w:eastAsia="Times New Roman" w:hAnsi="Times New Roman" w:cs="Times New Roman"/>
          <w:sz w:val="24"/>
          <w:szCs w:val="24"/>
        </w:rPr>
        <w:t xml:space="preserve">  </w:t>
      </w:r>
      <w:r w:rsidR="00613C12">
        <w:rPr>
          <w:rFonts w:ascii="Times New Roman" w:eastAsia="Times New Roman" w:hAnsi="Times New Roman" w:cs="Times New Roman"/>
          <w:sz w:val="24"/>
          <w:szCs w:val="24"/>
        </w:rPr>
        <w:t>(Quebec, Canada)</w:t>
      </w:r>
      <w:r w:rsidRPr="001C7A2B">
        <w:rPr>
          <w:rFonts w:ascii="Times New Roman" w:eastAsia="Times New Roman" w:hAnsi="Times New Roman" w:cs="Times New Roman"/>
          <w:sz w:val="24"/>
          <w:szCs w:val="24"/>
        </w:rPr>
        <w:t xml:space="preserve">. After the polygon was created and the area determined to the nearest square meter, a one square meter hoop was used to create </w:t>
      </w:r>
      <w:r>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w:t>
      </w:r>
      <w:r w:rsidR="00A83419">
        <w:rPr>
          <w:rFonts w:ascii="Times New Roman" w:eastAsia="Times New Roman" w:hAnsi="Times New Roman" w:cs="Times New Roman"/>
          <w:sz w:val="24"/>
          <w:szCs w:val="24"/>
        </w:rPr>
        <w:t xml:space="preserve"> and </w:t>
      </w:r>
      <w:r w:rsidRPr="001C7A2B">
        <w:rPr>
          <w:rFonts w:ascii="Times New Roman" w:eastAsia="Times New Roman" w:hAnsi="Times New Roman" w:cs="Times New Roman"/>
          <w:sz w:val="24"/>
          <w:szCs w:val="24"/>
        </w:rPr>
        <w:t>seedlings within the hoop were then measured and recorded. 15-30% of the total area containing seedlings</w:t>
      </w:r>
      <w:r w:rsidR="00A83419">
        <w:rPr>
          <w:rFonts w:ascii="Times New Roman" w:eastAsia="Times New Roman" w:hAnsi="Times New Roman" w:cs="Times New Roman"/>
          <w:sz w:val="24"/>
          <w:szCs w:val="24"/>
        </w:rPr>
        <w:t xml:space="preserve"> was sampled</w:t>
      </w:r>
      <w:r w:rsidRPr="001C7A2B">
        <w:rPr>
          <w:rFonts w:ascii="Times New Roman" w:eastAsia="Times New Roman" w:hAnsi="Times New Roman" w:cs="Times New Roman"/>
          <w:sz w:val="24"/>
          <w:szCs w:val="24"/>
        </w:rPr>
        <w:t>.</w:t>
      </w:r>
    </w:p>
    <w:p w14:paraId="52AB81E6" w14:textId="77777777" w:rsidR="00D73F95" w:rsidRDefault="00D73F95" w:rsidP="009954F4">
      <w:pPr>
        <w:rPr>
          <w:lang w:val="en-US"/>
        </w:rPr>
      </w:pPr>
    </w:p>
    <w:p w14:paraId="64AC8175" w14:textId="1B3EC8D6" w:rsidR="00140FC2" w:rsidRDefault="009954F4" w:rsidP="009954F4">
      <w:pPr>
        <w:rPr>
          <w:lang w:val="en-US"/>
        </w:rPr>
      </w:pPr>
      <w:r>
        <w:rPr>
          <w:lang w:val="en-US"/>
        </w:rPr>
        <w:t>Light</w:t>
      </w:r>
    </w:p>
    <w:p w14:paraId="1EAB55A4" w14:textId="23CEA238" w:rsidR="00140FC2" w:rsidRPr="00140FC2" w:rsidRDefault="00140FC2" w:rsidP="00140FC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Pr>
          <w:rFonts w:ascii="Times New Roman" w:eastAsia="Times New Roman" w:hAnsi="Times New Roman" w:cs="Times New Roman"/>
          <w:sz w:val="24"/>
          <w:szCs w:val="24"/>
        </w:rPr>
        <w:t xml:space="preserve"> (Lincoln, NE)</w:t>
      </w:r>
      <w:r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1E333EA6" w14:textId="77777777" w:rsidR="00140FC2" w:rsidRDefault="00140FC2" w:rsidP="009954F4">
      <w:pPr>
        <w:rPr>
          <w:lang w:val="en-US"/>
        </w:rPr>
      </w:pPr>
    </w:p>
    <w:p w14:paraId="5784D584" w14:textId="4931FFE8" w:rsidR="009954F4" w:rsidRDefault="009954F4" w:rsidP="009954F4">
      <w:pPr>
        <w:rPr>
          <w:lang w:val="en-US"/>
        </w:rPr>
      </w:pPr>
      <w:r>
        <w:rPr>
          <w:lang w:val="en-US"/>
        </w:rPr>
        <w:t>Herbaceous</w:t>
      </w:r>
    </w:p>
    <w:p w14:paraId="6F2BCF2C" w14:textId="7E23E7F5" w:rsidR="00140FC2" w:rsidRPr="00682568" w:rsidRDefault="00140FC2" w:rsidP="00140FC2">
      <w:pPr>
        <w:spacing w:line="240" w:lineRule="auto"/>
        <w:ind w:firstLine="720"/>
        <w:rPr>
          <w:ins w:id="21"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22"/>
      <w:r w:rsidRPr="00682568">
        <w:rPr>
          <w:rFonts w:ascii="Times New Roman" w:eastAsia="Times New Roman" w:hAnsi="Times New Roman" w:cs="Times New Roman"/>
          <w:sz w:val="24"/>
          <w:szCs w:val="24"/>
        </w:rPr>
        <w:t xml:space="preserve">Blanquet </w:t>
      </w:r>
      <w:commentRangeEnd w:id="22"/>
      <w:r>
        <w:rPr>
          <w:rStyle w:val="CommentReference"/>
        </w:rPr>
        <w:commentReference w:id="22"/>
      </w:r>
      <w:r w:rsidRPr="00682568">
        <w:rPr>
          <w:rFonts w:ascii="Times New Roman" w:eastAsia="Times New Roman" w:hAnsi="Times New Roman" w:cs="Times New Roman"/>
          <w:sz w:val="24"/>
          <w:szCs w:val="24"/>
        </w:rPr>
        <w:t>6 step scale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(Braun-Blanquet, 1964)</w:t>
      </w:r>
      <w:r>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82568">
        <w:rPr>
          <w:rFonts w:ascii="Times New Roman" w:eastAsia="Times New Roman" w:hAnsi="Times New Roman" w:cs="Times New Roman"/>
          <w:sz w:val="24"/>
          <w:szCs w:val="24"/>
        </w:rPr>
        <w:t>Plants within the plots and rooted at the same elevation as the cottonwood seedlings were considered.</w:t>
      </w:r>
      <w:bookmarkStart w:id="23" w:name="_Hlk185250511"/>
    </w:p>
    <w:bookmarkEnd w:id="23"/>
    <w:p w14:paraId="5D33EAD2" w14:textId="77777777" w:rsidR="00140FC2" w:rsidRDefault="00140FC2" w:rsidP="009954F4">
      <w:pPr>
        <w:rPr>
          <w:lang w:val="en-US"/>
        </w:rPr>
      </w:pPr>
    </w:p>
    <w:p w14:paraId="1CD81F02" w14:textId="2A2A4FDE" w:rsidR="00140FC2" w:rsidRDefault="009954F4" w:rsidP="009954F4">
      <w:r>
        <w:rPr>
          <w:lang w:val="en-US"/>
        </w:rPr>
        <w:t xml:space="preserve">Soil </w:t>
      </w:r>
    </w:p>
    <w:p w14:paraId="02478CA1" w14:textId="1497B5A9" w:rsidR="009954F4" w:rsidRDefault="00140FC2" w:rsidP="008856CC">
      <w:pPr>
        <w:ind w:firstLine="720"/>
        <w:rPr>
          <w:lang w:val="en-US"/>
        </w:rPr>
      </w:pPr>
      <w:r w:rsidRPr="00140FC2">
        <w:rPr>
          <w:lang w:val="en-US"/>
        </w:rPr>
        <w:t>Soil samples were taken inside the seedling plots using a trowel. Soil samples are from the first few inches of the soil horizon where the cottonwoods originally germinated. The soil samples will then be sieved to get the soil texture in which seedlings germinated.</w:t>
      </w:r>
    </w:p>
    <w:p w14:paraId="568BE60F" w14:textId="1A445EF1" w:rsidR="008856CC" w:rsidRDefault="008856CC" w:rsidP="009954F4">
      <w:pPr>
        <w:rPr>
          <w:lang w:val="en-US"/>
        </w:rPr>
      </w:pPr>
      <w:r>
        <w:rPr>
          <w:lang w:val="en-US"/>
        </w:rPr>
        <w:tab/>
        <w:t xml:space="preserve">Samples were then dried in an oven for 6 hours at 70 degrees Celsius. The samples were ten sieved to </w:t>
      </w:r>
    </w:p>
    <w:p w14:paraId="4F7BCAB1" w14:textId="77777777" w:rsidR="00DD6FD8" w:rsidRDefault="00DD6FD8" w:rsidP="009954F4">
      <w:pPr>
        <w:rPr>
          <w:lang w:val="en-US"/>
        </w:rPr>
      </w:pPr>
    </w:p>
    <w:p w14:paraId="5204F584" w14:textId="77777777" w:rsidR="00DD6FD8" w:rsidRDefault="00DD6FD8" w:rsidP="00DD6FD8">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Pr="00542824">
        <w:rPr>
          <w:rFonts w:ascii="Times New Roman" w:eastAsia="Times New Roman" w:hAnsi="Times New Roman" w:cs="Times New Roman"/>
          <w:sz w:val="24"/>
          <w:szCs w:val="24"/>
        </w:rPr>
        <w:t xml:space="preserve"> </w:t>
      </w:r>
    </w:p>
    <w:p w14:paraId="46C1CFAA" w14:textId="77777777" w:rsidR="00D73F95"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combination of Excel and R were used to calculate summary statistics. Height and diameter values were converted into a single Height-Diameter ratio (HDR). This was done so that each seedling had a single value describing its size.  </w:t>
      </w:r>
    </w:p>
    <w:p w14:paraId="6F0CFE88" w14:textId="77777777" w:rsidR="00D73F95" w:rsidRPr="00B91807" w:rsidRDefault="00D73F95" w:rsidP="00D73F95">
      <w:pPr>
        <w:spacing w:line="240" w:lineRule="auto"/>
        <w:rPr>
          <w:rFonts w:ascii="Cambria Math" w:eastAsia="Times New Roman" w:hAnsi="Cambria Math" w:cs="Times New Roman"/>
          <w:i/>
          <w:sz w:val="24"/>
          <w:szCs w:val="24"/>
        </w:rPr>
      </w:pPr>
      <m:oMathPara>
        <m:oMath>
          <m:r>
            <w:ins w:id="24" w:author="Quentin R McCalla" w:date="2024-10-29T10:31:00Z" w16du:dateUtc="2024-10-29T17:31:00Z">
              <w:rPr>
                <w:rFonts w:ascii="Cambria Math" w:eastAsia="Times New Roman" w:hAnsi="Cambria Math" w:cs="Times New Roman"/>
                <w:sz w:val="24"/>
                <w:szCs w:val="24"/>
              </w:rPr>
              <m:t>HDR=</m:t>
            </w:ins>
          </m:r>
          <m:f>
            <m:fPr>
              <m:ctrlPr>
                <w:ins w:id="25" w:author="Quentin R McCalla" w:date="2024-10-29T10:32:00Z" w16du:dateUtc="2024-10-29T17:32:00Z">
                  <w:rPr>
                    <w:rFonts w:ascii="Cambria Math" w:eastAsia="Times New Roman" w:hAnsi="Cambria Math" w:cs="Times New Roman"/>
                    <w:i/>
                    <w:sz w:val="24"/>
                    <w:szCs w:val="24"/>
                  </w:rPr>
                </w:ins>
              </m:ctrlPr>
            </m:fPr>
            <m:num>
              <m:r>
                <w:ins w:id="26" w:author="Quentin R McCalla" w:date="2024-10-29T10:33:00Z" w16du:dateUtc="2024-10-29T17:33:00Z">
                  <w:rPr>
                    <w:rFonts w:ascii="Cambria Math" w:eastAsia="Times New Roman" w:hAnsi="Cambria Math" w:cs="Times New Roman"/>
                    <w:sz w:val="24"/>
                    <w:szCs w:val="24"/>
                  </w:rPr>
                  <m:t>Height (cm)</m:t>
                </w:ins>
              </m:r>
            </m:num>
            <m:den>
              <m:r>
                <w:ins w:id="27"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B91807" w:rsidRDefault="00D73F95" w:rsidP="00D73F95">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Equation 1.</w:t>
      </w:r>
    </w:p>
    <w:p w14:paraId="3FA23342" w14:textId="77777777" w:rsidR="00D73F95" w:rsidRDefault="00D73F95" w:rsidP="00DD6FD8">
      <w:pPr>
        <w:spacing w:line="240" w:lineRule="auto"/>
        <w:ind w:firstLine="720"/>
        <w:rPr>
          <w:rFonts w:ascii="Times New Roman" w:eastAsia="Times New Roman" w:hAnsi="Times New Roman" w:cs="Times New Roman"/>
          <w:sz w:val="24"/>
          <w:szCs w:val="24"/>
        </w:rPr>
      </w:pPr>
    </w:p>
    <w:p w14:paraId="234BB826" w14:textId="144895A9" w:rsidR="00DD6FD8" w:rsidRPr="00A60E93" w:rsidRDefault="00DD6FD8" w:rsidP="00DD6FD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density and seedling size were determined by subtracting the June 2024 values from the November 2023 values</w:t>
      </w:r>
    </w:p>
    <w:p w14:paraId="2AE45290" w14:textId="77777777" w:rsidR="00DD6FD8" w:rsidRPr="00A60E93" w:rsidRDefault="00DD6FD8" w:rsidP="00DD6FD8">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measure between significant changes between visit (Fall 2023, Spring 2024 and Fall 2024) and growth (mean height, diameter and HDR) an Analysis of Variance (ANOVA) was used to test for significant changes and then Tukey’s HSD test was used to test for significant </w:t>
      </w:r>
      <w:r w:rsidRPr="00A60E93">
        <w:rPr>
          <w:rFonts w:ascii="Times New Roman" w:eastAsia="Times New Roman" w:hAnsi="Times New Roman" w:cs="Times New Roman"/>
          <w:sz w:val="24"/>
          <w:szCs w:val="24"/>
        </w:rPr>
        <w:lastRenderedPageBreak/>
        <w:t xml:space="preserve">changes between variables.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p>
    <w:p w14:paraId="1440201A" w14:textId="77777777" w:rsidR="00DD6FD8" w:rsidRDefault="00DD6FD8" w:rsidP="00DD6FD8">
      <w:pPr>
        <w:spacing w:line="240" w:lineRule="auto"/>
        <w:ind w:firstLine="360"/>
        <w:rPr>
          <w:rFonts w:ascii="Times New Roman" w:eastAsia="Times New Roman" w:hAnsi="Times New Roman" w:cs="Times New Roman"/>
          <w:sz w:val="24"/>
          <w:szCs w:val="24"/>
        </w:rPr>
      </w:pPr>
      <w:commentRangeStart w:id="28"/>
      <w:r w:rsidRPr="00A60E93">
        <w:rPr>
          <w:rFonts w:ascii="Times New Roman" w:eastAsia="Times New Roman" w:hAnsi="Times New Roman" w:cs="Times New Roman"/>
          <w:sz w:val="24"/>
          <w:szCs w:val="24"/>
        </w:rPr>
        <w:t xml:space="preserve">To see if variables were significantly impacting seedling survival, a Spearman correlation test was used. Measured variable values were correlated to the change in seedling density. A critical P-value of less than or equal to </w:t>
      </w:r>
      <w:r>
        <w:rPr>
          <w:rFonts w:ascii="Times New Roman" w:eastAsia="Times New Roman" w:hAnsi="Times New Roman" w:cs="Times New Roman"/>
          <w:sz w:val="24"/>
          <w:szCs w:val="24"/>
        </w:rPr>
        <w:t>0</w:t>
      </w:r>
      <w:r w:rsidRPr="00A60E93">
        <w:rPr>
          <w:rFonts w:ascii="Times New Roman" w:eastAsia="Times New Roman" w:hAnsi="Times New Roman" w:cs="Times New Roman"/>
          <w:sz w:val="24"/>
          <w:szCs w:val="24"/>
        </w:rPr>
        <w:t>.05 was used to test for significance.</w:t>
      </w:r>
      <w:commentRangeEnd w:id="28"/>
      <w:r>
        <w:rPr>
          <w:rStyle w:val="CommentReference"/>
        </w:rPr>
        <w:commentReference w:id="28"/>
      </w:r>
    </w:p>
    <w:p w14:paraId="53F0A55E" w14:textId="77777777" w:rsidR="00DD6FD8" w:rsidRDefault="00DD6FD8" w:rsidP="009954F4">
      <w:pPr>
        <w:rPr>
          <w:lang w:val="en-US"/>
        </w:rPr>
      </w:pPr>
    </w:p>
    <w:p w14:paraId="14E3B6BA" w14:textId="77777777" w:rsidR="00140FC2" w:rsidRDefault="00140FC2" w:rsidP="009954F4">
      <w:pPr>
        <w:rPr>
          <w:lang w:val="en-US"/>
        </w:rPr>
      </w:pPr>
    </w:p>
    <w:p w14:paraId="6050C2F6" w14:textId="7B9DD237" w:rsidR="009954F4" w:rsidRDefault="009954F4" w:rsidP="009954F4">
      <w:pPr>
        <w:pStyle w:val="Heading3"/>
      </w:pPr>
      <w:r>
        <w:t>Dendrochronology</w:t>
      </w:r>
    </w:p>
    <w:p w14:paraId="17886B7D" w14:textId="64FFA693" w:rsidR="00721FD3" w:rsidRPr="00721FD3" w:rsidRDefault="00721FD3" w:rsidP="002D5725">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determine the age and growth of Fremont cottonwood trees, cores were collected October of 2023 at all three study sites. A variety of size classes</w:t>
      </w:r>
      <w:r>
        <w:rPr>
          <w:rFonts w:ascii="Times New Roman" w:eastAsia="Times New Roman" w:hAnsi="Times New Roman" w:cs="Times New Roman"/>
          <w:sz w:val="24"/>
          <w:szCs w:val="24"/>
        </w:rPr>
        <w:t xml:space="preserve"> of </w:t>
      </w:r>
      <w:r w:rsidR="00CB69F6">
        <w:rPr>
          <w:rFonts w:ascii="Times New Roman" w:eastAsia="Times New Roman" w:hAnsi="Times New Roman" w:cs="Times New Roman"/>
          <w:sz w:val="24"/>
          <w:szCs w:val="24"/>
        </w:rPr>
        <w:t xml:space="preserve">alive </w:t>
      </w:r>
      <w:r>
        <w:rPr>
          <w:rFonts w:ascii="Times New Roman" w:eastAsia="Times New Roman" w:hAnsi="Times New Roman" w:cs="Times New Roman"/>
          <w:sz w:val="24"/>
          <w:szCs w:val="24"/>
        </w:rPr>
        <w:t xml:space="preserve">Fremont cottonwoods </w:t>
      </w:r>
      <w:r w:rsidRPr="00721FD3">
        <w:rPr>
          <w:rFonts w:ascii="Times New Roman" w:eastAsia="Times New Roman" w:hAnsi="Times New Roman" w:cs="Times New Roman"/>
          <w:sz w:val="24"/>
          <w:szCs w:val="24"/>
        </w:rPr>
        <w:t>across the floodplain were selected for coring.</w:t>
      </w:r>
      <w:r w:rsidR="006D58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core was taken</w:t>
      </w:r>
      <w:r w:rsidRPr="00721FD3">
        <w:rPr>
          <w:rFonts w:ascii="Times New Roman" w:eastAsia="Times New Roman" w:hAnsi="Times New Roman" w:cs="Times New Roman"/>
          <w:sz w:val="24"/>
          <w:szCs w:val="24"/>
        </w:rPr>
        <w:t xml:space="preserve"> as low on the tree trunk as possible, at an angle perpendicular to the tree’s lean and aimed to be as close to the pith as possible. The borer was then drilled into the tree far enough to ensure that the pith had been passed. This ensured that an age could be estimated. </w:t>
      </w:r>
    </w:p>
    <w:p w14:paraId="672CE1CF" w14:textId="61635D08"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To prepare the cores for ring measurement, they were air dried </w:t>
      </w:r>
      <w:r w:rsidR="001968BE">
        <w:rPr>
          <w:rFonts w:ascii="Times New Roman" w:eastAsia="Times New Roman" w:hAnsi="Times New Roman" w:cs="Times New Roman"/>
          <w:sz w:val="24"/>
          <w:szCs w:val="24"/>
        </w:rPr>
        <w:t>and then mounted</w:t>
      </w:r>
      <w:r w:rsidRPr="00721FD3">
        <w:rPr>
          <w:rFonts w:ascii="Times New Roman" w:eastAsia="Times New Roman" w:hAnsi="Times New Roman" w:cs="Times New Roman"/>
          <w:sz w:val="24"/>
          <w:szCs w:val="24"/>
        </w:rPr>
        <w:t>. The cores were sanded with an electric sander, starting with 120 grit, followed with 240 grit and 400 grit sandpaper. Cores were polished with 1200 grit sandpaper as needed at the dissecting microscope</w:t>
      </w:r>
      <w:commentRangeStart w:id="29"/>
      <w:r w:rsidRPr="00721FD3">
        <w:rPr>
          <w:rFonts w:ascii="Times New Roman" w:eastAsia="Times New Roman" w:hAnsi="Times New Roman" w:cs="Times New Roman"/>
          <w:sz w:val="24"/>
          <w:szCs w:val="24"/>
        </w:rPr>
        <w:t xml:space="preserve">. </w:t>
      </w:r>
      <w:commentRangeEnd w:id="29"/>
      <w:r w:rsidR="00CB69F6">
        <w:rPr>
          <w:rStyle w:val="CommentReference"/>
        </w:rPr>
        <w:commentReference w:id="29"/>
      </w:r>
    </w:p>
    <w:p w14:paraId="3FDFBA3C" w14:textId="6BCF3A7C"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The cores were placed under a dissecting microscope and rings were </w:t>
      </w:r>
      <w:r w:rsidR="001968BE">
        <w:rPr>
          <w:rFonts w:ascii="Times New Roman" w:eastAsia="Times New Roman" w:hAnsi="Times New Roman" w:cs="Times New Roman"/>
          <w:sz w:val="24"/>
          <w:szCs w:val="24"/>
        </w:rPr>
        <w:t>counted</w:t>
      </w:r>
      <w:r w:rsidRPr="00721FD3">
        <w:rPr>
          <w:rFonts w:ascii="Times New Roman" w:eastAsia="Times New Roman" w:hAnsi="Times New Roman" w:cs="Times New Roman"/>
          <w:sz w:val="24"/>
          <w:szCs w:val="24"/>
        </w:rPr>
        <w:t>. For cores without a pith,</w:t>
      </w:r>
      <w:r w:rsidRPr="00721FD3">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Pr="00721FD3">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2329E444" w:rsidR="00721FD3" w:rsidRPr="00721FD3" w:rsidRDefault="00721FD3" w:rsidP="00721FD3">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To measure the ring widths of each core, the cores had to be scanned and uploaded. Dated cores were placed on an electronic scanner</w:t>
      </w:r>
      <w:r w:rsidR="00AF520F">
        <w:rPr>
          <w:rFonts w:ascii="Times New Roman" w:eastAsia="Times New Roman" w:hAnsi="Times New Roman" w:cs="Times New Roman"/>
          <w:sz w:val="24"/>
          <w:szCs w:val="24"/>
        </w:rPr>
        <w:t xml:space="preserve"> and</w:t>
      </w:r>
      <w:r w:rsidRPr="00721FD3">
        <w:rPr>
          <w:rFonts w:ascii="Times New Roman" w:eastAsia="Times New Roman" w:hAnsi="Times New Roman" w:cs="Times New Roman"/>
          <w:sz w:val="24"/>
          <w:szCs w:val="24"/>
        </w:rPr>
        <w:t xml:space="preserve"> uploaded into </w:t>
      </w:r>
      <w:proofErr w:type="spellStart"/>
      <w:r w:rsidRPr="00721FD3">
        <w:rPr>
          <w:rFonts w:ascii="Times New Roman" w:eastAsia="Times New Roman" w:hAnsi="Times New Roman" w:cs="Times New Roman"/>
          <w:sz w:val="24"/>
          <w:szCs w:val="24"/>
        </w:rPr>
        <w:t>Cybis</w:t>
      </w:r>
      <w:proofErr w:type="spellEnd"/>
      <w:r w:rsidRPr="00721FD3">
        <w:rPr>
          <w:rFonts w:ascii="Times New Roman" w:eastAsia="Times New Roman" w:hAnsi="Times New Roman" w:cs="Times New Roman"/>
          <w:sz w:val="24"/>
          <w:szCs w:val="24"/>
        </w:rPr>
        <w:t xml:space="preserve"> </w:t>
      </w:r>
      <w:proofErr w:type="spellStart"/>
      <w:r w:rsidRPr="00721FD3">
        <w:rPr>
          <w:rFonts w:ascii="Times New Roman" w:eastAsia="Times New Roman" w:hAnsi="Times New Roman" w:cs="Times New Roman"/>
          <w:sz w:val="24"/>
          <w:szCs w:val="24"/>
        </w:rPr>
        <w:t>CooRecorder</w:t>
      </w:r>
      <w:proofErr w:type="spellEnd"/>
      <w:r w:rsidRPr="00721FD3">
        <w:rPr>
          <w:rFonts w:ascii="Times New Roman" w:eastAsia="Times New Roman" w:hAnsi="Times New Roman" w:cs="Times New Roman"/>
          <w:sz w:val="24"/>
          <w:szCs w:val="24"/>
        </w:rPr>
        <w:t xml:space="preserve"> software (</w:t>
      </w:r>
      <w:hyperlink r:id="rId10" w:history="1">
        <w:r w:rsidRPr="00721FD3">
          <w:rPr>
            <w:rStyle w:val="Hyperlink"/>
            <w:rFonts w:ascii="Times New Roman" w:eastAsia="Times New Roman" w:hAnsi="Times New Roman" w:cs="Times New Roman"/>
            <w:sz w:val="24"/>
            <w:szCs w:val="24"/>
          </w:rPr>
          <w:t>https://www.cybis.se/forfun/dendro/index.htm</w:t>
        </w:r>
      </w:hyperlink>
      <w:r w:rsidRPr="00721FD3">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Default="00721FD3" w:rsidP="00721FD3">
      <w:pPr>
        <w:ind w:left="360"/>
      </w:pPr>
    </w:p>
    <w:p w14:paraId="3BFFCAA6" w14:textId="77777777" w:rsidR="00721FD3" w:rsidRPr="00721FD3" w:rsidRDefault="00721FD3" w:rsidP="001968BE">
      <w:pPr>
        <w:spacing w:line="240" w:lineRule="auto"/>
        <w:rPr>
          <w:rFonts w:ascii="Times New Roman" w:eastAsia="Times New Roman" w:hAnsi="Times New Roman" w:cs="Times New Roman"/>
          <w:b/>
          <w:bCs/>
          <w:sz w:val="28"/>
          <w:szCs w:val="28"/>
        </w:rPr>
      </w:pPr>
      <w:r w:rsidRPr="00721FD3">
        <w:rPr>
          <w:rFonts w:ascii="Times New Roman" w:eastAsia="Times New Roman" w:hAnsi="Times New Roman" w:cs="Times New Roman"/>
          <w:b/>
          <w:bCs/>
          <w:sz w:val="28"/>
          <w:szCs w:val="28"/>
        </w:rPr>
        <w:t>Crossdating</w:t>
      </w:r>
    </w:p>
    <w:p w14:paraId="44ECA1A3" w14:textId="746F7DC0" w:rsidR="00721FD3" w:rsidRPr="00721FD3" w:rsidRDefault="00721FD3" w:rsidP="00120AEE">
      <w:pPr>
        <w:spacing w:line="240" w:lineRule="auto"/>
        <w:ind w:firstLine="360"/>
        <w:jc w:val="both"/>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Collections were created so that cores could be analyzed. Dated and scanned cores are saved as a .RWL file and uploaded into </w:t>
      </w:r>
      <w:proofErr w:type="spellStart"/>
      <w:r w:rsidRPr="00721FD3">
        <w:rPr>
          <w:rFonts w:ascii="Times New Roman" w:eastAsia="Times New Roman" w:hAnsi="Times New Roman" w:cs="Times New Roman"/>
          <w:sz w:val="24"/>
          <w:szCs w:val="24"/>
        </w:rPr>
        <w:t>Cdendro</w:t>
      </w:r>
      <w:proofErr w:type="spellEnd"/>
      <w:r w:rsidRPr="00721FD3">
        <w:rPr>
          <w:rFonts w:ascii="Times New Roman" w:eastAsia="Times New Roman" w:hAnsi="Times New Roman" w:cs="Times New Roman"/>
          <w:sz w:val="24"/>
          <w:szCs w:val="24"/>
        </w:rPr>
        <w:t xml:space="preserve">. Files were separated into 4 different sites: Upper Beasley, Lower Beasley, Childs and Sheep. All the cores (n=148) were run through COFECHA </w:t>
      </w:r>
      <w:r w:rsidR="002B382B">
        <w:rPr>
          <w:rFonts w:ascii="Times New Roman" w:eastAsia="Times New Roman" w:hAnsi="Times New Roman" w:cs="Times New Roman"/>
          <w:sz w:val="24"/>
          <w:szCs w:val="24"/>
        </w:rPr>
        <w:t>and</w:t>
      </w:r>
      <w:r w:rsidRPr="00721FD3">
        <w:rPr>
          <w:rFonts w:ascii="Times New Roman" w:eastAsia="Times New Roman" w:hAnsi="Times New Roman" w:cs="Times New Roman"/>
          <w:sz w:val="24"/>
          <w:szCs w:val="24"/>
        </w:rPr>
        <w:t xml:space="preserve"> cores with a correlation coefficient of +0.3 were </w:t>
      </w:r>
      <w:r w:rsidR="007336A7">
        <w:rPr>
          <w:rFonts w:ascii="Times New Roman" w:eastAsia="Times New Roman" w:hAnsi="Times New Roman" w:cs="Times New Roman"/>
          <w:sz w:val="24"/>
          <w:szCs w:val="24"/>
        </w:rPr>
        <w:t>separated</w:t>
      </w:r>
      <w:r w:rsidRPr="00721FD3">
        <w:rPr>
          <w:rFonts w:ascii="Times New Roman" w:eastAsia="Times New Roman" w:hAnsi="Times New Roman" w:cs="Times New Roman"/>
          <w:sz w:val="24"/>
          <w:szCs w:val="24"/>
        </w:rPr>
        <w:t xml:space="preserve">. </w:t>
      </w:r>
    </w:p>
    <w:p w14:paraId="3B38829D" w14:textId="77777777" w:rsidR="00721FD3" w:rsidRDefault="00721FD3" w:rsidP="00721FD3">
      <w:pPr>
        <w:spacing w:line="240" w:lineRule="auto"/>
        <w:ind w:left="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Limitations/Assumptions</w:t>
      </w:r>
    </w:p>
    <w:p w14:paraId="61A67830" w14:textId="33A662D1" w:rsidR="00721FD3" w:rsidRPr="00721FD3" w:rsidRDefault="00721FD3" w:rsidP="00120AEE">
      <w:pPr>
        <w:spacing w:line="240" w:lineRule="auto"/>
        <w:ind w:firstLine="36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p>
    <w:p w14:paraId="4A5DC43F" w14:textId="77777777" w:rsidR="00721FD3" w:rsidRPr="00721FD3" w:rsidRDefault="00721FD3" w:rsidP="00721FD3">
      <w:pPr>
        <w:spacing w:line="240" w:lineRule="auto"/>
        <w:rPr>
          <w:rFonts w:ascii="Times New Roman" w:eastAsia="Times New Roman" w:hAnsi="Times New Roman" w:cs="Times New Roman"/>
          <w:sz w:val="24"/>
          <w:szCs w:val="24"/>
        </w:rPr>
      </w:pPr>
      <w:commentRangeStart w:id="30"/>
      <w:r w:rsidRPr="00721FD3">
        <w:rPr>
          <w:rFonts w:ascii="Times New Roman" w:eastAsia="Times New Roman" w:hAnsi="Times New Roman" w:cs="Times New Roman"/>
          <w:sz w:val="24"/>
          <w:szCs w:val="24"/>
        </w:rPr>
        <w:t>Growth</w:t>
      </w:r>
      <w:commentRangeEnd w:id="30"/>
      <w:r>
        <w:rPr>
          <w:rStyle w:val="CommentReference"/>
        </w:rPr>
        <w:commentReference w:id="30"/>
      </w:r>
    </w:p>
    <w:p w14:paraId="0A3E7391" w14:textId="2D8726A4" w:rsidR="00721FD3" w:rsidRDefault="00721FD3" w:rsidP="00721FD3">
      <w:pPr>
        <w:spacing w:line="240" w:lineRule="auto"/>
        <w:ind w:firstLine="720"/>
        <w:rPr>
          <w:rFonts w:ascii="Times New Roman" w:eastAsia="Times New Roman" w:hAnsi="Times New Roman" w:cs="Times New Roman"/>
          <w:sz w:val="24"/>
          <w:szCs w:val="24"/>
        </w:rPr>
      </w:pPr>
      <w:r w:rsidRPr="00721FD3">
        <w:rPr>
          <w:rFonts w:ascii="Times New Roman" w:eastAsia="Times New Roman" w:hAnsi="Times New Roman" w:cs="Times New Roman"/>
          <w:sz w:val="24"/>
          <w:szCs w:val="24"/>
        </w:rPr>
        <w:t xml:space="preserve"> The </w:t>
      </w:r>
      <w:proofErr w:type="spellStart"/>
      <w:r w:rsidRPr="00721FD3">
        <w:rPr>
          <w:rFonts w:ascii="Times New Roman" w:eastAsia="Times New Roman" w:hAnsi="Times New Roman" w:cs="Times New Roman"/>
          <w:sz w:val="24"/>
          <w:szCs w:val="24"/>
        </w:rPr>
        <w:t>dplR</w:t>
      </w:r>
      <w:proofErr w:type="spellEnd"/>
      <w:r w:rsidRPr="00721FD3">
        <w:rPr>
          <w:rFonts w:ascii="Times New Roman" w:eastAsia="Times New Roman" w:hAnsi="Times New Roman" w:cs="Times New Roman"/>
          <w:sz w:val="24"/>
          <w:szCs w:val="24"/>
        </w:rPr>
        <w:t xml:space="preserve"> package created by Dr. Andy Bunn was used </w:t>
      </w:r>
      <w:r w:rsidRPr="00721FD3">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721FD3">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(Bunn, 2010)</w:t>
      </w:r>
      <w:r w:rsidRPr="00721FD3">
        <w:rPr>
          <w:rFonts w:ascii="Times New Roman" w:eastAsia="Times New Roman" w:hAnsi="Times New Roman" w:cs="Times New Roman"/>
          <w:sz w:val="24"/>
          <w:szCs w:val="24"/>
        </w:rPr>
        <w:fldChar w:fldCharType="end"/>
      </w:r>
      <w:r w:rsidR="002B382B">
        <w:rPr>
          <w:rFonts w:ascii="Times New Roman" w:eastAsia="Times New Roman" w:hAnsi="Times New Roman" w:cs="Times New Roman"/>
          <w:sz w:val="24"/>
          <w:szCs w:val="24"/>
        </w:rPr>
        <w:t xml:space="preserve"> to</w:t>
      </w:r>
      <w:r w:rsidRPr="00721FD3">
        <w:rPr>
          <w:rFonts w:ascii="Times New Roman" w:eastAsia="Times New Roman" w:hAnsi="Times New Roman" w:cs="Times New Roman"/>
          <w:sz w:val="24"/>
          <w:szCs w:val="24"/>
        </w:rPr>
        <w:t xml:space="preserve"> </w:t>
      </w:r>
      <w:r w:rsidR="002B382B">
        <w:rPr>
          <w:rFonts w:ascii="Times New Roman" w:eastAsia="Times New Roman" w:hAnsi="Times New Roman" w:cs="Times New Roman"/>
          <w:sz w:val="24"/>
          <w:szCs w:val="24"/>
        </w:rPr>
        <w:t>create</w:t>
      </w:r>
      <w:r w:rsidRPr="00721FD3">
        <w:rPr>
          <w:rFonts w:ascii="Times New Roman" w:eastAsia="Times New Roman" w:hAnsi="Times New Roman" w:cs="Times New Roman"/>
          <w:sz w:val="24"/>
          <w:szCs w:val="24"/>
        </w:rPr>
        <w:t xml:space="preserve"> Ring Width Indices (RWI) </w:t>
      </w:r>
      <w:r w:rsidR="002B382B">
        <w:rPr>
          <w:rFonts w:ascii="Times New Roman" w:eastAsia="Times New Roman" w:hAnsi="Times New Roman" w:cs="Times New Roman"/>
          <w:sz w:val="24"/>
          <w:szCs w:val="24"/>
        </w:rPr>
        <w:t>and</w:t>
      </w:r>
      <w:r w:rsidRPr="00721FD3">
        <w:rPr>
          <w:rFonts w:ascii="Times New Roman" w:eastAsia="Times New Roman" w:hAnsi="Times New Roman" w:cs="Times New Roman"/>
          <w:sz w:val="24"/>
          <w:szCs w:val="24"/>
        </w:rPr>
        <w:t xml:space="preserve"> Basal Area Increment </w:t>
      </w:r>
      <w:r w:rsidR="002B382B">
        <w:rPr>
          <w:rFonts w:ascii="Times New Roman" w:eastAsia="Times New Roman" w:hAnsi="Times New Roman" w:cs="Times New Roman"/>
          <w:sz w:val="24"/>
          <w:szCs w:val="24"/>
        </w:rPr>
        <w:t>(BAI) for</w:t>
      </w:r>
      <w:r w:rsidRPr="00721FD3">
        <w:rPr>
          <w:rFonts w:ascii="Times New Roman" w:eastAsia="Times New Roman" w:hAnsi="Times New Roman" w:cs="Times New Roman"/>
          <w:sz w:val="24"/>
          <w:szCs w:val="24"/>
        </w:rPr>
        <w:t xml:space="preserve"> the </w:t>
      </w:r>
      <w:r w:rsidR="002B382B">
        <w:rPr>
          <w:rFonts w:ascii="Times New Roman" w:eastAsia="Times New Roman" w:hAnsi="Times New Roman" w:cs="Times New Roman"/>
          <w:sz w:val="24"/>
          <w:szCs w:val="24"/>
        </w:rPr>
        <w:t>crossdated series.</w:t>
      </w:r>
    </w:p>
    <w:p w14:paraId="4C04AC4E" w14:textId="77777777" w:rsidR="002B382B" w:rsidRDefault="002B382B" w:rsidP="008C4730">
      <w:pPr>
        <w:spacing w:line="240" w:lineRule="auto"/>
        <w:rPr>
          <w:rFonts w:ascii="Times New Roman" w:eastAsia="Times New Roman" w:hAnsi="Times New Roman" w:cs="Times New Roman"/>
          <w:sz w:val="24"/>
          <w:szCs w:val="24"/>
        </w:rPr>
      </w:pPr>
    </w:p>
    <w:p w14:paraId="578EAC75" w14:textId="683B7502" w:rsidR="008C4730" w:rsidRDefault="008C4730" w:rsidP="008C4730">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9173075" w14:textId="234BCFC0" w:rsidR="008C4730" w:rsidRPr="001C7A2B" w:rsidRDefault="00AE7F5E" w:rsidP="00AE7F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Four</w:t>
      </w:r>
      <w:r w:rsidR="008C4730" w:rsidRPr="00CF1901">
        <w:rPr>
          <w:rFonts w:ascii="Times New Roman" w:eastAsia="Times New Roman" w:hAnsi="Times New Roman" w:cs="Times New Roman"/>
          <w:sz w:val="24"/>
          <w:szCs w:val="24"/>
        </w:rPr>
        <w:t xml:space="preserve"> climate variables were used to run a response function analysis and a correlation analysis on my chronologies. Average temperature, Precipitation, and </w:t>
      </w:r>
      <w:r w:rsidR="00376AD5">
        <w:rPr>
          <w:rFonts w:ascii="Times New Roman" w:eastAsia="Times New Roman" w:hAnsi="Times New Roman" w:cs="Times New Roman"/>
          <w:sz w:val="24"/>
          <w:szCs w:val="24"/>
        </w:rPr>
        <w:t xml:space="preserve">Palmer Drought Severity </w:t>
      </w:r>
      <w:r w:rsidR="00376AD5">
        <w:rPr>
          <w:rFonts w:ascii="Times New Roman" w:eastAsia="Times New Roman" w:hAnsi="Times New Roman" w:cs="Times New Roman"/>
          <w:sz w:val="24"/>
          <w:szCs w:val="24"/>
        </w:rPr>
        <w:lastRenderedPageBreak/>
        <w:t>Index (</w:t>
      </w:r>
      <w:r w:rsidR="008C4730" w:rsidRPr="00CF1901">
        <w:rPr>
          <w:rFonts w:ascii="Times New Roman" w:eastAsia="Times New Roman" w:hAnsi="Times New Roman" w:cs="Times New Roman"/>
          <w:sz w:val="24"/>
          <w:szCs w:val="24"/>
        </w:rPr>
        <w:t>PDSI</w:t>
      </w:r>
      <w:r w:rsidR="00376AD5">
        <w:rPr>
          <w:rFonts w:ascii="Times New Roman" w:eastAsia="Times New Roman" w:hAnsi="Times New Roman" w:cs="Times New Roman"/>
          <w:sz w:val="24"/>
          <w:szCs w:val="24"/>
        </w:rPr>
        <w:t>)</w:t>
      </w:r>
      <w:r w:rsidR="008C4730" w:rsidRPr="00CF1901">
        <w:rPr>
          <w:rFonts w:ascii="Times New Roman" w:eastAsia="Times New Roman" w:hAnsi="Times New Roman" w:cs="Times New Roman"/>
          <w:sz w:val="24"/>
          <w:szCs w:val="24"/>
        </w:rPr>
        <w:t xml:space="preserve"> were all downloaded from the NOAA climate monitoring website (</w:t>
      </w:r>
      <w:hyperlink r:id="rId11" w:history="1">
        <w:r w:rsidR="008C4730" w:rsidRPr="006A49F7">
          <w:rPr>
            <w:rStyle w:val="Hyperlink"/>
            <w:rFonts w:ascii="Times New Roman" w:eastAsia="Times New Roman" w:hAnsi="Times New Roman" w:cs="Times New Roman"/>
            <w:sz w:val="18"/>
            <w:szCs w:val="18"/>
          </w:rPr>
          <w:t>https://www.ncei.noaa.gov/access/monitoring/climate-at-a-glance/county/time-series/AZ-025/tmin/1/0/1993-2023?base_prd=true&amp;begbaseyear=1901&amp;endbaseyear=2000</w:t>
        </w:r>
      </w:hyperlink>
      <w:r w:rsidR="008C4730" w:rsidRPr="00CF1901">
        <w:rPr>
          <w:rFonts w:ascii="Times New Roman" w:eastAsia="Times New Roman" w:hAnsi="Times New Roman" w:cs="Times New Roman"/>
          <w:sz w:val="24"/>
          <w:szCs w:val="24"/>
        </w:rPr>
        <w:t xml:space="preserve">). Monthly data </w:t>
      </w:r>
      <w:r w:rsidR="008C4730">
        <w:rPr>
          <w:rFonts w:ascii="Times New Roman" w:eastAsia="Times New Roman" w:hAnsi="Times New Roman" w:cs="Times New Roman"/>
          <w:sz w:val="24"/>
          <w:szCs w:val="24"/>
        </w:rPr>
        <w:t>were</w:t>
      </w:r>
      <w:r w:rsidR="008C4730" w:rsidRPr="00CF1901">
        <w:rPr>
          <w:rFonts w:ascii="Times New Roman" w:eastAsia="Times New Roman" w:hAnsi="Times New Roman" w:cs="Times New Roman"/>
          <w:sz w:val="24"/>
          <w:szCs w:val="24"/>
        </w:rPr>
        <w:t xml:space="preserve"> downloaded from 1993 to 2023 for Yavapai County, Arizona.</w:t>
      </w:r>
      <w:r>
        <w:rPr>
          <w:rFonts w:ascii="Times New Roman" w:eastAsia="Times New Roman" w:hAnsi="Times New Roman" w:cs="Times New Roman"/>
          <w:sz w:val="24"/>
          <w:szCs w:val="24"/>
        </w:rPr>
        <w:t xml:space="preserve"> Mean</w:t>
      </w:r>
      <w:r w:rsidR="008C4730"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monthly</w:t>
      </w:r>
      <w:r w:rsidR="008C4730">
        <w:rPr>
          <w:rFonts w:ascii="Times New Roman" w:eastAsia="Times New Roman" w:hAnsi="Times New Roman" w:cs="Times New Roman"/>
          <w:sz w:val="24"/>
          <w:szCs w:val="24"/>
        </w:rPr>
        <w:t xml:space="preserve"> </w:t>
      </w:r>
      <w:r w:rsidR="008C4730" w:rsidRPr="001C7A2B">
        <w:rPr>
          <w:rFonts w:ascii="Times New Roman" w:eastAsia="Times New Roman" w:hAnsi="Times New Roman" w:cs="Times New Roman"/>
          <w:sz w:val="24"/>
          <w:szCs w:val="24"/>
        </w:rPr>
        <w:t xml:space="preserve">flow </w:t>
      </w:r>
      <w:r>
        <w:rPr>
          <w:rFonts w:ascii="Times New Roman" w:eastAsia="Times New Roman" w:hAnsi="Times New Roman" w:cs="Times New Roman"/>
          <w:sz w:val="24"/>
          <w:szCs w:val="24"/>
        </w:rPr>
        <w:t>was</w:t>
      </w:r>
      <w:r w:rsidR="008C4730" w:rsidRPr="001C7A2B">
        <w:rPr>
          <w:rFonts w:ascii="Times New Roman" w:eastAsia="Times New Roman" w:hAnsi="Times New Roman" w:cs="Times New Roman"/>
          <w:sz w:val="24"/>
          <w:szCs w:val="24"/>
        </w:rPr>
        <w:t xml:space="preserve"> gathered from the Verde River near Camp Verde </w:t>
      </w:r>
      <w:r w:rsidR="008C4730" w:rsidRPr="001C7A2B">
        <w:rPr>
          <w:rFonts w:ascii="Times New Roman" w:hAnsi="Times New Roman" w:cs="Times New Roman"/>
          <w:sz w:val="24"/>
          <w:szCs w:val="24"/>
        </w:rPr>
        <w:t>(09506000) USGS gauge from 1988-2023. I used data exported from the USGS National Water Information System.  I chose this location as it is located near the Wild and Scenic portion of the river and had the longest continuous discharge record</w:t>
      </w:r>
      <w:r w:rsidR="002028D3">
        <w:rPr>
          <w:rFonts w:ascii="Times New Roman" w:hAnsi="Times New Roman" w:cs="Times New Roman"/>
          <w:sz w:val="24"/>
          <w:szCs w:val="24"/>
        </w:rPr>
        <w:t xml:space="preserve"> (1988 to current)</w:t>
      </w:r>
      <w:r w:rsidR="008C4730" w:rsidRPr="001C7A2B">
        <w:rPr>
          <w:rFonts w:ascii="Times New Roman" w:hAnsi="Times New Roman" w:cs="Times New Roman"/>
          <w:sz w:val="24"/>
          <w:szCs w:val="24"/>
        </w:rPr>
        <w:t xml:space="preserve">. </w:t>
      </w:r>
    </w:p>
    <w:p w14:paraId="09AAFF3B" w14:textId="77777777" w:rsidR="008C4730" w:rsidRDefault="008C4730" w:rsidP="008C4730">
      <w:pPr>
        <w:spacing w:line="240" w:lineRule="auto"/>
        <w:rPr>
          <w:rFonts w:ascii="Times New Roman" w:eastAsia="Times New Roman" w:hAnsi="Times New Roman" w:cs="Times New Roman"/>
          <w:sz w:val="24"/>
          <w:szCs w:val="24"/>
        </w:rPr>
      </w:pPr>
    </w:p>
    <w:p w14:paraId="000E1E54" w14:textId="77777777" w:rsidR="008C4730" w:rsidRDefault="008C4730" w:rsidP="008C4730">
      <w:pPr>
        <w:spacing w:line="240" w:lineRule="auto"/>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Response Function Analysis</w:t>
      </w:r>
      <w:commentRangeEnd w:id="31"/>
      <w:r>
        <w:rPr>
          <w:rStyle w:val="CommentReference"/>
        </w:rPr>
        <w:commentReference w:id="31"/>
      </w:r>
    </w:p>
    <w:p w14:paraId="27EB1CF6" w14:textId="27544638" w:rsidR="00721FD3" w:rsidRPr="0013684F" w:rsidRDefault="008C4730" w:rsidP="0013684F">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is used to help determine relationships between climate variables and tree growth. They differ from simple correlations in that they address the autocorrelation that is usually prevalent in both climate and tree growth data. Response functions and their results are more robust than correlations. </w:t>
      </w:r>
      <w:r w:rsidRPr="0035777B">
        <w:rPr>
          <w:rFonts w:ascii="Times New Roman" w:eastAsia="Times New Roman" w:hAnsi="Times New Roman" w:cs="Times New Roman"/>
          <w:sz w:val="24"/>
          <w:szCs w:val="24"/>
        </w:rPr>
        <w:t xml:space="preserve">Using the </w:t>
      </w:r>
      <w:commentRangeStart w:id="32"/>
      <w:proofErr w:type="spellStart"/>
      <w:r w:rsidRPr="0035777B">
        <w:rPr>
          <w:rFonts w:ascii="Times New Roman" w:eastAsia="Times New Roman" w:hAnsi="Times New Roman" w:cs="Times New Roman"/>
          <w:sz w:val="24"/>
          <w:szCs w:val="24"/>
        </w:rPr>
        <w:t>Treeclim</w:t>
      </w:r>
      <w:proofErr w:type="spellEnd"/>
      <w:r w:rsidRPr="0035777B">
        <w:rPr>
          <w:rFonts w:ascii="Times New Roman" w:eastAsia="Times New Roman" w:hAnsi="Times New Roman" w:cs="Times New Roman"/>
          <w:sz w:val="24"/>
          <w:szCs w:val="24"/>
        </w:rPr>
        <w:t xml:space="preserve"> </w:t>
      </w:r>
      <w:commentRangeEnd w:id="32"/>
      <w:r>
        <w:rPr>
          <w:rStyle w:val="CommentReference"/>
        </w:rPr>
        <w:commentReference w:id="32"/>
      </w:r>
      <w:r w:rsidRPr="0035777B">
        <w:rPr>
          <w:rFonts w:ascii="Times New Roman" w:eastAsia="Times New Roman" w:hAnsi="Times New Roman" w:cs="Times New Roman"/>
          <w:sz w:val="24"/>
          <w:szCs w:val="24"/>
        </w:rPr>
        <w:t>package in 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9412CC">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Pr>
          <w:rFonts w:ascii="Times New Roman" w:eastAsia="Times New Roman" w:hAnsi="Times New Roman" w:cs="Times New Roman"/>
          <w:sz w:val="24"/>
          <w:szCs w:val="24"/>
        </w:rPr>
        <w:fldChar w:fldCharType="separate"/>
      </w:r>
      <w:r w:rsidR="009412CC" w:rsidRPr="009412CC">
        <w:rPr>
          <w:rFonts w:ascii="Times New Roman" w:hAnsi="Times New Roman" w:cs="Times New Roman"/>
          <w:sz w:val="24"/>
        </w:rPr>
        <w:t>(Zang &amp; Biondi, 2015)</w:t>
      </w:r>
      <w:r>
        <w:rPr>
          <w:rFonts w:ascii="Times New Roman" w:eastAsia="Times New Roman" w:hAnsi="Times New Roman" w:cs="Times New Roman"/>
          <w:sz w:val="24"/>
          <w:szCs w:val="24"/>
        </w:rPr>
        <w:fldChar w:fldCharType="end"/>
      </w:r>
      <w:r w:rsidRPr="0035777B">
        <w:rPr>
          <w:rFonts w:ascii="Times New Roman" w:eastAsia="Times New Roman" w:hAnsi="Times New Roman" w:cs="Times New Roman"/>
          <w:sz w:val="24"/>
          <w:szCs w:val="24"/>
        </w:rPr>
        <w:t xml:space="preserve"> I </w:t>
      </w:r>
      <w:r w:rsidR="006D580D">
        <w:rPr>
          <w:rFonts w:ascii="Times New Roman" w:eastAsia="Times New Roman" w:hAnsi="Times New Roman" w:cs="Times New Roman"/>
          <w:sz w:val="24"/>
          <w:szCs w:val="24"/>
        </w:rPr>
        <w:t>tested</w:t>
      </w:r>
      <w:r w:rsidRPr="0035777B">
        <w:rPr>
          <w:rFonts w:ascii="Times New Roman" w:eastAsia="Times New Roman" w:hAnsi="Times New Roman" w:cs="Times New Roman"/>
          <w:sz w:val="24"/>
          <w:szCs w:val="24"/>
        </w:rPr>
        <w:t xml:space="preserve"> my chronologies to </w:t>
      </w:r>
      <w:r w:rsidR="006A0B3D">
        <w:rPr>
          <w:rFonts w:ascii="Times New Roman" w:eastAsia="Times New Roman" w:hAnsi="Times New Roman" w:cs="Times New Roman"/>
          <w:sz w:val="24"/>
          <w:szCs w:val="24"/>
        </w:rPr>
        <w:t>the 4</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climate variables</w:t>
      </w:r>
      <w:r w:rsidR="006D580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5777B">
        <w:rPr>
          <w:rFonts w:ascii="Times New Roman" w:eastAsia="Times New Roman" w:hAnsi="Times New Roman" w:cs="Times New Roman"/>
          <w:sz w:val="24"/>
          <w:szCs w:val="24"/>
        </w:rPr>
        <w:t xml:space="preserve">A critical P-value of less than or equal to </w:t>
      </w:r>
      <w:r>
        <w:rPr>
          <w:rFonts w:ascii="Times New Roman" w:eastAsia="Times New Roman" w:hAnsi="Times New Roman" w:cs="Times New Roman"/>
          <w:sz w:val="24"/>
          <w:szCs w:val="24"/>
        </w:rPr>
        <w:t>0</w:t>
      </w:r>
      <w:r w:rsidRPr="0035777B">
        <w:rPr>
          <w:rFonts w:ascii="Times New Roman" w:eastAsia="Times New Roman" w:hAnsi="Times New Roman" w:cs="Times New Roman"/>
          <w:sz w:val="24"/>
          <w:szCs w:val="24"/>
        </w:rPr>
        <w:t xml:space="preserve">.05 was used to determine if a trend was significant and </w:t>
      </w:r>
      <w:r>
        <w:rPr>
          <w:rFonts w:ascii="Times New Roman" w:eastAsia="Times New Roman" w:hAnsi="Times New Roman" w:cs="Times New Roman"/>
          <w:sz w:val="24"/>
          <w:szCs w:val="24"/>
        </w:rPr>
        <w:t>an exact</w:t>
      </w:r>
      <w:r w:rsidRPr="0035777B">
        <w:rPr>
          <w:rFonts w:ascii="Times New Roman" w:eastAsia="Times New Roman" w:hAnsi="Times New Roman" w:cs="Times New Roman"/>
          <w:sz w:val="24"/>
          <w:szCs w:val="24"/>
        </w:rPr>
        <w:t xml:space="preserve"> bootstrap method was used.</w:t>
      </w:r>
      <w:r w:rsidR="00BE6769">
        <w:rPr>
          <w:rFonts w:ascii="Times New Roman" w:eastAsia="Times New Roman" w:hAnsi="Times New Roman" w:cs="Times New Roman"/>
          <w:sz w:val="24"/>
          <w:szCs w:val="24"/>
        </w:rPr>
        <w:t xml:space="preserve"> An exact </w:t>
      </w:r>
      <w:commentRangeStart w:id="33"/>
      <w:r w:rsidR="00BE6769">
        <w:rPr>
          <w:rFonts w:ascii="Times New Roman" w:eastAsia="Times New Roman" w:hAnsi="Times New Roman" w:cs="Times New Roman"/>
          <w:sz w:val="24"/>
          <w:szCs w:val="24"/>
        </w:rPr>
        <w:t xml:space="preserve">bootstrapping </w:t>
      </w:r>
      <w:commentRangeEnd w:id="33"/>
      <w:r w:rsidR="00FC1F64">
        <w:rPr>
          <w:rStyle w:val="CommentReference"/>
        </w:rPr>
        <w:commentReference w:id="33"/>
      </w:r>
      <w:r w:rsidR="00BE6769">
        <w:rPr>
          <w:rFonts w:ascii="Times New Roman" w:eastAsia="Times New Roman" w:hAnsi="Times New Roman" w:cs="Times New Roman"/>
          <w:sz w:val="24"/>
          <w:szCs w:val="24"/>
        </w:rPr>
        <w:t>method was used because of the small dataset and because it gives an exact distribution as it only uses data within the dataset.</w:t>
      </w:r>
      <w:r>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p>
    <w:p w14:paraId="4977EFE2" w14:textId="538ABDE7" w:rsidR="009954F4" w:rsidRDefault="009954F4" w:rsidP="009954F4">
      <w:pPr>
        <w:pStyle w:val="Heading2"/>
      </w:pPr>
      <w:r>
        <w:t>Results</w:t>
      </w:r>
    </w:p>
    <w:p w14:paraId="2054BE43" w14:textId="6D211BA8" w:rsidR="00DD6FD8" w:rsidRDefault="00DD6FD8" w:rsidP="00DD6FD8">
      <w:pPr>
        <w:pStyle w:val="ListParagraph"/>
        <w:numPr>
          <w:ilvl w:val="0"/>
          <w:numId w:val="1"/>
        </w:numPr>
      </w:pPr>
      <w:r>
        <w:t>Seedlings</w:t>
      </w:r>
    </w:p>
    <w:p w14:paraId="665049D2" w14:textId="071EE1A6" w:rsidR="00DD6FD8" w:rsidRDefault="00DD6FD8" w:rsidP="00DD6FD8">
      <w:pPr>
        <w:pStyle w:val="ListParagraph"/>
        <w:numPr>
          <w:ilvl w:val="1"/>
          <w:numId w:val="1"/>
        </w:numPr>
      </w:pPr>
      <w:r>
        <w:t>Size and plot densities</w:t>
      </w:r>
    </w:p>
    <w:p w14:paraId="4DE7DB5D" w14:textId="578A348F" w:rsidR="00DD6FD8" w:rsidRDefault="00DD6FD8" w:rsidP="00DD6FD8">
      <w:pPr>
        <w:pStyle w:val="ListParagraph"/>
        <w:numPr>
          <w:ilvl w:val="1"/>
          <w:numId w:val="1"/>
        </w:numPr>
      </w:pPr>
      <w:r>
        <w:t>Mean values</w:t>
      </w:r>
    </w:p>
    <w:p w14:paraId="1CFE76D5" w14:textId="47BF280B" w:rsidR="00DD6FD8" w:rsidRDefault="00DD6FD8" w:rsidP="00DD6FD8">
      <w:pPr>
        <w:pStyle w:val="ListParagraph"/>
        <w:numPr>
          <w:ilvl w:val="1"/>
          <w:numId w:val="1"/>
        </w:numPr>
      </w:pPr>
      <w:r>
        <w:t>Significant changes</w:t>
      </w:r>
    </w:p>
    <w:p w14:paraId="62E0FA4F" w14:textId="35FE1ADC" w:rsidR="00DD6FD8" w:rsidRDefault="00DD6FD8" w:rsidP="00DD6FD8">
      <w:pPr>
        <w:pStyle w:val="ListParagraph"/>
        <w:numPr>
          <w:ilvl w:val="1"/>
          <w:numId w:val="1"/>
        </w:numPr>
      </w:pPr>
      <w:r>
        <w:t xml:space="preserve">Variables affecting survivorship </w:t>
      </w:r>
    </w:p>
    <w:p w14:paraId="1C336336" w14:textId="5DD1FD34" w:rsidR="00DD6FD8" w:rsidRDefault="00DD6FD8" w:rsidP="00DD6FD8">
      <w:pPr>
        <w:pStyle w:val="ListParagraph"/>
        <w:numPr>
          <w:ilvl w:val="0"/>
          <w:numId w:val="1"/>
        </w:numPr>
      </w:pPr>
      <w:proofErr w:type="spellStart"/>
      <w:r>
        <w:t>Dendro</w:t>
      </w:r>
      <w:proofErr w:type="spellEnd"/>
    </w:p>
    <w:p w14:paraId="7412514A" w14:textId="44F97176" w:rsidR="00A1262E" w:rsidRDefault="00A1262E" w:rsidP="00A1262E">
      <w:pPr>
        <w:pStyle w:val="ListParagraph"/>
        <w:numPr>
          <w:ilvl w:val="1"/>
          <w:numId w:val="1"/>
        </w:numPr>
      </w:pPr>
      <w:r>
        <w:t>Age at coring height plots</w:t>
      </w:r>
    </w:p>
    <w:p w14:paraId="34024A57" w14:textId="0B3506FC" w:rsidR="00AD2706" w:rsidRDefault="00AD2706" w:rsidP="00AD2706">
      <w:pPr>
        <w:ind w:left="1080"/>
      </w:pPr>
      <w:r>
        <w:rPr>
          <w:noProof/>
          <w14:ligatures w14:val="standardContextual"/>
        </w:rPr>
        <w:drawing>
          <wp:inline distT="0" distB="0" distL="0" distR="0" wp14:anchorId="0C59B9C8" wp14:editId="2D52577C">
            <wp:extent cx="2487548" cy="2372206"/>
            <wp:effectExtent l="0" t="0" r="8255" b="9525"/>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241" cy="2379542"/>
                    </a:xfrm>
                    <a:prstGeom prst="rect">
                      <a:avLst/>
                    </a:prstGeom>
                  </pic:spPr>
                </pic:pic>
              </a:graphicData>
            </a:graphic>
          </wp:inline>
        </w:drawing>
      </w:r>
    </w:p>
    <w:p w14:paraId="19FE71BA" w14:textId="40C89195" w:rsidR="00A1262E" w:rsidRDefault="00A108B4" w:rsidP="003F0E3A">
      <w:r>
        <w:t>The mean age at coring height was 24 years old.</w:t>
      </w:r>
    </w:p>
    <w:p w14:paraId="6E40FF14" w14:textId="77777777" w:rsidR="0053192E" w:rsidRDefault="0053192E" w:rsidP="00A1262E">
      <w:pPr>
        <w:pStyle w:val="ListParagraph"/>
        <w:numPr>
          <w:ilvl w:val="1"/>
          <w:numId w:val="1"/>
        </w:numPr>
      </w:pPr>
      <w:r>
        <w:t>Chronology</w:t>
      </w:r>
    </w:p>
    <w:p w14:paraId="24DAD07D" w14:textId="4E86A218" w:rsidR="00A1262E" w:rsidRDefault="00A1262E" w:rsidP="00A1262E">
      <w:pPr>
        <w:pStyle w:val="ListParagraph"/>
        <w:numPr>
          <w:ilvl w:val="1"/>
          <w:numId w:val="1"/>
        </w:numPr>
      </w:pPr>
      <w:r>
        <w:t>RWI plot</w:t>
      </w:r>
    </w:p>
    <w:p w14:paraId="4F113FDE" w14:textId="007B25FD" w:rsidR="000F3C3E" w:rsidRDefault="000F3C3E" w:rsidP="000F3C3E">
      <w:pPr>
        <w:pStyle w:val="ListParagraph"/>
        <w:ind w:left="1440"/>
      </w:pPr>
    </w:p>
    <w:p w14:paraId="7A034F6B" w14:textId="0A27AD0B" w:rsidR="007812CF" w:rsidRDefault="007812CF" w:rsidP="000F3C3E">
      <w:pPr>
        <w:pStyle w:val="ListParagraph"/>
        <w:ind w:left="1440"/>
      </w:pPr>
      <w:r>
        <w:lastRenderedPageBreak/>
        <w:t>Ring Width Index (RWI) plot for the crossdated series</w:t>
      </w:r>
    </w:p>
    <w:p w14:paraId="6F6CE954" w14:textId="678AD0DF" w:rsidR="00A1262E" w:rsidRDefault="00A1262E" w:rsidP="00A1262E">
      <w:pPr>
        <w:pStyle w:val="ListParagraph"/>
        <w:numPr>
          <w:ilvl w:val="1"/>
          <w:numId w:val="1"/>
        </w:numPr>
      </w:pPr>
      <w:r>
        <w:t>BAI plot</w:t>
      </w:r>
    </w:p>
    <w:p w14:paraId="51E65241" w14:textId="2013EBC4" w:rsidR="00A1262E" w:rsidRDefault="00A1262E" w:rsidP="00A1262E">
      <w:pPr>
        <w:pStyle w:val="ListParagraph"/>
        <w:numPr>
          <w:ilvl w:val="2"/>
          <w:numId w:val="1"/>
        </w:numPr>
      </w:pPr>
      <w:r>
        <w:t>Standardized?</w:t>
      </w:r>
    </w:p>
    <w:p w14:paraId="071C94BD" w14:textId="62FBFC62" w:rsidR="000F3C3E" w:rsidRDefault="00BE6769" w:rsidP="000F3C3E">
      <w:r>
        <w:rPr>
          <w:noProof/>
          <w14:ligatures w14:val="standardContextual"/>
        </w:rPr>
        <w:drawing>
          <wp:inline distT="0" distB="0" distL="0" distR="0" wp14:anchorId="15184D5B" wp14:editId="675D6C58">
            <wp:extent cx="2352300" cy="2689312"/>
            <wp:effectExtent l="0" t="0" r="0" b="0"/>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9436" cy="2708903"/>
                    </a:xfrm>
                    <a:prstGeom prst="rect">
                      <a:avLst/>
                    </a:prstGeom>
                  </pic:spPr>
                </pic:pic>
              </a:graphicData>
            </a:graphic>
          </wp:inline>
        </w:drawing>
      </w:r>
      <w:r>
        <w:rPr>
          <w:noProof/>
          <w14:ligatures w14:val="standardContextual"/>
        </w:rPr>
        <w:drawing>
          <wp:inline distT="0" distB="0" distL="0" distR="0" wp14:anchorId="544CE0EA" wp14:editId="67168E49">
            <wp:extent cx="2505075" cy="2896090"/>
            <wp:effectExtent l="0" t="0" r="0" b="0"/>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471" cy="2909265"/>
                    </a:xfrm>
                    <a:prstGeom prst="rect">
                      <a:avLst/>
                    </a:prstGeom>
                  </pic:spPr>
                </pic:pic>
              </a:graphicData>
            </a:graphic>
          </wp:inline>
        </w:drawing>
      </w:r>
    </w:p>
    <w:p w14:paraId="007E4952" w14:textId="50646B45" w:rsidR="007812CF" w:rsidRDefault="007812CF" w:rsidP="000F3C3E">
      <w:r>
        <w:t>Basal Area Increment for crossdated series.</w:t>
      </w:r>
    </w:p>
    <w:p w14:paraId="3A6EF2DE" w14:textId="77777777" w:rsidR="007D30B7" w:rsidRDefault="00A1262E" w:rsidP="00A1262E">
      <w:pPr>
        <w:pStyle w:val="ListParagraph"/>
        <w:numPr>
          <w:ilvl w:val="1"/>
          <w:numId w:val="1"/>
        </w:numPr>
      </w:pPr>
      <w:r>
        <w:t>Response function analysis table</w:t>
      </w:r>
    </w:p>
    <w:p w14:paraId="0FBABF12" w14:textId="7F88B404" w:rsidR="00A1262E" w:rsidRPr="00DD6FD8" w:rsidRDefault="007D30B7" w:rsidP="007D30B7">
      <w:r w:rsidRPr="007D30B7">
        <w:t xml:space="preserve"> </w:t>
      </w:r>
      <w:r>
        <w:t xml:space="preserve">The final crossdated </w:t>
      </w:r>
      <w:r w:rsidRPr="007D30B7">
        <w:rPr>
          <w:rFonts w:ascii="Times New Roman" w:eastAsia="Times New Roman" w:hAnsi="Times New Roman" w:cs="Times New Roman"/>
          <w:sz w:val="24"/>
          <w:szCs w:val="24"/>
        </w:rPr>
        <w:t xml:space="preserve">series (n=39) produced an </w:t>
      </w:r>
      <w:proofErr w:type="spellStart"/>
      <w:r w:rsidRPr="007D30B7">
        <w:rPr>
          <w:rFonts w:ascii="Times New Roman" w:eastAsia="Times New Roman" w:hAnsi="Times New Roman" w:cs="Times New Roman"/>
          <w:sz w:val="24"/>
          <w:szCs w:val="24"/>
        </w:rPr>
        <w:t>interseries</w:t>
      </w:r>
      <w:proofErr w:type="spellEnd"/>
      <w:r w:rsidRPr="007D30B7">
        <w:rPr>
          <w:rFonts w:ascii="Times New Roman" w:eastAsia="Times New Roman" w:hAnsi="Times New Roman" w:cs="Times New Roman"/>
          <w:sz w:val="24"/>
          <w:szCs w:val="24"/>
        </w:rPr>
        <w:t xml:space="preserve"> correlation of +0.395 and a mean sensitivity of .533.</w:t>
      </w:r>
    </w:p>
    <w:p w14:paraId="7C31903D" w14:textId="15DDD10C" w:rsidR="008D7A70" w:rsidRPr="007D30B7" w:rsidRDefault="009954F4" w:rsidP="007D30B7">
      <w:pPr>
        <w:pStyle w:val="Heading2"/>
      </w:pPr>
      <w:r>
        <w:t>Discussion</w:t>
      </w:r>
      <w:bookmarkStart w:id="34" w:name="_Toc187849262"/>
      <w:r w:rsidR="007D30B7">
        <w:t xml:space="preserve"> </w:t>
      </w:r>
      <w:r w:rsidR="008D7A70" w:rsidRPr="003C4B82">
        <w:rPr>
          <w:rFonts w:ascii="Times New Roman" w:hAnsi="Times New Roman" w:cs="Times New Roman"/>
        </w:rPr>
        <w:t>Seedling survivorship and demographics</w:t>
      </w:r>
      <w:bookmarkEnd w:id="34"/>
    </w:p>
    <w:p w14:paraId="1C2ABB11" w14:textId="0AA37CFF" w:rsidR="00FC1F64" w:rsidRDefault="008D7A70" w:rsidP="008D7A7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or stayed constant in </w:t>
      </w:r>
      <w:r>
        <w:rPr>
          <w:rFonts w:ascii="Times New Roman" w:hAnsi="Times New Roman" w:cs="Times New Roman"/>
          <w:sz w:val="24"/>
          <w:szCs w:val="24"/>
        </w:rPr>
        <w:t>8</w:t>
      </w:r>
      <w:r w:rsidRPr="004F56DD">
        <w:rPr>
          <w:rFonts w:ascii="Times New Roman" w:hAnsi="Times New Roman" w:cs="Times New Roman"/>
          <w:sz w:val="24"/>
          <w:szCs w:val="24"/>
        </w:rPr>
        <w:t xml:space="preserve">0% of </w:t>
      </w:r>
      <w:r>
        <w:rPr>
          <w:rFonts w:ascii="Times New Roman" w:hAnsi="Times New Roman" w:cs="Times New Roman"/>
          <w:sz w:val="24"/>
          <w:szCs w:val="24"/>
        </w:rPr>
        <w:t>plots</w:t>
      </w:r>
      <w:r w:rsidRPr="004F56DD">
        <w:rPr>
          <w:rFonts w:ascii="Times New Roman" w:hAnsi="Times New Roman" w:cs="Times New Roman"/>
          <w:sz w:val="24"/>
          <w:szCs w:val="24"/>
        </w:rPr>
        <w:t xml:space="preserve"> surveyed</w:t>
      </w:r>
      <w:r>
        <w:rPr>
          <w:rFonts w:ascii="Times New Roman" w:hAnsi="Times New Roman" w:cs="Times New Roman"/>
          <w:sz w:val="24"/>
          <w:szCs w:val="24"/>
        </w:rPr>
        <w:t xml:space="preserve"> across the two sites</w:t>
      </w:r>
      <w:r w:rsidRPr="004F56DD">
        <w:rPr>
          <w:rFonts w:ascii="Times New Roman" w:hAnsi="Times New Roman" w:cs="Times New Roman"/>
          <w:sz w:val="24"/>
          <w:szCs w:val="24"/>
        </w:rPr>
        <w:t xml:space="preserve">. </w:t>
      </w:r>
      <w:r w:rsidR="00FC1F64">
        <w:rPr>
          <w:rFonts w:ascii="Times New Roman" w:hAnsi="Times New Roman" w:cs="Times New Roman"/>
          <w:sz w:val="24"/>
          <w:szCs w:val="24"/>
        </w:rPr>
        <w:t>The remaining 20% of plots increased, possibly</w:t>
      </w:r>
      <w:r w:rsidRPr="004F56DD">
        <w:rPr>
          <w:rFonts w:ascii="Times New Roman" w:hAnsi="Times New Roman" w:cs="Times New Roman"/>
          <w:sz w:val="24"/>
          <w:szCs w:val="24"/>
        </w:rPr>
        <w:t xml:space="preserve"> </w:t>
      </w:r>
      <w:r w:rsidR="00FC1F64">
        <w:rPr>
          <w:rFonts w:ascii="Times New Roman" w:hAnsi="Times New Roman" w:cs="Times New Roman"/>
          <w:sz w:val="24"/>
          <w:szCs w:val="24"/>
        </w:rPr>
        <w:t xml:space="preserve">indicating </w:t>
      </w:r>
      <w:r w:rsidRPr="004F56DD">
        <w:rPr>
          <w:rFonts w:ascii="Times New Roman" w:hAnsi="Times New Roman" w:cs="Times New Roman"/>
          <w:sz w:val="24"/>
          <w:szCs w:val="24"/>
        </w:rPr>
        <w:t>that there was recruitment following the seed release in Spring of 2024. Sites that are suitable may be able to recruit seedlings in successive years.</w:t>
      </w:r>
      <w:r>
        <w:rPr>
          <w:rFonts w:ascii="Times New Roman" w:hAnsi="Times New Roman" w:cs="Times New Roman"/>
          <w:sz w:val="24"/>
          <w:szCs w:val="24"/>
        </w:rPr>
        <w:t xml:space="preserve"> </w:t>
      </w:r>
    </w:p>
    <w:p w14:paraId="14776EF8" w14:textId="16998FB4" w:rsidR="008D7A70" w:rsidRDefault="008D7A70" w:rsidP="008D7A70">
      <w:pPr>
        <w:spacing w:line="240" w:lineRule="auto"/>
        <w:ind w:firstLine="720"/>
        <w:rPr>
          <w:rFonts w:ascii="Times New Roman" w:hAnsi="Times New Roman" w:cs="Times New Roman"/>
          <w:sz w:val="24"/>
          <w:szCs w:val="24"/>
        </w:rPr>
      </w:pPr>
      <w:r w:rsidRPr="00115356">
        <w:rPr>
          <w:rFonts w:ascii="Times New Roman" w:hAnsi="Times New Roman" w:cs="Times New Roman"/>
          <w:sz w:val="24"/>
          <w:szCs w:val="24"/>
        </w:rPr>
        <w:t>Both sites had all three</w:t>
      </w:r>
      <w:r>
        <w:rPr>
          <w:rFonts w:ascii="Times New Roman" w:hAnsi="Times New Roman" w:cs="Times New Roman"/>
          <w:sz w:val="24"/>
          <w:szCs w:val="24"/>
        </w:rPr>
        <w:t>-size</w:t>
      </w:r>
      <w:r w:rsidRPr="00115356">
        <w:rPr>
          <w:rFonts w:ascii="Times New Roman" w:hAnsi="Times New Roman" w:cs="Times New Roman"/>
          <w:sz w:val="24"/>
          <w:szCs w:val="24"/>
        </w:rPr>
        <w:t xml:space="preserve"> metrics increase between </w:t>
      </w:r>
      <w:r w:rsidR="003250C2">
        <w:rPr>
          <w:rFonts w:ascii="Times New Roman" w:hAnsi="Times New Roman" w:cs="Times New Roman"/>
          <w:sz w:val="24"/>
          <w:szCs w:val="24"/>
        </w:rPr>
        <w:t>the beginning and end of the study</w:t>
      </w:r>
      <w:r w:rsidRPr="00115356">
        <w:rPr>
          <w:rFonts w:ascii="Times New Roman" w:hAnsi="Times New Roman" w:cs="Times New Roman"/>
          <w:sz w:val="24"/>
          <w:szCs w:val="24"/>
        </w:rPr>
        <w:t xml:space="preserve">. </w:t>
      </w:r>
      <w:r>
        <w:rPr>
          <w:rFonts w:ascii="Times New Roman" w:hAnsi="Times New Roman" w:cs="Times New Roman"/>
          <w:sz w:val="24"/>
          <w:szCs w:val="24"/>
        </w:rPr>
        <w:t>Mean d</w:t>
      </w:r>
      <w:r w:rsidRPr="00115356">
        <w:rPr>
          <w:rFonts w:ascii="Times New Roman" w:hAnsi="Times New Roman" w:cs="Times New Roman"/>
          <w:sz w:val="24"/>
          <w:szCs w:val="24"/>
        </w:rPr>
        <w:t>ensit</w:t>
      </w:r>
      <w:r>
        <w:rPr>
          <w:rFonts w:ascii="Times New Roman" w:hAnsi="Times New Roman" w:cs="Times New Roman"/>
          <w:sz w:val="24"/>
          <w:szCs w:val="24"/>
        </w:rPr>
        <w:t>y</w:t>
      </w:r>
      <w:r w:rsidRPr="00115356">
        <w:rPr>
          <w:rFonts w:ascii="Times New Roman" w:hAnsi="Times New Roman" w:cs="Times New Roman"/>
          <w:sz w:val="24"/>
          <w:szCs w:val="24"/>
        </w:rPr>
        <w:t xml:space="preserve"> also decreased between all 3 visits. </w:t>
      </w:r>
      <w:r>
        <w:rPr>
          <w:rFonts w:ascii="Times New Roman" w:hAnsi="Times New Roman" w:cs="Times New Roman"/>
          <w:sz w:val="24"/>
          <w:szCs w:val="24"/>
        </w:rPr>
        <w:t xml:space="preserve">Densities at Childs decreased quickly to about the same level as the densities at seedling </w:t>
      </w:r>
      <w:commentRangeStart w:id="35"/>
      <w:r w:rsidRPr="00C97A93">
        <w:rPr>
          <w:rFonts w:ascii="Times New Roman" w:hAnsi="Times New Roman" w:cs="Times New Roman"/>
          <w:sz w:val="24"/>
          <w:szCs w:val="24"/>
          <w:highlight w:val="yellow"/>
        </w:rPr>
        <w:t>plots</w:t>
      </w:r>
      <w:commentRangeEnd w:id="35"/>
      <w:r w:rsidR="00C97A93">
        <w:rPr>
          <w:rStyle w:val="CommentReference"/>
        </w:rPr>
        <w:commentReference w:id="35"/>
      </w:r>
      <w:r>
        <w:rPr>
          <w:rFonts w:ascii="Times New Roman" w:hAnsi="Times New Roman" w:cs="Times New Roman"/>
          <w:sz w:val="24"/>
          <w:szCs w:val="24"/>
        </w:rPr>
        <w:t>. Seedlings</w:t>
      </w:r>
      <w:r w:rsidRPr="00115356">
        <w:rPr>
          <w:rFonts w:ascii="Times New Roman" w:hAnsi="Times New Roman" w:cs="Times New Roman"/>
          <w:sz w:val="24"/>
          <w:szCs w:val="24"/>
        </w:rPr>
        <w:t xml:space="preserve"> grow and thin themselves out over time</w:t>
      </w:r>
      <w:r>
        <w:rPr>
          <w:rFonts w:ascii="Times New Roman" w:hAnsi="Times New Roman" w:cs="Times New Roman"/>
          <w:sz w:val="24"/>
          <w:szCs w:val="24"/>
        </w:rPr>
        <w:t xml:space="preserve"> as they get larger</w:t>
      </w:r>
      <w:r w:rsidRPr="00115356">
        <w:rPr>
          <w:rFonts w:ascii="Times New Roman" w:hAnsi="Times New Roman" w:cs="Times New Roman"/>
          <w:sz w:val="24"/>
          <w:szCs w:val="24"/>
        </w:rPr>
        <w:t>. It is expected that they will continue to grow and decrease in density as the seedlings continue to mature.</w:t>
      </w:r>
      <w:r>
        <w:rPr>
          <w:rFonts w:ascii="Times New Roman" w:hAnsi="Times New Roman" w:cs="Times New Roman"/>
          <w:sz w:val="24"/>
          <w:szCs w:val="24"/>
        </w:rPr>
        <w:t xml:space="preserve"> How quickly seedings grow could determine how quickly seedling densities decrease.</w:t>
      </w:r>
    </w:p>
    <w:p w14:paraId="44E8EED8" w14:textId="77777777"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 sizes is being used a proxy for seedling health and potential. Seedlings at Childs grew larger than seedlings at Beasley. 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371FAAA3" w14:textId="31F031C5" w:rsidR="008D7A70" w:rsidRDefault="008D7A70" w:rsidP="008D7A70">
      <w:pPr>
        <w:spacing w:line="240" w:lineRule="auto"/>
        <w:ind w:firstLine="720"/>
        <w:rPr>
          <w:rFonts w:ascii="Times New Roman" w:hAnsi="Times New Roman" w:cs="Times New Roman"/>
          <w:sz w:val="24"/>
          <w:szCs w:val="24"/>
        </w:rPr>
      </w:pPr>
      <w:r>
        <w:rPr>
          <w:rFonts w:ascii="Times New Roman" w:hAnsi="Times New Roman" w:cs="Times New Roman"/>
          <w:sz w:val="24"/>
          <w:szCs w:val="24"/>
        </w:rPr>
        <w:t>Causes of mortality are difficult to determine. At some sites the seedlings were showing signs of desiccation while sites LB 3 and LB 4 had encroachment of Common Cocklebur (</w:t>
      </w:r>
      <w:r w:rsidRPr="00DC037A">
        <w:rPr>
          <w:rFonts w:ascii="Times New Roman" w:hAnsi="Times New Roman" w:cs="Times New Roman"/>
          <w:i/>
          <w:iCs/>
          <w:sz w:val="24"/>
          <w:szCs w:val="24"/>
        </w:rPr>
        <w:t xml:space="preserve">Xanthium </w:t>
      </w:r>
      <w:proofErr w:type="spellStart"/>
      <w:r w:rsidRPr="00DC037A">
        <w:rPr>
          <w:rFonts w:ascii="Times New Roman" w:hAnsi="Times New Roman" w:cs="Times New Roman"/>
          <w:i/>
          <w:iCs/>
          <w:sz w:val="24"/>
          <w:szCs w:val="24"/>
        </w:rPr>
        <w:t>strumarium</w:t>
      </w:r>
      <w:proofErr w:type="spellEnd"/>
      <w:r>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w:t>
      </w:r>
      <w:r w:rsidR="00C97A93">
        <w:rPr>
          <w:rFonts w:ascii="Times New Roman" w:hAnsi="Times New Roman" w:cs="Times New Roman"/>
          <w:sz w:val="24"/>
          <w:szCs w:val="24"/>
        </w:rPr>
        <w:t>s</w:t>
      </w:r>
      <w:r>
        <w:rPr>
          <w:rFonts w:ascii="Times New Roman" w:hAnsi="Times New Roman" w:cs="Times New Roman"/>
          <w:sz w:val="24"/>
          <w:szCs w:val="24"/>
        </w:rPr>
        <w:t xml:space="preserve"> while Fremont cottonwood seedlings ring the outside of the depression. Fremont cottonwoods within the center were taller as they were forced to grow </w:t>
      </w:r>
      <w:r>
        <w:rPr>
          <w:rFonts w:ascii="Times New Roman" w:hAnsi="Times New Roman" w:cs="Times New Roman"/>
          <w:sz w:val="24"/>
          <w:szCs w:val="24"/>
        </w:rPr>
        <w:lastRenderedPageBreak/>
        <w:t xml:space="preserve">quickly to compete with the cocklebur. Browsing was infrequently observed and at no plots did browsing seem to be a </w:t>
      </w:r>
      <w:r w:rsidR="00C97A93">
        <w:rPr>
          <w:rFonts w:ascii="Times New Roman" w:hAnsi="Times New Roman" w:cs="Times New Roman"/>
          <w:sz w:val="24"/>
          <w:szCs w:val="24"/>
        </w:rPr>
        <w:t>significant</w:t>
      </w:r>
      <w:r>
        <w:rPr>
          <w:rFonts w:ascii="Times New Roman" w:hAnsi="Times New Roman" w:cs="Times New Roman"/>
          <w:sz w:val="24"/>
          <w:szCs w:val="24"/>
        </w:rPr>
        <w:t xml:space="preserve"> impact.</w:t>
      </w:r>
    </w:p>
    <w:p w14:paraId="54E204B5" w14:textId="77777777" w:rsidR="008D7A70" w:rsidRDefault="008D7A70" w:rsidP="008D7A70">
      <w:pPr>
        <w:pStyle w:val="ListParagraph"/>
        <w:spacing w:line="240" w:lineRule="auto"/>
        <w:ind w:left="0"/>
        <w:rPr>
          <w:rFonts w:ascii="Times New Roman" w:hAnsi="Times New Roman" w:cs="Times New Roman"/>
          <w:sz w:val="24"/>
          <w:szCs w:val="24"/>
        </w:rPr>
      </w:pPr>
    </w:p>
    <w:p w14:paraId="7DDB7741" w14:textId="77777777" w:rsidR="008D7A70" w:rsidRDefault="008D7A70" w:rsidP="008D7A70">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 xml:space="preserve">Variables impacting </w:t>
      </w:r>
      <w:commentRangeStart w:id="36"/>
      <w:r w:rsidRPr="00EE70C9">
        <w:rPr>
          <w:rFonts w:ascii="Times New Roman" w:hAnsi="Times New Roman" w:cs="Times New Roman"/>
          <w:sz w:val="32"/>
          <w:szCs w:val="32"/>
        </w:rPr>
        <w:t>survivorship</w:t>
      </w:r>
      <w:commentRangeEnd w:id="36"/>
      <w:r w:rsidR="00C97A93">
        <w:rPr>
          <w:rStyle w:val="CommentReference"/>
        </w:rPr>
        <w:commentReference w:id="36"/>
      </w:r>
    </w:p>
    <w:p w14:paraId="2DEB5D09" w14:textId="4A98ECD5" w:rsidR="00FC1F64"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Light</w:t>
      </w:r>
    </w:p>
    <w:p w14:paraId="2B8AF707" w14:textId="079110B7" w:rsidR="00FC1F64"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Herbaceous</w:t>
      </w:r>
    </w:p>
    <w:p w14:paraId="677B0135" w14:textId="16236C40" w:rsidR="008D7A70" w:rsidRDefault="00FC1F64" w:rsidP="00FC1F64">
      <w:pPr>
        <w:spacing w:line="240" w:lineRule="auto"/>
        <w:rPr>
          <w:rFonts w:ascii="Times New Roman" w:hAnsi="Times New Roman" w:cs="Times New Roman"/>
          <w:sz w:val="24"/>
          <w:szCs w:val="24"/>
        </w:rPr>
      </w:pPr>
      <w:r>
        <w:rPr>
          <w:rFonts w:ascii="Times New Roman" w:hAnsi="Times New Roman" w:cs="Times New Roman"/>
          <w:sz w:val="24"/>
          <w:szCs w:val="24"/>
        </w:rPr>
        <w:t>Soil</w:t>
      </w:r>
    </w:p>
    <w:p w14:paraId="5DBDDFC2" w14:textId="2B0E944E" w:rsidR="00FC1F64" w:rsidRPr="00FC1F64" w:rsidRDefault="00FC1F64" w:rsidP="00FC1F64">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No soil trench was dug like in: </w:t>
      </w:r>
      <w:proofErr w:type="spellStart"/>
      <w:r>
        <w:rPr>
          <w:rFonts w:ascii="Times New Roman" w:hAnsi="Times New Roman" w:cs="Times New Roman"/>
          <w:sz w:val="24"/>
          <w:szCs w:val="24"/>
        </w:rPr>
        <w:t>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grande</w:t>
      </w:r>
      <w:proofErr w:type="spellEnd"/>
      <w:r>
        <w:rPr>
          <w:rFonts w:ascii="Times New Roman" w:hAnsi="Times New Roman" w:cs="Times New Roman"/>
          <w:sz w:val="24"/>
          <w:szCs w:val="24"/>
        </w:rPr>
        <w:t xml:space="preserve"> paper and DM paper</w:t>
      </w:r>
    </w:p>
    <w:p w14:paraId="56D46998" w14:textId="77777777" w:rsidR="008D7A70" w:rsidRDefault="008D7A70" w:rsidP="008D7A70">
      <w:pPr>
        <w:spacing w:line="240" w:lineRule="auto"/>
        <w:rPr>
          <w:rFonts w:ascii="Times New Roman" w:eastAsia="Times New Roman" w:hAnsi="Times New Roman" w:cs="Times New Roman"/>
          <w:bCs/>
          <w:sz w:val="24"/>
          <w:szCs w:val="24"/>
        </w:rPr>
      </w:pPr>
    </w:p>
    <w:p w14:paraId="2DE3E06F" w14:textId="77777777" w:rsidR="008D7A70" w:rsidRPr="001C7A2B" w:rsidRDefault="008D7A70" w:rsidP="008D7A70">
      <w:pPr>
        <w:pStyle w:val="Heading2"/>
        <w:spacing w:line="240" w:lineRule="auto"/>
        <w:rPr>
          <w:rFonts w:ascii="Times New Roman" w:hAnsi="Times New Roman" w:cs="Times New Roman"/>
        </w:rPr>
      </w:pPr>
      <w:bookmarkStart w:id="37" w:name="_Toc187849263"/>
      <w:r w:rsidRPr="001C7A2B">
        <w:rPr>
          <w:rFonts w:ascii="Times New Roman" w:hAnsi="Times New Roman" w:cs="Times New Roman"/>
        </w:rPr>
        <w:t>Dendrochronology</w:t>
      </w:r>
      <w:bookmarkEnd w:id="37"/>
    </w:p>
    <w:p w14:paraId="1A25D19A" w14:textId="77777777" w:rsidR="008D7A70" w:rsidRPr="00394DF0" w:rsidRDefault="008D7A70" w:rsidP="008D7A70">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1B6C3059" w14:textId="208793A9" w:rsidR="00294E72"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Most of the cottonwoods along the Verde River are young. The mean </w:t>
      </w:r>
      <w:r w:rsidR="007E3D81">
        <w:rPr>
          <w:rFonts w:ascii="Times New Roman" w:eastAsia="Times New Roman" w:hAnsi="Times New Roman" w:cs="Times New Roman"/>
          <w:bCs/>
          <w:sz w:val="24"/>
          <w:szCs w:val="24"/>
        </w:rPr>
        <w:t>age at coring height</w:t>
      </w:r>
      <w:r>
        <w:rPr>
          <w:rFonts w:ascii="Times New Roman" w:eastAsia="Times New Roman" w:hAnsi="Times New Roman" w:cs="Times New Roman"/>
          <w:bCs/>
          <w:sz w:val="24"/>
          <w:szCs w:val="24"/>
        </w:rPr>
        <w:t xml:space="preserve"> goes back to around the year </w:t>
      </w:r>
      <w:commentRangeStart w:id="38"/>
      <w:r>
        <w:rPr>
          <w:rFonts w:ascii="Times New Roman" w:eastAsia="Times New Roman" w:hAnsi="Times New Roman" w:cs="Times New Roman"/>
          <w:bCs/>
          <w:sz w:val="24"/>
          <w:szCs w:val="24"/>
        </w:rPr>
        <w:t>2000</w:t>
      </w:r>
      <w:commentRangeEnd w:id="38"/>
      <w:r>
        <w:rPr>
          <w:rStyle w:val="CommentReference"/>
        </w:rPr>
        <w:commentReference w:id="38"/>
      </w:r>
      <w:r>
        <w:rPr>
          <w:rFonts w:ascii="Times New Roman" w:eastAsia="Times New Roman" w:hAnsi="Times New Roman" w:cs="Times New Roman"/>
          <w:bCs/>
          <w:sz w:val="24"/>
          <w:szCs w:val="24"/>
        </w:rPr>
        <w:t>. There has been a relative absence of large winter floods since 2005 (Figure ??)</w:t>
      </w:r>
      <w:r w:rsidR="00294E72">
        <w:rPr>
          <w:rFonts w:ascii="Times New Roman" w:eastAsia="Times New Roman" w:hAnsi="Times New Roman" w:cs="Times New Roman"/>
          <w:bCs/>
          <w:sz w:val="24"/>
          <w:szCs w:val="24"/>
        </w:rPr>
        <w:t xml:space="preserve"> which could help explain </w:t>
      </w:r>
      <w:r>
        <w:rPr>
          <w:rFonts w:ascii="Times New Roman" w:eastAsia="Times New Roman" w:hAnsi="Times New Roman" w:cs="Times New Roman"/>
          <w:bCs/>
          <w:sz w:val="24"/>
          <w:szCs w:val="24"/>
        </w:rPr>
        <w:t xml:space="preserve">. Their young age could also be because of the relatively intact hydrology along the Verde River. The Verde River floodplain has been largely depositional. Tree root collars are submerged under sediment leading to uncertainty about their exact </w:t>
      </w:r>
      <w:commentRangeStart w:id="39"/>
      <w:r>
        <w:rPr>
          <w:rFonts w:ascii="Times New Roman" w:eastAsia="Times New Roman" w:hAnsi="Times New Roman" w:cs="Times New Roman"/>
          <w:bCs/>
          <w:sz w:val="24"/>
          <w:szCs w:val="24"/>
        </w:rPr>
        <w:t>age</w:t>
      </w:r>
      <w:commentRangeEnd w:id="39"/>
      <w:r>
        <w:rPr>
          <w:rStyle w:val="CommentReference"/>
        </w:rPr>
        <w:commentReference w:id="39"/>
      </w:r>
      <w:r>
        <w:rPr>
          <w:rFonts w:ascii="Times New Roman" w:eastAsia="Times New Roman" w:hAnsi="Times New Roman" w:cs="Times New Roman"/>
          <w:bCs/>
          <w:sz w:val="24"/>
          <w:szCs w:val="24"/>
        </w:rPr>
        <w:t xml:space="preserve">. </w:t>
      </w:r>
    </w:p>
    <w:p w14:paraId="37E6BB2A" w14:textId="5FAD6E45" w:rsidR="008D7A70" w:rsidRDefault="008D7A70" w:rsidP="00294E7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However, based on the understanding of Fremont cottonwood ecology and the gauge record, it is likely that most of the cottonwoods cored germinated in winter floods in 1993 or 1995. In two growing seasons, seedling heights reached an average of 36 cm 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29A71945" w14:textId="77777777" w:rsidR="008D7A70" w:rsidRPr="00394DF0" w:rsidRDefault="008D7A70" w:rsidP="008D7A7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There is also a very weak correlation (r2 = .06)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77777777" w:rsidR="008D7A70" w:rsidRDefault="008D7A70"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187B53F6" w14:textId="77777777" w:rsidR="008D7A70" w:rsidRPr="009613F6"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63D5D898" w14:textId="77777777" w:rsidR="00C32A6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is generally increasing since about 1995</w:t>
      </w:r>
      <w:r>
        <w:rPr>
          <w:rFonts w:ascii="Times New Roman" w:eastAsia="Times New Roman" w:hAnsi="Times New Roman" w:cs="Times New Roman"/>
          <w:bCs/>
          <w:sz w:val="24"/>
          <w:szCs w:val="24"/>
        </w:rPr>
        <w:t>. This means that the trees have been adding basal area at an above average rate.</w:t>
      </w:r>
      <w:r w:rsidRPr="008959A3">
        <w:rPr>
          <w:rFonts w:ascii="Times New Roman" w:eastAsia="Times New Roman" w:hAnsi="Times New Roman" w:cs="Times New Roman"/>
          <w:bCs/>
          <w:sz w:val="24"/>
          <w:szCs w:val="24"/>
        </w:rPr>
        <w:t xml:space="preserve"> Meanwhile, </w:t>
      </w:r>
      <w:r>
        <w:rPr>
          <w:rFonts w:ascii="Times New Roman" w:eastAsia="Times New Roman" w:hAnsi="Times New Roman" w:cs="Times New Roman"/>
          <w:bCs/>
          <w:sz w:val="24"/>
          <w:szCs w:val="24"/>
        </w:rPr>
        <w:t>Ring Width Index (</w:t>
      </w:r>
      <w:r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Pr="008959A3">
        <w:rPr>
          <w:rFonts w:ascii="Times New Roman" w:eastAsia="Times New Roman" w:hAnsi="Times New Roman" w:cs="Times New Roman"/>
          <w:bCs/>
          <w:sz w:val="24"/>
          <w:szCs w:val="24"/>
        </w:rPr>
        <w:t xml:space="preserve"> has been generally decreasing since about 2000. This means that tree rings have been getting smaller.</w:t>
      </w:r>
      <w:r>
        <w:rPr>
          <w:rFonts w:ascii="Times New Roman" w:eastAsia="Times New Roman" w:hAnsi="Times New Roman" w:cs="Times New Roman"/>
          <w:bCs/>
          <w:sz w:val="24"/>
          <w:szCs w:val="24"/>
        </w:rPr>
        <w:t xml:space="preserve"> </w:t>
      </w:r>
      <w:r w:rsidR="006760A4">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s a tree gets taller over time, a larger volume of wood is produced with a smaller ring. The above average BAI suggests that the riparian forests along the Verde River are continuing to grow and are yet to reach a mature, steady state.</w:t>
      </w:r>
    </w:p>
    <w:p w14:paraId="7FBA7A39"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2E7E4C84" w14:textId="41D2C075" w:rsidR="00C32A60" w:rsidRDefault="00C32A6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Pr>
          <w:rFonts w:ascii="Times New Roman" w:eastAsia="Times New Roman" w:hAnsi="Times New Roman" w:cs="Times New Roman"/>
          <w:bCs/>
          <w:sz w:val="24"/>
          <w:szCs w:val="24"/>
        </w:rPr>
        <w:fldChar w:fldCharType="separate"/>
      </w:r>
      <w:r w:rsidRPr="00C32A60">
        <w:rPr>
          <w:rFonts w:ascii="Times New Roman" w:hAnsi="Times New Roman" w:cs="Times New Roman"/>
          <w:sz w:val="24"/>
        </w:rPr>
        <w:t>(R. Willms et al., 2006)</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describes cottonwoods in Canada </w:t>
      </w:r>
      <w:r w:rsidR="005C19E0">
        <w:rPr>
          <w:rFonts w:ascii="Times New Roman" w:eastAsia="Times New Roman" w:hAnsi="Times New Roman" w:cs="Times New Roman"/>
          <w:bCs/>
          <w:sz w:val="24"/>
          <w:szCs w:val="24"/>
        </w:rPr>
        <w:t>as 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w:t>
      </w:r>
      <w:r w:rsidR="00FC1F64">
        <w:rPr>
          <w:rFonts w:ascii="Times New Roman" w:eastAsia="Times New Roman" w:hAnsi="Times New Roman" w:cs="Times New Roman"/>
          <w:bCs/>
          <w:sz w:val="24"/>
          <w:szCs w:val="24"/>
        </w:rPr>
        <w:t xml:space="preserve"> This drives up the 5-year average curve. In addition, the units described by R. Willms et alt. are </w:t>
      </w:r>
      <w:r w:rsidR="00FC1F64">
        <w:rPr>
          <w:rFonts w:ascii="Times New Roman" w:eastAsia="Times New Roman" w:hAnsi="Times New Roman" w:cs="Times New Roman"/>
          <w:bCs/>
          <w:sz w:val="24"/>
          <w:szCs w:val="24"/>
        </w:rPr>
        <w:lastRenderedPageBreak/>
        <w:t>in 1-9 cm2 while the cottonwoods</w:t>
      </w:r>
      <w:r w:rsidR="005C19E0">
        <w:rPr>
          <w:rFonts w:ascii="Times New Roman" w:eastAsia="Times New Roman" w:hAnsi="Times New Roman" w:cs="Times New Roman"/>
          <w:bCs/>
          <w:sz w:val="24"/>
          <w:szCs w:val="24"/>
        </w:rPr>
        <w:t xml:space="preserve"> </w:t>
      </w:r>
      <w:r w:rsidR="00FC1F64">
        <w:rPr>
          <w:rFonts w:ascii="Times New Roman" w:eastAsia="Times New Roman" w:hAnsi="Times New Roman" w:cs="Times New Roman"/>
          <w:bCs/>
          <w:sz w:val="24"/>
          <w:szCs w:val="24"/>
        </w:rPr>
        <w:t>along the Verde are within the 10-30 cm2 range.</w:t>
      </w:r>
      <w:r w:rsidR="009B25A2">
        <w:rPr>
          <w:rFonts w:ascii="Times New Roman" w:eastAsia="Times New Roman" w:hAnsi="Times New Roman" w:cs="Times New Roman"/>
          <w:bCs/>
          <w:sz w:val="24"/>
          <w:szCs w:val="24"/>
        </w:rPr>
        <w:t xml:space="preserve"> So while Verde Cottonwoods growth follows a similar trend, they grow much more rapidly.</w:t>
      </w:r>
    </w:p>
    <w:p w14:paraId="102AC081" w14:textId="60FA3C88" w:rsidR="005C19E0" w:rsidRDefault="005C19E0" w:rsidP="008D7A70">
      <w:pPr>
        <w:spacing w:line="240" w:lineRule="auto"/>
        <w:ind w:firstLine="720"/>
        <w:rPr>
          <w:rFonts w:ascii="Times New Roman" w:eastAsia="Times New Roman" w:hAnsi="Times New Roman" w:cs="Times New Roman"/>
          <w:bCs/>
          <w:sz w:val="24"/>
          <w:szCs w:val="24"/>
        </w:rPr>
      </w:pPr>
      <w:r w:rsidRPr="005C19E0">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15"/>
                    <a:stretch>
                      <a:fillRect/>
                    </a:stretch>
                  </pic:blipFill>
                  <pic:spPr>
                    <a:xfrm>
                      <a:off x="0" y="0"/>
                      <a:ext cx="2009304" cy="2395149"/>
                    </a:xfrm>
                    <a:prstGeom prst="rect">
                      <a:avLst/>
                    </a:prstGeom>
                  </pic:spPr>
                </pic:pic>
              </a:graphicData>
            </a:graphic>
          </wp:inline>
        </w:drawing>
      </w:r>
      <w:r w:rsidR="00AD2706">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Default="005C19E0" w:rsidP="008D7A70">
      <w:pPr>
        <w:spacing w:line="240" w:lineRule="auto"/>
        <w:ind w:firstLine="720"/>
        <w:rPr>
          <w:rFonts w:ascii="Times New Roman" w:eastAsia="Times New Roman" w:hAnsi="Times New Roman" w:cs="Times New Roman"/>
          <w:bCs/>
          <w:sz w:val="24"/>
          <w:szCs w:val="24"/>
        </w:rPr>
      </w:pPr>
    </w:p>
    <w:p w14:paraId="4E50C614" w14:textId="1A110A9F" w:rsidR="008D7A7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Although cottonwoods are pioneer species, they are still relatively young at 25-30 years old</w:t>
      </w:r>
      <w:r w:rsidR="005C19E0">
        <w:rPr>
          <w:rFonts w:ascii="Times New Roman" w:eastAsia="Times New Roman" w:hAnsi="Times New Roman" w:cs="Times New Roman"/>
          <w:bCs/>
          <w:sz w:val="24"/>
          <w:szCs w:val="24"/>
        </w:rPr>
        <w:t xml:space="preserve">. </w:t>
      </w:r>
      <w:r w:rsidR="000945FC">
        <w:rPr>
          <w:rFonts w:ascii="Times New Roman" w:eastAsia="Times New Roman" w:hAnsi="Times New Roman" w:cs="Times New Roman"/>
          <w:bCs/>
          <w:sz w:val="24"/>
          <w:szCs w:val="24"/>
        </w:rPr>
        <w:t xml:space="preserve">Fremont cottonwoods are shorter lived species compared to other North American cottonwoods. It is generally accepted that few Fremont cottonwoods live to be over 150 years where Plains and narrowleaf cottonwoods have been documented over 200 and 300 years (generally in colder climates) </w:t>
      </w:r>
      <w:r w:rsidR="000945FC">
        <w:rPr>
          <w:rFonts w:ascii="Times New Roman" w:eastAsia="Times New Roman" w:hAnsi="Times New Roman" w:cs="Times New Roman"/>
          <w:bCs/>
          <w:sz w:val="24"/>
          <w:szCs w:val="24"/>
        </w:rPr>
        <w:fldChar w:fldCharType="begin"/>
      </w:r>
      <w:r w:rsidR="000945FC">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Pr>
          <w:rFonts w:ascii="Times New Roman" w:eastAsia="Times New Roman" w:hAnsi="Times New Roman" w:cs="Times New Roman"/>
          <w:bCs/>
          <w:sz w:val="24"/>
          <w:szCs w:val="24"/>
        </w:rPr>
        <w:fldChar w:fldCharType="separate"/>
      </w:r>
      <w:r w:rsidR="000945FC" w:rsidRPr="000945FC">
        <w:rPr>
          <w:rFonts w:ascii="Times New Roman" w:hAnsi="Times New Roman" w:cs="Times New Roman"/>
          <w:sz w:val="24"/>
        </w:rPr>
        <w:t>(Rood &amp; Polzin, 2003)</w:t>
      </w:r>
      <w:r w:rsidR="000945FC">
        <w:rPr>
          <w:rFonts w:ascii="Times New Roman" w:eastAsia="Times New Roman" w:hAnsi="Times New Roman" w:cs="Times New Roman"/>
          <w:bCs/>
          <w:sz w:val="24"/>
          <w:szCs w:val="24"/>
        </w:rPr>
        <w:fldChar w:fldCharType="end"/>
      </w:r>
      <w:r w:rsidR="000945FC">
        <w:rPr>
          <w:rFonts w:ascii="Times New Roman" w:eastAsia="Times New Roman" w:hAnsi="Times New Roman" w:cs="Times New Roman"/>
          <w:bCs/>
          <w:sz w:val="24"/>
          <w:szCs w:val="24"/>
        </w:rPr>
        <w:t xml:space="preserve">. </w:t>
      </w:r>
      <w:r w:rsidR="005C19E0">
        <w:rPr>
          <w:rFonts w:ascii="Times New Roman" w:eastAsia="Times New Roman" w:hAnsi="Times New Roman" w:cs="Times New Roman"/>
          <w:bCs/>
          <w:sz w:val="24"/>
          <w:szCs w:val="24"/>
        </w:rPr>
        <w:t>However, Verde River cottonwoods growth may already be at a mature stage.</w:t>
      </w:r>
    </w:p>
    <w:p w14:paraId="0BCBD292" w14:textId="77777777" w:rsidR="008D7A70" w:rsidRDefault="008D7A70" w:rsidP="008D7A70">
      <w:pPr>
        <w:spacing w:line="240" w:lineRule="auto"/>
        <w:ind w:firstLine="720"/>
        <w:rPr>
          <w:rFonts w:ascii="Times New Roman" w:eastAsia="Times New Roman" w:hAnsi="Times New Roman" w:cs="Times New Roman"/>
          <w:bCs/>
          <w:sz w:val="24"/>
          <w:szCs w:val="24"/>
        </w:rPr>
      </w:pPr>
    </w:p>
    <w:p w14:paraId="2559F4B2" w14:textId="77777777" w:rsidR="008D7A70" w:rsidRPr="00432094" w:rsidRDefault="008D7A70" w:rsidP="008D7A70">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1AFA73C0" w14:textId="77777777" w:rsidR="0089221C"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376AD5">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w:t>
      </w:r>
      <w:r w:rsidR="00376AD5">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July streamflows, June PDSI, and October temperatures cause a positive response in tree growth</w:t>
      </w:r>
      <w:r w:rsidR="009412CC">
        <w:rPr>
          <w:rFonts w:ascii="Times New Roman" w:eastAsia="Times New Roman" w:hAnsi="Times New Roman" w:cs="Times New Roman"/>
          <w:bCs/>
          <w:sz w:val="24"/>
          <w:szCs w:val="24"/>
        </w:rPr>
        <w:t xml:space="preserve"> (Table??)</w:t>
      </w:r>
      <w:r>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t xml:space="preserve">Annual tree growth has a negative response to </w:t>
      </w:r>
      <w:r>
        <w:rPr>
          <w:rFonts w:ascii="Times New Roman" w:eastAsia="Times New Roman" w:hAnsi="Times New Roman" w:cs="Times New Roman"/>
          <w:bCs/>
          <w:sz w:val="24"/>
          <w:szCs w:val="24"/>
        </w:rPr>
        <w:t xml:space="preserve">September streamflows. </w:t>
      </w:r>
    </w:p>
    <w:p w14:paraId="67AF3614" w14:textId="1B6C0B4E" w:rsidR="0089221C"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47657CA8" w14:textId="77777777" w:rsidR="0089221C" w:rsidRDefault="0089221C"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Groundwater and surface water are highly related in the </w:t>
      </w:r>
      <w:commentRangeStart w:id="40"/>
      <w:r>
        <w:rPr>
          <w:rFonts w:ascii="Times New Roman" w:eastAsia="Times New Roman" w:hAnsi="Times New Roman" w:cs="Times New Roman"/>
          <w:bCs/>
          <w:sz w:val="24"/>
          <w:szCs w:val="24"/>
        </w:rPr>
        <w:t xml:space="preserve">Southwest </w:t>
      </w:r>
      <w:commentRangeEnd w:id="40"/>
      <w:r>
        <w:rPr>
          <w:rStyle w:val="CommentReference"/>
        </w:rPr>
        <w:commentReference w:id="40"/>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Higher flows</w:t>
      </w:r>
      <w:r>
        <w:rPr>
          <w:rFonts w:ascii="Times New Roman" w:eastAsia="Times New Roman" w:hAnsi="Times New Roman" w:cs="Times New Roman"/>
          <w:bCs/>
          <w:sz w:val="24"/>
          <w:szCs w:val="24"/>
        </w:rPr>
        <w:t xml:space="preserve">, </w:t>
      </w:r>
      <w:r w:rsidR="008D7A70">
        <w:rPr>
          <w:rFonts w:ascii="Times New Roman" w:eastAsia="Times New Roman" w:hAnsi="Times New Roman" w:cs="Times New Roman"/>
          <w:bCs/>
          <w:sz w:val="24"/>
          <w:szCs w:val="24"/>
        </w:rPr>
        <w:t>and therefore higher groundwater levels</w:t>
      </w:r>
      <w:r>
        <w:rPr>
          <w:rFonts w:ascii="Times New Roman" w:eastAsia="Times New Roman" w:hAnsi="Times New Roman" w:cs="Times New Roman"/>
          <w:bCs/>
          <w:sz w:val="24"/>
          <w:szCs w:val="24"/>
        </w:rPr>
        <w:t>,</w:t>
      </w:r>
      <w:r w:rsidR="008D7A70">
        <w:rPr>
          <w:rFonts w:ascii="Times New Roman" w:eastAsia="Times New Roman" w:hAnsi="Times New Roman" w:cs="Times New Roman"/>
          <w:bCs/>
          <w:sz w:val="24"/>
          <w:szCs w:val="24"/>
        </w:rPr>
        <w:t xml:space="preserve"> could also saturate more of the rhizosphere allowing for more roots to draw water and increase growth.  </w:t>
      </w:r>
    </w:p>
    <w:p w14:paraId="070D1959" w14:textId="4016D7E7" w:rsidR="008D7A70" w:rsidRDefault="008D7A70"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Recent research found that Fremont cottonwoods can cool themselves remarkably well from high summer temperatures as long as adequate water</w:t>
      </w:r>
      <w:r w:rsidR="009412CC">
        <w:rPr>
          <w:rFonts w:ascii="Times New Roman" w:eastAsia="Times New Roman" w:hAnsi="Times New Roman" w:cs="Times New Roman"/>
          <w:bCs/>
          <w:sz w:val="24"/>
          <w:szCs w:val="24"/>
        </w:rPr>
        <w:t xml:space="preserve"> </w:t>
      </w:r>
      <w:r w:rsidR="009412CC">
        <w:rPr>
          <w:rFonts w:ascii="Times New Roman" w:eastAsia="Times New Roman" w:hAnsi="Times New Roman" w:cs="Times New Roman"/>
          <w:bCs/>
          <w:sz w:val="24"/>
          <w:szCs w:val="24"/>
        </w:rPr>
        <w:fldChar w:fldCharType="begin"/>
      </w:r>
      <w:r w:rsidR="009412CC">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Pr>
          <w:rFonts w:ascii="Times New Roman" w:eastAsia="Times New Roman" w:hAnsi="Times New Roman" w:cs="Times New Roman"/>
          <w:bCs/>
          <w:sz w:val="24"/>
          <w:szCs w:val="24"/>
        </w:rPr>
        <w:fldChar w:fldCharType="separate"/>
      </w:r>
      <w:r w:rsidR="009412CC" w:rsidRPr="009412CC">
        <w:rPr>
          <w:rFonts w:ascii="Times New Roman" w:hAnsi="Times New Roman" w:cs="Times New Roman"/>
          <w:sz w:val="24"/>
        </w:rPr>
        <w:t>(Moran et al., 2023)</w:t>
      </w:r>
      <w:r w:rsidR="009412CC">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Higher flows could increase water availability and allow them to cool themselves better. These responses are more consistent with the North American Monsoon. In this case, summer precipitation and the monsoon season drives tree growth.</w:t>
      </w:r>
    </w:p>
    <w:p w14:paraId="3C442D47" w14:textId="13B06382" w:rsidR="0053192E" w:rsidRDefault="008D7A70"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September streamflow and annual growth were negatively correlated and June PDSI positively impacts tree growth which is inconsistent with a monsoon driven system. These are also relatively weak correlations even though they are significant. June PDSI could positively impact tree growth because if temperatures are higher in June and trees have adequate water, they may be able to grow quicker.</w:t>
      </w:r>
    </w:p>
    <w:p w14:paraId="129A4016" w14:textId="77777777" w:rsidR="00FC1F64" w:rsidRDefault="00FC1F64" w:rsidP="00FC1F64">
      <w:pPr>
        <w:spacing w:line="240" w:lineRule="auto"/>
        <w:ind w:firstLine="720"/>
        <w:rPr>
          <w:rFonts w:ascii="Times New Roman" w:eastAsia="Times New Roman" w:hAnsi="Times New Roman" w:cs="Times New Roman"/>
          <w:bCs/>
          <w:sz w:val="24"/>
          <w:szCs w:val="24"/>
        </w:rPr>
      </w:pPr>
    </w:p>
    <w:p w14:paraId="0A2A36C3" w14:textId="2E19107C" w:rsidR="008F6BDC" w:rsidRPr="00FC1F64" w:rsidRDefault="008F6BDC" w:rsidP="00FC1F64">
      <w:pPr>
        <w:spacing w:line="240" w:lineRule="auto"/>
        <w:ind w:firstLine="720"/>
        <w:rPr>
          <w:rFonts w:ascii="Times New Roman" w:eastAsia="Times New Roman" w:hAnsi="Times New Roman" w:cs="Times New Roman"/>
          <w:bCs/>
          <w:sz w:val="24"/>
          <w:szCs w:val="24"/>
        </w:rPr>
      </w:pPr>
      <w:r w:rsidRPr="00FC1F64">
        <w:rPr>
          <w:rFonts w:ascii="Times New Roman" w:eastAsia="Times New Roman" w:hAnsi="Times New Roman" w:cs="Times New Roman"/>
          <w:bCs/>
          <w:sz w:val="24"/>
          <w:szCs w:val="24"/>
        </w:rPr>
        <w:lastRenderedPageBreak/>
        <w:t>Different cottonwood species in different geographic areas respond differently to seasonal streamflows. For example, cottonwoods in the Northern Rockies had growth most correlated to March to June or April to July stream</w:t>
      </w:r>
      <w:commentRangeStart w:id="41"/>
      <w:r w:rsidRPr="00FC1F64">
        <w:rPr>
          <w:rFonts w:ascii="Times New Roman" w:eastAsia="Times New Roman" w:hAnsi="Times New Roman" w:cs="Times New Roman"/>
          <w:bCs/>
          <w:sz w:val="24"/>
          <w:szCs w:val="24"/>
        </w:rPr>
        <w:t>flows</w:t>
      </w:r>
      <w:commentRangeEnd w:id="41"/>
      <w:r>
        <w:rPr>
          <w:rStyle w:val="CommentReference"/>
        </w:rPr>
        <w:commentReference w:id="41"/>
      </w:r>
      <w:r w:rsidRPr="00FC1F64">
        <w:rPr>
          <w:rFonts w:ascii="Times New Roman" w:eastAsia="Times New Roman" w:hAnsi="Times New Roman" w:cs="Times New Roman"/>
          <w:bCs/>
          <w:sz w:val="24"/>
          <w:szCs w:val="24"/>
        </w:rPr>
        <w:t xml:space="preserve"> </w:t>
      </w:r>
      <w:r w:rsidRPr="00FC1F64">
        <w:rPr>
          <w:rFonts w:ascii="Times New Roman" w:eastAsia="Times New Roman" w:hAnsi="Times New Roman" w:cs="Times New Roman"/>
          <w:bCs/>
          <w:sz w:val="24"/>
          <w:szCs w:val="24"/>
        </w:rPr>
        <w:fldChar w:fldCharType="begin"/>
      </w:r>
      <w:r w:rsidRPr="00FC1F64">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FC1F64">
        <w:rPr>
          <w:rFonts w:ascii="Times New Roman" w:eastAsia="Times New Roman" w:hAnsi="Times New Roman" w:cs="Times New Roman"/>
          <w:bCs/>
          <w:sz w:val="24"/>
          <w:szCs w:val="24"/>
        </w:rPr>
        <w:fldChar w:fldCharType="separate"/>
      </w:r>
      <w:r w:rsidRPr="00FC1F64">
        <w:rPr>
          <w:rFonts w:ascii="Times New Roman" w:hAnsi="Times New Roman" w:cs="Times New Roman"/>
          <w:sz w:val="24"/>
        </w:rPr>
        <w:t>(Schook et al., 2016)</w:t>
      </w:r>
      <w:r w:rsidRPr="00FC1F64">
        <w:rPr>
          <w:rFonts w:ascii="Times New Roman" w:eastAsia="Times New Roman" w:hAnsi="Times New Roman" w:cs="Times New Roman"/>
          <w:bCs/>
          <w:sz w:val="24"/>
          <w:szCs w:val="24"/>
        </w:rPr>
        <w:fldChar w:fldCharType="end"/>
      </w:r>
      <w:r w:rsidRPr="00FC1F64">
        <w:rPr>
          <w:rFonts w:ascii="Times New Roman" w:eastAsia="Times New Roman" w:hAnsi="Times New Roman" w:cs="Times New Roman"/>
          <w:bCs/>
          <w:sz w:val="24"/>
          <w:szCs w:val="24"/>
        </w:rPr>
        <w:t xml:space="preserve">. While cottonwoods along a regulated reach of the Rio Grande in New Mexico were most correlated to July-September streamflow </w:t>
      </w:r>
      <w:r w:rsidRPr="00FC1F64">
        <w:rPr>
          <w:rFonts w:ascii="Times New Roman" w:eastAsia="Times New Roman" w:hAnsi="Times New Roman" w:cs="Times New Roman"/>
          <w:bCs/>
          <w:sz w:val="24"/>
          <w:szCs w:val="24"/>
        </w:rPr>
        <w:fldChar w:fldCharType="begin"/>
      </w:r>
      <w:r w:rsidRPr="00FC1F64">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FC1F64">
        <w:rPr>
          <w:rFonts w:ascii="Times New Roman" w:eastAsia="Times New Roman" w:hAnsi="Times New Roman" w:cs="Times New Roman"/>
          <w:bCs/>
          <w:sz w:val="24"/>
          <w:szCs w:val="24"/>
        </w:rPr>
        <w:fldChar w:fldCharType="separate"/>
      </w:r>
      <w:r w:rsidRPr="00FC1F64">
        <w:rPr>
          <w:rFonts w:ascii="Times New Roman" w:hAnsi="Times New Roman" w:cs="Times New Roman"/>
          <w:sz w:val="24"/>
        </w:rPr>
        <w:t>(Varani et al., 2024)</w:t>
      </w:r>
      <w:r w:rsidRPr="00FC1F64">
        <w:rPr>
          <w:rFonts w:ascii="Times New Roman" w:eastAsia="Times New Roman" w:hAnsi="Times New Roman" w:cs="Times New Roman"/>
          <w:bCs/>
          <w:sz w:val="24"/>
          <w:szCs w:val="24"/>
        </w:rPr>
        <w:fldChar w:fldCharType="end"/>
      </w:r>
      <w:r w:rsidRPr="00FC1F64">
        <w:rPr>
          <w:rFonts w:ascii="Times New Roman" w:eastAsia="Times New Roman" w:hAnsi="Times New Roman" w:cs="Times New Roman"/>
          <w:bCs/>
          <w:sz w:val="24"/>
          <w:szCs w:val="24"/>
        </w:rPr>
        <w:t>.</w:t>
      </w:r>
    </w:p>
    <w:p w14:paraId="1FF93667" w14:textId="108393C3" w:rsidR="008F6BDC" w:rsidRDefault="008F6BDC" w:rsidP="0053192E">
      <w:pPr>
        <w:spacing w:line="240" w:lineRule="auto"/>
        <w:rPr>
          <w:rFonts w:ascii="Times New Roman" w:eastAsia="Times New Roman" w:hAnsi="Times New Roman" w:cs="Times New Roman"/>
          <w:bCs/>
          <w:sz w:val="24"/>
          <w:szCs w:val="24"/>
        </w:rPr>
      </w:pPr>
    </w:p>
    <w:p w14:paraId="7813339F" w14:textId="3A7ACD95" w:rsidR="009412CC" w:rsidRPr="0053192E" w:rsidRDefault="0001119E" w:rsidP="0053192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Verde river cottonwood</w:t>
      </w:r>
      <w:r w:rsidR="008F6BDC">
        <w:rPr>
          <w:rFonts w:ascii="Times New Roman" w:eastAsia="Times New Roman" w:hAnsi="Times New Roman" w:cs="Times New Roman"/>
          <w:bCs/>
          <w:sz w:val="24"/>
          <w:szCs w:val="24"/>
        </w:rPr>
        <w:t xml:space="preserve"> growth seems to be more somewhere </w:t>
      </w:r>
      <w:r w:rsidR="00D52A25">
        <w:rPr>
          <w:rFonts w:ascii="Times New Roman" w:eastAsia="Times New Roman" w:hAnsi="Times New Roman" w:cs="Times New Roman"/>
          <w:bCs/>
          <w:sz w:val="24"/>
          <w:szCs w:val="24"/>
        </w:rPr>
        <w:t>in between</w:t>
      </w:r>
      <w:r w:rsidR="008F6BDC">
        <w:rPr>
          <w:rFonts w:ascii="Times New Roman" w:eastAsia="Times New Roman" w:hAnsi="Times New Roman" w:cs="Times New Roman"/>
          <w:bCs/>
          <w:sz w:val="24"/>
          <w:szCs w:val="24"/>
        </w:rPr>
        <w:t xml:space="preserve"> with June and July streamflow being the most correlated</w:t>
      </w:r>
    </w:p>
    <w:p w14:paraId="204E3F2D" w14:textId="77777777" w:rsidR="00CA7F36" w:rsidRDefault="00CA7F36" w:rsidP="00CA7F36">
      <w:pPr>
        <w:spacing w:line="240" w:lineRule="auto"/>
        <w:rPr>
          <w:rFonts w:ascii="Times New Roman" w:eastAsia="Times New Roman" w:hAnsi="Times New Roman" w:cs="Times New Roman"/>
          <w:bCs/>
          <w:sz w:val="24"/>
          <w:szCs w:val="24"/>
        </w:rPr>
      </w:pPr>
    </w:p>
    <w:p w14:paraId="7705DBD6" w14:textId="77777777" w:rsidR="00CA7F36" w:rsidRDefault="00CA7F36" w:rsidP="00CA7F36">
      <w:pPr>
        <w:spacing w:line="240" w:lineRule="auto"/>
        <w:rPr>
          <w:rFonts w:ascii="Times New Roman" w:eastAsia="Times New Roman" w:hAnsi="Times New Roman" w:cs="Times New Roman"/>
          <w:bCs/>
          <w:sz w:val="24"/>
          <w:szCs w:val="24"/>
        </w:rPr>
      </w:pPr>
    </w:p>
    <w:p w14:paraId="08B019AF" w14:textId="105993F2" w:rsidR="00CA7F36" w:rsidRDefault="00CA7F36" w:rsidP="00CA7F3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Challenges</w:t>
      </w:r>
    </w:p>
    <w:p w14:paraId="67595DC1" w14:textId="28FF5860" w:rsidR="00CA7F36" w:rsidRPr="008F6BDC" w:rsidRDefault="0001119E" w:rsidP="008F6BDC">
      <w:pPr>
        <w:spacing w:line="240" w:lineRule="auto"/>
        <w:ind w:firstLine="360"/>
        <w:rPr>
          <w:rFonts w:ascii="Times New Roman" w:eastAsia="Times New Roman" w:hAnsi="Times New Roman" w:cs="Times New Roman"/>
          <w:bCs/>
          <w:sz w:val="24"/>
          <w:szCs w:val="24"/>
        </w:rPr>
      </w:pPr>
      <w:r w:rsidRPr="008F6BDC">
        <w:rPr>
          <w:rFonts w:ascii="Times New Roman" w:eastAsia="Times New Roman" w:hAnsi="Times New Roman" w:cs="Times New Roman"/>
          <w:bCs/>
          <w:sz w:val="24"/>
          <w:szCs w:val="24"/>
        </w:rPr>
        <w:t xml:space="preserve">The study sites along the Verde River are all above large storage reservoirs. This allows them to have a relatively intact hydrology. A challenge associated with this is that many areas of the river are depositional. This means that the root collar of the tree is buried and the depth it is buried is also unknown. This means that their exact age cannot be determined therefore all we can determine is their </w:t>
      </w:r>
      <w:r w:rsidR="00CA7F36" w:rsidRPr="008F6BDC">
        <w:rPr>
          <w:rFonts w:ascii="Times New Roman" w:eastAsia="Times New Roman" w:hAnsi="Times New Roman" w:cs="Times New Roman"/>
          <w:bCs/>
          <w:sz w:val="24"/>
          <w:szCs w:val="24"/>
        </w:rPr>
        <w:t>“age at coring height”</w:t>
      </w:r>
      <w:r w:rsidRPr="008F6BDC">
        <w:rPr>
          <w:rFonts w:ascii="Times New Roman" w:eastAsia="Times New Roman" w:hAnsi="Times New Roman" w:cs="Times New Roman"/>
          <w:bCs/>
          <w:sz w:val="24"/>
          <w:szCs w:val="24"/>
        </w:rPr>
        <w:t>.</w:t>
      </w:r>
    </w:p>
    <w:p w14:paraId="6B3C9B5F" w14:textId="769603B1" w:rsidR="0001119E" w:rsidRPr="0001119E" w:rsidRDefault="0001119E" w:rsidP="00FC1F64">
      <w:pPr>
        <w:spacing w:line="240" w:lineRule="auto"/>
        <w:ind w:firstLine="360"/>
      </w:pPr>
      <w:r w:rsidRPr="008F6BDC">
        <w:rPr>
          <w:rFonts w:ascii="Times New Roman" w:eastAsia="Times New Roman" w:hAnsi="Times New Roman" w:cs="Times New Roman"/>
          <w:bCs/>
          <w:sz w:val="24"/>
          <w:szCs w:val="24"/>
        </w:rPr>
        <w:t xml:space="preserve">Another challenge with this project is that most trees are young. This makes it more difficult </w:t>
      </w:r>
      <w:bookmarkStart w:id="42" w:name="_Toc187849265"/>
      <w:r w:rsidRPr="008F6BDC">
        <w:rPr>
          <w:rFonts w:ascii="Times New Roman" w:eastAsia="Times New Roman" w:hAnsi="Times New Roman" w:cs="Times New Roman"/>
          <w:bCs/>
          <w:sz w:val="24"/>
          <w:szCs w:val="24"/>
        </w:rPr>
        <w:t xml:space="preserve">to </w:t>
      </w:r>
      <w:proofErr w:type="spellStart"/>
      <w:r w:rsidRPr="008F6BDC">
        <w:rPr>
          <w:rFonts w:ascii="Times New Roman" w:eastAsia="Times New Roman" w:hAnsi="Times New Roman" w:cs="Times New Roman"/>
          <w:bCs/>
          <w:sz w:val="24"/>
          <w:szCs w:val="24"/>
        </w:rPr>
        <w:t>crossdate</w:t>
      </w:r>
      <w:proofErr w:type="spellEnd"/>
      <w:r w:rsidRPr="008F6BDC">
        <w:rPr>
          <w:rFonts w:ascii="Times New Roman" w:eastAsia="Times New Roman" w:hAnsi="Times New Roman" w:cs="Times New Roman"/>
          <w:bCs/>
          <w:sz w:val="24"/>
          <w:szCs w:val="24"/>
        </w:rPr>
        <w:t xml:space="preserve"> series as well as could make </w:t>
      </w:r>
      <w:r w:rsidR="008F6BDC" w:rsidRPr="008F6BDC">
        <w:rPr>
          <w:rFonts w:ascii="Times New Roman" w:eastAsia="Times New Roman" w:hAnsi="Times New Roman" w:cs="Times New Roman"/>
          <w:bCs/>
          <w:sz w:val="24"/>
          <w:szCs w:val="24"/>
        </w:rPr>
        <w:t>reaching a critical P-value of .05 more difficult for statistical tests.</w:t>
      </w:r>
    </w:p>
    <w:p w14:paraId="135EAFA6" w14:textId="77777777" w:rsidR="0001119E" w:rsidRPr="0001119E" w:rsidRDefault="0001119E" w:rsidP="00F11619">
      <w:pPr>
        <w:pStyle w:val="ListParagraph"/>
        <w:numPr>
          <w:ilvl w:val="0"/>
          <w:numId w:val="1"/>
        </w:numPr>
        <w:spacing w:line="240" w:lineRule="auto"/>
      </w:pPr>
    </w:p>
    <w:p w14:paraId="056F57B1" w14:textId="0F218101" w:rsidR="00F11619" w:rsidRDefault="00F11619" w:rsidP="0001119E">
      <w:pPr>
        <w:spacing w:line="240" w:lineRule="auto"/>
        <w:ind w:left="360"/>
      </w:pPr>
      <w:r>
        <w:t>Conclusions and Implications</w:t>
      </w:r>
      <w:bookmarkEnd w:id="42"/>
    </w:p>
    <w:p w14:paraId="1B83E33D" w14:textId="77777777" w:rsidR="00F11619" w:rsidRPr="00883070" w:rsidRDefault="00F11619" w:rsidP="00F11619">
      <w:pPr>
        <w:spacing w:line="240" w:lineRule="auto"/>
        <w:ind w:firstLine="720"/>
      </w:pPr>
      <w:r>
        <w:t>Fremont cottonwoods that established after the 2023 winter floods continue to grow and reduce in density. Seedling plots seem to be impacted by different variables depending on their location. In addition, 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hydrology along the Verde River is crucial to maintaining and protecting its riparian forests.</w:t>
      </w:r>
    </w:p>
    <w:p w14:paraId="4919FF98" w14:textId="3D149D3D" w:rsidR="004E3123" w:rsidRDefault="004E3123">
      <w:pPr>
        <w:spacing w:after="160" w:line="278"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AE10AE5" w14:textId="01C7889E" w:rsidR="00F11619" w:rsidRDefault="004E3123" w:rsidP="008D7A70">
      <w:pPr>
        <w:spacing w:line="240" w:lineRule="auto"/>
        <w:rPr>
          <w:rFonts w:ascii="Times New Roman" w:eastAsia="Times New Roman" w:hAnsi="Times New Roman" w:cs="Times New Roman"/>
          <w:bCs/>
          <w:sz w:val="24"/>
          <w:szCs w:val="24"/>
        </w:rPr>
      </w:pPr>
      <w:r>
        <w:rPr>
          <w:noProof/>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8D7A70" w:rsidRDefault="008D7A70" w:rsidP="008D7A70"/>
    <w:sectPr w:rsidR="008D7A70" w:rsidRPr="008D7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8" w:author="Abraham E Springer" w:date="2024-10-18T13:33:00Z" w:initials="AS">
    <w:p w14:paraId="44503158" w14:textId="77777777" w:rsidR="009954F4" w:rsidRDefault="009954F4" w:rsidP="009954F4">
      <w:pPr>
        <w:pStyle w:val="CommentText"/>
      </w:pPr>
      <w:r>
        <w:rPr>
          <w:rStyle w:val="CommentReference"/>
        </w:rPr>
        <w:annotationRef/>
      </w:r>
      <w:r>
        <w:t>Use all SI units.</w:t>
      </w:r>
    </w:p>
  </w:comment>
  <w:comment w:id="12" w:author="Abraham E Springer" w:date="2024-10-18T13:42:00Z" w:initials="AS">
    <w:p w14:paraId="442A0A68" w14:textId="77777777" w:rsidR="009A0005" w:rsidRDefault="009A0005" w:rsidP="009A0005">
      <w:pPr>
        <w:pStyle w:val="CommentText"/>
      </w:pPr>
      <w:r>
        <w:rPr>
          <w:rStyle w:val="CommentReference"/>
        </w:rPr>
        <w:annotationRef/>
      </w:r>
      <w:r>
        <w:t>Also use Gardner 2012 and 2013</w:t>
      </w:r>
    </w:p>
  </w:comment>
  <w:comment w:id="13" w:author="Abraham E Springer" w:date="2024-10-18T13:45:00Z" w:initials="AS">
    <w:p w14:paraId="1BDE173E" w14:textId="77777777" w:rsidR="009A0005" w:rsidRDefault="009A0005" w:rsidP="009A0005">
      <w:pPr>
        <w:pStyle w:val="CommentText"/>
      </w:pPr>
      <w:r>
        <w:rPr>
          <w:rStyle w:val="CommentReference"/>
        </w:rPr>
        <w:annotationRef/>
      </w:r>
      <w:r>
        <w:t>You might also cite the following here and indicate the link of forest fire and restoration to the river.</w:t>
      </w:r>
    </w:p>
    <w:p w14:paraId="322E68BC" w14:textId="77777777" w:rsidR="009A0005" w:rsidRDefault="009A0005" w:rsidP="009A0005">
      <w:pPr>
        <w:pStyle w:val="CommentText"/>
      </w:pPr>
    </w:p>
    <w:p w14:paraId="3974CB84" w14:textId="77777777" w:rsidR="009A0005" w:rsidRDefault="009A0005" w:rsidP="009A0005">
      <w:pPr>
        <w:pStyle w:val="CommentText"/>
      </w:pPr>
      <w:hyperlink r:id="rId1" w:history="1">
        <w:r w:rsidRPr="005F3664">
          <w:rPr>
            <w:rStyle w:val="Hyperlink"/>
          </w:rPr>
          <w:t>https://doi.org/10.1016/j.forpol.2019.101999</w:t>
        </w:r>
      </w:hyperlink>
    </w:p>
  </w:comment>
  <w:comment w:id="14" w:author="Ryan Porter" w:date="2024-01-17T09:42:00Z" w:initials="RP">
    <w:p w14:paraId="379AEF45" w14:textId="77777777" w:rsidR="009954F4" w:rsidRDefault="009954F4" w:rsidP="009954F4">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6" w:author="Abraham E Springer" w:date="2024-10-18T14:22:00Z" w:initials="AS">
    <w:p w14:paraId="4DD9F60B" w14:textId="77777777" w:rsidR="009954F4" w:rsidRDefault="009954F4" w:rsidP="009954F4">
      <w:pPr>
        <w:pStyle w:val="CommentText"/>
      </w:pPr>
      <w:r>
        <w:rPr>
          <w:rStyle w:val="CommentReference"/>
        </w:rPr>
        <w:annotationRef/>
      </w:r>
      <w:r>
        <w:t>Might have a short woody plant list of the next 3-5 most common riparian trees</w:t>
      </w:r>
    </w:p>
  </w:comment>
  <w:comment w:id="17" w:author="Quentin R McCalla" w:date="2024-08-27T14:26:00Z" w:initials="QM">
    <w:p w14:paraId="6F9EB69C" w14:textId="77777777" w:rsidR="00140FC2" w:rsidRDefault="00140FC2" w:rsidP="00140FC2">
      <w:pPr>
        <w:pStyle w:val="CommentText"/>
      </w:pPr>
      <w:r>
        <w:rPr>
          <w:rStyle w:val="CommentReference"/>
        </w:rPr>
        <w:annotationRef/>
      </w:r>
      <w:r>
        <w:t>To what digit</w:t>
      </w:r>
    </w:p>
  </w:comment>
  <w:comment w:id="18" w:author="Quentin R McCalla" w:date="2024-08-27T15:45:00Z" w:initials="QM">
    <w:p w14:paraId="36D06ADF" w14:textId="77777777" w:rsidR="00140FC2" w:rsidRDefault="00140FC2" w:rsidP="00140FC2">
      <w:pPr>
        <w:pStyle w:val="CommentText"/>
      </w:pPr>
      <w:r>
        <w:rPr>
          <w:rStyle w:val="CommentReference"/>
        </w:rPr>
        <w:annotationRef/>
      </w:r>
      <w:r>
        <w:t>To the centimeter</w:t>
      </w:r>
    </w:p>
  </w:comment>
  <w:comment w:id="19" w:author="Quentin R McCalla" w:date="2024-08-27T14:26:00Z" w:initials="QM">
    <w:p w14:paraId="7E8E0BFE" w14:textId="77777777" w:rsidR="00613C12" w:rsidRDefault="00613C12" w:rsidP="00613C12">
      <w:pPr>
        <w:pStyle w:val="CommentText"/>
      </w:pPr>
      <w:r>
        <w:rPr>
          <w:rStyle w:val="CommentReference"/>
        </w:rPr>
        <w:annotationRef/>
      </w:r>
      <w:r>
        <w:t>Accuracy?</w:t>
      </w:r>
    </w:p>
  </w:comment>
  <w:comment w:id="20" w:author="Quentin R McCalla" w:date="2024-08-27T15:44:00Z" w:initials="QM">
    <w:p w14:paraId="2A6F12B3" w14:textId="77777777" w:rsidR="00613C12" w:rsidRDefault="00613C12" w:rsidP="00613C12">
      <w:pPr>
        <w:pStyle w:val="CommentText"/>
      </w:pPr>
      <w:r>
        <w:rPr>
          <w:rStyle w:val="CommentReference"/>
        </w:rPr>
        <w:annotationRef/>
      </w:r>
      <w:r>
        <w:t>.3 to .6 M</w:t>
      </w:r>
    </w:p>
  </w:comment>
  <w:comment w:id="22" w:author="Quentin R McCalla" w:date="2024-12-17T11:46:00Z" w:initials="QM">
    <w:p w14:paraId="7EB7CB7C" w14:textId="77777777" w:rsidR="00140FC2" w:rsidRDefault="00140FC2" w:rsidP="00140FC2">
      <w:pPr>
        <w:pStyle w:val="CommentText"/>
      </w:pPr>
      <w:r>
        <w:rPr>
          <w:rStyle w:val="CommentReference"/>
        </w:rPr>
        <w:annotationRef/>
      </w:r>
      <w:r>
        <w:t>cite</w:t>
      </w:r>
    </w:p>
  </w:comment>
  <w:comment w:id="28" w:author="Quentin R McCalla" w:date="2025-02-03T09:17:00Z" w:initials="QM">
    <w:p w14:paraId="02247754" w14:textId="77777777" w:rsidR="00DD6FD8" w:rsidRDefault="00DD6FD8" w:rsidP="00DD6FD8">
      <w:pPr>
        <w:pStyle w:val="CommentText"/>
      </w:pPr>
      <w:r>
        <w:rPr>
          <w:rStyle w:val="CommentReference"/>
        </w:rPr>
        <w:annotationRef/>
      </w:r>
      <w:r>
        <w:t>Add logistic model when dave gets back</w:t>
      </w:r>
    </w:p>
  </w:comment>
  <w:comment w:id="29" w:author="Quentin R McCalla" w:date="2025-02-03T15:12:00Z" w:initials="QM">
    <w:p w14:paraId="019916D2" w14:textId="77777777" w:rsidR="00CB69F6" w:rsidRDefault="00CB69F6" w:rsidP="00CB69F6">
      <w:pPr>
        <w:pStyle w:val="CommentText"/>
      </w:pPr>
      <w:r>
        <w:rPr>
          <w:rStyle w:val="CommentReference"/>
        </w:rPr>
        <w:annotationRef/>
      </w:r>
      <w:r>
        <w:t>Stokes and smiley</w:t>
      </w:r>
    </w:p>
  </w:comment>
  <w:comment w:id="30" w:author="Quentin R McCalla" w:date="2024-12-12T13:48:00Z" w:initials="QM">
    <w:p w14:paraId="18E42A84" w14:textId="257A5291" w:rsidR="00721FD3" w:rsidRDefault="00721FD3" w:rsidP="00721FD3">
      <w:pPr>
        <w:pStyle w:val="CommentText"/>
      </w:pPr>
      <w:r>
        <w:rPr>
          <w:rStyle w:val="CommentReference"/>
        </w:rPr>
        <w:annotationRef/>
      </w:r>
      <w:r>
        <w:t>Find citation</w:t>
      </w:r>
    </w:p>
  </w:comment>
  <w:comment w:id="31"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32"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33" w:author="Quentin R McCalla" w:date="2025-02-10T11:55:00Z" w:initials="QM">
    <w:p w14:paraId="42995A11" w14:textId="77777777" w:rsidR="00FC1F64" w:rsidRDefault="00FC1F64" w:rsidP="00FC1F64">
      <w:pPr>
        <w:pStyle w:val="CommentText"/>
      </w:pPr>
      <w:r>
        <w:rPr>
          <w:rStyle w:val="CommentReference"/>
        </w:rPr>
        <w:annotationRef/>
      </w:r>
      <w:r>
        <w:t>Cite and explain</w:t>
      </w:r>
    </w:p>
  </w:comment>
  <w:comment w:id="35" w:author="Quentin R McCalla" w:date="2025-02-03T10:42:00Z" w:initials="QM">
    <w:p w14:paraId="212B8FFB" w14:textId="66781246" w:rsidR="00C97A93" w:rsidRDefault="00C97A93" w:rsidP="00C97A93">
      <w:pPr>
        <w:pStyle w:val="CommentText"/>
      </w:pPr>
      <w:r>
        <w:rPr>
          <w:rStyle w:val="CommentReference"/>
        </w:rPr>
        <w:annotationRef/>
      </w:r>
      <w:r>
        <w:t>Fix</w:t>
      </w:r>
    </w:p>
  </w:comment>
  <w:comment w:id="36" w:author="Quentin R McCalla" w:date="2025-02-03T10:44:00Z" w:initials="QM">
    <w:p w14:paraId="66B213C1" w14:textId="77777777" w:rsidR="00C97A93" w:rsidRDefault="00C97A93" w:rsidP="00C97A93">
      <w:pPr>
        <w:pStyle w:val="CommentText"/>
      </w:pPr>
      <w:r>
        <w:rPr>
          <w:rStyle w:val="CommentReference"/>
        </w:rPr>
        <w:annotationRef/>
      </w:r>
      <w:r>
        <w:t>Wait for model comments</w:t>
      </w:r>
    </w:p>
  </w:comment>
  <w:comment w:id="38" w:author="Merritt, David - FS, CO" w:date="2025-01-09T13:22:00Z" w:initials="MDFC">
    <w:p w14:paraId="63B319AF" w14:textId="6BB596A0" w:rsidR="008D7A70" w:rsidRDefault="008D7A70" w:rsidP="008D7A70">
      <w:pPr>
        <w:pStyle w:val="CommentText"/>
      </w:pPr>
      <w:r>
        <w:rPr>
          <w:rStyle w:val="CommentReference"/>
        </w:rPr>
        <w:annotationRef/>
      </w:r>
      <w:r>
        <w:t>This contradicts the forest cover trends I think???</w:t>
      </w:r>
    </w:p>
  </w:comment>
  <w:comment w:id="39" w:author="Merritt, David - FS, CO" w:date="2025-01-09T13:23:00Z" w:initials="MDFC">
    <w:p w14:paraId="68ED4183" w14:textId="77777777" w:rsidR="008D7A70" w:rsidRDefault="008D7A70" w:rsidP="008D7A70">
      <w:pPr>
        <w:pStyle w:val="CommentText"/>
      </w:pPr>
      <w:r>
        <w:rPr>
          <w:rStyle w:val="CommentReference"/>
        </w:rPr>
        <w:annotationRef/>
      </w:r>
      <w:r>
        <w:t>True. May be the elephant in the room.</w:t>
      </w:r>
    </w:p>
  </w:comment>
  <w:comment w:id="40"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41" w:author="Quentin R McCalla" w:date="2025-02-03T15:54:00Z" w:initials="QM">
    <w:p w14:paraId="22C846CE" w14:textId="77777777" w:rsidR="008F6BDC" w:rsidRDefault="008F6BDC" w:rsidP="008F6BDC">
      <w:pPr>
        <w:pStyle w:val="CommentText"/>
      </w:pPr>
      <w:r>
        <w:rPr>
          <w:rStyle w:val="CommentReference"/>
        </w:rPr>
        <w:annotationRef/>
      </w:r>
      <w:hyperlink r:id="rId2" w:history="1">
        <w:r w:rsidRPr="00F702E0">
          <w:rPr>
            <w:rStyle w:val="Hyperlink"/>
          </w:rPr>
          <w:t>https://agupubs.onlinelibrary.wiley.com/doi/full/10.1002/2016WR018845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44503158" w15:done="1"/>
  <w15:commentEx w15:paraId="442A0A68" w15:done="1"/>
  <w15:commentEx w15:paraId="3974CB84" w15:done="0"/>
  <w15:commentEx w15:paraId="379AEF45" w15:done="1"/>
  <w15:commentEx w15:paraId="4DD9F60B" w15:done="1"/>
  <w15:commentEx w15:paraId="6F9EB69C" w15:done="1"/>
  <w15:commentEx w15:paraId="36D06ADF" w15:paraIdParent="6F9EB69C" w15:done="1"/>
  <w15:commentEx w15:paraId="7E8E0BFE" w15:done="1"/>
  <w15:commentEx w15:paraId="2A6F12B3" w15:paraIdParent="7E8E0BFE" w15:done="1"/>
  <w15:commentEx w15:paraId="7EB7CB7C" w15:done="1"/>
  <w15:commentEx w15:paraId="02247754" w15:done="0"/>
  <w15:commentEx w15:paraId="019916D2" w15:done="0"/>
  <w15:commentEx w15:paraId="18E42A84" w15:done="1"/>
  <w15:commentEx w15:paraId="7F5C0C9C" w15:done="1"/>
  <w15:commentEx w15:paraId="095CB4A3" w15:done="1"/>
  <w15:commentEx w15:paraId="42995A11" w15:done="0"/>
  <w15:commentEx w15:paraId="212B8FFB" w15:done="0"/>
  <w15:commentEx w15:paraId="66B213C1" w15:done="0"/>
  <w15:commentEx w15:paraId="63B319AF" w15:done="1"/>
  <w15:commentEx w15:paraId="68ED4183" w15:done="0"/>
  <w15:commentEx w15:paraId="0274BDB8" w15:done="0"/>
  <w15:commentEx w15:paraId="22C846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1ABF662" w16cex:dateUtc="2024-10-18T20:33: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013AFCED" w16cex:dateUtc="2024-08-27T21:26:00Z"/>
  <w16cex:commentExtensible w16cex:durableId="7F960262" w16cex:dateUtc="2024-08-27T22:45:00Z"/>
  <w16cex:commentExtensible w16cex:durableId="2A72D633" w16cex:dateUtc="2024-08-27T21:26:00Z"/>
  <w16cex:commentExtensible w16cex:durableId="63FB1CA9" w16cex:dateUtc="2024-08-27T22:44:00Z"/>
  <w16cex:commentExtensible w16cex:durableId="63573891" w16cex:dateUtc="2024-12-17T16:46:00Z"/>
  <w16cex:commentExtensible w16cex:durableId="7839676B" w16cex:dateUtc="2025-02-03T17:17:00Z"/>
  <w16cex:commentExtensible w16cex:durableId="01132E6A" w16cex:dateUtc="2025-02-03T23:12:00Z"/>
  <w16cex:commentExtensible w16cex:durableId="507E0CCE" w16cex:dateUtc="2024-12-12T20:48:00Z"/>
  <w16cex:commentExtensible w16cex:durableId="2BBAAD5B" w16cex:dateUtc="2024-12-16T21:07:00Z"/>
  <w16cex:commentExtensible w16cex:durableId="40C52713" w16cex:dateUtc="2024-12-12T20:48:00Z"/>
  <w16cex:commentExtensible w16cex:durableId="3E0525AE" w16cex:dateUtc="2025-02-10T18:55:00Z"/>
  <w16cex:commentExtensible w16cex:durableId="12519573" w16cex:dateUtc="2025-02-03T18:42:00Z"/>
  <w16cex:commentExtensible w16cex:durableId="62C49997" w16cex:dateUtc="2025-02-03T18:44:00Z"/>
  <w16cex:commentExtensible w16cex:durableId="0D93FBD3" w16cex:dateUtc="2025-01-09T20:22:00Z"/>
  <w16cex:commentExtensible w16cex:durableId="217B8AF3" w16cex:dateUtc="2025-01-09T20:23:00Z"/>
  <w16cex:commentExtensible w16cex:durableId="691BC579" w16cex:dateUtc="2025-02-04T18:37:00Z"/>
  <w16cex:commentExtensible w16cex:durableId="60CEC942" w16cex:dateUtc="2025-02-03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44503158" w16cid:durableId="71ABF662"/>
  <w16cid:commentId w16cid:paraId="442A0A68" w16cid:durableId="34B75044"/>
  <w16cid:commentId w16cid:paraId="3974CB84" w16cid:durableId="2176762D"/>
  <w16cid:commentId w16cid:paraId="379AEF45" w16cid:durableId="314C952F"/>
  <w16cid:commentId w16cid:paraId="4DD9F60B" w16cid:durableId="4887A709"/>
  <w16cid:commentId w16cid:paraId="6F9EB69C" w16cid:durableId="013AFCED"/>
  <w16cid:commentId w16cid:paraId="36D06ADF" w16cid:durableId="7F960262"/>
  <w16cid:commentId w16cid:paraId="7E8E0BFE" w16cid:durableId="2A72D633"/>
  <w16cid:commentId w16cid:paraId="2A6F12B3" w16cid:durableId="63FB1CA9"/>
  <w16cid:commentId w16cid:paraId="7EB7CB7C" w16cid:durableId="63573891"/>
  <w16cid:commentId w16cid:paraId="02247754" w16cid:durableId="7839676B"/>
  <w16cid:commentId w16cid:paraId="019916D2" w16cid:durableId="01132E6A"/>
  <w16cid:commentId w16cid:paraId="18E42A84" w16cid:durableId="507E0CCE"/>
  <w16cid:commentId w16cid:paraId="7F5C0C9C" w16cid:durableId="2BBAAD5B"/>
  <w16cid:commentId w16cid:paraId="095CB4A3" w16cid:durableId="40C52713"/>
  <w16cid:commentId w16cid:paraId="42995A11" w16cid:durableId="3E0525AE"/>
  <w16cid:commentId w16cid:paraId="212B8FFB" w16cid:durableId="12519573"/>
  <w16cid:commentId w16cid:paraId="66B213C1" w16cid:durableId="62C49997"/>
  <w16cid:commentId w16cid:paraId="63B319AF" w16cid:durableId="0D93FBD3"/>
  <w16cid:commentId w16cid:paraId="68ED4183" w16cid:durableId="217B8AF3"/>
  <w16cid:commentId w16cid:paraId="0274BDB8" w16cid:durableId="691BC579"/>
  <w16cid:commentId w16cid:paraId="22C846CE" w16cid:durableId="60CEC9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1"/>
  </w:num>
  <w:num w:numId="3" w16cid:durableId="18130552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945FC"/>
    <w:rsid w:val="000E131F"/>
    <w:rsid w:val="000F3C3E"/>
    <w:rsid w:val="0010431D"/>
    <w:rsid w:val="00120AEE"/>
    <w:rsid w:val="0013684F"/>
    <w:rsid w:val="00140FC2"/>
    <w:rsid w:val="001504C0"/>
    <w:rsid w:val="0015340C"/>
    <w:rsid w:val="001968BE"/>
    <w:rsid w:val="001A416A"/>
    <w:rsid w:val="002028D3"/>
    <w:rsid w:val="00223541"/>
    <w:rsid w:val="00231964"/>
    <w:rsid w:val="00283AA9"/>
    <w:rsid w:val="00294E72"/>
    <w:rsid w:val="002B382B"/>
    <w:rsid w:val="002D5725"/>
    <w:rsid w:val="003250C2"/>
    <w:rsid w:val="00343140"/>
    <w:rsid w:val="00376AD5"/>
    <w:rsid w:val="003F0E3A"/>
    <w:rsid w:val="00453DA3"/>
    <w:rsid w:val="004E3123"/>
    <w:rsid w:val="0053192E"/>
    <w:rsid w:val="005327A1"/>
    <w:rsid w:val="00532AF3"/>
    <w:rsid w:val="005C19E0"/>
    <w:rsid w:val="00613C12"/>
    <w:rsid w:val="0064393E"/>
    <w:rsid w:val="0066272E"/>
    <w:rsid w:val="00671D23"/>
    <w:rsid w:val="006760A4"/>
    <w:rsid w:val="00692843"/>
    <w:rsid w:val="006A0B3D"/>
    <w:rsid w:val="006A49F7"/>
    <w:rsid w:val="006C154A"/>
    <w:rsid w:val="006D580D"/>
    <w:rsid w:val="00721FD3"/>
    <w:rsid w:val="00731403"/>
    <w:rsid w:val="007336A7"/>
    <w:rsid w:val="007812CF"/>
    <w:rsid w:val="007D30B7"/>
    <w:rsid w:val="007E3D81"/>
    <w:rsid w:val="008663BA"/>
    <w:rsid w:val="00881FBA"/>
    <w:rsid w:val="008856CC"/>
    <w:rsid w:val="0089221C"/>
    <w:rsid w:val="008C4730"/>
    <w:rsid w:val="008D7A70"/>
    <w:rsid w:val="008F6BDC"/>
    <w:rsid w:val="008F6DB0"/>
    <w:rsid w:val="009412CC"/>
    <w:rsid w:val="009954F4"/>
    <w:rsid w:val="009A0005"/>
    <w:rsid w:val="009B25A2"/>
    <w:rsid w:val="00A108B4"/>
    <w:rsid w:val="00A1262E"/>
    <w:rsid w:val="00A709EB"/>
    <w:rsid w:val="00A83419"/>
    <w:rsid w:val="00AA2451"/>
    <w:rsid w:val="00AC131D"/>
    <w:rsid w:val="00AC38AC"/>
    <w:rsid w:val="00AD2706"/>
    <w:rsid w:val="00AE48AA"/>
    <w:rsid w:val="00AE7F5E"/>
    <w:rsid w:val="00AF520F"/>
    <w:rsid w:val="00B113AD"/>
    <w:rsid w:val="00BB3E8C"/>
    <w:rsid w:val="00BC187B"/>
    <w:rsid w:val="00BE6769"/>
    <w:rsid w:val="00C32A60"/>
    <w:rsid w:val="00C430DF"/>
    <w:rsid w:val="00C97A93"/>
    <w:rsid w:val="00CA7F36"/>
    <w:rsid w:val="00CB69F6"/>
    <w:rsid w:val="00D23B58"/>
    <w:rsid w:val="00D31687"/>
    <w:rsid w:val="00D42EDA"/>
    <w:rsid w:val="00D52A25"/>
    <w:rsid w:val="00D54BC1"/>
    <w:rsid w:val="00D73F95"/>
    <w:rsid w:val="00DD6FD8"/>
    <w:rsid w:val="00EE07E2"/>
    <w:rsid w:val="00EF62A6"/>
    <w:rsid w:val="00F079F5"/>
    <w:rsid w:val="00F11619"/>
    <w:rsid w:val="00F11E48"/>
    <w:rsid w:val="00FC1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agupubs.onlinelibrary.wiley.com/doi/full/10.1002/2016WR018845" TargetMode="External"/><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ncei.noaa.gov/access/monitoring/climate-at-a-glance/county/time-series/AZ-025/tmin/1/0/1993-2023?base_prd=true&amp;begbaseyear=1901&amp;endbaseyear=2000" TargetMode="External"/><Relationship Id="rId5" Type="http://schemas.openxmlformats.org/officeDocument/2006/relationships/comments" Target="comments.xml"/><Relationship Id="rId15" Type="http://schemas.openxmlformats.org/officeDocument/2006/relationships/image" Target="media/image5.png"/><Relationship Id="rId10" Type="http://schemas.openxmlformats.org/officeDocument/2006/relationships/hyperlink" Target="https://www.cybis.se/forfun/dendro/index.htm" TargetMode="Externa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1521</TotalTime>
  <Pages>11</Pages>
  <Words>6479</Words>
  <Characters>36935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75</cp:revision>
  <dcterms:created xsi:type="dcterms:W3CDTF">2025-01-29T21:40:00Z</dcterms:created>
  <dcterms:modified xsi:type="dcterms:W3CDTF">2025-02-10T20:05:00Z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id="Ylpw5ygn"/&gt;&lt;style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