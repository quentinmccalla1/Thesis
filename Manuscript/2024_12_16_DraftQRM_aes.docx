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02C967" w14:textId="425B3CEE" w:rsidR="002C17F8" w:rsidRDefault="002C17F8" w:rsidP="00391242">
      <w:pPr>
        <w:spacing w:line="240" w:lineRule="auto"/>
        <w:ind w:firstLine="720"/>
        <w:jc w:val="center"/>
        <w:rPr>
          <w:rFonts w:ascii="Times New Roman" w:eastAsia="Times New Roman" w:hAnsi="Times New Roman" w:cs="Times New Roman"/>
          <w:bCs/>
          <w:sz w:val="36"/>
          <w:szCs w:val="36"/>
        </w:rPr>
      </w:pPr>
      <w:commentRangeStart w:id="0"/>
      <w:commentRangeStart w:id="1"/>
      <w:commentRangeStart w:id="2"/>
      <w:commentRangeStart w:id="3"/>
      <w:commentRangeStart w:id="4"/>
      <w:r w:rsidRPr="001C7A2B">
        <w:rPr>
          <w:rFonts w:ascii="Times New Roman" w:eastAsia="Times New Roman" w:hAnsi="Times New Roman" w:cs="Times New Roman"/>
          <w:bCs/>
          <w:sz w:val="36"/>
          <w:szCs w:val="36"/>
        </w:rPr>
        <w:t>Fremont</w:t>
      </w:r>
      <w:commentRangeEnd w:id="0"/>
      <w:r w:rsidR="00F72E3A" w:rsidRPr="001C7A2B">
        <w:rPr>
          <w:rStyle w:val="CommentReference"/>
          <w:rFonts w:ascii="Times New Roman" w:hAnsi="Times New Roman" w:cs="Times New Roman"/>
        </w:rPr>
        <w:commentReference w:id="0"/>
      </w:r>
      <w:commentRangeEnd w:id="1"/>
      <w:r w:rsidR="00F72E3A" w:rsidRPr="001C7A2B">
        <w:rPr>
          <w:rStyle w:val="CommentReference"/>
          <w:rFonts w:ascii="Times New Roman" w:hAnsi="Times New Roman" w:cs="Times New Roman"/>
        </w:rPr>
        <w:commentReference w:id="1"/>
      </w:r>
      <w:commentRangeEnd w:id="2"/>
      <w:r w:rsidR="00F72E3A" w:rsidRPr="001C7A2B">
        <w:rPr>
          <w:rStyle w:val="CommentReference"/>
          <w:rFonts w:ascii="Times New Roman" w:hAnsi="Times New Roman" w:cs="Times New Roman"/>
        </w:rPr>
        <w:commentReference w:id="2"/>
      </w:r>
      <w:commentRangeEnd w:id="3"/>
      <w:r w:rsidR="0026655A" w:rsidRPr="001C7A2B">
        <w:rPr>
          <w:rStyle w:val="CommentReference"/>
          <w:rFonts w:ascii="Times New Roman" w:hAnsi="Times New Roman" w:cs="Times New Roman"/>
        </w:rPr>
        <w:commentReference w:id="3"/>
      </w:r>
      <w:commentRangeEnd w:id="4"/>
      <w:r w:rsidR="0026655A" w:rsidRPr="001C7A2B">
        <w:rPr>
          <w:rStyle w:val="CommentReference"/>
          <w:rFonts w:ascii="Times New Roman" w:hAnsi="Times New Roman" w:cs="Times New Roman"/>
        </w:rPr>
        <w:commentReference w:id="4"/>
      </w:r>
      <w:r w:rsidRPr="001C7A2B">
        <w:rPr>
          <w:rFonts w:ascii="Times New Roman" w:eastAsia="Times New Roman" w:hAnsi="Times New Roman" w:cs="Times New Roman"/>
          <w:bCs/>
          <w:sz w:val="36"/>
          <w:szCs w:val="36"/>
        </w:rPr>
        <w:t xml:space="preserve"> Cottonwood demographics and regeneration along the Verde Wild and Scenic River</w:t>
      </w:r>
    </w:p>
    <w:p w14:paraId="3B906E0E" w14:textId="77777777" w:rsidR="00F6125C" w:rsidRDefault="00F6125C" w:rsidP="00391242">
      <w:pPr>
        <w:spacing w:line="240" w:lineRule="auto"/>
        <w:ind w:firstLine="720"/>
        <w:jc w:val="center"/>
        <w:rPr>
          <w:rFonts w:ascii="Times New Roman" w:eastAsia="Times New Roman" w:hAnsi="Times New Roman" w:cs="Times New Roman"/>
          <w:bCs/>
          <w:sz w:val="36"/>
          <w:szCs w:val="36"/>
        </w:rPr>
      </w:pPr>
    </w:p>
    <w:p w14:paraId="2117E766" w14:textId="77777777" w:rsidR="00F6125C" w:rsidRDefault="00F6125C" w:rsidP="00391242">
      <w:pPr>
        <w:spacing w:line="240" w:lineRule="auto"/>
        <w:ind w:firstLine="720"/>
        <w:jc w:val="center"/>
        <w:rPr>
          <w:rFonts w:ascii="Times New Roman" w:eastAsia="Times New Roman" w:hAnsi="Times New Roman" w:cs="Times New Roman"/>
          <w:bCs/>
          <w:sz w:val="36"/>
          <w:szCs w:val="36"/>
        </w:rPr>
      </w:pPr>
    </w:p>
    <w:p w14:paraId="14ACBAA6" w14:textId="2EDAF5E4" w:rsidR="00F6125C" w:rsidRDefault="00F6125C" w:rsidP="00391242">
      <w:pPr>
        <w:spacing w:line="240" w:lineRule="auto"/>
        <w:ind w:firstLine="720"/>
        <w:jc w:val="center"/>
        <w:rPr>
          <w:rFonts w:ascii="Times New Roman" w:eastAsia="Times New Roman" w:hAnsi="Times New Roman" w:cs="Times New Roman"/>
          <w:bCs/>
          <w:sz w:val="36"/>
          <w:szCs w:val="36"/>
        </w:rPr>
      </w:pPr>
      <w:r>
        <w:rPr>
          <w:rFonts w:ascii="Times New Roman" w:eastAsia="Times New Roman" w:hAnsi="Times New Roman" w:cs="Times New Roman"/>
          <w:bCs/>
          <w:sz w:val="36"/>
          <w:szCs w:val="36"/>
        </w:rPr>
        <w:t>A thesis</w:t>
      </w:r>
    </w:p>
    <w:p w14:paraId="340FEFDD" w14:textId="078C5EBD" w:rsidR="00F6125C" w:rsidRDefault="00F6125C" w:rsidP="00391242">
      <w:pPr>
        <w:spacing w:line="240" w:lineRule="auto"/>
        <w:ind w:firstLine="720"/>
        <w:jc w:val="center"/>
        <w:rPr>
          <w:rFonts w:ascii="Times New Roman" w:eastAsia="Times New Roman" w:hAnsi="Times New Roman" w:cs="Times New Roman"/>
          <w:bCs/>
          <w:sz w:val="36"/>
          <w:szCs w:val="36"/>
        </w:rPr>
      </w:pPr>
      <w:r>
        <w:rPr>
          <w:rFonts w:ascii="Times New Roman" w:eastAsia="Times New Roman" w:hAnsi="Times New Roman" w:cs="Times New Roman"/>
          <w:bCs/>
          <w:sz w:val="36"/>
          <w:szCs w:val="36"/>
        </w:rPr>
        <w:t xml:space="preserve">Submitted in Partial Fulfillment </w:t>
      </w:r>
    </w:p>
    <w:p w14:paraId="3F429A5B" w14:textId="299D163C" w:rsidR="00F6125C" w:rsidRDefault="00F6125C" w:rsidP="00391242">
      <w:pPr>
        <w:spacing w:line="240" w:lineRule="auto"/>
        <w:ind w:firstLine="720"/>
        <w:jc w:val="center"/>
        <w:rPr>
          <w:rFonts w:ascii="Times New Roman" w:eastAsia="Times New Roman" w:hAnsi="Times New Roman" w:cs="Times New Roman"/>
          <w:bCs/>
          <w:sz w:val="36"/>
          <w:szCs w:val="36"/>
        </w:rPr>
      </w:pPr>
      <w:r>
        <w:rPr>
          <w:rFonts w:ascii="Times New Roman" w:eastAsia="Times New Roman" w:hAnsi="Times New Roman" w:cs="Times New Roman"/>
          <w:bCs/>
          <w:sz w:val="36"/>
          <w:szCs w:val="36"/>
        </w:rPr>
        <w:t>Of the Requirements for the Degree of ‘</w:t>
      </w:r>
      <w:proofErr w:type="gramStart"/>
      <w:r>
        <w:rPr>
          <w:rFonts w:ascii="Times New Roman" w:eastAsia="Times New Roman" w:hAnsi="Times New Roman" w:cs="Times New Roman"/>
          <w:bCs/>
          <w:sz w:val="36"/>
          <w:szCs w:val="36"/>
        </w:rPr>
        <w:t>Masters in Environmental Science and Policy</w:t>
      </w:r>
      <w:proofErr w:type="gramEnd"/>
    </w:p>
    <w:p w14:paraId="1856234F" w14:textId="77777777" w:rsidR="00F6125C" w:rsidRDefault="00F6125C" w:rsidP="00391242">
      <w:pPr>
        <w:spacing w:line="240" w:lineRule="auto"/>
        <w:ind w:firstLine="720"/>
        <w:jc w:val="center"/>
        <w:rPr>
          <w:rFonts w:ascii="Times New Roman" w:eastAsia="Times New Roman" w:hAnsi="Times New Roman" w:cs="Times New Roman"/>
          <w:bCs/>
          <w:sz w:val="36"/>
          <w:szCs w:val="36"/>
        </w:rPr>
      </w:pPr>
    </w:p>
    <w:p w14:paraId="6C44DB3A" w14:textId="77777777" w:rsidR="00F6125C" w:rsidRPr="001C7A2B" w:rsidRDefault="00F6125C" w:rsidP="00391242">
      <w:pPr>
        <w:spacing w:line="240" w:lineRule="auto"/>
        <w:ind w:firstLine="720"/>
        <w:jc w:val="center"/>
        <w:rPr>
          <w:rFonts w:ascii="Times New Roman" w:eastAsia="Times New Roman" w:hAnsi="Times New Roman" w:cs="Times New Roman"/>
          <w:bCs/>
          <w:sz w:val="36"/>
          <w:szCs w:val="36"/>
        </w:rPr>
      </w:pPr>
    </w:p>
    <w:p w14:paraId="69F0781D" w14:textId="1E262297" w:rsidR="002C17F8" w:rsidRPr="001C7A2B" w:rsidRDefault="002C17F8" w:rsidP="00391242">
      <w:pPr>
        <w:spacing w:line="240" w:lineRule="auto"/>
        <w:ind w:firstLine="720"/>
        <w:jc w:val="center"/>
        <w:rPr>
          <w:rFonts w:ascii="Times New Roman" w:eastAsia="Times New Roman" w:hAnsi="Times New Roman" w:cs="Times New Roman"/>
          <w:bCs/>
          <w:sz w:val="24"/>
          <w:szCs w:val="24"/>
        </w:rPr>
      </w:pPr>
      <w:r w:rsidRPr="001C7A2B">
        <w:rPr>
          <w:rFonts w:ascii="Times New Roman" w:eastAsia="Times New Roman" w:hAnsi="Times New Roman" w:cs="Times New Roman"/>
          <w:bCs/>
          <w:sz w:val="24"/>
          <w:szCs w:val="24"/>
        </w:rPr>
        <w:t>By: Quentin McCalla</w:t>
      </w:r>
    </w:p>
    <w:p w14:paraId="4E0550A0" w14:textId="5E6FD243" w:rsidR="0020332C" w:rsidRPr="001C7A2B" w:rsidRDefault="0020332C" w:rsidP="00391242">
      <w:pPr>
        <w:spacing w:line="240" w:lineRule="auto"/>
        <w:ind w:firstLine="720"/>
        <w:jc w:val="center"/>
        <w:rPr>
          <w:rFonts w:ascii="Times New Roman" w:eastAsia="Times New Roman" w:hAnsi="Times New Roman" w:cs="Times New Roman"/>
          <w:bCs/>
          <w:sz w:val="24"/>
          <w:szCs w:val="24"/>
        </w:rPr>
      </w:pPr>
      <w:r w:rsidRPr="001C7A2B">
        <w:rPr>
          <w:rFonts w:ascii="Times New Roman" w:eastAsia="Times New Roman" w:hAnsi="Times New Roman" w:cs="Times New Roman"/>
          <w:bCs/>
          <w:sz w:val="24"/>
          <w:szCs w:val="24"/>
        </w:rPr>
        <w:t>Advised by: Dr. Abe Springer</w:t>
      </w:r>
    </w:p>
    <w:p w14:paraId="0BED84F0" w14:textId="6FEE3686" w:rsidR="002F0455" w:rsidRPr="001C7A2B" w:rsidRDefault="002F0455" w:rsidP="00391242">
      <w:pPr>
        <w:spacing w:line="240" w:lineRule="auto"/>
        <w:ind w:firstLine="720"/>
        <w:jc w:val="center"/>
        <w:rPr>
          <w:rFonts w:ascii="Times New Roman" w:eastAsia="Times New Roman" w:hAnsi="Times New Roman" w:cs="Times New Roman"/>
          <w:bCs/>
          <w:sz w:val="24"/>
          <w:szCs w:val="24"/>
        </w:rPr>
      </w:pPr>
      <w:r w:rsidRPr="001C7A2B">
        <w:rPr>
          <w:rFonts w:ascii="Times New Roman" w:eastAsia="Times New Roman" w:hAnsi="Times New Roman" w:cs="Times New Roman"/>
          <w:bCs/>
          <w:sz w:val="24"/>
          <w:szCs w:val="24"/>
        </w:rPr>
        <w:t xml:space="preserve">Committee Members: </w:t>
      </w:r>
    </w:p>
    <w:p w14:paraId="65684F8C" w14:textId="11A06F46" w:rsidR="002F0455" w:rsidRPr="001C7A2B" w:rsidRDefault="002F0455" w:rsidP="00391242">
      <w:pPr>
        <w:spacing w:line="240" w:lineRule="auto"/>
        <w:ind w:firstLine="720"/>
        <w:jc w:val="center"/>
        <w:rPr>
          <w:rFonts w:ascii="Times New Roman" w:eastAsia="Times New Roman" w:hAnsi="Times New Roman" w:cs="Times New Roman"/>
          <w:bCs/>
          <w:sz w:val="24"/>
          <w:szCs w:val="24"/>
        </w:rPr>
      </w:pPr>
      <w:r w:rsidRPr="001C7A2B">
        <w:rPr>
          <w:rFonts w:ascii="Times New Roman" w:eastAsia="Times New Roman" w:hAnsi="Times New Roman" w:cs="Times New Roman"/>
          <w:bCs/>
          <w:sz w:val="24"/>
          <w:szCs w:val="24"/>
        </w:rPr>
        <w:t xml:space="preserve">Dr. Peter </w:t>
      </w:r>
      <w:commentRangeStart w:id="5"/>
      <w:proofErr w:type="spellStart"/>
      <w:r w:rsidRPr="001C7A2B">
        <w:rPr>
          <w:rFonts w:ascii="Times New Roman" w:eastAsia="Times New Roman" w:hAnsi="Times New Roman" w:cs="Times New Roman"/>
          <w:bCs/>
          <w:sz w:val="24"/>
          <w:szCs w:val="24"/>
        </w:rPr>
        <w:t>Fule</w:t>
      </w:r>
      <w:commentRangeEnd w:id="5"/>
      <w:proofErr w:type="spellEnd"/>
      <w:r w:rsidR="00F72E3A" w:rsidRPr="001C7A2B">
        <w:rPr>
          <w:rStyle w:val="CommentReference"/>
          <w:rFonts w:ascii="Times New Roman" w:hAnsi="Times New Roman" w:cs="Times New Roman"/>
        </w:rPr>
        <w:commentReference w:id="5"/>
      </w:r>
    </w:p>
    <w:p w14:paraId="7E0228D0" w14:textId="2B63AD0F" w:rsidR="002F0455" w:rsidRPr="001C7A2B" w:rsidRDefault="002F0455" w:rsidP="00391242">
      <w:pPr>
        <w:spacing w:line="240" w:lineRule="auto"/>
        <w:ind w:firstLine="720"/>
        <w:jc w:val="center"/>
        <w:rPr>
          <w:rFonts w:ascii="Times New Roman" w:eastAsia="Times New Roman" w:hAnsi="Times New Roman" w:cs="Times New Roman"/>
          <w:bCs/>
          <w:sz w:val="24"/>
          <w:szCs w:val="24"/>
        </w:rPr>
      </w:pPr>
      <w:r w:rsidRPr="001C7A2B">
        <w:rPr>
          <w:rFonts w:ascii="Times New Roman" w:eastAsia="Times New Roman" w:hAnsi="Times New Roman" w:cs="Times New Roman"/>
          <w:bCs/>
          <w:sz w:val="24"/>
          <w:szCs w:val="24"/>
        </w:rPr>
        <w:t>Dr. David Merrit</w:t>
      </w:r>
    </w:p>
    <w:p w14:paraId="3AECB726" w14:textId="77777777" w:rsidR="00F6125C" w:rsidRDefault="00F6125C" w:rsidP="00F6125C">
      <w:pPr>
        <w:spacing w:line="240" w:lineRule="auto"/>
        <w:jc w:val="center"/>
        <w:rPr>
          <w:rFonts w:ascii="Times New Roman" w:eastAsia="Times New Roman" w:hAnsi="Times New Roman" w:cs="Times New Roman"/>
          <w:b/>
          <w:sz w:val="24"/>
          <w:szCs w:val="24"/>
        </w:rPr>
      </w:pPr>
    </w:p>
    <w:p w14:paraId="424DA405" w14:textId="77777777" w:rsidR="00F6125C" w:rsidRPr="001C7A2B" w:rsidRDefault="00F6125C" w:rsidP="00F6125C">
      <w:pPr>
        <w:pStyle w:val="Heading1"/>
      </w:pPr>
      <w:r>
        <w:rPr>
          <w:rFonts w:ascii="Times New Roman" w:eastAsia="Times New Roman" w:hAnsi="Times New Roman" w:cs="Times New Roman"/>
          <w:b/>
          <w:sz w:val="24"/>
          <w:szCs w:val="24"/>
        </w:rPr>
        <w:br w:type="page"/>
      </w:r>
      <w:bookmarkStart w:id="6" w:name="_Toc187847465"/>
      <w:bookmarkStart w:id="7" w:name="_Toc187847528"/>
      <w:r>
        <w:lastRenderedPageBreak/>
        <w:t>Abstract</w:t>
      </w:r>
      <w:bookmarkEnd w:id="6"/>
      <w:bookmarkEnd w:id="7"/>
    </w:p>
    <w:p w14:paraId="379A378C" w14:textId="77777777" w:rsidR="00F6125C" w:rsidRDefault="00F6125C" w:rsidP="00F6125C">
      <w:pPr>
        <w:pStyle w:val="NoSpacing"/>
        <w:rPr>
          <w:rFonts w:ascii="Calibri" w:hAnsi="Calibri" w:cs="Calibri"/>
          <w:sz w:val="24"/>
          <w:szCs w:val="24"/>
        </w:rPr>
      </w:pPr>
      <w:r>
        <w:rPr>
          <w:rFonts w:ascii="Calibri" w:hAnsi="Calibri" w:cs="Calibri"/>
          <w:sz w:val="24"/>
          <w:szCs w:val="24"/>
        </w:rPr>
        <w:t>The Verde Wild and Scenic River watershed drains central Arizona and is the state’s longest remaining perennial river. Fremont cottonwoods (</w:t>
      </w:r>
      <w:r>
        <w:rPr>
          <w:rFonts w:ascii="Calibri" w:hAnsi="Calibri" w:cs="Calibri"/>
          <w:i/>
          <w:iCs/>
          <w:sz w:val="24"/>
          <w:szCs w:val="24"/>
        </w:rPr>
        <w:t xml:space="preserve">Populus </w:t>
      </w:r>
      <w:proofErr w:type="spellStart"/>
      <w:r>
        <w:rPr>
          <w:rFonts w:ascii="Calibri" w:hAnsi="Calibri" w:cs="Calibri"/>
          <w:i/>
          <w:iCs/>
          <w:sz w:val="24"/>
          <w:szCs w:val="24"/>
        </w:rPr>
        <w:t>fremontii</w:t>
      </w:r>
      <w:proofErr w:type="spellEnd"/>
      <w:r>
        <w:rPr>
          <w:rFonts w:ascii="Calibri" w:hAnsi="Calibri" w:cs="Calibri"/>
          <w:i/>
          <w:iCs/>
          <w:sz w:val="24"/>
          <w:szCs w:val="24"/>
        </w:rPr>
        <w:t xml:space="preserve">) </w:t>
      </w:r>
      <w:r>
        <w:rPr>
          <w:rFonts w:ascii="Calibri" w:hAnsi="Calibri" w:cs="Calibri"/>
          <w:sz w:val="24"/>
          <w:szCs w:val="24"/>
        </w:rPr>
        <w:t xml:space="preserve">are a dominant riparian tree species in the Southwester and are important habitat for native wildlife, crucial elements of river hydrology and are a designated Outstanding Natural Value by the 1964 Wild Scenic River Act. Fremont cottonwoods along the Verde River are unstudied and their condition and demographics are not yet understood. This study uses seedling plots established after 2023 winter floods and dendrochronology to monitor regeneration and quantify tree age and growth. Fremont cottonwoods along the Verde River are young, with the mean age being 24 years old. They continue to add biomass at an above average rate and their growth is significantly impact by summer temperatures and river flows. Seedlings from the 2023 cohort continue to grow rapidly and are significantly impacted by a diverse set of environmental conditions. </w:t>
      </w:r>
    </w:p>
    <w:p w14:paraId="64DE47B1" w14:textId="3E71443E" w:rsidR="00F6125C" w:rsidRDefault="00F6125C">
      <w:pPr>
        <w:rPr>
          <w:rFonts w:ascii="Calibri" w:hAnsi="Calibri" w:cs="Calibri"/>
          <w:sz w:val="24"/>
          <w:szCs w:val="24"/>
        </w:rPr>
      </w:pPr>
      <w:r>
        <w:rPr>
          <w:rFonts w:ascii="Calibri" w:hAnsi="Calibri" w:cs="Calibri"/>
          <w:sz w:val="24"/>
          <w:szCs w:val="24"/>
        </w:rPr>
        <w:br w:type="page"/>
      </w:r>
    </w:p>
    <w:p w14:paraId="1A53CA6E" w14:textId="084F68E1" w:rsidR="00F6125C" w:rsidRDefault="00F6125C" w:rsidP="00F6125C">
      <w:pPr>
        <w:pStyle w:val="Heading1"/>
      </w:pPr>
      <w:r>
        <w:lastRenderedPageBreak/>
        <w:t>Acknowledgements</w:t>
      </w:r>
    </w:p>
    <w:p w14:paraId="42BCAB21" w14:textId="3251C6A2" w:rsidR="00F6125C" w:rsidRDefault="00F6125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C0C6E68" w14:textId="77777777" w:rsidR="00F6125C" w:rsidRDefault="00F6125C">
      <w:pPr>
        <w:rPr>
          <w:rFonts w:ascii="Times New Roman" w:eastAsia="Times New Roman" w:hAnsi="Times New Roman" w:cs="Times New Roman"/>
          <w:b/>
          <w:sz w:val="24"/>
          <w:szCs w:val="24"/>
        </w:rPr>
      </w:pPr>
    </w:p>
    <w:p w14:paraId="48D33406" w14:textId="529E324C" w:rsidR="00F6125C" w:rsidRDefault="00F6125C">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r>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rPr>
        <w:instrText xml:space="preserve"> TOC \o "1-3" \h \z \u </w:instrText>
      </w:r>
      <w:r>
        <w:rPr>
          <w:rFonts w:ascii="Times New Roman" w:eastAsia="Times New Roman" w:hAnsi="Times New Roman" w:cs="Times New Roman"/>
          <w:b/>
          <w:sz w:val="24"/>
          <w:szCs w:val="24"/>
        </w:rPr>
        <w:fldChar w:fldCharType="separate"/>
      </w:r>
      <w:hyperlink w:anchor="_Toc187847528" w:history="1">
        <w:r w:rsidRPr="0000116E">
          <w:rPr>
            <w:rStyle w:val="Hyperlink"/>
            <w:noProof/>
          </w:rPr>
          <w:t>Abstract</w:t>
        </w:r>
        <w:r>
          <w:rPr>
            <w:noProof/>
            <w:webHidden/>
          </w:rPr>
          <w:tab/>
        </w:r>
        <w:r>
          <w:rPr>
            <w:noProof/>
            <w:webHidden/>
          </w:rPr>
          <w:fldChar w:fldCharType="begin"/>
        </w:r>
        <w:r>
          <w:rPr>
            <w:noProof/>
            <w:webHidden/>
          </w:rPr>
          <w:instrText xml:space="preserve"> PAGEREF _Toc187847528 \h </w:instrText>
        </w:r>
        <w:r>
          <w:rPr>
            <w:noProof/>
            <w:webHidden/>
          </w:rPr>
        </w:r>
        <w:r>
          <w:rPr>
            <w:noProof/>
            <w:webHidden/>
          </w:rPr>
          <w:fldChar w:fldCharType="separate"/>
        </w:r>
        <w:r>
          <w:rPr>
            <w:noProof/>
            <w:webHidden/>
          </w:rPr>
          <w:t>1</w:t>
        </w:r>
        <w:r>
          <w:rPr>
            <w:noProof/>
            <w:webHidden/>
          </w:rPr>
          <w:fldChar w:fldCharType="end"/>
        </w:r>
      </w:hyperlink>
    </w:p>
    <w:p w14:paraId="697FA5BD" w14:textId="1652B2EA" w:rsidR="00F6125C" w:rsidRDefault="00F6125C">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29" w:history="1">
        <w:r w:rsidRPr="0000116E">
          <w:rPr>
            <w:rStyle w:val="Hyperlink"/>
            <w:rFonts w:ascii="Times New Roman" w:hAnsi="Times New Roman" w:cs="Times New Roman"/>
            <w:noProof/>
          </w:rPr>
          <w:t>Introduction and Background</w:t>
        </w:r>
        <w:r>
          <w:rPr>
            <w:noProof/>
            <w:webHidden/>
          </w:rPr>
          <w:tab/>
        </w:r>
        <w:r>
          <w:rPr>
            <w:noProof/>
            <w:webHidden/>
          </w:rPr>
          <w:fldChar w:fldCharType="begin"/>
        </w:r>
        <w:r>
          <w:rPr>
            <w:noProof/>
            <w:webHidden/>
          </w:rPr>
          <w:instrText xml:space="preserve"> PAGEREF _Toc187847529 \h </w:instrText>
        </w:r>
        <w:r>
          <w:rPr>
            <w:noProof/>
            <w:webHidden/>
          </w:rPr>
        </w:r>
        <w:r>
          <w:rPr>
            <w:noProof/>
            <w:webHidden/>
          </w:rPr>
          <w:fldChar w:fldCharType="separate"/>
        </w:r>
        <w:r>
          <w:rPr>
            <w:noProof/>
            <w:webHidden/>
          </w:rPr>
          <w:t>3</w:t>
        </w:r>
        <w:r>
          <w:rPr>
            <w:noProof/>
            <w:webHidden/>
          </w:rPr>
          <w:fldChar w:fldCharType="end"/>
        </w:r>
      </w:hyperlink>
    </w:p>
    <w:p w14:paraId="61064283" w14:textId="39014805" w:rsidR="00F6125C" w:rsidRDefault="00F6125C">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30" w:history="1">
        <w:r w:rsidRPr="0000116E">
          <w:rPr>
            <w:rStyle w:val="Hyperlink"/>
            <w:rFonts w:ascii="Times New Roman" w:hAnsi="Times New Roman" w:cs="Times New Roman"/>
            <w:noProof/>
          </w:rPr>
          <w:t>Methods</w:t>
        </w:r>
        <w:r>
          <w:rPr>
            <w:noProof/>
            <w:webHidden/>
          </w:rPr>
          <w:tab/>
        </w:r>
        <w:r>
          <w:rPr>
            <w:noProof/>
            <w:webHidden/>
          </w:rPr>
          <w:fldChar w:fldCharType="begin"/>
        </w:r>
        <w:r>
          <w:rPr>
            <w:noProof/>
            <w:webHidden/>
          </w:rPr>
          <w:instrText xml:space="preserve"> PAGEREF _Toc187847530 \h </w:instrText>
        </w:r>
        <w:r>
          <w:rPr>
            <w:noProof/>
            <w:webHidden/>
          </w:rPr>
        </w:r>
        <w:r>
          <w:rPr>
            <w:noProof/>
            <w:webHidden/>
          </w:rPr>
          <w:fldChar w:fldCharType="separate"/>
        </w:r>
        <w:r>
          <w:rPr>
            <w:noProof/>
            <w:webHidden/>
          </w:rPr>
          <w:t>5</w:t>
        </w:r>
        <w:r>
          <w:rPr>
            <w:noProof/>
            <w:webHidden/>
          </w:rPr>
          <w:fldChar w:fldCharType="end"/>
        </w:r>
      </w:hyperlink>
    </w:p>
    <w:p w14:paraId="48328949" w14:textId="28F7B468"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31" w:history="1">
        <w:r w:rsidRPr="0000116E">
          <w:rPr>
            <w:rStyle w:val="Hyperlink"/>
            <w:rFonts w:ascii="Times New Roman" w:hAnsi="Times New Roman" w:cs="Times New Roman"/>
            <w:noProof/>
          </w:rPr>
          <w:t>Study Area</w:t>
        </w:r>
        <w:r>
          <w:rPr>
            <w:noProof/>
            <w:webHidden/>
          </w:rPr>
          <w:tab/>
        </w:r>
        <w:r>
          <w:rPr>
            <w:noProof/>
            <w:webHidden/>
          </w:rPr>
          <w:fldChar w:fldCharType="begin"/>
        </w:r>
        <w:r>
          <w:rPr>
            <w:noProof/>
            <w:webHidden/>
          </w:rPr>
          <w:instrText xml:space="preserve"> PAGEREF _Toc187847531 \h </w:instrText>
        </w:r>
        <w:r>
          <w:rPr>
            <w:noProof/>
            <w:webHidden/>
          </w:rPr>
        </w:r>
        <w:r>
          <w:rPr>
            <w:noProof/>
            <w:webHidden/>
          </w:rPr>
          <w:fldChar w:fldCharType="separate"/>
        </w:r>
        <w:r>
          <w:rPr>
            <w:noProof/>
            <w:webHidden/>
          </w:rPr>
          <w:t>5</w:t>
        </w:r>
        <w:r>
          <w:rPr>
            <w:noProof/>
            <w:webHidden/>
          </w:rPr>
          <w:fldChar w:fldCharType="end"/>
        </w:r>
      </w:hyperlink>
    </w:p>
    <w:p w14:paraId="55C98C5C" w14:textId="2019A10E"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32" w:history="1">
        <w:r w:rsidRPr="0000116E">
          <w:rPr>
            <w:rStyle w:val="Hyperlink"/>
            <w:rFonts w:ascii="Times New Roman" w:hAnsi="Times New Roman" w:cs="Times New Roman"/>
            <w:noProof/>
          </w:rPr>
          <w:t>Seedling survivorship and demographics</w:t>
        </w:r>
        <w:r>
          <w:rPr>
            <w:noProof/>
            <w:webHidden/>
          </w:rPr>
          <w:tab/>
        </w:r>
        <w:r>
          <w:rPr>
            <w:noProof/>
            <w:webHidden/>
          </w:rPr>
          <w:fldChar w:fldCharType="begin"/>
        </w:r>
        <w:r>
          <w:rPr>
            <w:noProof/>
            <w:webHidden/>
          </w:rPr>
          <w:instrText xml:space="preserve"> PAGEREF _Toc187847532 \h </w:instrText>
        </w:r>
        <w:r>
          <w:rPr>
            <w:noProof/>
            <w:webHidden/>
          </w:rPr>
        </w:r>
        <w:r>
          <w:rPr>
            <w:noProof/>
            <w:webHidden/>
          </w:rPr>
          <w:fldChar w:fldCharType="separate"/>
        </w:r>
        <w:r>
          <w:rPr>
            <w:noProof/>
            <w:webHidden/>
          </w:rPr>
          <w:t>7</w:t>
        </w:r>
        <w:r>
          <w:rPr>
            <w:noProof/>
            <w:webHidden/>
          </w:rPr>
          <w:fldChar w:fldCharType="end"/>
        </w:r>
      </w:hyperlink>
    </w:p>
    <w:p w14:paraId="301A9345" w14:textId="5EE138EA"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33" w:history="1">
        <w:r w:rsidRPr="0000116E">
          <w:rPr>
            <w:rStyle w:val="Hyperlink"/>
            <w:rFonts w:ascii="Times New Roman" w:hAnsi="Times New Roman" w:cs="Times New Roman"/>
            <w:noProof/>
          </w:rPr>
          <w:t>Cores</w:t>
        </w:r>
        <w:r>
          <w:rPr>
            <w:noProof/>
            <w:webHidden/>
          </w:rPr>
          <w:tab/>
        </w:r>
        <w:r>
          <w:rPr>
            <w:noProof/>
            <w:webHidden/>
          </w:rPr>
          <w:fldChar w:fldCharType="begin"/>
        </w:r>
        <w:r>
          <w:rPr>
            <w:noProof/>
            <w:webHidden/>
          </w:rPr>
          <w:instrText xml:space="preserve"> PAGEREF _Toc187847533 \h </w:instrText>
        </w:r>
        <w:r>
          <w:rPr>
            <w:noProof/>
            <w:webHidden/>
          </w:rPr>
        </w:r>
        <w:r>
          <w:rPr>
            <w:noProof/>
            <w:webHidden/>
          </w:rPr>
          <w:fldChar w:fldCharType="separate"/>
        </w:r>
        <w:r>
          <w:rPr>
            <w:noProof/>
            <w:webHidden/>
          </w:rPr>
          <w:t>9</w:t>
        </w:r>
        <w:r>
          <w:rPr>
            <w:noProof/>
            <w:webHidden/>
          </w:rPr>
          <w:fldChar w:fldCharType="end"/>
        </w:r>
      </w:hyperlink>
    </w:p>
    <w:p w14:paraId="06907C7C" w14:textId="2ED1C65F"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34" w:history="1">
        <w:r w:rsidRPr="0000116E">
          <w:rPr>
            <w:rStyle w:val="Hyperlink"/>
            <w:rFonts w:ascii="Times New Roman" w:hAnsi="Times New Roman" w:cs="Times New Roman"/>
            <w:noProof/>
          </w:rPr>
          <w:t>Arieal imagery</w:t>
        </w:r>
        <w:r>
          <w:rPr>
            <w:noProof/>
            <w:webHidden/>
          </w:rPr>
          <w:tab/>
        </w:r>
        <w:r>
          <w:rPr>
            <w:noProof/>
            <w:webHidden/>
          </w:rPr>
          <w:fldChar w:fldCharType="begin"/>
        </w:r>
        <w:r>
          <w:rPr>
            <w:noProof/>
            <w:webHidden/>
          </w:rPr>
          <w:instrText xml:space="preserve"> PAGEREF _Toc187847534 \h </w:instrText>
        </w:r>
        <w:r>
          <w:rPr>
            <w:noProof/>
            <w:webHidden/>
          </w:rPr>
        </w:r>
        <w:r>
          <w:rPr>
            <w:noProof/>
            <w:webHidden/>
          </w:rPr>
          <w:fldChar w:fldCharType="separate"/>
        </w:r>
        <w:r>
          <w:rPr>
            <w:noProof/>
            <w:webHidden/>
          </w:rPr>
          <w:t>11</w:t>
        </w:r>
        <w:r>
          <w:rPr>
            <w:noProof/>
            <w:webHidden/>
          </w:rPr>
          <w:fldChar w:fldCharType="end"/>
        </w:r>
      </w:hyperlink>
    </w:p>
    <w:p w14:paraId="70046049" w14:textId="551FE332" w:rsidR="00F6125C" w:rsidRDefault="00F6125C">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35" w:history="1">
        <w:r w:rsidRPr="0000116E">
          <w:rPr>
            <w:rStyle w:val="Hyperlink"/>
            <w:rFonts w:ascii="Times New Roman" w:hAnsi="Times New Roman" w:cs="Times New Roman"/>
            <w:noProof/>
          </w:rPr>
          <w:t>Current Results</w:t>
        </w:r>
        <w:r>
          <w:rPr>
            <w:noProof/>
            <w:webHidden/>
          </w:rPr>
          <w:tab/>
        </w:r>
        <w:r>
          <w:rPr>
            <w:noProof/>
            <w:webHidden/>
          </w:rPr>
          <w:fldChar w:fldCharType="begin"/>
        </w:r>
        <w:r>
          <w:rPr>
            <w:noProof/>
            <w:webHidden/>
          </w:rPr>
          <w:instrText xml:space="preserve"> PAGEREF _Toc187847535 \h </w:instrText>
        </w:r>
        <w:r>
          <w:rPr>
            <w:noProof/>
            <w:webHidden/>
          </w:rPr>
        </w:r>
        <w:r>
          <w:rPr>
            <w:noProof/>
            <w:webHidden/>
          </w:rPr>
          <w:fldChar w:fldCharType="separate"/>
        </w:r>
        <w:r>
          <w:rPr>
            <w:noProof/>
            <w:webHidden/>
          </w:rPr>
          <w:t>12</w:t>
        </w:r>
        <w:r>
          <w:rPr>
            <w:noProof/>
            <w:webHidden/>
          </w:rPr>
          <w:fldChar w:fldCharType="end"/>
        </w:r>
      </w:hyperlink>
    </w:p>
    <w:p w14:paraId="72EEB60B" w14:textId="14BEDD43"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36" w:history="1">
        <w:r w:rsidRPr="0000116E">
          <w:rPr>
            <w:rStyle w:val="Hyperlink"/>
            <w:rFonts w:ascii="Times New Roman" w:hAnsi="Times New Roman" w:cs="Times New Roman"/>
            <w:noProof/>
          </w:rPr>
          <w:t>Seedling survivorship and demographics</w:t>
        </w:r>
        <w:r>
          <w:rPr>
            <w:noProof/>
            <w:webHidden/>
          </w:rPr>
          <w:tab/>
        </w:r>
        <w:r>
          <w:rPr>
            <w:noProof/>
            <w:webHidden/>
          </w:rPr>
          <w:fldChar w:fldCharType="begin"/>
        </w:r>
        <w:r>
          <w:rPr>
            <w:noProof/>
            <w:webHidden/>
          </w:rPr>
          <w:instrText xml:space="preserve"> PAGEREF _Toc187847536 \h </w:instrText>
        </w:r>
        <w:r>
          <w:rPr>
            <w:noProof/>
            <w:webHidden/>
          </w:rPr>
        </w:r>
        <w:r>
          <w:rPr>
            <w:noProof/>
            <w:webHidden/>
          </w:rPr>
          <w:fldChar w:fldCharType="separate"/>
        </w:r>
        <w:r>
          <w:rPr>
            <w:noProof/>
            <w:webHidden/>
          </w:rPr>
          <w:t>12</w:t>
        </w:r>
        <w:r>
          <w:rPr>
            <w:noProof/>
            <w:webHidden/>
          </w:rPr>
          <w:fldChar w:fldCharType="end"/>
        </w:r>
      </w:hyperlink>
    </w:p>
    <w:p w14:paraId="4ACAC8FE" w14:textId="04F888FA"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37" w:history="1">
        <w:r w:rsidRPr="0000116E">
          <w:rPr>
            <w:rStyle w:val="Hyperlink"/>
            <w:rFonts w:ascii="Times New Roman" w:hAnsi="Times New Roman" w:cs="Times New Roman"/>
            <w:noProof/>
          </w:rPr>
          <w:t>Dendrochronology</w:t>
        </w:r>
        <w:r>
          <w:rPr>
            <w:noProof/>
            <w:webHidden/>
          </w:rPr>
          <w:tab/>
        </w:r>
        <w:r>
          <w:rPr>
            <w:noProof/>
            <w:webHidden/>
          </w:rPr>
          <w:fldChar w:fldCharType="begin"/>
        </w:r>
        <w:r>
          <w:rPr>
            <w:noProof/>
            <w:webHidden/>
          </w:rPr>
          <w:instrText xml:space="preserve"> PAGEREF _Toc187847537 \h </w:instrText>
        </w:r>
        <w:r>
          <w:rPr>
            <w:noProof/>
            <w:webHidden/>
          </w:rPr>
        </w:r>
        <w:r>
          <w:rPr>
            <w:noProof/>
            <w:webHidden/>
          </w:rPr>
          <w:fldChar w:fldCharType="separate"/>
        </w:r>
        <w:r>
          <w:rPr>
            <w:noProof/>
            <w:webHidden/>
          </w:rPr>
          <w:t>14</w:t>
        </w:r>
        <w:r>
          <w:rPr>
            <w:noProof/>
            <w:webHidden/>
          </w:rPr>
          <w:fldChar w:fldCharType="end"/>
        </w:r>
      </w:hyperlink>
    </w:p>
    <w:p w14:paraId="608DA1FF" w14:textId="2184C1EF"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38" w:history="1">
        <w:r w:rsidRPr="0000116E">
          <w:rPr>
            <w:rStyle w:val="Hyperlink"/>
            <w:rFonts w:ascii="Times New Roman" w:hAnsi="Times New Roman" w:cs="Times New Roman"/>
            <w:noProof/>
          </w:rPr>
          <w:t>Aerial imagery</w:t>
        </w:r>
        <w:r>
          <w:rPr>
            <w:noProof/>
            <w:webHidden/>
          </w:rPr>
          <w:tab/>
        </w:r>
        <w:r>
          <w:rPr>
            <w:noProof/>
            <w:webHidden/>
          </w:rPr>
          <w:fldChar w:fldCharType="begin"/>
        </w:r>
        <w:r>
          <w:rPr>
            <w:noProof/>
            <w:webHidden/>
          </w:rPr>
          <w:instrText xml:space="preserve"> PAGEREF _Toc187847538 \h </w:instrText>
        </w:r>
        <w:r>
          <w:rPr>
            <w:noProof/>
            <w:webHidden/>
          </w:rPr>
        </w:r>
        <w:r>
          <w:rPr>
            <w:noProof/>
            <w:webHidden/>
          </w:rPr>
          <w:fldChar w:fldCharType="separate"/>
        </w:r>
        <w:r>
          <w:rPr>
            <w:noProof/>
            <w:webHidden/>
          </w:rPr>
          <w:t>16</w:t>
        </w:r>
        <w:r>
          <w:rPr>
            <w:noProof/>
            <w:webHidden/>
          </w:rPr>
          <w:fldChar w:fldCharType="end"/>
        </w:r>
      </w:hyperlink>
    </w:p>
    <w:p w14:paraId="348C98CA" w14:textId="08C6A73E" w:rsidR="00F6125C" w:rsidRDefault="00F6125C">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39" w:history="1">
        <w:r w:rsidRPr="0000116E">
          <w:rPr>
            <w:rStyle w:val="Hyperlink"/>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_Toc187847539 \h </w:instrText>
        </w:r>
        <w:r>
          <w:rPr>
            <w:noProof/>
            <w:webHidden/>
          </w:rPr>
        </w:r>
        <w:r>
          <w:rPr>
            <w:noProof/>
            <w:webHidden/>
          </w:rPr>
          <w:fldChar w:fldCharType="separate"/>
        </w:r>
        <w:r>
          <w:rPr>
            <w:noProof/>
            <w:webHidden/>
          </w:rPr>
          <w:t>17</w:t>
        </w:r>
        <w:r>
          <w:rPr>
            <w:noProof/>
            <w:webHidden/>
          </w:rPr>
          <w:fldChar w:fldCharType="end"/>
        </w:r>
      </w:hyperlink>
    </w:p>
    <w:p w14:paraId="10CE5F78" w14:textId="7C8D48A6"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40" w:history="1">
        <w:r w:rsidRPr="0000116E">
          <w:rPr>
            <w:rStyle w:val="Hyperlink"/>
            <w:rFonts w:ascii="Times New Roman" w:hAnsi="Times New Roman" w:cs="Times New Roman"/>
            <w:noProof/>
          </w:rPr>
          <w:t>Seedling survivorship and demographics</w:t>
        </w:r>
        <w:r>
          <w:rPr>
            <w:noProof/>
            <w:webHidden/>
          </w:rPr>
          <w:tab/>
        </w:r>
        <w:r>
          <w:rPr>
            <w:noProof/>
            <w:webHidden/>
          </w:rPr>
          <w:fldChar w:fldCharType="begin"/>
        </w:r>
        <w:r>
          <w:rPr>
            <w:noProof/>
            <w:webHidden/>
          </w:rPr>
          <w:instrText xml:space="preserve"> PAGEREF _Toc187847540 \h </w:instrText>
        </w:r>
        <w:r>
          <w:rPr>
            <w:noProof/>
            <w:webHidden/>
          </w:rPr>
        </w:r>
        <w:r>
          <w:rPr>
            <w:noProof/>
            <w:webHidden/>
          </w:rPr>
          <w:fldChar w:fldCharType="separate"/>
        </w:r>
        <w:r>
          <w:rPr>
            <w:noProof/>
            <w:webHidden/>
          </w:rPr>
          <w:t>17</w:t>
        </w:r>
        <w:r>
          <w:rPr>
            <w:noProof/>
            <w:webHidden/>
          </w:rPr>
          <w:fldChar w:fldCharType="end"/>
        </w:r>
      </w:hyperlink>
    </w:p>
    <w:p w14:paraId="58312927" w14:textId="300FE7EB"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41" w:history="1">
        <w:r w:rsidRPr="0000116E">
          <w:rPr>
            <w:rStyle w:val="Hyperlink"/>
            <w:rFonts w:ascii="Times New Roman" w:hAnsi="Times New Roman" w:cs="Times New Roman"/>
            <w:noProof/>
          </w:rPr>
          <w:t>Dendrochronology</w:t>
        </w:r>
        <w:r>
          <w:rPr>
            <w:noProof/>
            <w:webHidden/>
          </w:rPr>
          <w:tab/>
        </w:r>
        <w:r>
          <w:rPr>
            <w:noProof/>
            <w:webHidden/>
          </w:rPr>
          <w:fldChar w:fldCharType="begin"/>
        </w:r>
        <w:r>
          <w:rPr>
            <w:noProof/>
            <w:webHidden/>
          </w:rPr>
          <w:instrText xml:space="preserve"> PAGEREF _Toc187847541 \h </w:instrText>
        </w:r>
        <w:r>
          <w:rPr>
            <w:noProof/>
            <w:webHidden/>
          </w:rPr>
        </w:r>
        <w:r>
          <w:rPr>
            <w:noProof/>
            <w:webHidden/>
          </w:rPr>
          <w:fldChar w:fldCharType="separate"/>
        </w:r>
        <w:r>
          <w:rPr>
            <w:noProof/>
            <w:webHidden/>
          </w:rPr>
          <w:t>17</w:t>
        </w:r>
        <w:r>
          <w:rPr>
            <w:noProof/>
            <w:webHidden/>
          </w:rPr>
          <w:fldChar w:fldCharType="end"/>
        </w:r>
      </w:hyperlink>
    </w:p>
    <w:p w14:paraId="71049D99" w14:textId="1BE05C6B"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42" w:history="1">
        <w:r w:rsidRPr="0000116E">
          <w:rPr>
            <w:rStyle w:val="Hyperlink"/>
            <w:rFonts w:ascii="Times New Roman" w:hAnsi="Times New Roman" w:cs="Times New Roman"/>
            <w:noProof/>
          </w:rPr>
          <w:t>Aerial Imagery</w:t>
        </w:r>
        <w:r>
          <w:rPr>
            <w:noProof/>
            <w:webHidden/>
          </w:rPr>
          <w:tab/>
        </w:r>
        <w:r>
          <w:rPr>
            <w:noProof/>
            <w:webHidden/>
          </w:rPr>
          <w:fldChar w:fldCharType="begin"/>
        </w:r>
        <w:r>
          <w:rPr>
            <w:noProof/>
            <w:webHidden/>
          </w:rPr>
          <w:instrText xml:space="preserve"> PAGEREF _Toc187847542 \h </w:instrText>
        </w:r>
        <w:r>
          <w:rPr>
            <w:noProof/>
            <w:webHidden/>
          </w:rPr>
        </w:r>
        <w:r>
          <w:rPr>
            <w:noProof/>
            <w:webHidden/>
          </w:rPr>
          <w:fldChar w:fldCharType="separate"/>
        </w:r>
        <w:r>
          <w:rPr>
            <w:noProof/>
            <w:webHidden/>
          </w:rPr>
          <w:t>18</w:t>
        </w:r>
        <w:r>
          <w:rPr>
            <w:noProof/>
            <w:webHidden/>
          </w:rPr>
          <w:fldChar w:fldCharType="end"/>
        </w:r>
      </w:hyperlink>
    </w:p>
    <w:p w14:paraId="591EEE04" w14:textId="0DB5F463"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43" w:history="1">
        <w:r w:rsidRPr="0000116E">
          <w:rPr>
            <w:rStyle w:val="Hyperlink"/>
            <w:noProof/>
          </w:rPr>
          <w:t>Conclusions and Implications</w:t>
        </w:r>
        <w:r>
          <w:rPr>
            <w:noProof/>
            <w:webHidden/>
          </w:rPr>
          <w:tab/>
        </w:r>
        <w:r>
          <w:rPr>
            <w:noProof/>
            <w:webHidden/>
          </w:rPr>
          <w:fldChar w:fldCharType="begin"/>
        </w:r>
        <w:r>
          <w:rPr>
            <w:noProof/>
            <w:webHidden/>
          </w:rPr>
          <w:instrText xml:space="preserve"> PAGEREF _Toc187847543 \h </w:instrText>
        </w:r>
        <w:r>
          <w:rPr>
            <w:noProof/>
            <w:webHidden/>
          </w:rPr>
        </w:r>
        <w:r>
          <w:rPr>
            <w:noProof/>
            <w:webHidden/>
          </w:rPr>
          <w:fldChar w:fldCharType="separate"/>
        </w:r>
        <w:r>
          <w:rPr>
            <w:noProof/>
            <w:webHidden/>
          </w:rPr>
          <w:t>19</w:t>
        </w:r>
        <w:r>
          <w:rPr>
            <w:noProof/>
            <w:webHidden/>
          </w:rPr>
          <w:fldChar w:fldCharType="end"/>
        </w:r>
      </w:hyperlink>
    </w:p>
    <w:p w14:paraId="129DFDFA" w14:textId="67F9D9AB"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44" w:history="1">
        <w:r w:rsidRPr="0000116E">
          <w:rPr>
            <w:rStyle w:val="Hyperlink"/>
            <w:noProof/>
          </w:rPr>
          <w:t>Limitations</w:t>
        </w:r>
        <w:r>
          <w:rPr>
            <w:noProof/>
            <w:webHidden/>
          </w:rPr>
          <w:tab/>
        </w:r>
        <w:r>
          <w:rPr>
            <w:noProof/>
            <w:webHidden/>
          </w:rPr>
          <w:fldChar w:fldCharType="begin"/>
        </w:r>
        <w:r>
          <w:rPr>
            <w:noProof/>
            <w:webHidden/>
          </w:rPr>
          <w:instrText xml:space="preserve"> PAGEREF _Toc187847544 \h </w:instrText>
        </w:r>
        <w:r>
          <w:rPr>
            <w:noProof/>
            <w:webHidden/>
          </w:rPr>
        </w:r>
        <w:r>
          <w:rPr>
            <w:noProof/>
            <w:webHidden/>
          </w:rPr>
          <w:fldChar w:fldCharType="separate"/>
        </w:r>
        <w:r>
          <w:rPr>
            <w:noProof/>
            <w:webHidden/>
          </w:rPr>
          <w:t>19</w:t>
        </w:r>
        <w:r>
          <w:rPr>
            <w:noProof/>
            <w:webHidden/>
          </w:rPr>
          <w:fldChar w:fldCharType="end"/>
        </w:r>
      </w:hyperlink>
    </w:p>
    <w:p w14:paraId="52251039" w14:textId="28E3975F"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45" w:history="1">
        <w:r w:rsidRPr="0000116E">
          <w:rPr>
            <w:rStyle w:val="Hyperlink"/>
            <w:noProof/>
          </w:rPr>
          <w:t>Appendix</w:t>
        </w:r>
        <w:r>
          <w:rPr>
            <w:noProof/>
            <w:webHidden/>
          </w:rPr>
          <w:tab/>
        </w:r>
        <w:r>
          <w:rPr>
            <w:noProof/>
            <w:webHidden/>
          </w:rPr>
          <w:fldChar w:fldCharType="begin"/>
        </w:r>
        <w:r>
          <w:rPr>
            <w:noProof/>
            <w:webHidden/>
          </w:rPr>
          <w:instrText xml:space="preserve"> PAGEREF _Toc187847545 \h </w:instrText>
        </w:r>
        <w:r>
          <w:rPr>
            <w:noProof/>
            <w:webHidden/>
          </w:rPr>
        </w:r>
        <w:r>
          <w:rPr>
            <w:noProof/>
            <w:webHidden/>
          </w:rPr>
          <w:fldChar w:fldCharType="separate"/>
        </w:r>
        <w:r>
          <w:rPr>
            <w:noProof/>
            <w:webHidden/>
          </w:rPr>
          <w:t>20</w:t>
        </w:r>
        <w:r>
          <w:rPr>
            <w:noProof/>
            <w:webHidden/>
          </w:rPr>
          <w:fldChar w:fldCharType="end"/>
        </w:r>
      </w:hyperlink>
    </w:p>
    <w:p w14:paraId="72EC4195" w14:textId="66FCBC35" w:rsidR="00F6125C" w:rsidRDefault="00F6125C">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46" w:history="1">
        <w:r w:rsidRPr="0000116E">
          <w:rPr>
            <w:rStyle w:val="Hyperlink"/>
            <w:rFonts w:ascii="Times New Roman" w:hAnsi="Times New Roman" w:cs="Times New Roman"/>
            <w:noProof/>
          </w:rPr>
          <w:t>Works Cited</w:t>
        </w:r>
        <w:r>
          <w:rPr>
            <w:noProof/>
            <w:webHidden/>
          </w:rPr>
          <w:tab/>
        </w:r>
        <w:r>
          <w:rPr>
            <w:noProof/>
            <w:webHidden/>
          </w:rPr>
          <w:fldChar w:fldCharType="begin"/>
        </w:r>
        <w:r>
          <w:rPr>
            <w:noProof/>
            <w:webHidden/>
          </w:rPr>
          <w:instrText xml:space="preserve"> PAGEREF _Toc187847546 \h </w:instrText>
        </w:r>
        <w:r>
          <w:rPr>
            <w:noProof/>
            <w:webHidden/>
          </w:rPr>
        </w:r>
        <w:r>
          <w:rPr>
            <w:noProof/>
            <w:webHidden/>
          </w:rPr>
          <w:fldChar w:fldCharType="separate"/>
        </w:r>
        <w:r>
          <w:rPr>
            <w:noProof/>
            <w:webHidden/>
          </w:rPr>
          <w:t>24</w:t>
        </w:r>
        <w:r>
          <w:rPr>
            <w:noProof/>
            <w:webHidden/>
          </w:rPr>
          <w:fldChar w:fldCharType="end"/>
        </w:r>
      </w:hyperlink>
    </w:p>
    <w:p w14:paraId="1CBB193E" w14:textId="77777777" w:rsidR="00F6125C" w:rsidRDefault="00F6125C" w:rsidP="00F6125C">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fldChar w:fldCharType="end"/>
      </w:r>
    </w:p>
    <w:p w14:paraId="0DE2EF9F" w14:textId="77777777" w:rsidR="00F6125C" w:rsidRDefault="00F6125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6CA71E4" w14:textId="54A3DDF2" w:rsidR="00F6125C" w:rsidRDefault="00F6125C">
      <w:pPr>
        <w:pStyle w:val="TableofFigures"/>
        <w:tabs>
          <w:tab w:val="right" w:leader="dot" w:pos="10790"/>
        </w:tabs>
        <w:rPr>
          <w:noProof/>
        </w:rPr>
      </w:pPr>
      <w:r>
        <w:rPr>
          <w:rFonts w:ascii="Times New Roman" w:eastAsia="Times New Roman" w:hAnsi="Times New Roman" w:cs="Times New Roman"/>
          <w:b/>
          <w:sz w:val="24"/>
          <w:szCs w:val="24"/>
        </w:rPr>
        <w:lastRenderedPageBreak/>
        <w:fldChar w:fldCharType="begin"/>
      </w:r>
      <w:r>
        <w:rPr>
          <w:rFonts w:ascii="Times New Roman" w:eastAsia="Times New Roman" w:hAnsi="Times New Roman" w:cs="Times New Roman"/>
          <w:b/>
          <w:sz w:val="24"/>
          <w:szCs w:val="24"/>
        </w:rPr>
        <w:instrText xml:space="preserve"> TOC \h \z \c "Figure" </w:instrText>
      </w:r>
      <w:r>
        <w:rPr>
          <w:rFonts w:ascii="Times New Roman" w:eastAsia="Times New Roman" w:hAnsi="Times New Roman" w:cs="Times New Roman"/>
          <w:b/>
          <w:sz w:val="24"/>
          <w:szCs w:val="24"/>
        </w:rPr>
        <w:fldChar w:fldCharType="separate"/>
      </w:r>
      <w:hyperlink w:anchor="_Toc187848064" w:history="1">
        <w:r w:rsidRPr="002A6128">
          <w:rPr>
            <w:rStyle w:val="Hyperlink"/>
            <w:noProof/>
          </w:rPr>
          <w:t>Figure 1</w:t>
        </w:r>
        <w:r>
          <w:rPr>
            <w:noProof/>
            <w:webHidden/>
          </w:rPr>
          <w:tab/>
        </w:r>
        <w:r>
          <w:rPr>
            <w:noProof/>
            <w:webHidden/>
          </w:rPr>
          <w:fldChar w:fldCharType="begin"/>
        </w:r>
        <w:r>
          <w:rPr>
            <w:noProof/>
            <w:webHidden/>
          </w:rPr>
          <w:instrText xml:space="preserve"> PAGEREF _Toc187848064 \h </w:instrText>
        </w:r>
        <w:r>
          <w:rPr>
            <w:noProof/>
            <w:webHidden/>
          </w:rPr>
        </w:r>
        <w:r>
          <w:rPr>
            <w:noProof/>
            <w:webHidden/>
          </w:rPr>
          <w:fldChar w:fldCharType="separate"/>
        </w:r>
        <w:r>
          <w:rPr>
            <w:noProof/>
            <w:webHidden/>
          </w:rPr>
          <w:t>6</w:t>
        </w:r>
        <w:r>
          <w:rPr>
            <w:noProof/>
            <w:webHidden/>
          </w:rPr>
          <w:fldChar w:fldCharType="end"/>
        </w:r>
      </w:hyperlink>
    </w:p>
    <w:p w14:paraId="067B514E" w14:textId="0F8000D0" w:rsidR="00F6125C" w:rsidRPr="00F6125C" w:rsidRDefault="00F6125C" w:rsidP="00F6125C">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fldChar w:fldCharType="end"/>
      </w:r>
      <w:r w:rsidR="002C17F8" w:rsidRPr="001C7A2B">
        <w:rPr>
          <w:rFonts w:ascii="Times New Roman" w:eastAsia="Times New Roman" w:hAnsi="Times New Roman" w:cs="Times New Roman"/>
          <w:b/>
          <w:sz w:val="24"/>
          <w:szCs w:val="24"/>
        </w:rPr>
        <w:br w:type="page"/>
      </w:r>
    </w:p>
    <w:p w14:paraId="7FC582CB" w14:textId="47276DED" w:rsidR="002C17F8" w:rsidRPr="001C7A2B" w:rsidRDefault="002C17F8" w:rsidP="00391242">
      <w:pPr>
        <w:spacing w:line="240" w:lineRule="auto"/>
        <w:jc w:val="center"/>
        <w:rPr>
          <w:rFonts w:ascii="Times New Roman" w:eastAsia="Times New Roman" w:hAnsi="Times New Roman" w:cs="Times New Roman"/>
          <w:b/>
          <w:sz w:val="24"/>
          <w:szCs w:val="24"/>
        </w:rPr>
      </w:pPr>
    </w:p>
    <w:p w14:paraId="673E4ADC" w14:textId="45B2708F" w:rsidR="00767D5E" w:rsidRPr="001C7A2B" w:rsidRDefault="00BE71C4" w:rsidP="00391242">
      <w:pPr>
        <w:pStyle w:val="Heading1"/>
        <w:spacing w:line="240" w:lineRule="auto"/>
        <w:rPr>
          <w:rFonts w:ascii="Times New Roman" w:hAnsi="Times New Roman" w:cs="Times New Roman"/>
        </w:rPr>
      </w:pPr>
      <w:bookmarkStart w:id="8" w:name="_Toc187847466"/>
      <w:bookmarkStart w:id="9" w:name="_Toc187847529"/>
      <w:r w:rsidRPr="001C7A2B">
        <w:rPr>
          <w:rFonts w:ascii="Times New Roman" w:hAnsi="Times New Roman" w:cs="Times New Roman"/>
        </w:rPr>
        <w:t>Intro</w:t>
      </w:r>
      <w:r w:rsidR="00186D33" w:rsidRPr="001C7A2B">
        <w:rPr>
          <w:rFonts w:ascii="Times New Roman" w:hAnsi="Times New Roman" w:cs="Times New Roman"/>
        </w:rPr>
        <w:t>duction</w:t>
      </w:r>
      <w:r w:rsidRPr="001C7A2B">
        <w:rPr>
          <w:rFonts w:ascii="Times New Roman" w:hAnsi="Times New Roman" w:cs="Times New Roman"/>
        </w:rPr>
        <w:t xml:space="preserve"> and Backgroun</w:t>
      </w:r>
      <w:r w:rsidR="00767D5E" w:rsidRPr="001C7A2B">
        <w:rPr>
          <w:rFonts w:ascii="Times New Roman" w:hAnsi="Times New Roman" w:cs="Times New Roman"/>
        </w:rPr>
        <w:t>d</w:t>
      </w:r>
      <w:bookmarkEnd w:id="8"/>
      <w:bookmarkEnd w:id="9"/>
    </w:p>
    <w:p w14:paraId="5AC4BA17" w14:textId="77777777" w:rsidR="00644276" w:rsidRPr="001C7A2B" w:rsidRDefault="00644276"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Verde River Overview</w:t>
      </w:r>
    </w:p>
    <w:p w14:paraId="4823E84F" w14:textId="4A1121E3" w:rsidR="00644276" w:rsidRPr="001C7A2B" w:rsidRDefault="00644276"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The Verde River is in central Arizona and its watershed drains over 4 million acres. Elevations range from over </w:t>
      </w:r>
      <w:r w:rsidR="003530F0">
        <w:rPr>
          <w:rFonts w:ascii="Times New Roman" w:eastAsia="Times New Roman" w:hAnsi="Times New Roman" w:cs="Times New Roman"/>
          <w:sz w:val="24"/>
          <w:szCs w:val="24"/>
        </w:rPr>
        <w:t xml:space="preserve">3650 </w:t>
      </w:r>
      <w:r w:rsidR="00834D6B" w:rsidRPr="003530F0">
        <w:rPr>
          <w:rFonts w:ascii="Times New Roman" w:eastAsia="Times New Roman" w:hAnsi="Times New Roman" w:cs="Times New Roman"/>
          <w:sz w:val="24"/>
          <w:szCs w:val="24"/>
        </w:rPr>
        <w:t>m</w:t>
      </w:r>
      <w:r w:rsidR="003530F0">
        <w:rPr>
          <w:rFonts w:ascii="Times New Roman" w:eastAsia="Times New Roman" w:hAnsi="Times New Roman" w:cs="Times New Roman"/>
          <w:sz w:val="24"/>
          <w:szCs w:val="24"/>
        </w:rPr>
        <w:t xml:space="preserve"> </w:t>
      </w:r>
      <w:commentRangeStart w:id="10"/>
      <w:commentRangeEnd w:id="10"/>
      <w:r w:rsidR="00973221" w:rsidRPr="003530F0">
        <w:rPr>
          <w:rStyle w:val="CommentReference"/>
        </w:rPr>
        <w:commentReference w:id="10"/>
      </w:r>
      <w:r w:rsidRPr="001C7A2B">
        <w:rPr>
          <w:rFonts w:ascii="Times New Roman" w:eastAsia="Times New Roman" w:hAnsi="Times New Roman" w:cs="Times New Roman"/>
          <w:sz w:val="24"/>
          <w:szCs w:val="24"/>
        </w:rPr>
        <w:t xml:space="preserve">ASL </w:t>
      </w:r>
      <w:r w:rsidR="00023B6C" w:rsidRPr="001C7A2B">
        <w:rPr>
          <w:rFonts w:ascii="Times New Roman" w:eastAsia="Times New Roman" w:hAnsi="Times New Roman" w:cs="Times New Roman"/>
          <w:sz w:val="24"/>
          <w:szCs w:val="24"/>
        </w:rPr>
        <w:t>in the San Francisco Peaks</w:t>
      </w:r>
      <w:r w:rsidRPr="001C7A2B">
        <w:rPr>
          <w:rFonts w:ascii="Times New Roman" w:eastAsia="Times New Roman" w:hAnsi="Times New Roman" w:cs="Times New Roman"/>
          <w:sz w:val="24"/>
          <w:szCs w:val="24"/>
        </w:rPr>
        <w:t xml:space="preserve"> to about 1300ft ASL at its confluence with the Salt River. The upper reaches of the watershed are largely ephemeral, consisting of the Chino Valley and Big Chino Wash. Perennial flow begins at a series of springs near Paulden, AZ. The river flows through </w:t>
      </w:r>
      <w:r w:rsidR="00096104" w:rsidRPr="001C7A2B">
        <w:rPr>
          <w:rFonts w:ascii="Times New Roman" w:eastAsia="Times New Roman" w:hAnsi="Times New Roman" w:cs="Times New Roman"/>
          <w:sz w:val="24"/>
          <w:szCs w:val="24"/>
        </w:rPr>
        <w:t>an isolated</w:t>
      </w:r>
      <w:r w:rsidRPr="001C7A2B">
        <w:rPr>
          <w:rFonts w:ascii="Times New Roman" w:eastAsia="Times New Roman" w:hAnsi="Times New Roman" w:cs="Times New Roman"/>
          <w:sz w:val="24"/>
          <w:szCs w:val="24"/>
        </w:rPr>
        <w:t xml:space="preserve"> area until it reaches Cottonwood, Arizona. The river flows then flows through the towns of Cottonwood and Camp Verde, Arizona before it reaches its Wild and Scenic (W&amp;S) designation at Beasley River Access Point (RAP). During this reach the Verde River gains volume from a string of canyons with perennial tributaries. These include Sycamore, Wet Beaver, Oak, and West Clear creeks. These perennial tributaries get large portions of their base</w:t>
      </w:r>
      <w:ins w:id="11" w:author="Abraham E Springer" w:date="2024-03-02T07:38:00Z">
        <w:r w:rsidR="00F21803" w:rsidRPr="001C7A2B">
          <w:rPr>
            <w:rFonts w:ascii="Times New Roman" w:eastAsia="Times New Roman" w:hAnsi="Times New Roman" w:cs="Times New Roman"/>
            <w:sz w:val="24"/>
            <w:szCs w:val="24"/>
          </w:rPr>
          <w:t xml:space="preserve"> </w:t>
        </w:r>
      </w:ins>
      <w:r w:rsidRPr="001C7A2B">
        <w:rPr>
          <w:rFonts w:ascii="Times New Roman" w:eastAsia="Times New Roman" w:hAnsi="Times New Roman" w:cs="Times New Roman"/>
          <w:sz w:val="24"/>
          <w:szCs w:val="24"/>
        </w:rPr>
        <w:t xml:space="preserve">flow from springs </w:t>
      </w:r>
      <w:r w:rsidR="00973221">
        <w:rPr>
          <w:rFonts w:ascii="Times New Roman" w:eastAsia="Times New Roman" w:hAnsi="Times New Roman" w:cs="Times New Roman"/>
          <w:sz w:val="24"/>
          <w:szCs w:val="24"/>
        </w:rPr>
        <w:t>discharging from the</w:t>
      </w:r>
      <w:r w:rsidR="00973221" w:rsidRPr="001C7A2B">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 xml:space="preserve">regional aquifers </w:t>
      </w:r>
      <w:r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1C7A2B">
        <w:rPr>
          <w:rFonts w:ascii="Times New Roman" w:eastAsia="Times New Roman" w:hAnsi="Times New Roman" w:cs="Times New Roman"/>
          <w:sz w:val="24"/>
          <w:szCs w:val="24"/>
        </w:rPr>
        <w:fldChar w:fldCharType="separate"/>
      </w:r>
      <w:r w:rsidRPr="001C7A2B">
        <w:rPr>
          <w:rFonts w:ascii="Times New Roman" w:hAnsi="Times New Roman" w:cs="Times New Roman"/>
          <w:sz w:val="24"/>
        </w:rPr>
        <w:t>(Ecological Implications of Verde River Flows, 2008)</w:t>
      </w:r>
      <w:r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xml:space="preserve">. </w:t>
      </w:r>
    </w:p>
    <w:p w14:paraId="70D3175D" w14:textId="77777777" w:rsidR="00F6125C" w:rsidRDefault="00BF06F1" w:rsidP="00F6125C">
      <w:pPr>
        <w:keepNext/>
        <w:spacing w:line="240" w:lineRule="auto"/>
        <w:jc w:val="center"/>
      </w:pPr>
      <w:r w:rsidRPr="001C7A2B">
        <w:rPr>
          <w:rFonts w:ascii="Times New Roman" w:hAnsi="Times New Roman" w:cs="Times New Roman"/>
          <w:noProof/>
        </w:rPr>
        <w:drawing>
          <wp:inline distT="0" distB="0" distL="0" distR="0" wp14:anchorId="2140F8D7" wp14:editId="361CB3D3">
            <wp:extent cx="2801332" cy="3810000"/>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2">
                      <a:alphaModFix/>
                    </a:blip>
                    <a:stretch>
                      <a:fillRect/>
                    </a:stretch>
                  </pic:blipFill>
                  <pic:spPr>
                    <a:xfrm>
                      <a:off x="0" y="0"/>
                      <a:ext cx="2802524" cy="3811621"/>
                    </a:xfrm>
                    <a:prstGeom prst="rect">
                      <a:avLst/>
                    </a:prstGeom>
                    <a:noFill/>
                    <a:ln>
                      <a:noFill/>
                    </a:ln>
                  </pic:spPr>
                </pic:pic>
              </a:graphicData>
            </a:graphic>
          </wp:inline>
        </w:drawing>
      </w:r>
    </w:p>
    <w:p w14:paraId="4B0682EB" w14:textId="0B5324DA" w:rsidR="00F6125C" w:rsidRPr="001C7A2B" w:rsidRDefault="00F6125C" w:rsidP="00F6125C">
      <w:pPr>
        <w:spacing w:line="240" w:lineRule="auto"/>
        <w:jc w:val="center"/>
        <w:rPr>
          <w:rFonts w:ascii="Times New Roman" w:eastAsia="Times New Roman" w:hAnsi="Times New Roman" w:cs="Times New Roman"/>
          <w:sz w:val="24"/>
          <w:szCs w:val="24"/>
        </w:rPr>
      </w:pPr>
      <w:bookmarkStart w:id="12" w:name="_Toc187848064"/>
      <w:r>
        <w:t xml:space="preserve">Figure </w:t>
      </w:r>
      <w:r>
        <w:fldChar w:fldCharType="begin"/>
      </w:r>
      <w:r>
        <w:instrText xml:space="preserve"> SEQ Figure \* ARABIC </w:instrText>
      </w:r>
      <w:r>
        <w:fldChar w:fldCharType="separate"/>
      </w:r>
      <w:r>
        <w:rPr>
          <w:noProof/>
        </w:rPr>
        <w:t>1</w:t>
      </w:r>
      <w:bookmarkEnd w:id="12"/>
      <w:r>
        <w:fldChar w:fldCharType="end"/>
      </w:r>
      <w:r>
        <w:t xml:space="preserve">. </w:t>
      </w:r>
      <w:r w:rsidRPr="001C7A2B">
        <w:rPr>
          <w:rFonts w:ascii="Times New Roman" w:eastAsia="Times New Roman" w:hAnsi="Times New Roman" w:cs="Times New Roman"/>
          <w:sz w:val="24"/>
          <w:szCs w:val="24"/>
        </w:rPr>
        <w:t>Map of the Verde River watershed and study sites</w:t>
      </w:r>
    </w:p>
    <w:p w14:paraId="5D78C35F" w14:textId="52130932" w:rsidR="00644276" w:rsidRPr="001C7A2B" w:rsidRDefault="00644276" w:rsidP="00391242">
      <w:pPr>
        <w:spacing w:line="240" w:lineRule="auto"/>
        <w:jc w:val="center"/>
        <w:rPr>
          <w:rFonts w:ascii="Times New Roman" w:eastAsia="Times New Roman" w:hAnsi="Times New Roman" w:cs="Times New Roman"/>
          <w:sz w:val="24"/>
          <w:szCs w:val="24"/>
        </w:rPr>
      </w:pPr>
    </w:p>
    <w:p w14:paraId="7CEBEDF2" w14:textId="77777777" w:rsidR="00644276" w:rsidRPr="001C7A2B" w:rsidRDefault="00644276" w:rsidP="00391242">
      <w:pPr>
        <w:spacing w:line="240" w:lineRule="auto"/>
        <w:jc w:val="center"/>
        <w:rPr>
          <w:rFonts w:ascii="Times New Roman" w:eastAsia="Times New Roman" w:hAnsi="Times New Roman" w:cs="Times New Roman"/>
          <w:sz w:val="24"/>
          <w:szCs w:val="24"/>
        </w:rPr>
      </w:pPr>
    </w:p>
    <w:p w14:paraId="189091C4" w14:textId="140E0572" w:rsidR="00E9699C" w:rsidRPr="001C7A2B" w:rsidRDefault="00644276"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The Verde W&amp;S River extends from Beasley RAP to Sheep Bridge Dispersed Camping area just </w:t>
      </w:r>
      <w:r w:rsidR="00534991">
        <w:rPr>
          <w:rFonts w:ascii="Times New Roman" w:eastAsia="Times New Roman" w:hAnsi="Times New Roman" w:cs="Times New Roman"/>
          <w:sz w:val="24"/>
          <w:szCs w:val="24"/>
        </w:rPr>
        <w:t xml:space="preserve">below the Wild and Scenic Designation </w:t>
      </w:r>
      <w:r w:rsidR="00973221">
        <w:rPr>
          <w:rFonts w:ascii="Times New Roman" w:eastAsia="Times New Roman" w:hAnsi="Times New Roman" w:cs="Times New Roman"/>
          <w:sz w:val="24"/>
          <w:szCs w:val="24"/>
        </w:rPr>
        <w:t xml:space="preserve">(Figure </w:t>
      </w:r>
      <w:commentRangeStart w:id="13"/>
      <w:r w:rsidR="00973221">
        <w:rPr>
          <w:rFonts w:ascii="Times New Roman" w:eastAsia="Times New Roman" w:hAnsi="Times New Roman" w:cs="Times New Roman"/>
          <w:sz w:val="24"/>
          <w:szCs w:val="24"/>
        </w:rPr>
        <w:t>1</w:t>
      </w:r>
      <w:commentRangeEnd w:id="13"/>
      <w:r w:rsidR="00973221">
        <w:rPr>
          <w:rStyle w:val="CommentReference"/>
        </w:rPr>
        <w:commentReference w:id="13"/>
      </w:r>
      <w:r w:rsidR="00973221">
        <w:rPr>
          <w:rFonts w:ascii="Times New Roman" w:eastAsia="Times New Roman" w:hAnsi="Times New Roman" w:cs="Times New Roman"/>
          <w:sz w:val="24"/>
          <w:szCs w:val="24"/>
        </w:rPr>
        <w:t>)</w:t>
      </w:r>
      <w:r w:rsidRPr="001C7A2B">
        <w:rPr>
          <w:rFonts w:ascii="Times New Roman" w:eastAsia="Times New Roman" w:hAnsi="Times New Roman" w:cs="Times New Roman"/>
          <w:sz w:val="24"/>
          <w:szCs w:val="24"/>
        </w:rPr>
        <w:t xml:space="preserve">. </w:t>
      </w:r>
      <w:r w:rsidR="00973221">
        <w:rPr>
          <w:rFonts w:ascii="Times New Roman" w:eastAsia="Times New Roman" w:hAnsi="Times New Roman" w:cs="Times New Roman"/>
          <w:sz w:val="24"/>
          <w:szCs w:val="24"/>
        </w:rPr>
        <w:t>T</w:t>
      </w:r>
      <w:r w:rsidRPr="001C7A2B">
        <w:rPr>
          <w:rFonts w:ascii="Times New Roman" w:eastAsia="Times New Roman" w:hAnsi="Times New Roman" w:cs="Times New Roman"/>
          <w:sz w:val="24"/>
          <w:szCs w:val="24"/>
        </w:rPr>
        <w:t>he river is isolated and generally inaccessible by road</w:t>
      </w:r>
      <w:r w:rsidR="00973221">
        <w:rPr>
          <w:rFonts w:ascii="Times New Roman" w:eastAsia="Times New Roman" w:hAnsi="Times New Roman" w:cs="Times New Roman"/>
          <w:sz w:val="24"/>
          <w:szCs w:val="24"/>
        </w:rPr>
        <w:t xml:space="preserve"> along this reach</w:t>
      </w:r>
      <w:r w:rsidRPr="001C7A2B">
        <w:rPr>
          <w:rFonts w:ascii="Times New Roman" w:eastAsia="Times New Roman" w:hAnsi="Times New Roman" w:cs="Times New Roman"/>
          <w:sz w:val="24"/>
          <w:szCs w:val="24"/>
        </w:rPr>
        <w:t xml:space="preserve">. The region is rugged and arid with Fossil Creek and the intermittent East Verde River contributing flow to the river. After the W&amp;S portion of the river, the </w:t>
      </w:r>
      <w:r w:rsidR="002C275B" w:rsidRPr="001C7A2B">
        <w:rPr>
          <w:rFonts w:ascii="Times New Roman" w:eastAsia="Times New Roman" w:hAnsi="Times New Roman" w:cs="Times New Roman"/>
          <w:sz w:val="24"/>
          <w:szCs w:val="24"/>
        </w:rPr>
        <w:t>Verde</w:t>
      </w:r>
      <w:r w:rsidRPr="001C7A2B">
        <w:rPr>
          <w:rFonts w:ascii="Times New Roman" w:eastAsia="Times New Roman" w:hAnsi="Times New Roman" w:cs="Times New Roman"/>
          <w:sz w:val="24"/>
          <w:szCs w:val="24"/>
        </w:rPr>
        <w:t xml:space="preserve"> enters Horseshoe Reservoir, the first of two large storage reservoirs on the river. Shortly after Horseshoe Reservoir the river flows into Bartlett Reservoir and then joins the Salt River just northeast of the Phoenix metropolitan area.</w:t>
      </w:r>
    </w:p>
    <w:p w14:paraId="3B839EB7" w14:textId="0FC7199E" w:rsidR="00E9699C" w:rsidRPr="001C7A2B" w:rsidRDefault="00E9699C"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r>
      <w:r w:rsidR="00644276" w:rsidRPr="001C7A2B">
        <w:rPr>
          <w:rFonts w:ascii="Times New Roman" w:eastAsia="Times New Roman" w:hAnsi="Times New Roman" w:cs="Times New Roman"/>
          <w:sz w:val="24"/>
          <w:szCs w:val="24"/>
        </w:rPr>
        <w:t>Although there are no large storage reservoirs above the Verde River Wild and Scenic Corridor, the Verde River is still impacted by human use. Base</w:t>
      </w:r>
      <w:ins w:id="14" w:author="Abraham E Springer" w:date="2024-03-02T07:39:00Z">
        <w:r w:rsidR="00F21803" w:rsidRPr="001C7A2B">
          <w:rPr>
            <w:rFonts w:ascii="Times New Roman" w:eastAsia="Times New Roman" w:hAnsi="Times New Roman" w:cs="Times New Roman"/>
            <w:sz w:val="24"/>
            <w:szCs w:val="24"/>
          </w:rPr>
          <w:t xml:space="preserve"> </w:t>
        </w:r>
      </w:ins>
      <w:r w:rsidR="00644276" w:rsidRPr="001C7A2B">
        <w:rPr>
          <w:rFonts w:ascii="Times New Roman" w:eastAsia="Times New Roman" w:hAnsi="Times New Roman" w:cs="Times New Roman"/>
          <w:sz w:val="24"/>
          <w:szCs w:val="24"/>
        </w:rPr>
        <w:t xml:space="preserve">flow in the upper Verde Valley comes mainly from the Big Chino and Little Chino aquifers </w:t>
      </w:r>
      <w:r w:rsidR="00644276" w:rsidRPr="001C7A2B">
        <w:rPr>
          <w:rFonts w:ascii="Times New Roman" w:eastAsia="Times New Roman" w:hAnsi="Times New Roman" w:cs="Times New Roman"/>
          <w:sz w:val="24"/>
          <w:szCs w:val="24"/>
        </w:rPr>
        <w:fldChar w:fldCharType="begin"/>
      </w:r>
      <w:r w:rsidR="00644276" w:rsidRPr="001C7A2B">
        <w:rPr>
          <w:rFonts w:ascii="Times New Roman" w:eastAsia="Times New Roman" w:hAnsi="Times New Roman" w:cs="Times New Roman"/>
          <w:sz w:val="24"/>
          <w:szCs w:val="24"/>
        </w:rPr>
        <w:instrText xml:space="preserve"> ADDIN ZOTERO_ITEM CSL_CITATION {"citationID":"od0qy4FF","properties":{"formattedCitation":"(Wirt, DeWitt, and Langenheim 2005)","plainCitation":"(Wirt, DeWitt, and Langenheim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644276" w:rsidRPr="001C7A2B">
        <w:rPr>
          <w:rFonts w:ascii="Times New Roman" w:eastAsia="Times New Roman" w:hAnsi="Times New Roman" w:cs="Times New Roman"/>
          <w:sz w:val="24"/>
          <w:szCs w:val="24"/>
        </w:rPr>
        <w:fldChar w:fldCharType="separate"/>
      </w:r>
      <w:r w:rsidR="00644276" w:rsidRPr="001C7A2B">
        <w:rPr>
          <w:rFonts w:ascii="Times New Roman" w:hAnsi="Times New Roman" w:cs="Times New Roman"/>
          <w:sz w:val="24"/>
        </w:rPr>
        <w:t>(Wirt, DeWitt, and Langenheim 2005)</w:t>
      </w:r>
      <w:r w:rsidR="00644276" w:rsidRPr="001C7A2B">
        <w:rPr>
          <w:rFonts w:ascii="Times New Roman" w:eastAsia="Times New Roman" w:hAnsi="Times New Roman" w:cs="Times New Roman"/>
          <w:sz w:val="24"/>
          <w:szCs w:val="24"/>
        </w:rPr>
        <w:fldChar w:fldCharType="end"/>
      </w:r>
      <w:r w:rsidR="00644276" w:rsidRPr="001C7A2B">
        <w:rPr>
          <w:rFonts w:ascii="Times New Roman" w:eastAsia="Times New Roman" w:hAnsi="Times New Roman" w:cs="Times New Roman"/>
          <w:sz w:val="24"/>
          <w:szCs w:val="24"/>
        </w:rPr>
        <w:t xml:space="preserve">. These aquifers are pumped by municipal, </w:t>
      </w:r>
      <w:r w:rsidR="00186D33" w:rsidRPr="001C7A2B">
        <w:rPr>
          <w:rFonts w:ascii="Times New Roman" w:eastAsia="Times New Roman" w:hAnsi="Times New Roman" w:cs="Times New Roman"/>
          <w:sz w:val="24"/>
          <w:szCs w:val="24"/>
        </w:rPr>
        <w:t>irrigation,</w:t>
      </w:r>
      <w:r w:rsidR="00644276" w:rsidRPr="001C7A2B">
        <w:rPr>
          <w:rFonts w:ascii="Times New Roman" w:eastAsia="Times New Roman" w:hAnsi="Times New Roman" w:cs="Times New Roman"/>
          <w:sz w:val="24"/>
          <w:szCs w:val="24"/>
        </w:rPr>
        <w:t xml:space="preserve"> and domestic wells near </w:t>
      </w:r>
      <w:r w:rsidR="00DB1282" w:rsidRPr="001C7A2B">
        <w:rPr>
          <w:rFonts w:ascii="Times New Roman" w:eastAsia="Times New Roman" w:hAnsi="Times New Roman" w:cs="Times New Roman"/>
          <w:sz w:val="24"/>
          <w:szCs w:val="24"/>
        </w:rPr>
        <w:t>in the Little Chino Basin</w:t>
      </w:r>
      <w:r w:rsidR="00644276" w:rsidRPr="001C7A2B">
        <w:rPr>
          <w:rFonts w:ascii="Times New Roman" w:eastAsia="Times New Roman" w:hAnsi="Times New Roman" w:cs="Times New Roman"/>
          <w:sz w:val="24"/>
          <w:szCs w:val="24"/>
        </w:rPr>
        <w:t xml:space="preserve">. Perennial flow in the Verde begins </w:t>
      </w:r>
      <w:r w:rsidR="00644276" w:rsidRPr="001C7A2B">
        <w:rPr>
          <w:rFonts w:ascii="Times New Roman" w:eastAsia="Times New Roman" w:hAnsi="Times New Roman" w:cs="Times New Roman"/>
          <w:sz w:val="24"/>
          <w:szCs w:val="24"/>
        </w:rPr>
        <w:lastRenderedPageBreak/>
        <w:t xml:space="preserve">about 5 miles lower downstream than it did historically </w:t>
      </w:r>
      <w:r w:rsidR="00644276"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00644276" w:rsidRPr="001C7A2B">
        <w:rPr>
          <w:rFonts w:ascii="Times New Roman" w:eastAsia="Times New Roman" w:hAnsi="Times New Roman" w:cs="Times New Roman"/>
          <w:sz w:val="24"/>
          <w:szCs w:val="24"/>
        </w:rPr>
        <w:fldChar w:fldCharType="separate"/>
      </w:r>
      <w:r w:rsidR="00644276" w:rsidRPr="001C7A2B">
        <w:rPr>
          <w:rFonts w:ascii="Times New Roman" w:hAnsi="Times New Roman" w:cs="Times New Roman"/>
          <w:sz w:val="24"/>
        </w:rPr>
        <w:t>(Ecological Implications of Verde River Flows , 2008)</w:t>
      </w:r>
      <w:r w:rsidR="00644276" w:rsidRPr="001C7A2B">
        <w:rPr>
          <w:rFonts w:ascii="Times New Roman" w:eastAsia="Times New Roman" w:hAnsi="Times New Roman" w:cs="Times New Roman"/>
          <w:sz w:val="24"/>
          <w:szCs w:val="24"/>
        </w:rPr>
        <w:fldChar w:fldCharType="end"/>
      </w:r>
      <w:r w:rsidR="00644276" w:rsidRPr="001C7A2B">
        <w:rPr>
          <w:rFonts w:ascii="Times New Roman" w:eastAsia="Times New Roman" w:hAnsi="Times New Roman" w:cs="Times New Roman"/>
          <w:sz w:val="24"/>
          <w:szCs w:val="24"/>
        </w:rPr>
        <w:t xml:space="preserve">. Surface water diversions between </w:t>
      </w:r>
      <w:r w:rsidR="00973221" w:rsidRPr="001C7A2B">
        <w:rPr>
          <w:rFonts w:ascii="Times New Roman" w:eastAsia="Times New Roman" w:hAnsi="Times New Roman" w:cs="Times New Roman"/>
          <w:sz w:val="24"/>
          <w:szCs w:val="24"/>
        </w:rPr>
        <w:t>C</w:t>
      </w:r>
      <w:r w:rsidR="00973221">
        <w:rPr>
          <w:rFonts w:ascii="Times New Roman" w:eastAsia="Times New Roman" w:hAnsi="Times New Roman" w:cs="Times New Roman"/>
          <w:sz w:val="24"/>
          <w:szCs w:val="24"/>
        </w:rPr>
        <w:t>larkdale</w:t>
      </w:r>
      <w:r w:rsidR="00973221" w:rsidRPr="001C7A2B">
        <w:rPr>
          <w:rFonts w:ascii="Times New Roman" w:eastAsia="Times New Roman" w:hAnsi="Times New Roman" w:cs="Times New Roman"/>
          <w:sz w:val="24"/>
          <w:szCs w:val="24"/>
        </w:rPr>
        <w:t xml:space="preserve"> </w:t>
      </w:r>
      <w:r w:rsidR="00644276" w:rsidRPr="001C7A2B">
        <w:rPr>
          <w:rFonts w:ascii="Times New Roman" w:eastAsia="Times New Roman" w:hAnsi="Times New Roman" w:cs="Times New Roman"/>
          <w:sz w:val="24"/>
          <w:szCs w:val="24"/>
        </w:rPr>
        <w:t xml:space="preserve">and Beasley RAP </w:t>
      </w:r>
      <w:r w:rsidR="00DB1282" w:rsidRPr="001C7A2B">
        <w:rPr>
          <w:rFonts w:ascii="Times New Roman" w:eastAsia="Times New Roman" w:hAnsi="Times New Roman" w:cs="Times New Roman"/>
          <w:sz w:val="24"/>
          <w:szCs w:val="24"/>
        </w:rPr>
        <w:t xml:space="preserve">reduce </w:t>
      </w:r>
      <w:r w:rsidR="00644276" w:rsidRPr="001C7A2B">
        <w:rPr>
          <w:rFonts w:ascii="Times New Roman" w:eastAsia="Times New Roman" w:hAnsi="Times New Roman" w:cs="Times New Roman"/>
          <w:sz w:val="24"/>
          <w:szCs w:val="24"/>
        </w:rPr>
        <w:t>base</w:t>
      </w:r>
      <w:ins w:id="15" w:author="Abraham E Springer" w:date="2024-03-02T07:39:00Z">
        <w:r w:rsidR="00F21803" w:rsidRPr="001C7A2B">
          <w:rPr>
            <w:rFonts w:ascii="Times New Roman" w:eastAsia="Times New Roman" w:hAnsi="Times New Roman" w:cs="Times New Roman"/>
            <w:sz w:val="24"/>
            <w:szCs w:val="24"/>
          </w:rPr>
          <w:t xml:space="preserve"> </w:t>
        </w:r>
      </w:ins>
      <w:r w:rsidR="00644276" w:rsidRPr="001C7A2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commentRangeStart w:id="16"/>
      <w:r w:rsidR="00644276" w:rsidRPr="001C7A2B">
        <w:rPr>
          <w:rFonts w:ascii="Times New Roman" w:eastAsia="Times New Roman" w:hAnsi="Times New Roman" w:cs="Times New Roman"/>
          <w:sz w:val="24"/>
          <w:szCs w:val="24"/>
        </w:rPr>
        <w:fldChar w:fldCharType="begin"/>
      </w:r>
      <w:r w:rsidR="00644276" w:rsidRPr="001C7A2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00644276" w:rsidRPr="001C7A2B">
        <w:rPr>
          <w:rFonts w:ascii="Times New Roman" w:eastAsia="Times New Roman" w:hAnsi="Times New Roman" w:cs="Times New Roman"/>
          <w:sz w:val="24"/>
          <w:szCs w:val="24"/>
        </w:rPr>
        <w:fldChar w:fldCharType="separate"/>
      </w:r>
      <w:r w:rsidR="00644276" w:rsidRPr="001C7A2B">
        <w:rPr>
          <w:rFonts w:ascii="Times New Roman" w:hAnsi="Times New Roman" w:cs="Times New Roman"/>
          <w:sz w:val="24"/>
        </w:rPr>
        <w:t>(Alam 1997; Blasch et al. 2006)</w:t>
      </w:r>
      <w:r w:rsidR="00644276" w:rsidRPr="001C7A2B">
        <w:rPr>
          <w:rFonts w:ascii="Times New Roman" w:eastAsia="Times New Roman" w:hAnsi="Times New Roman" w:cs="Times New Roman"/>
          <w:sz w:val="24"/>
          <w:szCs w:val="24"/>
        </w:rPr>
        <w:fldChar w:fldCharType="end"/>
      </w:r>
      <w:commentRangeEnd w:id="16"/>
      <w:r w:rsidR="00973221">
        <w:rPr>
          <w:rStyle w:val="CommentReference"/>
        </w:rPr>
        <w:commentReference w:id="16"/>
      </w:r>
      <w:r w:rsidR="00644276" w:rsidRPr="001C7A2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commentRangeStart w:id="17"/>
      <w:r w:rsidR="00644276"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{"citationID":"qCA7wkLx","properties":{"formattedCitation":"(USDA n.d.)","plainCitation":"(USDA n.d.)","dontUpdate":true,"noteIndex":0},"citationItems":[{"id":11,"uris":["http://zotero.org/users/local/yyBX3i8n/items/ES4WDK62"],"itemData":{"id":11,"type":"report","collection-title":"Census of Agriculture","title":"Yavapai County Profile","URL":"https://agcensus.library.cornell.edu/wp-content/uploads/2012-Arizona-cp04025.pdf","author":[{"literal":"USDA"}],"issued":{"date-parts":[["2012"]]}}}],"schema":"https://github.com/citation-style-language/schema/raw/master/csl-citation.json"} </w:instrText>
      </w:r>
      <w:r w:rsidR="00644276" w:rsidRPr="001C7A2B">
        <w:rPr>
          <w:rFonts w:ascii="Times New Roman" w:eastAsia="Times New Roman" w:hAnsi="Times New Roman" w:cs="Times New Roman"/>
          <w:sz w:val="24"/>
          <w:szCs w:val="24"/>
        </w:rPr>
        <w:fldChar w:fldCharType="separate"/>
      </w:r>
      <w:r w:rsidR="00644276" w:rsidRPr="001C7A2B">
        <w:rPr>
          <w:rFonts w:ascii="Times New Roman" w:hAnsi="Times New Roman" w:cs="Times New Roman"/>
          <w:sz w:val="24"/>
        </w:rPr>
        <w:t>(USDA, 2012)</w:t>
      </w:r>
      <w:r w:rsidR="00644276" w:rsidRPr="001C7A2B">
        <w:rPr>
          <w:rFonts w:ascii="Times New Roman" w:eastAsia="Times New Roman" w:hAnsi="Times New Roman" w:cs="Times New Roman"/>
          <w:sz w:val="24"/>
          <w:szCs w:val="24"/>
        </w:rPr>
        <w:fldChar w:fldCharType="end"/>
      </w:r>
      <w:commentRangeEnd w:id="17"/>
      <w:r w:rsidR="00553350">
        <w:rPr>
          <w:rStyle w:val="CommentReference"/>
        </w:rPr>
        <w:commentReference w:id="17"/>
      </w:r>
      <w:r w:rsidRPr="001C7A2B">
        <w:rPr>
          <w:rFonts w:ascii="Times New Roman" w:eastAsia="Times New Roman" w:hAnsi="Times New Roman" w:cs="Times New Roman"/>
          <w:sz w:val="24"/>
          <w:szCs w:val="24"/>
        </w:rPr>
        <w:t xml:space="preserve"> </w:t>
      </w:r>
    </w:p>
    <w:p w14:paraId="63A6A9D0" w14:textId="373C1A75" w:rsidR="00644276" w:rsidRPr="001C7A2B" w:rsidRDefault="00644276" w:rsidP="00391242">
      <w:pPr>
        <w:spacing w:line="240" w:lineRule="auto"/>
        <w:ind w:firstLine="720"/>
        <w:rPr>
          <w:rFonts w:ascii="Times New Roman" w:eastAsia="Times New Roman" w:hAnsi="Times New Roman" w:cs="Times New Roman"/>
          <w:sz w:val="24"/>
          <w:szCs w:val="24"/>
        </w:rPr>
      </w:pPr>
    </w:p>
    <w:p w14:paraId="520CFDA3" w14:textId="77777777" w:rsidR="002D6445" w:rsidRPr="001C7A2B" w:rsidRDefault="00BE71C4" w:rsidP="00391242">
      <w:pPr>
        <w:spacing w:line="240" w:lineRule="auto"/>
        <w:rPr>
          <w:rFonts w:ascii="Times New Roman" w:eastAsia="Times New Roman" w:hAnsi="Times New Roman" w:cs="Times New Roman"/>
          <w:b/>
          <w:bCs/>
          <w:sz w:val="28"/>
          <w:szCs w:val="28"/>
        </w:rPr>
      </w:pPr>
      <w:commentRangeStart w:id="18"/>
      <w:r w:rsidRPr="001C7A2B">
        <w:rPr>
          <w:rFonts w:ascii="Times New Roman" w:eastAsia="Times New Roman" w:hAnsi="Times New Roman" w:cs="Times New Roman"/>
          <w:b/>
          <w:bCs/>
          <w:sz w:val="28"/>
          <w:szCs w:val="28"/>
        </w:rPr>
        <w:t>Riparian</w:t>
      </w:r>
      <w:commentRangeEnd w:id="18"/>
      <w:r w:rsidR="00261712" w:rsidRPr="001C7A2B">
        <w:rPr>
          <w:rStyle w:val="CommentReference"/>
          <w:rFonts w:ascii="Times New Roman" w:hAnsi="Times New Roman" w:cs="Times New Roman"/>
          <w:b/>
          <w:bCs/>
          <w:sz w:val="28"/>
          <w:szCs w:val="28"/>
        </w:rPr>
        <w:commentReference w:id="18"/>
      </w:r>
      <w:r w:rsidRPr="001C7A2B">
        <w:rPr>
          <w:rFonts w:ascii="Times New Roman" w:eastAsia="Times New Roman" w:hAnsi="Times New Roman" w:cs="Times New Roman"/>
          <w:b/>
          <w:bCs/>
          <w:sz w:val="28"/>
          <w:szCs w:val="28"/>
        </w:rPr>
        <w:t xml:space="preserve"> Forest Overview</w:t>
      </w:r>
    </w:p>
    <w:p w14:paraId="576B4ABA" w14:textId="0CE7DA6A" w:rsidR="002D6445" w:rsidRPr="001C7A2B" w:rsidRDefault="00BE71C4"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w:t>
      </w:r>
      <w:r w:rsidR="00096104" w:rsidRPr="001C7A2B">
        <w:rPr>
          <w:rFonts w:ascii="Times New Roman" w:eastAsia="Times New Roman" w:hAnsi="Times New Roman" w:cs="Times New Roman"/>
          <w:sz w:val="24"/>
          <w:szCs w:val="24"/>
        </w:rPr>
        <w:t>0</w:t>
      </w:r>
      <w:r w:rsidRPr="001C7A2B">
        <w:rPr>
          <w:rFonts w:ascii="Times New Roman" w:eastAsia="Times New Roman" w:hAnsi="Times New Roman" w:cs="Times New Roman"/>
          <w:sz w:val="24"/>
          <w:szCs w:val="24"/>
        </w:rPr>
        <w:t xml:space="preserve">.4% of the land surface area yet support more biodiversity and ecosystem functions than surrounding upland habitat </w:t>
      </w:r>
      <w:r w:rsidR="003C6C66" w:rsidRPr="001C7A2B">
        <w:rPr>
          <w:rFonts w:ascii="Times New Roman" w:eastAsia="Times New Roman" w:hAnsi="Times New Roman" w:cs="Times New Roman"/>
          <w:sz w:val="24"/>
          <w:szCs w:val="24"/>
        </w:rPr>
        <w:fldChar w:fldCharType="begin"/>
      </w:r>
      <w:r w:rsidR="003C6C66" w:rsidRPr="001C7A2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003C6C66" w:rsidRPr="001C7A2B">
        <w:rPr>
          <w:rFonts w:ascii="Times New Roman" w:eastAsia="Times New Roman" w:hAnsi="Times New Roman" w:cs="Times New Roman"/>
          <w:sz w:val="24"/>
          <w:szCs w:val="24"/>
        </w:rPr>
        <w:fldChar w:fldCharType="separate"/>
      </w:r>
      <w:r w:rsidR="003C6C66" w:rsidRPr="001C7A2B">
        <w:rPr>
          <w:rFonts w:ascii="Times New Roman" w:hAnsi="Times New Roman" w:cs="Times New Roman"/>
          <w:sz w:val="24"/>
        </w:rPr>
        <w:t>(Ffolliott et al. 2004)</w:t>
      </w:r>
      <w:r w:rsidR="003C6C66"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In Arizona, 80 percent of all vertebrate species complete a part of their lifecycle in riparian areas (Hubbard, 1977).  Riparian forest</w:t>
      </w:r>
      <w:del w:id="19" w:author="Abraham E Springer" w:date="2024-10-18T14:21:00Z" w16du:dateUtc="2024-10-18T21:21:00Z">
        <w:r w:rsidRPr="001C7A2B" w:rsidDel="004D0CF1">
          <w:rPr>
            <w:rFonts w:ascii="Times New Roman" w:eastAsia="Times New Roman" w:hAnsi="Times New Roman" w:cs="Times New Roman"/>
            <w:sz w:val="24"/>
            <w:szCs w:val="24"/>
          </w:rPr>
          <w:delText>:</w:delText>
        </w:r>
      </w:del>
      <w:r w:rsidR="004D0CF1">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 xml:space="preserve"> support and enhance terrestrial and aquatic habitat, filter upland sediment and nutrients, store water and recharge aquifers and stabilize stream banks among many other functions</w:t>
      </w:r>
      <w:r w:rsidR="003C6C66" w:rsidRPr="001C7A2B">
        <w:rPr>
          <w:rFonts w:ascii="Times New Roman" w:eastAsia="Times New Roman" w:hAnsi="Times New Roman" w:cs="Times New Roman"/>
          <w:sz w:val="24"/>
          <w:szCs w:val="24"/>
        </w:rPr>
        <w:t xml:space="preserve"> </w:t>
      </w:r>
      <w:r w:rsidR="003C6C66" w:rsidRPr="001C7A2B">
        <w:rPr>
          <w:rFonts w:ascii="Times New Roman" w:eastAsia="Times New Roman" w:hAnsi="Times New Roman" w:cs="Times New Roman"/>
          <w:sz w:val="24"/>
          <w:szCs w:val="24"/>
        </w:rPr>
        <w:fldChar w:fldCharType="begin"/>
      </w:r>
      <w:r w:rsidR="003C6C66" w:rsidRPr="001C7A2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003C6C66" w:rsidRPr="001C7A2B">
        <w:rPr>
          <w:rFonts w:ascii="Times New Roman" w:eastAsia="Times New Roman" w:hAnsi="Times New Roman" w:cs="Times New Roman"/>
          <w:sz w:val="24"/>
          <w:szCs w:val="24"/>
        </w:rPr>
        <w:fldChar w:fldCharType="separate"/>
      </w:r>
      <w:r w:rsidR="003C6C66" w:rsidRPr="001C7A2B">
        <w:rPr>
          <w:rFonts w:ascii="Times New Roman" w:hAnsi="Times New Roman" w:cs="Times New Roman"/>
          <w:sz w:val="24"/>
        </w:rPr>
        <w:t>(Schultz et al. 2009)</w:t>
      </w:r>
      <w:r w:rsidR="003C6C66"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xml:space="preserve">. </w:t>
      </w:r>
    </w:p>
    <w:p w14:paraId="60D93280" w14:textId="27445D5E" w:rsidR="00644276" w:rsidRPr="001C7A2B" w:rsidRDefault="00BE71C4"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Fremont Cottonwood </w:t>
      </w:r>
      <w:r w:rsidRPr="001C7A2B">
        <w:rPr>
          <w:rFonts w:ascii="Times New Roman" w:eastAsia="Times New Roman" w:hAnsi="Times New Roman" w:cs="Times New Roman"/>
          <w:i/>
          <w:sz w:val="24"/>
          <w:szCs w:val="24"/>
        </w:rPr>
        <w:t xml:space="preserve">(Populus </w:t>
      </w:r>
      <w:proofErr w:type="spellStart"/>
      <w:r w:rsidRPr="001C7A2B">
        <w:rPr>
          <w:rFonts w:ascii="Times New Roman" w:eastAsia="Times New Roman" w:hAnsi="Times New Roman" w:cs="Times New Roman"/>
          <w:i/>
          <w:sz w:val="24"/>
          <w:szCs w:val="24"/>
        </w:rPr>
        <w:t>fremontii</w:t>
      </w:r>
      <w:proofErr w:type="spellEnd"/>
      <w:r w:rsidRPr="001C7A2B">
        <w:rPr>
          <w:rFonts w:ascii="Times New Roman" w:eastAsia="Times New Roman" w:hAnsi="Times New Roman" w:cs="Times New Roman"/>
          <w:sz w:val="24"/>
          <w:szCs w:val="24"/>
        </w:rPr>
        <w:t>) and Gooding Willow (</w:t>
      </w:r>
      <w:r w:rsidRPr="001C7A2B">
        <w:rPr>
          <w:rFonts w:ascii="Times New Roman" w:eastAsia="Times New Roman" w:hAnsi="Times New Roman" w:cs="Times New Roman"/>
          <w:i/>
          <w:sz w:val="24"/>
          <w:szCs w:val="24"/>
        </w:rPr>
        <w:t xml:space="preserve">Salix </w:t>
      </w:r>
      <w:proofErr w:type="spellStart"/>
      <w:r w:rsidRPr="001C7A2B">
        <w:rPr>
          <w:rFonts w:ascii="Times New Roman" w:eastAsia="Times New Roman" w:hAnsi="Times New Roman" w:cs="Times New Roman"/>
          <w:i/>
          <w:sz w:val="24"/>
          <w:szCs w:val="24"/>
        </w:rPr>
        <w:t>goodingii</w:t>
      </w:r>
      <w:proofErr w:type="spellEnd"/>
      <w:r w:rsidRPr="001C7A2B">
        <w:rPr>
          <w:rFonts w:ascii="Times New Roman" w:eastAsia="Times New Roman" w:hAnsi="Times New Roman" w:cs="Times New Roman"/>
          <w:sz w:val="24"/>
          <w:szCs w:val="24"/>
        </w:rPr>
        <w:t xml:space="preserve">) are major components of riparian forests along </w:t>
      </w:r>
      <w:r w:rsidR="0049341B" w:rsidRPr="001C7A2B">
        <w:rPr>
          <w:rFonts w:ascii="Times New Roman" w:eastAsia="Times New Roman" w:hAnsi="Times New Roman" w:cs="Times New Roman"/>
          <w:sz w:val="24"/>
          <w:szCs w:val="24"/>
        </w:rPr>
        <w:t xml:space="preserve">the Verde </w:t>
      </w:r>
      <w:commentRangeStart w:id="20"/>
      <w:r w:rsidR="0049341B" w:rsidRPr="001C7A2B">
        <w:rPr>
          <w:rFonts w:ascii="Times New Roman" w:eastAsia="Times New Roman" w:hAnsi="Times New Roman" w:cs="Times New Roman"/>
          <w:sz w:val="24"/>
          <w:szCs w:val="24"/>
        </w:rPr>
        <w:t>River</w:t>
      </w:r>
      <w:commentRangeEnd w:id="20"/>
      <w:r w:rsidR="004D0CF1">
        <w:rPr>
          <w:rStyle w:val="CommentReference"/>
        </w:rPr>
        <w:commentReference w:id="20"/>
      </w:r>
      <w:r w:rsidRPr="001C7A2B">
        <w:rPr>
          <w:rFonts w:ascii="Times New Roman" w:eastAsia="Times New Roman" w:hAnsi="Times New Roman" w:cs="Times New Roman"/>
          <w:sz w:val="24"/>
          <w:szCs w:val="24"/>
        </w:rPr>
        <w:t>.</w:t>
      </w:r>
      <w:r w:rsidR="008C2D44">
        <w:rPr>
          <w:rFonts w:ascii="Times New Roman" w:eastAsia="Times New Roman" w:hAnsi="Times New Roman" w:cs="Times New Roman"/>
          <w:sz w:val="24"/>
          <w:szCs w:val="24"/>
        </w:rPr>
        <w:t xml:space="preserve"> </w:t>
      </w:r>
      <w:r w:rsidR="008C2D44" w:rsidRPr="00BA0B4E">
        <w:rPr>
          <w:rFonts w:ascii="Times New Roman" w:eastAsia="Times New Roman" w:hAnsi="Times New Roman" w:cs="Times New Roman"/>
          <w:sz w:val="24"/>
          <w:szCs w:val="24"/>
        </w:rPr>
        <w:t xml:space="preserve">Other important woody riparian plants </w:t>
      </w:r>
      <w:proofErr w:type="gramStart"/>
      <w:r w:rsidR="008C2D44" w:rsidRPr="00BA0B4E">
        <w:rPr>
          <w:rFonts w:ascii="Times New Roman" w:eastAsia="Times New Roman" w:hAnsi="Times New Roman" w:cs="Times New Roman"/>
          <w:sz w:val="24"/>
          <w:szCs w:val="24"/>
        </w:rPr>
        <w:t>include</w:t>
      </w:r>
      <w:r w:rsidR="00BA0B4E">
        <w:rPr>
          <w:rFonts w:ascii="Times New Roman" w:eastAsia="Times New Roman" w:hAnsi="Times New Roman" w:cs="Times New Roman"/>
          <w:sz w:val="24"/>
          <w:szCs w:val="24"/>
        </w:rPr>
        <w:t>:</w:t>
      </w:r>
      <w:proofErr w:type="gramEnd"/>
      <w:r w:rsidR="00BA0B4E">
        <w:rPr>
          <w:rFonts w:ascii="Times New Roman" w:eastAsia="Times New Roman" w:hAnsi="Times New Roman" w:cs="Times New Roman"/>
          <w:sz w:val="24"/>
          <w:szCs w:val="24"/>
        </w:rPr>
        <w:t xml:space="preserve"> Arizona sycamore (</w:t>
      </w:r>
      <w:r w:rsidR="00BA0B4E">
        <w:rPr>
          <w:rFonts w:ascii="Times New Roman" w:eastAsia="Times New Roman" w:hAnsi="Times New Roman" w:cs="Times New Roman"/>
          <w:i/>
          <w:iCs/>
          <w:sz w:val="24"/>
          <w:szCs w:val="24"/>
        </w:rPr>
        <w:t xml:space="preserve">Platanus </w:t>
      </w:r>
      <w:proofErr w:type="spellStart"/>
      <w:r w:rsidR="00BA0B4E">
        <w:rPr>
          <w:rFonts w:ascii="Times New Roman" w:eastAsia="Times New Roman" w:hAnsi="Times New Roman" w:cs="Times New Roman"/>
          <w:i/>
          <w:iCs/>
          <w:sz w:val="24"/>
          <w:szCs w:val="24"/>
        </w:rPr>
        <w:t>wrightii</w:t>
      </w:r>
      <w:proofErr w:type="spellEnd"/>
      <w:r w:rsidR="00BA0B4E">
        <w:rPr>
          <w:rFonts w:ascii="Times New Roman" w:eastAsia="Times New Roman" w:hAnsi="Times New Roman" w:cs="Times New Roman"/>
          <w:i/>
          <w:iCs/>
          <w:sz w:val="24"/>
          <w:szCs w:val="24"/>
        </w:rPr>
        <w:t>)</w:t>
      </w:r>
      <w:r w:rsidR="00BA0B4E">
        <w:rPr>
          <w:rFonts w:ascii="Times New Roman" w:eastAsia="Times New Roman" w:hAnsi="Times New Roman" w:cs="Times New Roman"/>
          <w:sz w:val="24"/>
          <w:szCs w:val="24"/>
        </w:rPr>
        <w:t>, Arizona Ash (</w:t>
      </w:r>
      <w:r w:rsidR="00BA0B4E">
        <w:rPr>
          <w:rFonts w:ascii="Times New Roman" w:eastAsia="Times New Roman" w:hAnsi="Times New Roman" w:cs="Times New Roman"/>
          <w:i/>
          <w:iCs/>
          <w:sz w:val="24"/>
          <w:szCs w:val="24"/>
        </w:rPr>
        <w:t xml:space="preserve">Fraxinus </w:t>
      </w:r>
      <w:proofErr w:type="spellStart"/>
      <w:r w:rsidR="00BA0B4E">
        <w:rPr>
          <w:rFonts w:ascii="Times New Roman" w:eastAsia="Times New Roman" w:hAnsi="Times New Roman" w:cs="Times New Roman"/>
          <w:i/>
          <w:iCs/>
          <w:sz w:val="24"/>
          <w:szCs w:val="24"/>
        </w:rPr>
        <w:t>veluntinia</w:t>
      </w:r>
      <w:proofErr w:type="spellEnd"/>
      <w:r w:rsidR="00BA0B4E">
        <w:rPr>
          <w:rFonts w:ascii="Times New Roman" w:eastAsia="Times New Roman" w:hAnsi="Times New Roman" w:cs="Times New Roman"/>
          <w:i/>
          <w:iCs/>
          <w:sz w:val="24"/>
          <w:szCs w:val="24"/>
        </w:rPr>
        <w:t>)</w:t>
      </w:r>
      <w:r w:rsidR="00BA0B4E">
        <w:rPr>
          <w:rFonts w:ascii="Times New Roman" w:eastAsia="Times New Roman" w:hAnsi="Times New Roman" w:cs="Times New Roman"/>
          <w:sz w:val="24"/>
          <w:szCs w:val="24"/>
        </w:rPr>
        <w:t>, seep willow (</w:t>
      </w:r>
      <w:r w:rsidR="00BA0B4E">
        <w:rPr>
          <w:rFonts w:ascii="Times New Roman" w:eastAsia="Times New Roman" w:hAnsi="Times New Roman" w:cs="Times New Roman"/>
          <w:i/>
          <w:iCs/>
          <w:sz w:val="24"/>
          <w:szCs w:val="24"/>
        </w:rPr>
        <w:t>Baccharis salicifolia</w:t>
      </w:r>
      <w:r w:rsidR="00BA0B4E">
        <w:rPr>
          <w:rFonts w:ascii="Times New Roman" w:eastAsia="Times New Roman" w:hAnsi="Times New Roman" w:cs="Times New Roman"/>
          <w:sz w:val="24"/>
          <w:szCs w:val="24"/>
        </w:rPr>
        <w:t>)</w:t>
      </w:r>
      <w:r w:rsidR="00BA0B4E">
        <w:rPr>
          <w:rFonts w:ascii="Times New Roman" w:eastAsia="Times New Roman" w:hAnsi="Times New Roman" w:cs="Times New Roman"/>
          <w:i/>
          <w:iCs/>
          <w:sz w:val="24"/>
          <w:szCs w:val="24"/>
        </w:rPr>
        <w:t xml:space="preserve">, </w:t>
      </w:r>
      <w:r w:rsidR="00BA0B4E">
        <w:rPr>
          <w:rFonts w:ascii="Times New Roman" w:eastAsia="Times New Roman" w:hAnsi="Times New Roman" w:cs="Times New Roman"/>
          <w:sz w:val="24"/>
          <w:szCs w:val="24"/>
        </w:rPr>
        <w:t>c</w:t>
      </w:r>
      <w:r w:rsidR="00BA0B4E" w:rsidRPr="00BA0B4E">
        <w:rPr>
          <w:rFonts w:ascii="Times New Roman" w:eastAsia="Times New Roman" w:hAnsi="Times New Roman" w:cs="Times New Roman"/>
          <w:sz w:val="24"/>
          <w:szCs w:val="24"/>
        </w:rPr>
        <w:t xml:space="preserve">oyote </w:t>
      </w:r>
      <w:r w:rsidR="00BA0B4E">
        <w:rPr>
          <w:rFonts w:ascii="Times New Roman" w:eastAsia="Times New Roman" w:hAnsi="Times New Roman" w:cs="Times New Roman"/>
          <w:sz w:val="24"/>
          <w:szCs w:val="24"/>
        </w:rPr>
        <w:t>w</w:t>
      </w:r>
      <w:r w:rsidR="00BA0B4E" w:rsidRPr="00BA0B4E">
        <w:rPr>
          <w:rFonts w:ascii="Times New Roman" w:eastAsia="Times New Roman" w:hAnsi="Times New Roman" w:cs="Times New Roman"/>
          <w:sz w:val="24"/>
          <w:szCs w:val="24"/>
        </w:rPr>
        <w:t>illow</w:t>
      </w:r>
      <w:r w:rsidR="00BA0B4E">
        <w:rPr>
          <w:rFonts w:ascii="Times New Roman" w:eastAsia="Times New Roman" w:hAnsi="Times New Roman" w:cs="Times New Roman"/>
          <w:i/>
          <w:iCs/>
          <w:sz w:val="24"/>
          <w:szCs w:val="24"/>
        </w:rPr>
        <w:t xml:space="preserve"> (Salix </w:t>
      </w:r>
      <w:proofErr w:type="spellStart"/>
      <w:r w:rsidR="00BA0B4E">
        <w:rPr>
          <w:rFonts w:ascii="Times New Roman" w:eastAsia="Times New Roman" w:hAnsi="Times New Roman" w:cs="Times New Roman"/>
          <w:i/>
          <w:iCs/>
          <w:sz w:val="24"/>
          <w:szCs w:val="24"/>
        </w:rPr>
        <w:t>exigua</w:t>
      </w:r>
      <w:proofErr w:type="spellEnd"/>
      <w:r w:rsidR="00BA0B4E">
        <w:rPr>
          <w:rFonts w:ascii="Times New Roman" w:eastAsia="Times New Roman" w:hAnsi="Times New Roman" w:cs="Times New Roman"/>
          <w:i/>
          <w:iCs/>
          <w:sz w:val="24"/>
          <w:szCs w:val="24"/>
        </w:rPr>
        <w:t xml:space="preserve">) </w:t>
      </w:r>
      <w:r w:rsidR="00BA0B4E">
        <w:rPr>
          <w:rFonts w:ascii="Times New Roman" w:eastAsia="Times New Roman" w:hAnsi="Times New Roman" w:cs="Times New Roman"/>
          <w:sz w:val="24"/>
          <w:szCs w:val="24"/>
        </w:rPr>
        <w:t>and sedges (</w:t>
      </w:r>
      <w:proofErr w:type="spellStart"/>
      <w:r w:rsidR="00BA0B4E">
        <w:rPr>
          <w:rFonts w:ascii="Times New Roman" w:eastAsia="Times New Roman" w:hAnsi="Times New Roman" w:cs="Times New Roman"/>
          <w:i/>
          <w:iCs/>
          <w:sz w:val="24"/>
          <w:szCs w:val="24"/>
        </w:rPr>
        <w:t>Carex</w:t>
      </w:r>
      <w:proofErr w:type="spellEnd"/>
      <w:r w:rsidR="00BA0B4E">
        <w:rPr>
          <w:rFonts w:ascii="Times New Roman" w:eastAsia="Times New Roman" w:hAnsi="Times New Roman" w:cs="Times New Roman"/>
          <w:i/>
          <w:iCs/>
          <w:sz w:val="24"/>
          <w:szCs w:val="24"/>
        </w:rPr>
        <w:t>).</w:t>
      </w:r>
      <w:r w:rsidRPr="001C7A2B">
        <w:rPr>
          <w:rFonts w:ascii="Times New Roman" w:eastAsia="Times New Roman" w:hAnsi="Times New Roman" w:cs="Times New Roman"/>
          <w:sz w:val="24"/>
          <w:szCs w:val="24"/>
        </w:rPr>
        <w:t xml:space="preserve"> Tree diversity is </w:t>
      </w:r>
      <w:r w:rsidR="00096104" w:rsidRPr="001C7A2B">
        <w:rPr>
          <w:rFonts w:ascii="Times New Roman" w:eastAsia="Times New Roman" w:hAnsi="Times New Roman" w:cs="Times New Roman"/>
          <w:sz w:val="24"/>
          <w:szCs w:val="24"/>
        </w:rPr>
        <w:t>low</w:t>
      </w:r>
      <w:r w:rsidRPr="001C7A2B">
        <w:rPr>
          <w:rFonts w:ascii="Times New Roman" w:eastAsia="Times New Roman" w:hAnsi="Times New Roman" w:cs="Times New Roman"/>
          <w:sz w:val="24"/>
          <w:szCs w:val="24"/>
        </w:rPr>
        <w:t xml:space="preserve"> in </w:t>
      </w:r>
      <w:r w:rsidR="0049341B" w:rsidRPr="001C7A2B">
        <w:rPr>
          <w:rFonts w:ascii="Times New Roman" w:eastAsia="Times New Roman" w:hAnsi="Times New Roman" w:cs="Times New Roman"/>
          <w:sz w:val="24"/>
          <w:szCs w:val="24"/>
        </w:rPr>
        <w:t>Verde River</w:t>
      </w:r>
      <w:r w:rsidRPr="001C7A2B">
        <w:rPr>
          <w:rFonts w:ascii="Times New Roman" w:eastAsia="Times New Roman" w:hAnsi="Times New Roman" w:cs="Times New Roman"/>
          <w:sz w:val="24"/>
          <w:szCs w:val="24"/>
        </w:rPr>
        <w:t xml:space="preserve"> riparian forests with Fremont Cottonwood and Gooding Willows being the dominant species. However, age class structure is usually very diverse. Stands of Fremont </w:t>
      </w:r>
      <w:r w:rsidR="00DB1282" w:rsidRPr="001C7A2B">
        <w:rPr>
          <w:rFonts w:ascii="Times New Roman" w:eastAsia="Times New Roman" w:hAnsi="Times New Roman" w:cs="Times New Roman"/>
          <w:sz w:val="24"/>
          <w:szCs w:val="24"/>
        </w:rPr>
        <w:t>c</w:t>
      </w:r>
      <w:r w:rsidRPr="001C7A2B">
        <w:rPr>
          <w:rFonts w:ascii="Times New Roman" w:eastAsia="Times New Roman" w:hAnsi="Times New Roman" w:cs="Times New Roman"/>
          <w:sz w:val="24"/>
          <w:szCs w:val="24"/>
        </w:rPr>
        <w:t xml:space="preserve">ottonwood and Gooding willow often occur in spatially separate, but same age cohorts with younger stands closer to the active channel and older stands extending up to 200 meters away (Stromberg, 1993). </w:t>
      </w:r>
    </w:p>
    <w:p w14:paraId="4A1EACB8" w14:textId="5D1C8A6A" w:rsidR="002D6445" w:rsidRPr="001C7A2B" w:rsidRDefault="00DB1282"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T</w:t>
      </w:r>
      <w:r w:rsidR="00BE71C4" w:rsidRPr="001C7A2B">
        <w:rPr>
          <w:rFonts w:ascii="Times New Roman" w:eastAsia="Times New Roman" w:hAnsi="Times New Roman" w:cs="Times New Roman"/>
          <w:sz w:val="24"/>
          <w:szCs w:val="24"/>
        </w:rPr>
        <w:t xml:space="preserve">he reproductive ecology of </w:t>
      </w:r>
      <w:r w:rsidR="004D0CF1">
        <w:rPr>
          <w:rFonts w:ascii="Times New Roman" w:eastAsia="Times New Roman" w:hAnsi="Times New Roman" w:cs="Times New Roman"/>
          <w:sz w:val="24"/>
          <w:szCs w:val="24"/>
        </w:rPr>
        <w:t>cottonwood and willow</w:t>
      </w:r>
      <w:r w:rsidR="00BE71C4" w:rsidRPr="001C7A2B">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influences</w:t>
      </w:r>
      <w:r w:rsidR="00BE71C4" w:rsidRPr="001C7A2B">
        <w:rPr>
          <w:rFonts w:ascii="Times New Roman" w:eastAsia="Times New Roman" w:hAnsi="Times New Roman" w:cs="Times New Roman"/>
          <w:sz w:val="24"/>
          <w:szCs w:val="24"/>
        </w:rPr>
        <w:t xml:space="preserve"> how and when they regenerate. These</w:t>
      </w:r>
      <w:r w:rsidRPr="001C7A2B">
        <w:rPr>
          <w:rFonts w:ascii="Times New Roman" w:eastAsia="Times New Roman" w:hAnsi="Times New Roman" w:cs="Times New Roman"/>
          <w:sz w:val="24"/>
          <w:szCs w:val="24"/>
        </w:rPr>
        <w:t xml:space="preserve"> trees</w:t>
      </w:r>
      <w:r w:rsidR="00BE71C4" w:rsidRPr="001C7A2B">
        <w:rPr>
          <w:rFonts w:ascii="Times New Roman" w:eastAsia="Times New Roman" w:hAnsi="Times New Roman" w:cs="Times New Roman"/>
          <w:sz w:val="24"/>
          <w:szCs w:val="24"/>
        </w:rPr>
        <w:t xml:space="preserve">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w:t>
      </w:r>
      <w:r w:rsidR="00261712" w:rsidRPr="001C7A2B">
        <w:rPr>
          <w:rFonts w:ascii="Times New Roman" w:eastAsia="Times New Roman" w:hAnsi="Times New Roman" w:cs="Times New Roman"/>
          <w:sz w:val="24"/>
          <w:szCs w:val="24"/>
        </w:rPr>
        <w:t>recede</w:t>
      </w:r>
      <w:r w:rsidR="00BE71C4" w:rsidRPr="001C7A2B">
        <w:rPr>
          <w:rFonts w:ascii="Times New Roman" w:eastAsia="Times New Roman" w:hAnsi="Times New Roman" w:cs="Times New Roman"/>
          <w:sz w:val="24"/>
          <w:szCs w:val="24"/>
        </w:rPr>
        <w:t xml:space="preserve"> </w:t>
      </w:r>
      <w:r w:rsidR="003C6C66"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003C6C66" w:rsidRPr="001C7A2B">
        <w:rPr>
          <w:rFonts w:ascii="Times New Roman" w:eastAsia="Times New Roman" w:hAnsi="Times New Roman" w:cs="Times New Roman"/>
          <w:sz w:val="24"/>
          <w:szCs w:val="24"/>
        </w:rPr>
        <w:fldChar w:fldCharType="separate"/>
      </w:r>
      <w:r w:rsidR="003C6C66" w:rsidRPr="001C7A2B">
        <w:rPr>
          <w:rFonts w:ascii="Times New Roman" w:hAnsi="Times New Roman" w:cs="Times New Roman"/>
          <w:sz w:val="24"/>
        </w:rPr>
        <w:t>(Stromberg</w:t>
      </w:r>
      <w:del w:id="21" w:author="Abraham E Springer" w:date="2024-03-08T14:36:00Z">
        <w:r w:rsidR="003C6C66" w:rsidRPr="001C7A2B" w:rsidDel="00DB1282">
          <w:rPr>
            <w:rFonts w:ascii="Times New Roman" w:hAnsi="Times New Roman" w:cs="Times New Roman"/>
            <w:sz w:val="24"/>
          </w:rPr>
          <w:delText xml:space="preserve"> </w:delText>
        </w:r>
      </w:del>
      <w:r w:rsidR="003C6C66" w:rsidRPr="001C7A2B">
        <w:rPr>
          <w:rFonts w:ascii="Times New Roman" w:hAnsi="Times New Roman" w:cs="Times New Roman"/>
          <w:sz w:val="24"/>
        </w:rPr>
        <w:t>,</w:t>
      </w:r>
      <w:ins w:id="22" w:author="Abraham E Springer" w:date="2024-03-08T14:36:00Z">
        <w:r w:rsidRPr="001C7A2B">
          <w:rPr>
            <w:rFonts w:ascii="Times New Roman" w:hAnsi="Times New Roman" w:cs="Times New Roman"/>
            <w:sz w:val="24"/>
          </w:rPr>
          <w:t xml:space="preserve"> </w:t>
        </w:r>
      </w:ins>
      <w:r w:rsidR="003C6C66" w:rsidRPr="001C7A2B">
        <w:rPr>
          <w:rFonts w:ascii="Times New Roman" w:hAnsi="Times New Roman" w:cs="Times New Roman"/>
          <w:sz w:val="24"/>
        </w:rPr>
        <w:t>1993)</w:t>
      </w:r>
      <w:r w:rsidR="003C6C66" w:rsidRPr="001C7A2B">
        <w:rPr>
          <w:rFonts w:ascii="Times New Roman" w:eastAsia="Times New Roman" w:hAnsi="Times New Roman" w:cs="Times New Roman"/>
          <w:sz w:val="24"/>
          <w:szCs w:val="24"/>
        </w:rPr>
        <w:fldChar w:fldCharType="end"/>
      </w:r>
      <w:r w:rsidR="002C275B" w:rsidRPr="001C7A2B">
        <w:rPr>
          <w:rFonts w:ascii="Times New Roman" w:eastAsia="Times New Roman" w:hAnsi="Times New Roman" w:cs="Times New Roman"/>
          <w:sz w:val="24"/>
          <w:szCs w:val="24"/>
        </w:rPr>
        <w:t xml:space="preserve">. </w:t>
      </w:r>
      <w:r w:rsidR="00BE71C4" w:rsidRPr="001C7A2B">
        <w:rPr>
          <w:rFonts w:ascii="Times New Roman" w:eastAsia="Times New Roman" w:hAnsi="Times New Roman" w:cs="Times New Roman"/>
          <w:sz w:val="24"/>
          <w:szCs w:val="24"/>
        </w:rPr>
        <w:t>This allows the seeds to be deposited on bare, moist mineral soil created by high flows. Regeneration of Fremont cottonwood</w:t>
      </w:r>
      <w:del w:id="23" w:author="Abraham E Springer" w:date="2024-10-18T14:24:00Z" w16du:dateUtc="2024-10-18T21:24:00Z">
        <w:r w:rsidR="00BE71C4" w:rsidRPr="001C7A2B" w:rsidDel="004D0CF1">
          <w:rPr>
            <w:rFonts w:ascii="Times New Roman" w:eastAsia="Times New Roman" w:hAnsi="Times New Roman" w:cs="Times New Roman"/>
            <w:sz w:val="24"/>
            <w:szCs w:val="24"/>
          </w:rPr>
          <w:delText>s</w:delText>
        </w:r>
      </w:del>
      <w:r w:rsidR="00BE71C4" w:rsidRPr="001C7A2B">
        <w:rPr>
          <w:rFonts w:ascii="Times New Roman" w:eastAsia="Times New Roman" w:hAnsi="Times New Roman" w:cs="Times New Roman"/>
          <w:sz w:val="24"/>
          <w:szCs w:val="24"/>
        </w:rPr>
        <w:t xml:space="preserve"> and Gooding willow</w:t>
      </w:r>
      <w:del w:id="24" w:author="Abraham E Springer" w:date="2024-10-18T14:24:00Z" w16du:dateUtc="2024-10-18T21:24:00Z">
        <w:r w:rsidR="00BE71C4" w:rsidRPr="001C7A2B" w:rsidDel="004D0CF1">
          <w:rPr>
            <w:rFonts w:ascii="Times New Roman" w:eastAsia="Times New Roman" w:hAnsi="Times New Roman" w:cs="Times New Roman"/>
            <w:sz w:val="24"/>
            <w:szCs w:val="24"/>
          </w:rPr>
          <w:delText>s</w:delText>
        </w:r>
      </w:del>
      <w:r w:rsidR="00BE71C4" w:rsidRPr="001C7A2B">
        <w:rPr>
          <w:rFonts w:ascii="Times New Roman" w:eastAsia="Times New Roman" w:hAnsi="Times New Roman" w:cs="Times New Roman"/>
          <w:sz w:val="24"/>
          <w:szCs w:val="24"/>
        </w:rPr>
        <w:t xml:space="preserve"> are not consistent in Arizona. A study in Southern Arizona showed that regeneration occurred only about every decade and was dependent on strong winter floods to scour vegetation and deposit fine alluvial soils </w:t>
      </w:r>
      <w:r w:rsidR="003C6C66"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3C6C66" w:rsidRPr="001C7A2B">
        <w:rPr>
          <w:rFonts w:ascii="Times New Roman" w:eastAsia="Times New Roman" w:hAnsi="Times New Roman" w:cs="Times New Roman"/>
          <w:sz w:val="24"/>
          <w:szCs w:val="24"/>
        </w:rPr>
        <w:fldChar w:fldCharType="separate"/>
      </w:r>
      <w:r w:rsidR="003C6C66" w:rsidRPr="001C7A2B">
        <w:rPr>
          <w:rFonts w:ascii="Times New Roman" w:hAnsi="Times New Roman" w:cs="Times New Roman"/>
          <w:sz w:val="24"/>
        </w:rPr>
        <w:t>(Cooper et al. 1999; Stromberg, 1997)</w:t>
      </w:r>
      <w:r w:rsidR="003C6C66" w:rsidRPr="001C7A2B">
        <w:rPr>
          <w:rFonts w:ascii="Times New Roman" w:eastAsia="Times New Roman" w:hAnsi="Times New Roman" w:cs="Times New Roman"/>
          <w:sz w:val="24"/>
          <w:szCs w:val="24"/>
        </w:rPr>
        <w:fldChar w:fldCharType="end"/>
      </w:r>
      <w:r w:rsidR="00BE71C4" w:rsidRPr="001C7A2B">
        <w:rPr>
          <w:rFonts w:ascii="Times New Roman" w:eastAsia="Times New Roman" w:hAnsi="Times New Roman" w:cs="Times New Roman"/>
          <w:sz w:val="24"/>
          <w:szCs w:val="24"/>
        </w:rPr>
        <w:t xml:space="preserve">. </w:t>
      </w:r>
    </w:p>
    <w:p w14:paraId="15D4DEF2" w14:textId="24D450D1" w:rsidR="002D6445" w:rsidRPr="001C7A2B" w:rsidRDefault="00BE71C4"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Riparian forest regeneration is limited by </w:t>
      </w:r>
      <w:r w:rsidR="00B564FC" w:rsidRPr="001C7A2B">
        <w:rPr>
          <w:rFonts w:ascii="Times New Roman" w:eastAsia="Times New Roman" w:hAnsi="Times New Roman" w:cs="Times New Roman"/>
          <w:sz w:val="24"/>
          <w:szCs w:val="24"/>
        </w:rPr>
        <w:t>several</w:t>
      </w:r>
      <w:r w:rsidRPr="001C7A2B">
        <w:rPr>
          <w:rFonts w:ascii="Times New Roman" w:eastAsia="Times New Roman" w:hAnsi="Times New Roman" w:cs="Times New Roman"/>
          <w:sz w:val="24"/>
          <w:szCs w:val="24"/>
        </w:rPr>
        <w:t xml:space="preserve"> natural and anthropomorphic causes. Summer drought, along with summer and fall floods, are leading causes of seedling mortality. Seedling roots must grow fast enough to maintain access to soil water as the water table drops throughout spring and summer and returns to base</w:t>
      </w:r>
      <w:r w:rsidR="000868BB" w:rsidRPr="001C7A2B">
        <w:rPr>
          <w:rFonts w:ascii="Times New Roman" w:eastAsia="Times New Roman" w:hAnsi="Times New Roman" w:cs="Times New Roman"/>
          <w:sz w:val="24"/>
          <w:szCs w:val="24"/>
        </w:rPr>
        <w:t>--</w:t>
      </w:r>
      <w:r w:rsidRPr="001C7A2B">
        <w:rPr>
          <w:rFonts w:ascii="Times New Roman" w:eastAsia="Times New Roman" w:hAnsi="Times New Roman" w:cs="Times New Roman"/>
          <w:sz w:val="24"/>
          <w:szCs w:val="24"/>
        </w:rPr>
        <w:t>flow conditions (Stromberg, 199</w:t>
      </w:r>
      <w:r w:rsidR="003C6C66" w:rsidRPr="001C7A2B">
        <w:rPr>
          <w:rFonts w:ascii="Times New Roman" w:eastAsia="Times New Roman" w:hAnsi="Times New Roman" w:cs="Times New Roman"/>
          <w:sz w:val="24"/>
          <w:szCs w:val="24"/>
        </w:rPr>
        <w:t>3</w:t>
      </w:r>
      <w:r w:rsidRPr="001C7A2B">
        <w:rPr>
          <w:rFonts w:ascii="Times New Roman" w:eastAsia="Times New Roman" w:hAnsi="Times New Roman" w:cs="Times New Roman"/>
          <w:sz w:val="24"/>
          <w:szCs w:val="24"/>
        </w:rPr>
        <w:t>). Livestock have been implicated in riparian forest damage and decline. Not only do livestock browse and trample young seedlings,</w:t>
      </w:r>
      <w:r w:rsidR="00767D5E" w:rsidRPr="001C7A2B">
        <w:rPr>
          <w:rFonts w:ascii="Times New Roman" w:eastAsia="Times New Roman" w:hAnsi="Times New Roman" w:cs="Times New Roman"/>
          <w:sz w:val="24"/>
          <w:szCs w:val="24"/>
        </w:rPr>
        <w:t xml:space="preserve"> but</w:t>
      </w:r>
      <w:r w:rsidRPr="001C7A2B">
        <w:rPr>
          <w:rFonts w:ascii="Times New Roman" w:eastAsia="Times New Roman" w:hAnsi="Times New Roman" w:cs="Times New Roman"/>
          <w:sz w:val="24"/>
          <w:szCs w:val="24"/>
        </w:rPr>
        <w:t xml:space="preserve"> they also strip banks of other herbaceous plants. </w:t>
      </w:r>
      <w:r w:rsidR="002824E9" w:rsidRPr="001C7A2B">
        <w:rPr>
          <w:rFonts w:ascii="Times New Roman" w:eastAsia="Times New Roman" w:hAnsi="Times New Roman" w:cs="Times New Roman"/>
          <w:sz w:val="24"/>
          <w:szCs w:val="24"/>
        </w:rPr>
        <w:t xml:space="preserve">Livestock grazing </w:t>
      </w:r>
      <w:r w:rsidRPr="001C7A2B">
        <w:rPr>
          <w:rFonts w:ascii="Times New Roman" w:eastAsia="Times New Roman" w:hAnsi="Times New Roman" w:cs="Times New Roman"/>
          <w:sz w:val="24"/>
          <w:szCs w:val="24"/>
        </w:rPr>
        <w:t xml:space="preserve">makes the riverbanks become more susceptible to erosion and incision. </w:t>
      </w:r>
      <w:r w:rsidR="002824E9" w:rsidRPr="001C7A2B">
        <w:rPr>
          <w:rFonts w:ascii="Times New Roman" w:eastAsia="Times New Roman" w:hAnsi="Times New Roman" w:cs="Times New Roman"/>
          <w:sz w:val="24"/>
          <w:szCs w:val="24"/>
        </w:rPr>
        <w:t xml:space="preserve">Erosion </w:t>
      </w:r>
      <w:r w:rsidRPr="001C7A2B">
        <w:rPr>
          <w:rFonts w:ascii="Times New Roman" w:eastAsia="Times New Roman" w:hAnsi="Times New Roman" w:cs="Times New Roman"/>
          <w:sz w:val="24"/>
          <w:szCs w:val="24"/>
        </w:rPr>
        <w:t xml:space="preserve">lowers the water table and makes it less likely that seedlings </w:t>
      </w:r>
      <w:r w:rsidR="00395132" w:rsidRPr="001C7A2B">
        <w:rPr>
          <w:rFonts w:ascii="Times New Roman" w:eastAsia="Times New Roman" w:hAnsi="Times New Roman" w:cs="Times New Roman"/>
          <w:sz w:val="24"/>
          <w:szCs w:val="24"/>
        </w:rPr>
        <w:t>can</w:t>
      </w:r>
      <w:r w:rsidRPr="001C7A2B">
        <w:rPr>
          <w:rFonts w:ascii="Times New Roman" w:eastAsia="Times New Roman" w:hAnsi="Times New Roman" w:cs="Times New Roman"/>
          <w:sz w:val="24"/>
          <w:szCs w:val="24"/>
        </w:rPr>
        <w:t xml:space="preserve"> reach the groundwater before they desiccate. Humans altering natural flow regimes </w:t>
      </w:r>
      <w:r w:rsidR="002824E9" w:rsidRPr="001C7A2B">
        <w:rPr>
          <w:rFonts w:ascii="Times New Roman" w:eastAsia="Times New Roman" w:hAnsi="Times New Roman" w:cs="Times New Roman"/>
          <w:sz w:val="24"/>
          <w:szCs w:val="24"/>
        </w:rPr>
        <w:t xml:space="preserve">have </w:t>
      </w:r>
      <w:r w:rsidRPr="001C7A2B">
        <w:rPr>
          <w:rFonts w:ascii="Times New Roman" w:eastAsia="Times New Roman" w:hAnsi="Times New Roman" w:cs="Times New Roman"/>
          <w:sz w:val="24"/>
          <w:szCs w:val="24"/>
        </w:rPr>
        <w:t xml:space="preserve">been detrimental to riparian forest regeneration. Water diversions </w:t>
      </w:r>
      <w:r w:rsidR="00261712" w:rsidRPr="001C7A2B">
        <w:rPr>
          <w:rFonts w:ascii="Times New Roman" w:eastAsia="Times New Roman" w:hAnsi="Times New Roman" w:cs="Times New Roman"/>
          <w:sz w:val="24"/>
          <w:szCs w:val="24"/>
        </w:rPr>
        <w:t>reduce stream flow</w:t>
      </w:r>
      <w:r w:rsidRPr="001C7A2B">
        <w:rPr>
          <w:rFonts w:ascii="Times New Roman" w:eastAsia="Times New Roman" w:hAnsi="Times New Roman" w:cs="Times New Roman"/>
          <w:sz w:val="24"/>
          <w:szCs w:val="24"/>
        </w:rPr>
        <w:t xml:space="preserve"> beginning in spring and continuing through the summer. </w:t>
      </w:r>
      <w:r w:rsidR="002824E9" w:rsidRPr="001C7A2B">
        <w:rPr>
          <w:rFonts w:ascii="Times New Roman" w:eastAsia="Times New Roman" w:hAnsi="Times New Roman" w:cs="Times New Roman"/>
          <w:sz w:val="24"/>
          <w:szCs w:val="24"/>
        </w:rPr>
        <w:t xml:space="preserve">Stream diversions </w:t>
      </w:r>
      <w:r w:rsidRPr="001C7A2B">
        <w:rPr>
          <w:rFonts w:ascii="Times New Roman" w:eastAsia="Times New Roman" w:hAnsi="Times New Roman" w:cs="Times New Roman"/>
          <w:sz w:val="24"/>
          <w:szCs w:val="24"/>
        </w:rPr>
        <w:t xml:space="preserve">lower water levels in streams as cottonwood and willow seedlings are trying to reach the water table before they dry out. </w:t>
      </w:r>
      <w:r w:rsidR="00261712" w:rsidRPr="001C7A2B">
        <w:rPr>
          <w:rFonts w:ascii="Times New Roman" w:eastAsia="Times New Roman" w:hAnsi="Times New Roman" w:cs="Times New Roman"/>
          <w:sz w:val="24"/>
          <w:szCs w:val="24"/>
        </w:rPr>
        <w:t>Further</w:t>
      </w:r>
      <w:r w:rsidR="002824E9" w:rsidRPr="001C7A2B">
        <w:rPr>
          <w:rFonts w:ascii="Times New Roman" w:eastAsia="Times New Roman" w:hAnsi="Times New Roman" w:cs="Times New Roman"/>
          <w:sz w:val="24"/>
          <w:szCs w:val="24"/>
        </w:rPr>
        <w:t xml:space="preserve"> impacts are from</w:t>
      </w:r>
      <w:r w:rsidRPr="001C7A2B">
        <w:rPr>
          <w:rFonts w:ascii="Times New Roman" w:eastAsia="Times New Roman" w:hAnsi="Times New Roman" w:cs="Times New Roman"/>
          <w:sz w:val="24"/>
          <w:szCs w:val="24"/>
        </w:rPr>
        <w:t xml:space="preserve"> dams </w:t>
      </w:r>
      <w:r w:rsidR="002824E9" w:rsidRPr="001C7A2B">
        <w:rPr>
          <w:rFonts w:ascii="Times New Roman" w:eastAsia="Times New Roman" w:hAnsi="Times New Roman" w:cs="Times New Roman"/>
          <w:sz w:val="24"/>
          <w:szCs w:val="24"/>
        </w:rPr>
        <w:t xml:space="preserve">that </w:t>
      </w:r>
      <w:r w:rsidR="00261712" w:rsidRPr="001C7A2B">
        <w:rPr>
          <w:rFonts w:ascii="Times New Roman" w:eastAsia="Times New Roman" w:hAnsi="Times New Roman" w:cs="Times New Roman"/>
          <w:sz w:val="24"/>
          <w:szCs w:val="24"/>
        </w:rPr>
        <w:t xml:space="preserve">trap sediment and </w:t>
      </w:r>
      <w:r w:rsidRPr="001C7A2B">
        <w:rPr>
          <w:rFonts w:ascii="Times New Roman" w:eastAsia="Times New Roman" w:hAnsi="Times New Roman" w:cs="Times New Roman"/>
          <w:sz w:val="24"/>
          <w:szCs w:val="24"/>
        </w:rPr>
        <w:t xml:space="preserve">reduce the amount and variability of </w:t>
      </w:r>
      <w:r w:rsidR="00261712" w:rsidRPr="001C7A2B">
        <w:rPr>
          <w:rFonts w:ascii="Times New Roman" w:eastAsia="Times New Roman" w:hAnsi="Times New Roman" w:cs="Times New Roman"/>
          <w:sz w:val="24"/>
          <w:szCs w:val="24"/>
        </w:rPr>
        <w:t xml:space="preserve">flow </w:t>
      </w:r>
      <w:r w:rsidRPr="001C7A2B">
        <w:rPr>
          <w:rFonts w:ascii="Times New Roman" w:eastAsia="Times New Roman" w:hAnsi="Times New Roman" w:cs="Times New Roman"/>
          <w:sz w:val="24"/>
          <w:szCs w:val="24"/>
        </w:rPr>
        <w:t xml:space="preserve">during winter floods. These floods are fundamental for carrying sediment and nutrients </w:t>
      </w:r>
      <w:r w:rsidR="00767D5E" w:rsidRPr="001C7A2B">
        <w:rPr>
          <w:rFonts w:ascii="Times New Roman" w:eastAsia="Times New Roman" w:hAnsi="Times New Roman" w:cs="Times New Roman"/>
          <w:sz w:val="24"/>
          <w:szCs w:val="24"/>
        </w:rPr>
        <w:t>downstream</w:t>
      </w:r>
      <w:r w:rsidRPr="001C7A2B">
        <w:rPr>
          <w:rFonts w:ascii="Times New Roman" w:eastAsia="Times New Roman" w:hAnsi="Times New Roman" w:cs="Times New Roman"/>
          <w:sz w:val="24"/>
          <w:szCs w:val="24"/>
        </w:rPr>
        <w:t xml:space="preserve"> as well as scouring out new habitat for seeds to germinate on (Stromberg, 1997). </w:t>
      </w:r>
    </w:p>
    <w:p w14:paraId="664029A6" w14:textId="77777777" w:rsidR="006B71BB" w:rsidRPr="001C7A2B" w:rsidRDefault="006B71BB" w:rsidP="00391242">
      <w:pPr>
        <w:spacing w:line="240" w:lineRule="auto"/>
        <w:rPr>
          <w:rFonts w:ascii="Times New Roman" w:eastAsia="Times New Roman" w:hAnsi="Times New Roman" w:cs="Times New Roman"/>
          <w:sz w:val="24"/>
          <w:szCs w:val="24"/>
        </w:rPr>
      </w:pPr>
    </w:p>
    <w:p w14:paraId="42C53124" w14:textId="5F6CA699" w:rsidR="008D4A30" w:rsidRPr="001C7A2B" w:rsidRDefault="00BA50C3"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Relevance to policy</w:t>
      </w:r>
    </w:p>
    <w:p w14:paraId="5ABBD733" w14:textId="7AFC6146" w:rsidR="00BA50C3" w:rsidRPr="001C7A2B" w:rsidRDefault="00BA50C3"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The Verde River is one of two federally designated Wild and Scenic Rivers in Arizona. The other, Fossil Creek, is also within the Verde River watershed. The Wild and Scenic Rivers Act designated the Verde River for study in 1978 before being officially designated in 1984. To be designated, a river must possess “</w:t>
      </w:r>
      <w:r w:rsidRPr="001C7A2B">
        <w:rPr>
          <w:rFonts w:ascii="Times New Roman" w:eastAsia="Times New Roman" w:hAnsi="Times New Roman" w:cs="Times New Roman"/>
          <w:sz w:val="24"/>
          <w:szCs w:val="24"/>
          <w:highlight w:val="white"/>
        </w:rPr>
        <w:t xml:space="preserve">outstandingly remarkable scenic, recreational, geologic, fish and wildlife, historic, cultural or other similar </w:t>
      </w:r>
      <w:r w:rsidRPr="001C7A2B">
        <w:rPr>
          <w:rFonts w:ascii="Times New Roman" w:eastAsia="Times New Roman" w:hAnsi="Times New Roman" w:cs="Times New Roman"/>
          <w:sz w:val="24"/>
          <w:szCs w:val="24"/>
          <w:highlight w:val="white"/>
        </w:rPr>
        <w:lastRenderedPageBreak/>
        <w:t xml:space="preserve">values” (Wild and Scenic Rivers Act, 1968). Because of this designation, maintaining these values along the Verde are required. Riparian forests along the Verde contribute to all the values listed in the Wild and Scenic Rivers Act. Maintaining and regenerating Fremont cottonwoods along the Verde is crucial to maintain its remarkable values. </w:t>
      </w:r>
    </w:p>
    <w:p w14:paraId="1BDE763E" w14:textId="0E441190" w:rsidR="00B83C5C" w:rsidRPr="001C7A2B" w:rsidRDefault="00BA50C3"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 In addition to their relevance towards the Wild and Scenic Act, the Verde River’s riparian forests </w:t>
      </w:r>
      <w:r w:rsidR="00096104" w:rsidRPr="001C7A2B">
        <w:rPr>
          <w:rFonts w:ascii="Times New Roman" w:eastAsia="Times New Roman" w:hAnsi="Times New Roman" w:cs="Times New Roman"/>
          <w:sz w:val="24"/>
          <w:szCs w:val="24"/>
        </w:rPr>
        <w:t>function as</w:t>
      </w:r>
      <w:r w:rsidRPr="001C7A2B">
        <w:rPr>
          <w:rFonts w:ascii="Times New Roman" w:eastAsia="Times New Roman" w:hAnsi="Times New Roman" w:cs="Times New Roman"/>
          <w:sz w:val="24"/>
          <w:szCs w:val="24"/>
        </w:rPr>
        <w:t xml:space="preserve"> designated, critical habitat for the endangered Southwestern Willow Flycatcher (</w:t>
      </w:r>
      <w:r w:rsidRPr="001C7A2B">
        <w:rPr>
          <w:rFonts w:ascii="Times New Roman" w:eastAsia="Times New Roman" w:hAnsi="Times New Roman" w:cs="Times New Roman"/>
          <w:i/>
          <w:sz w:val="24"/>
          <w:szCs w:val="24"/>
        </w:rPr>
        <w:t xml:space="preserve">Empidonax </w:t>
      </w:r>
      <w:proofErr w:type="spellStart"/>
      <w:r w:rsidRPr="001C7A2B">
        <w:rPr>
          <w:rFonts w:ascii="Times New Roman" w:eastAsia="Times New Roman" w:hAnsi="Times New Roman" w:cs="Times New Roman"/>
          <w:i/>
          <w:sz w:val="24"/>
          <w:szCs w:val="24"/>
        </w:rPr>
        <w:t>traillii</w:t>
      </w:r>
      <w:proofErr w:type="spellEnd"/>
      <w:r w:rsidRPr="001C7A2B">
        <w:rPr>
          <w:rFonts w:ascii="Times New Roman" w:eastAsia="Times New Roman" w:hAnsi="Times New Roman" w:cs="Times New Roman"/>
          <w:i/>
          <w:sz w:val="24"/>
          <w:szCs w:val="24"/>
        </w:rPr>
        <w:t xml:space="preserve"> </w:t>
      </w:r>
      <w:proofErr w:type="spellStart"/>
      <w:r w:rsidRPr="001C7A2B">
        <w:rPr>
          <w:rFonts w:ascii="Times New Roman" w:eastAsia="Times New Roman" w:hAnsi="Times New Roman" w:cs="Times New Roman"/>
          <w:i/>
          <w:sz w:val="24"/>
          <w:szCs w:val="24"/>
        </w:rPr>
        <w:t>extimus</w:t>
      </w:r>
      <w:proofErr w:type="spellEnd"/>
      <w:r w:rsidRPr="001C7A2B">
        <w:rPr>
          <w:rFonts w:ascii="Times New Roman" w:eastAsia="Times New Roman" w:hAnsi="Times New Roman" w:cs="Times New Roman"/>
          <w:sz w:val="24"/>
          <w:szCs w:val="24"/>
        </w:rPr>
        <w:t>) and Yellow billed cuckoo (</w:t>
      </w:r>
      <w:proofErr w:type="spellStart"/>
      <w:r w:rsidRPr="001C7A2B">
        <w:rPr>
          <w:rFonts w:ascii="Times New Roman" w:eastAsia="Times New Roman" w:hAnsi="Times New Roman" w:cs="Times New Roman"/>
          <w:i/>
          <w:sz w:val="24"/>
          <w:szCs w:val="24"/>
        </w:rPr>
        <w:t>Coccyzus</w:t>
      </w:r>
      <w:proofErr w:type="spellEnd"/>
      <w:r w:rsidRPr="001C7A2B">
        <w:rPr>
          <w:rFonts w:ascii="Times New Roman" w:eastAsia="Times New Roman" w:hAnsi="Times New Roman" w:cs="Times New Roman"/>
          <w:i/>
          <w:sz w:val="24"/>
          <w:szCs w:val="24"/>
        </w:rPr>
        <w:t xml:space="preserve"> americanus). </w:t>
      </w:r>
      <w:r w:rsidRPr="001C7A2B">
        <w:rPr>
          <w:rFonts w:ascii="Times New Roman" w:eastAsia="Times New Roman" w:hAnsi="Times New Roman" w:cs="Times New Roman"/>
          <w:sz w:val="24"/>
          <w:szCs w:val="24"/>
        </w:rPr>
        <w:t xml:space="preserve">Because these species are listed under the Endangered Species Act (ESA), their preservation is a high priority for both the Federal Government as well as environmental groups. Both species rely on riparian forests heavily for their life cycle </w:t>
      </w:r>
      <w:r w:rsidR="003C6C66" w:rsidRPr="001C7A2B">
        <w:rPr>
          <w:rFonts w:ascii="Times New Roman" w:eastAsia="Times New Roman" w:hAnsi="Times New Roman" w:cs="Times New Roman"/>
          <w:sz w:val="24"/>
          <w:szCs w:val="24"/>
        </w:rPr>
        <w:fldChar w:fldCharType="begin"/>
      </w:r>
      <w:r w:rsidR="003C6C66" w:rsidRPr="001C7A2B">
        <w:rPr>
          <w:rFonts w:ascii="Times New Roman" w:eastAsia="Times New Roman" w:hAnsi="Times New Roman" w:cs="Times New Roman"/>
          <w:sz w:val="24"/>
          <w:szCs w:val="24"/>
        </w:rPr>
        <w:instrText xml:space="preserve"> ADDIN ZOTERO_ITEM CSL_CITATION {"citationID":"dSuoR0ON","properties":{"formattedCitation":"(USFWS 2012)","plainCitation":"(USFWS 2012)","noteIndex":0},"citationItems":[{"id":15,"uris":["http://zotero.org/users/local/yyBX3i8n/items/LYESJDN6"],"itemData":{"id":15,"type":"report","collection-title":"Endangered and Threatened Wildlife and Plants","title":"Designation of Critical Habitat for Southwestern Willow Flycatcher","author":[{"literal":"USFWS"}],"issued":{"date-parts":[["2012"]]}}}],"schema":"https://github.com/citation-style-language/schema/raw/master/csl-citation.json"} </w:instrText>
      </w:r>
      <w:r w:rsidR="003C6C66" w:rsidRPr="001C7A2B">
        <w:rPr>
          <w:rFonts w:ascii="Times New Roman" w:eastAsia="Times New Roman" w:hAnsi="Times New Roman" w:cs="Times New Roman"/>
          <w:sz w:val="24"/>
          <w:szCs w:val="24"/>
        </w:rPr>
        <w:fldChar w:fldCharType="separate"/>
      </w:r>
      <w:r w:rsidR="003C6C66" w:rsidRPr="001C7A2B">
        <w:rPr>
          <w:rFonts w:ascii="Times New Roman" w:hAnsi="Times New Roman" w:cs="Times New Roman"/>
          <w:sz w:val="24"/>
        </w:rPr>
        <w:t>(USFWS 2012)</w:t>
      </w:r>
      <w:r w:rsidR="003C6C66"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xml:space="preserve">. The Verde River is listed as critical habitat for both species by the U.S. Fish and Wildlife Service. Maintaining and understanding Fremont </w:t>
      </w:r>
      <w:r w:rsidR="00E51367" w:rsidRPr="001C7A2B">
        <w:rPr>
          <w:rFonts w:ascii="Times New Roman" w:eastAsia="Times New Roman" w:hAnsi="Times New Roman" w:cs="Times New Roman"/>
          <w:sz w:val="24"/>
          <w:szCs w:val="24"/>
        </w:rPr>
        <w:t>C</w:t>
      </w:r>
      <w:r w:rsidRPr="001C7A2B">
        <w:rPr>
          <w:rFonts w:ascii="Times New Roman" w:eastAsia="Times New Roman" w:hAnsi="Times New Roman" w:cs="Times New Roman"/>
          <w:sz w:val="24"/>
          <w:szCs w:val="24"/>
        </w:rPr>
        <w:t xml:space="preserve">ottonwood regeneration is necessary for the recovery and survival of species. </w:t>
      </w:r>
    </w:p>
    <w:p w14:paraId="6361C586" w14:textId="77777777" w:rsidR="00E11A30" w:rsidRPr="001C7A2B" w:rsidRDefault="00E11A30" w:rsidP="00391242">
      <w:pPr>
        <w:spacing w:line="240" w:lineRule="auto"/>
        <w:rPr>
          <w:rFonts w:ascii="Times New Roman" w:eastAsia="Times New Roman" w:hAnsi="Times New Roman" w:cs="Times New Roman"/>
          <w:sz w:val="24"/>
          <w:szCs w:val="24"/>
        </w:rPr>
      </w:pPr>
    </w:p>
    <w:p w14:paraId="32CABCAA" w14:textId="7C870899" w:rsidR="00765005" w:rsidRPr="001C7A2B" w:rsidRDefault="008141BC"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Environmental</w:t>
      </w:r>
      <w:r w:rsidR="00765005" w:rsidRPr="001C7A2B">
        <w:rPr>
          <w:rFonts w:ascii="Times New Roman" w:eastAsia="Times New Roman" w:hAnsi="Times New Roman" w:cs="Times New Roman"/>
          <w:b/>
          <w:bCs/>
          <w:sz w:val="28"/>
          <w:szCs w:val="28"/>
        </w:rPr>
        <w:t xml:space="preserve"> Flows</w:t>
      </w:r>
    </w:p>
    <w:p w14:paraId="554F1C3F" w14:textId="7909409F" w:rsidR="008D4A30" w:rsidRPr="001C7A2B" w:rsidRDefault="00BA44E0"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r>
      <w:r w:rsidR="00B71E5B" w:rsidRPr="001C7A2B">
        <w:rPr>
          <w:rFonts w:ascii="Times New Roman" w:eastAsia="Times New Roman" w:hAnsi="Times New Roman" w:cs="Times New Roman"/>
          <w:sz w:val="24"/>
          <w:szCs w:val="24"/>
        </w:rPr>
        <w:t>Environmental</w:t>
      </w:r>
      <w:r w:rsidRPr="001C7A2B">
        <w:rPr>
          <w:rFonts w:ascii="Times New Roman" w:eastAsia="Times New Roman" w:hAnsi="Times New Roman" w:cs="Times New Roman"/>
          <w:sz w:val="24"/>
          <w:szCs w:val="24"/>
        </w:rPr>
        <w:t xml:space="preserve"> flows are defined as </w:t>
      </w:r>
      <w:r w:rsidR="00B71E5B" w:rsidRPr="001C7A2B">
        <w:rPr>
          <w:rFonts w:ascii="Times New Roman" w:eastAsia="Times New Roman" w:hAnsi="Times New Roman" w:cs="Times New Roman"/>
          <w:sz w:val="24"/>
          <w:szCs w:val="24"/>
        </w:rPr>
        <w:t xml:space="preserve">“the water regime provided within a river, wetland or coastal zone to maintain ecosystems and </w:t>
      </w:r>
      <w:r w:rsidR="004D0CF1" w:rsidRPr="001C7A2B">
        <w:rPr>
          <w:rFonts w:ascii="Times New Roman" w:eastAsia="Times New Roman" w:hAnsi="Times New Roman" w:cs="Times New Roman"/>
          <w:sz w:val="24"/>
          <w:szCs w:val="24"/>
        </w:rPr>
        <w:t>th</w:t>
      </w:r>
      <w:r w:rsidR="004D0CF1">
        <w:rPr>
          <w:rFonts w:ascii="Times New Roman" w:eastAsia="Times New Roman" w:hAnsi="Times New Roman" w:cs="Times New Roman"/>
          <w:sz w:val="24"/>
          <w:szCs w:val="24"/>
        </w:rPr>
        <w:t>eir</w:t>
      </w:r>
      <w:r w:rsidR="004D0CF1" w:rsidRPr="001C7A2B">
        <w:rPr>
          <w:rFonts w:ascii="Times New Roman" w:eastAsia="Times New Roman" w:hAnsi="Times New Roman" w:cs="Times New Roman"/>
          <w:sz w:val="24"/>
          <w:szCs w:val="24"/>
        </w:rPr>
        <w:t xml:space="preserve"> </w:t>
      </w:r>
      <w:r w:rsidR="00B71E5B" w:rsidRPr="001C7A2B">
        <w:rPr>
          <w:rFonts w:ascii="Times New Roman" w:eastAsia="Times New Roman" w:hAnsi="Times New Roman" w:cs="Times New Roman"/>
          <w:sz w:val="24"/>
          <w:szCs w:val="24"/>
        </w:rPr>
        <w:t xml:space="preserve">benefits where there are competing water uses and where flows are regulated” </w:t>
      </w:r>
      <w:r w:rsidR="00B71E5B"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{"citationID":"NMVxKluu","properties":{"formattedCitation":"(Dyson, Bergkamp, and Scanlon 2003)","plainCitation":"(Dyson, Bergkamp, and Scanlon 2003)","noteIndex":0},"citationItems":[{"id":19,"uris":["http://zotero.org/users/local/yyBX3i8n/items/IP6D9X8T"],"itemData":{"id":19,"type":"article-journal","container-title":"IUCN, Gland, Switzerland and Cambridge, UK","page":"20-87","title":"Flow: the essentials of environmental flows","author":[{"family":"Dyson","given":"Megan"},{"family":"Bergkamp","given":"Ger"},{"family":"Scanlon","given":"John"}],"issued":{"date-parts":[["2003"]]}}}],"schema":"https://github.com/citation-style-language/schema/raw/master/csl-citation.json"} </w:instrText>
      </w:r>
      <w:r w:rsidR="00B71E5B" w:rsidRPr="001C7A2B">
        <w:rPr>
          <w:rFonts w:ascii="Times New Roman" w:eastAsia="Times New Roman" w:hAnsi="Times New Roman" w:cs="Times New Roman"/>
          <w:sz w:val="24"/>
          <w:szCs w:val="24"/>
        </w:rPr>
        <w:fldChar w:fldCharType="separate"/>
      </w:r>
      <w:r w:rsidR="00B71E5B" w:rsidRPr="001C7A2B">
        <w:rPr>
          <w:rFonts w:ascii="Times New Roman" w:hAnsi="Times New Roman" w:cs="Times New Roman"/>
          <w:sz w:val="24"/>
        </w:rPr>
        <w:t>(Dyson, Bergkamp, and Scanlon 2003)</w:t>
      </w:r>
      <w:r w:rsidR="00B71E5B" w:rsidRPr="001C7A2B">
        <w:rPr>
          <w:rFonts w:ascii="Times New Roman" w:eastAsia="Times New Roman" w:hAnsi="Times New Roman" w:cs="Times New Roman"/>
          <w:sz w:val="24"/>
          <w:szCs w:val="24"/>
        </w:rPr>
        <w:fldChar w:fldCharType="end"/>
      </w:r>
      <w:r w:rsidR="00B71E5B" w:rsidRPr="001C7A2B">
        <w:rPr>
          <w:rFonts w:ascii="Times New Roman" w:eastAsia="Times New Roman" w:hAnsi="Times New Roman" w:cs="Times New Roman"/>
          <w:sz w:val="24"/>
          <w:szCs w:val="24"/>
        </w:rPr>
        <w:t>.</w:t>
      </w:r>
      <w:r w:rsidR="00E11A30" w:rsidRPr="001C7A2B">
        <w:rPr>
          <w:rFonts w:ascii="Times New Roman" w:eastAsia="Times New Roman" w:hAnsi="Times New Roman" w:cs="Times New Roman"/>
          <w:sz w:val="24"/>
          <w:szCs w:val="24"/>
        </w:rPr>
        <w:t xml:space="preserve"> </w:t>
      </w:r>
      <w:r w:rsidR="00E53658" w:rsidRPr="001C7A2B">
        <w:rPr>
          <w:rFonts w:ascii="Times New Roman" w:eastAsia="Times New Roman" w:hAnsi="Times New Roman" w:cs="Times New Roman"/>
          <w:sz w:val="24"/>
          <w:szCs w:val="24"/>
        </w:rPr>
        <w:t xml:space="preserve">The State of Arizona is currently evaluating water rights claims within the </w:t>
      </w:r>
      <w:r w:rsidR="008D4A30" w:rsidRPr="001C7A2B">
        <w:rPr>
          <w:rFonts w:ascii="Times New Roman" w:eastAsia="Times New Roman" w:hAnsi="Times New Roman" w:cs="Times New Roman"/>
          <w:sz w:val="24"/>
          <w:szCs w:val="24"/>
        </w:rPr>
        <w:t xml:space="preserve">Gila </w:t>
      </w:r>
      <w:r w:rsidR="00E53658" w:rsidRPr="001C7A2B">
        <w:rPr>
          <w:rFonts w:ascii="Times New Roman" w:eastAsia="Times New Roman" w:hAnsi="Times New Roman" w:cs="Times New Roman"/>
          <w:sz w:val="24"/>
          <w:szCs w:val="24"/>
        </w:rPr>
        <w:t>R</w:t>
      </w:r>
      <w:r w:rsidR="008D4A30" w:rsidRPr="001C7A2B">
        <w:rPr>
          <w:rFonts w:ascii="Times New Roman" w:eastAsia="Times New Roman" w:hAnsi="Times New Roman" w:cs="Times New Roman"/>
          <w:sz w:val="24"/>
          <w:szCs w:val="24"/>
        </w:rPr>
        <w:t>iver</w:t>
      </w:r>
      <w:r w:rsidR="00E53658" w:rsidRPr="001C7A2B">
        <w:rPr>
          <w:rFonts w:ascii="Times New Roman" w:eastAsia="Times New Roman" w:hAnsi="Times New Roman" w:cs="Times New Roman"/>
          <w:sz w:val="24"/>
          <w:szCs w:val="24"/>
        </w:rPr>
        <w:t xml:space="preserve"> system, which the Verde River is a part of.</w:t>
      </w:r>
      <w:r w:rsidR="008D4A30" w:rsidRPr="001C7A2B">
        <w:rPr>
          <w:rFonts w:ascii="Times New Roman" w:eastAsia="Times New Roman" w:hAnsi="Times New Roman" w:cs="Times New Roman"/>
          <w:sz w:val="24"/>
          <w:szCs w:val="24"/>
        </w:rPr>
        <w:t xml:space="preserve"> </w:t>
      </w:r>
      <w:r w:rsidR="00E53658" w:rsidRPr="001C7A2B">
        <w:rPr>
          <w:rFonts w:ascii="Times New Roman" w:eastAsia="Times New Roman" w:hAnsi="Times New Roman" w:cs="Times New Roman"/>
          <w:sz w:val="24"/>
          <w:szCs w:val="24"/>
        </w:rPr>
        <w:t xml:space="preserve">The United States </w:t>
      </w:r>
      <w:r w:rsidR="008D4A30" w:rsidRPr="001C7A2B">
        <w:rPr>
          <w:rFonts w:ascii="Times New Roman" w:eastAsia="Times New Roman" w:hAnsi="Times New Roman" w:cs="Times New Roman"/>
          <w:sz w:val="24"/>
          <w:szCs w:val="24"/>
        </w:rPr>
        <w:t>F</w:t>
      </w:r>
      <w:r w:rsidR="00E53658" w:rsidRPr="001C7A2B">
        <w:rPr>
          <w:rFonts w:ascii="Times New Roman" w:eastAsia="Times New Roman" w:hAnsi="Times New Roman" w:cs="Times New Roman"/>
          <w:sz w:val="24"/>
          <w:szCs w:val="24"/>
        </w:rPr>
        <w:t xml:space="preserve">orest </w:t>
      </w:r>
      <w:r w:rsidR="008D4A30" w:rsidRPr="001C7A2B">
        <w:rPr>
          <w:rFonts w:ascii="Times New Roman" w:eastAsia="Times New Roman" w:hAnsi="Times New Roman" w:cs="Times New Roman"/>
          <w:sz w:val="24"/>
          <w:szCs w:val="24"/>
        </w:rPr>
        <w:t>S</w:t>
      </w:r>
      <w:r w:rsidR="00E53658" w:rsidRPr="001C7A2B">
        <w:rPr>
          <w:rFonts w:ascii="Times New Roman" w:eastAsia="Times New Roman" w:hAnsi="Times New Roman" w:cs="Times New Roman"/>
          <w:sz w:val="24"/>
          <w:szCs w:val="24"/>
        </w:rPr>
        <w:t>ervice has applied for a federal reserve water right for the mainstem Verde River as well as its tributaries is</w:t>
      </w:r>
      <w:r w:rsidR="008D4A30" w:rsidRPr="001C7A2B">
        <w:rPr>
          <w:rFonts w:ascii="Times New Roman" w:eastAsia="Times New Roman" w:hAnsi="Times New Roman" w:cs="Times New Roman"/>
          <w:sz w:val="24"/>
          <w:szCs w:val="24"/>
        </w:rPr>
        <w:t xml:space="preserve"> filing to cover a wide range of environmental flows</w:t>
      </w:r>
      <w:r w:rsidR="00E53658" w:rsidRPr="001C7A2B">
        <w:rPr>
          <w:rFonts w:ascii="Times New Roman" w:eastAsia="Times New Roman" w:hAnsi="Times New Roman" w:cs="Times New Roman"/>
          <w:sz w:val="24"/>
          <w:szCs w:val="24"/>
        </w:rPr>
        <w:t>.</w:t>
      </w:r>
      <w:r w:rsidR="00E11A30" w:rsidRPr="001C7A2B">
        <w:rPr>
          <w:rFonts w:ascii="Times New Roman" w:eastAsia="Times New Roman" w:hAnsi="Times New Roman" w:cs="Times New Roman"/>
          <w:sz w:val="24"/>
          <w:szCs w:val="24"/>
        </w:rPr>
        <w:t xml:space="preserve"> </w:t>
      </w:r>
      <w:r w:rsidR="008D4A30" w:rsidRPr="001C7A2B">
        <w:rPr>
          <w:rFonts w:ascii="Times New Roman" w:eastAsia="Times New Roman" w:hAnsi="Times New Roman" w:cs="Times New Roman"/>
          <w:sz w:val="24"/>
          <w:szCs w:val="24"/>
        </w:rPr>
        <w:t xml:space="preserve">Determining the </w:t>
      </w:r>
      <w:r w:rsidR="00FA38C3" w:rsidRPr="001C7A2B">
        <w:rPr>
          <w:rFonts w:ascii="Times New Roman" w:eastAsia="Times New Roman" w:hAnsi="Times New Roman" w:cs="Times New Roman"/>
          <w:sz w:val="24"/>
          <w:szCs w:val="24"/>
        </w:rPr>
        <w:t>environmental flows</w:t>
      </w:r>
      <w:r w:rsidR="00883070">
        <w:rPr>
          <w:rFonts w:ascii="Times New Roman" w:eastAsia="Times New Roman" w:hAnsi="Times New Roman" w:cs="Times New Roman"/>
          <w:sz w:val="24"/>
          <w:szCs w:val="24"/>
        </w:rPr>
        <w:t xml:space="preserve"> and variables impacting</w:t>
      </w:r>
      <w:r w:rsidR="00FA38C3" w:rsidRPr="001C7A2B">
        <w:rPr>
          <w:rFonts w:ascii="Times New Roman" w:eastAsia="Times New Roman" w:hAnsi="Times New Roman" w:cs="Times New Roman"/>
          <w:sz w:val="24"/>
          <w:szCs w:val="24"/>
        </w:rPr>
        <w:t xml:space="preserve"> </w:t>
      </w:r>
      <w:r w:rsidR="00E53658" w:rsidRPr="001C7A2B">
        <w:rPr>
          <w:rFonts w:ascii="Times New Roman" w:eastAsia="Times New Roman" w:hAnsi="Times New Roman" w:cs="Times New Roman"/>
          <w:sz w:val="24"/>
          <w:szCs w:val="24"/>
        </w:rPr>
        <w:t xml:space="preserve">Fremont </w:t>
      </w:r>
      <w:r w:rsidR="00883070">
        <w:rPr>
          <w:rFonts w:ascii="Times New Roman" w:eastAsia="Times New Roman" w:hAnsi="Times New Roman" w:cs="Times New Roman"/>
          <w:sz w:val="24"/>
          <w:szCs w:val="24"/>
        </w:rPr>
        <w:t>c</w:t>
      </w:r>
      <w:r w:rsidR="00E53658" w:rsidRPr="001C7A2B">
        <w:rPr>
          <w:rFonts w:ascii="Times New Roman" w:eastAsia="Times New Roman" w:hAnsi="Times New Roman" w:cs="Times New Roman"/>
          <w:sz w:val="24"/>
          <w:szCs w:val="24"/>
        </w:rPr>
        <w:t>ottonwood</w:t>
      </w:r>
      <w:r w:rsidR="00883070">
        <w:rPr>
          <w:rFonts w:ascii="Times New Roman" w:eastAsia="Times New Roman" w:hAnsi="Times New Roman" w:cs="Times New Roman"/>
          <w:sz w:val="24"/>
          <w:szCs w:val="24"/>
        </w:rPr>
        <w:t xml:space="preserve"> growth</w:t>
      </w:r>
      <w:r w:rsidR="008D4A30" w:rsidRPr="001C7A2B">
        <w:rPr>
          <w:rFonts w:ascii="Times New Roman" w:eastAsia="Times New Roman" w:hAnsi="Times New Roman" w:cs="Times New Roman"/>
          <w:sz w:val="24"/>
          <w:szCs w:val="24"/>
        </w:rPr>
        <w:t xml:space="preserve"> will help maintain </w:t>
      </w:r>
      <w:r w:rsidR="00A71994" w:rsidRPr="001C7A2B">
        <w:rPr>
          <w:rFonts w:ascii="Times New Roman" w:eastAsia="Times New Roman" w:hAnsi="Times New Roman" w:cs="Times New Roman"/>
          <w:sz w:val="24"/>
          <w:szCs w:val="24"/>
        </w:rPr>
        <w:t>self-sustaining</w:t>
      </w:r>
      <w:r w:rsidR="008D4A30" w:rsidRPr="001C7A2B">
        <w:rPr>
          <w:rFonts w:ascii="Times New Roman" w:eastAsia="Times New Roman" w:hAnsi="Times New Roman" w:cs="Times New Roman"/>
          <w:sz w:val="24"/>
          <w:szCs w:val="24"/>
        </w:rPr>
        <w:t xml:space="preserve"> </w:t>
      </w:r>
      <w:r w:rsidR="00E53658" w:rsidRPr="001C7A2B">
        <w:rPr>
          <w:rFonts w:ascii="Times New Roman" w:eastAsia="Times New Roman" w:hAnsi="Times New Roman" w:cs="Times New Roman"/>
          <w:sz w:val="24"/>
          <w:szCs w:val="24"/>
        </w:rPr>
        <w:t xml:space="preserve">and healthy </w:t>
      </w:r>
      <w:r w:rsidR="008D4A30" w:rsidRPr="001C7A2B">
        <w:rPr>
          <w:rFonts w:ascii="Times New Roman" w:eastAsia="Times New Roman" w:hAnsi="Times New Roman" w:cs="Times New Roman"/>
          <w:sz w:val="24"/>
          <w:szCs w:val="24"/>
        </w:rPr>
        <w:t>riparian forests</w:t>
      </w:r>
      <w:r w:rsidR="00E5780A">
        <w:rPr>
          <w:rFonts w:ascii="Times New Roman" w:eastAsia="Times New Roman" w:hAnsi="Times New Roman" w:cs="Times New Roman"/>
          <w:sz w:val="24"/>
          <w:szCs w:val="24"/>
        </w:rPr>
        <w:t>.</w:t>
      </w:r>
    </w:p>
    <w:p w14:paraId="555E3E62" w14:textId="77777777" w:rsidR="00765005" w:rsidRPr="001C7A2B" w:rsidRDefault="00765005" w:rsidP="00391242">
      <w:pPr>
        <w:spacing w:line="240" w:lineRule="auto"/>
        <w:rPr>
          <w:rFonts w:ascii="Times New Roman" w:eastAsia="Times New Roman" w:hAnsi="Times New Roman" w:cs="Times New Roman"/>
          <w:sz w:val="24"/>
          <w:szCs w:val="24"/>
        </w:rPr>
      </w:pPr>
    </w:p>
    <w:p w14:paraId="2279A410" w14:textId="510A946B" w:rsidR="002D6445" w:rsidRPr="001C7A2B" w:rsidRDefault="00BE71C4"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Research Question</w:t>
      </w:r>
      <w:r w:rsidR="00D30F0E" w:rsidRPr="001C7A2B">
        <w:rPr>
          <w:rFonts w:ascii="Times New Roman" w:eastAsia="Times New Roman" w:hAnsi="Times New Roman" w:cs="Times New Roman"/>
          <w:b/>
          <w:bCs/>
          <w:sz w:val="28"/>
          <w:szCs w:val="28"/>
        </w:rPr>
        <w:t>s</w:t>
      </w:r>
    </w:p>
    <w:p w14:paraId="50505EB1" w14:textId="7E837E99" w:rsidR="00CE08C3" w:rsidRPr="001C7A2B" w:rsidRDefault="00CE08C3"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The </w:t>
      </w:r>
      <w:r w:rsidR="000A637D" w:rsidRPr="001C7A2B">
        <w:rPr>
          <w:rFonts w:ascii="Times New Roman" w:eastAsia="Times New Roman" w:hAnsi="Times New Roman" w:cs="Times New Roman"/>
          <w:sz w:val="24"/>
          <w:szCs w:val="24"/>
        </w:rPr>
        <w:t>purpose</w:t>
      </w:r>
      <w:r w:rsidRPr="001C7A2B">
        <w:rPr>
          <w:rFonts w:ascii="Times New Roman" w:eastAsia="Times New Roman" w:hAnsi="Times New Roman" w:cs="Times New Roman"/>
          <w:sz w:val="24"/>
          <w:szCs w:val="24"/>
        </w:rPr>
        <w:t xml:space="preserve"> of this study is </w:t>
      </w:r>
      <w:r w:rsidR="00834D6B" w:rsidRPr="001C7A2B">
        <w:rPr>
          <w:rFonts w:ascii="Times New Roman" w:eastAsia="Times New Roman" w:hAnsi="Times New Roman" w:cs="Times New Roman"/>
          <w:sz w:val="24"/>
          <w:szCs w:val="24"/>
        </w:rPr>
        <w:t>to identify</w:t>
      </w:r>
      <w:r w:rsidRPr="001C7A2B">
        <w:rPr>
          <w:rFonts w:ascii="Times New Roman" w:eastAsia="Times New Roman" w:hAnsi="Times New Roman" w:cs="Times New Roman"/>
          <w:sz w:val="24"/>
          <w:szCs w:val="24"/>
        </w:rPr>
        <w:t xml:space="preserve"> environmental and flood flows needed to </w:t>
      </w:r>
      <w:r w:rsidR="00AF06B9" w:rsidRPr="001C7A2B">
        <w:rPr>
          <w:rFonts w:ascii="Times New Roman" w:eastAsia="Times New Roman" w:hAnsi="Times New Roman" w:cs="Times New Roman"/>
          <w:sz w:val="24"/>
          <w:szCs w:val="24"/>
        </w:rPr>
        <w:t>regenerate and sustain riparian forests</w:t>
      </w:r>
      <w:r w:rsidR="00B83C5C" w:rsidRPr="001C7A2B">
        <w:rPr>
          <w:rFonts w:ascii="Times New Roman" w:eastAsia="Times New Roman" w:hAnsi="Times New Roman" w:cs="Times New Roman"/>
          <w:sz w:val="24"/>
          <w:szCs w:val="24"/>
        </w:rPr>
        <w:t>.</w:t>
      </w:r>
      <w:r w:rsidR="002824E9" w:rsidRPr="001C7A2B">
        <w:rPr>
          <w:rFonts w:ascii="Times New Roman" w:eastAsia="Times New Roman" w:hAnsi="Times New Roman" w:cs="Times New Roman"/>
          <w:sz w:val="24"/>
          <w:szCs w:val="24"/>
        </w:rPr>
        <w:t xml:space="preserve"> Specific research questions are to:</w:t>
      </w:r>
    </w:p>
    <w:p w14:paraId="7EF002A8" w14:textId="7504C7B9" w:rsidR="00395132" w:rsidRPr="001C7A2B" w:rsidRDefault="00395132" w:rsidP="00391242">
      <w:pPr>
        <w:pStyle w:val="ListParagraph"/>
        <w:numPr>
          <w:ilvl w:val="0"/>
          <w:numId w:val="4"/>
        </w:num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Investigate and quantify </w:t>
      </w:r>
      <w:r w:rsidR="00644276" w:rsidRPr="001C7A2B">
        <w:rPr>
          <w:rFonts w:ascii="Times New Roman" w:eastAsia="Times New Roman" w:hAnsi="Times New Roman" w:cs="Times New Roman"/>
          <w:sz w:val="24"/>
          <w:szCs w:val="24"/>
        </w:rPr>
        <w:t xml:space="preserve">2023 </w:t>
      </w:r>
      <w:r w:rsidR="004D0CF1">
        <w:rPr>
          <w:rFonts w:ascii="Times New Roman" w:eastAsia="Times New Roman" w:hAnsi="Times New Roman" w:cs="Times New Roman"/>
          <w:sz w:val="24"/>
          <w:szCs w:val="24"/>
        </w:rPr>
        <w:t xml:space="preserve">flood flow </w:t>
      </w:r>
      <w:r w:rsidRPr="001C7A2B">
        <w:rPr>
          <w:rFonts w:ascii="Times New Roman" w:eastAsia="Times New Roman" w:hAnsi="Times New Roman" w:cs="Times New Roman"/>
          <w:sz w:val="24"/>
          <w:szCs w:val="24"/>
        </w:rPr>
        <w:t xml:space="preserve">seedling regeneration and </w:t>
      </w:r>
      <w:r w:rsidR="00767D5E" w:rsidRPr="001C7A2B">
        <w:rPr>
          <w:rFonts w:ascii="Times New Roman" w:eastAsia="Times New Roman" w:hAnsi="Times New Roman" w:cs="Times New Roman"/>
          <w:sz w:val="24"/>
          <w:szCs w:val="24"/>
        </w:rPr>
        <w:t>survivorship</w:t>
      </w:r>
      <w:r w:rsidR="002824E9" w:rsidRPr="001C7A2B">
        <w:rPr>
          <w:rFonts w:ascii="Times New Roman" w:eastAsia="Times New Roman" w:hAnsi="Times New Roman" w:cs="Times New Roman"/>
          <w:sz w:val="24"/>
          <w:szCs w:val="24"/>
        </w:rPr>
        <w:t>,</w:t>
      </w:r>
    </w:p>
    <w:p w14:paraId="200CC167" w14:textId="2E488743" w:rsidR="00677E56" w:rsidRPr="001C7A2B" w:rsidRDefault="00C3171B" w:rsidP="00391242">
      <w:pPr>
        <w:pStyle w:val="ListParagraph"/>
        <w:numPr>
          <w:ilvl w:val="0"/>
          <w:numId w:val="4"/>
        </w:num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How are Verde River Fremont cottonwood growing and what are their ages</w:t>
      </w:r>
      <w:r w:rsidR="004D0CF1">
        <w:rPr>
          <w:rFonts w:ascii="Times New Roman" w:eastAsia="Times New Roman" w:hAnsi="Times New Roman" w:cs="Times New Roman"/>
          <w:sz w:val="24"/>
          <w:szCs w:val="24"/>
        </w:rPr>
        <w:t>, and</w:t>
      </w:r>
    </w:p>
    <w:p w14:paraId="2A45349A" w14:textId="02A93BFA" w:rsidR="00677E56" w:rsidRPr="001C7A2B" w:rsidRDefault="00C3171B" w:rsidP="00391242">
      <w:pPr>
        <w:pStyle w:val="ListParagraph"/>
        <w:numPr>
          <w:ilvl w:val="0"/>
          <w:numId w:val="4"/>
        </w:num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When have past regeneration events occurred and what flows caused them</w:t>
      </w:r>
      <w:r w:rsidR="004D0CF1">
        <w:rPr>
          <w:rFonts w:ascii="Times New Roman" w:eastAsia="Times New Roman" w:hAnsi="Times New Roman" w:cs="Times New Roman"/>
          <w:sz w:val="24"/>
          <w:szCs w:val="24"/>
        </w:rPr>
        <w:t>?</w:t>
      </w:r>
    </w:p>
    <w:p w14:paraId="689AC4A8" w14:textId="77777777" w:rsidR="002D6445" w:rsidRPr="001C7A2B" w:rsidRDefault="00BE71C4"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Potential Hypothesis</w:t>
      </w:r>
    </w:p>
    <w:p w14:paraId="2E2B273E" w14:textId="33D40D4A" w:rsidR="00AA44FF" w:rsidRPr="001C7A2B" w:rsidRDefault="00BE71C4" w:rsidP="00391242">
      <w:pPr>
        <w:pStyle w:val="ListParagraph"/>
        <w:numPr>
          <w:ilvl w:val="0"/>
          <w:numId w:val="13"/>
        </w:num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Seedling mortality is naturally high among </w:t>
      </w:r>
      <w:r w:rsidR="00333681" w:rsidRPr="001C7A2B">
        <w:rPr>
          <w:rFonts w:ascii="Times New Roman" w:eastAsia="Times New Roman" w:hAnsi="Times New Roman" w:cs="Times New Roman"/>
          <w:sz w:val="24"/>
          <w:szCs w:val="24"/>
        </w:rPr>
        <w:t>Fremont</w:t>
      </w:r>
      <w:r w:rsidRPr="001C7A2B">
        <w:rPr>
          <w:rFonts w:ascii="Times New Roman" w:eastAsia="Times New Roman" w:hAnsi="Times New Roman" w:cs="Times New Roman"/>
          <w:sz w:val="24"/>
          <w:szCs w:val="24"/>
        </w:rPr>
        <w:t xml:space="preserve"> cottonwoods</w:t>
      </w:r>
      <w:r w:rsidR="00E5780A">
        <w:rPr>
          <w:rFonts w:ascii="Times New Roman" w:eastAsia="Times New Roman" w:hAnsi="Times New Roman" w:cs="Times New Roman"/>
          <w:sz w:val="24"/>
          <w:szCs w:val="24"/>
        </w:rPr>
        <w:t xml:space="preserve"> seedlings</w:t>
      </w:r>
      <w:r w:rsidRPr="001C7A2B">
        <w:rPr>
          <w:rFonts w:ascii="Times New Roman" w:eastAsia="Times New Roman" w:hAnsi="Times New Roman" w:cs="Times New Roman"/>
          <w:sz w:val="24"/>
          <w:szCs w:val="24"/>
        </w:rPr>
        <w:t xml:space="preserve">. I hypothesize that seedlings will survive in distinct stands where conditions are favorable as opposed to uniformly across the sites. </w:t>
      </w:r>
    </w:p>
    <w:p w14:paraId="6A3759EB" w14:textId="690E8D06" w:rsidR="00AA44FF" w:rsidRPr="001C7A2B" w:rsidRDefault="00395132" w:rsidP="00391242">
      <w:pPr>
        <w:pStyle w:val="ListParagraph"/>
        <w:numPr>
          <w:ilvl w:val="0"/>
          <w:numId w:val="13"/>
        </w:num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Riparian forests</w:t>
      </w:r>
      <w:r w:rsidR="00BE71C4" w:rsidRPr="001C7A2B">
        <w:rPr>
          <w:rFonts w:ascii="Times New Roman" w:eastAsia="Times New Roman" w:hAnsi="Times New Roman" w:cs="Times New Roman"/>
          <w:sz w:val="24"/>
          <w:szCs w:val="24"/>
        </w:rPr>
        <w:t xml:space="preserve"> are dependent on large flows to regenerate</w:t>
      </w:r>
      <w:r w:rsidRPr="001C7A2B">
        <w:rPr>
          <w:rFonts w:ascii="Times New Roman" w:eastAsia="Times New Roman" w:hAnsi="Times New Roman" w:cs="Times New Roman"/>
          <w:sz w:val="24"/>
          <w:szCs w:val="24"/>
        </w:rPr>
        <w:t>. Therefore,</w:t>
      </w:r>
      <w:r w:rsidR="00BE71C4" w:rsidRPr="001C7A2B">
        <w:rPr>
          <w:rFonts w:ascii="Times New Roman" w:eastAsia="Times New Roman" w:hAnsi="Times New Roman" w:cs="Times New Roman"/>
          <w:sz w:val="24"/>
          <w:szCs w:val="24"/>
        </w:rPr>
        <w:t xml:space="preserve"> I hypothesize that </w:t>
      </w:r>
      <w:r w:rsidRPr="001C7A2B">
        <w:rPr>
          <w:rFonts w:ascii="Times New Roman" w:eastAsia="Times New Roman" w:hAnsi="Times New Roman" w:cs="Times New Roman"/>
          <w:sz w:val="24"/>
          <w:szCs w:val="24"/>
        </w:rPr>
        <w:t xml:space="preserve">minimum tree ages will </w:t>
      </w:r>
      <w:r w:rsidR="00BE71C4" w:rsidRPr="001C7A2B">
        <w:rPr>
          <w:rFonts w:ascii="Times New Roman" w:eastAsia="Times New Roman" w:hAnsi="Times New Roman" w:cs="Times New Roman"/>
          <w:sz w:val="24"/>
          <w:szCs w:val="24"/>
        </w:rPr>
        <w:t xml:space="preserve">show distinct cohorts that regenerated in response to large floods over the past century. Finally, even though cottonwoods are phreatophytes and get most of their water from groundwater, I </w:t>
      </w:r>
      <w:r w:rsidR="002824E9" w:rsidRPr="001C7A2B">
        <w:rPr>
          <w:rFonts w:ascii="Times New Roman" w:eastAsia="Times New Roman" w:hAnsi="Times New Roman" w:cs="Times New Roman"/>
          <w:sz w:val="24"/>
          <w:szCs w:val="24"/>
        </w:rPr>
        <w:t>hypothesize</w:t>
      </w:r>
      <w:r w:rsidR="00BE71C4" w:rsidRPr="001C7A2B">
        <w:rPr>
          <w:rFonts w:ascii="Times New Roman" w:eastAsia="Times New Roman" w:hAnsi="Times New Roman" w:cs="Times New Roman"/>
          <w:sz w:val="24"/>
          <w:szCs w:val="24"/>
        </w:rPr>
        <w:t xml:space="preserve"> that there will be a correlation between ring width and </w:t>
      </w:r>
      <w:r w:rsidR="00AA44FF" w:rsidRPr="001C7A2B">
        <w:rPr>
          <w:rFonts w:ascii="Times New Roman" w:eastAsia="Times New Roman" w:hAnsi="Times New Roman" w:cs="Times New Roman"/>
          <w:sz w:val="24"/>
          <w:szCs w:val="24"/>
        </w:rPr>
        <w:t>Verde River discharge</w:t>
      </w:r>
      <w:r w:rsidR="00E5780A">
        <w:rPr>
          <w:rFonts w:ascii="Times New Roman" w:eastAsia="Times New Roman" w:hAnsi="Times New Roman" w:cs="Times New Roman"/>
          <w:sz w:val="24"/>
          <w:szCs w:val="24"/>
        </w:rPr>
        <w:t>.</w:t>
      </w:r>
    </w:p>
    <w:p w14:paraId="1477509A" w14:textId="40B5AAC1" w:rsidR="002D6445" w:rsidRPr="001C7A2B" w:rsidRDefault="00B27546" w:rsidP="00391242">
      <w:pPr>
        <w:pStyle w:val="ListParagraph"/>
        <w:numPr>
          <w:ilvl w:val="0"/>
          <w:numId w:val="13"/>
        </w:num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I hypothesize that flows at or exceeding a 20- year flood will be required to cause regeneration.</w:t>
      </w:r>
      <w:r w:rsidR="00BE71C4" w:rsidRPr="001C7A2B">
        <w:rPr>
          <w:rFonts w:ascii="Times New Roman" w:eastAsia="Times New Roman" w:hAnsi="Times New Roman" w:cs="Times New Roman"/>
          <w:sz w:val="24"/>
          <w:szCs w:val="24"/>
        </w:rPr>
        <w:t xml:space="preserve"> </w:t>
      </w:r>
    </w:p>
    <w:p w14:paraId="032B9003" w14:textId="3A284723" w:rsidR="00767D5E" w:rsidRPr="001C7A2B" w:rsidRDefault="00BE71C4" w:rsidP="00391242">
      <w:pPr>
        <w:pStyle w:val="Heading1"/>
        <w:spacing w:line="240" w:lineRule="auto"/>
        <w:rPr>
          <w:rFonts w:ascii="Times New Roman" w:hAnsi="Times New Roman" w:cs="Times New Roman"/>
        </w:rPr>
      </w:pPr>
      <w:bookmarkStart w:id="25" w:name="_Toc187847467"/>
      <w:bookmarkStart w:id="26" w:name="_Toc187847530"/>
      <w:commentRangeStart w:id="27"/>
      <w:r w:rsidRPr="001C7A2B">
        <w:rPr>
          <w:rFonts w:ascii="Times New Roman" w:hAnsi="Times New Roman" w:cs="Times New Roman"/>
        </w:rPr>
        <w:t>Methods</w:t>
      </w:r>
      <w:commentRangeEnd w:id="27"/>
      <w:r w:rsidR="00333382" w:rsidRPr="001C7A2B">
        <w:rPr>
          <w:rStyle w:val="CommentReference"/>
          <w:rFonts w:ascii="Times New Roman" w:hAnsi="Times New Roman" w:cs="Times New Roman"/>
        </w:rPr>
        <w:commentReference w:id="27"/>
      </w:r>
      <w:bookmarkEnd w:id="25"/>
      <w:bookmarkEnd w:id="26"/>
      <w:r w:rsidRPr="001C7A2B">
        <w:rPr>
          <w:rFonts w:ascii="Times New Roman" w:hAnsi="Times New Roman" w:cs="Times New Roman"/>
        </w:rPr>
        <w:t xml:space="preserve"> </w:t>
      </w:r>
    </w:p>
    <w:p w14:paraId="3555A9E6" w14:textId="57D8B330" w:rsidR="00C3171B" w:rsidRPr="001C7A2B" w:rsidRDefault="00C3171B" w:rsidP="00391242">
      <w:pPr>
        <w:pStyle w:val="Heading2"/>
        <w:spacing w:line="240" w:lineRule="auto"/>
        <w:rPr>
          <w:rFonts w:ascii="Times New Roman" w:hAnsi="Times New Roman" w:cs="Times New Roman"/>
        </w:rPr>
      </w:pPr>
      <w:bookmarkStart w:id="28" w:name="_Toc187847468"/>
      <w:bookmarkStart w:id="29" w:name="_Toc187847531"/>
      <w:r w:rsidRPr="001C7A2B">
        <w:rPr>
          <w:rFonts w:ascii="Times New Roman" w:hAnsi="Times New Roman" w:cs="Times New Roman"/>
        </w:rPr>
        <w:t>Study Area</w:t>
      </w:r>
      <w:bookmarkEnd w:id="28"/>
      <w:bookmarkEnd w:id="29"/>
    </w:p>
    <w:p w14:paraId="3263B9B1" w14:textId="72929DDD" w:rsidR="00C3171B" w:rsidRPr="001C7A2B" w:rsidRDefault="00C3171B"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Access to the Verde River Wild and Scenic Corridor is restricted to a few road access points or from rafting along the river. Because of the limited access, sites were chosen that are logistically feasible and realistic to access on a </w:t>
      </w:r>
      <w:r w:rsidR="00E579B3">
        <w:rPr>
          <w:rFonts w:ascii="Times New Roman" w:eastAsia="Times New Roman" w:hAnsi="Times New Roman" w:cs="Times New Roman"/>
          <w:sz w:val="24"/>
          <w:szCs w:val="24"/>
        </w:rPr>
        <w:t xml:space="preserve">frequent and </w:t>
      </w:r>
      <w:r w:rsidRPr="001C7A2B">
        <w:rPr>
          <w:rFonts w:ascii="Times New Roman" w:eastAsia="Times New Roman" w:hAnsi="Times New Roman" w:cs="Times New Roman"/>
          <w:sz w:val="24"/>
          <w:szCs w:val="24"/>
        </w:rPr>
        <w:t xml:space="preserve">continuing basis. </w:t>
      </w:r>
    </w:p>
    <w:p w14:paraId="36D78CAC" w14:textId="55D41044" w:rsidR="00C3171B" w:rsidRDefault="00C3171B"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Beasley Flat River Access Point (RAP) located downstream of Camp Verde was chosen </w:t>
      </w:r>
      <w:r w:rsidR="00E579B3">
        <w:rPr>
          <w:rFonts w:ascii="Times New Roman" w:eastAsia="Times New Roman" w:hAnsi="Times New Roman" w:cs="Times New Roman"/>
          <w:sz w:val="24"/>
          <w:szCs w:val="24"/>
        </w:rPr>
        <w:t>as one</w:t>
      </w:r>
      <w:r w:rsidRPr="001C7A2B">
        <w:rPr>
          <w:rFonts w:ascii="Times New Roman" w:eastAsia="Times New Roman" w:hAnsi="Times New Roman" w:cs="Times New Roman"/>
          <w:sz w:val="24"/>
          <w:szCs w:val="24"/>
        </w:rPr>
        <w:t xml:space="preserve"> site. </w:t>
      </w:r>
      <w:r w:rsidR="00E579B3">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eedling mortality</w:t>
      </w:r>
      <w:r w:rsidR="00E579B3">
        <w:rPr>
          <w:rFonts w:ascii="Times New Roman" w:eastAsia="Times New Roman" w:hAnsi="Times New Roman" w:cs="Times New Roman"/>
          <w:sz w:val="24"/>
          <w:szCs w:val="24"/>
        </w:rPr>
        <w:t xml:space="preserve"> was </w:t>
      </w:r>
      <w:r w:rsidR="00834D6B">
        <w:rPr>
          <w:rFonts w:ascii="Times New Roman" w:eastAsia="Times New Roman" w:hAnsi="Times New Roman" w:cs="Times New Roman"/>
          <w:sz w:val="24"/>
          <w:szCs w:val="24"/>
        </w:rPr>
        <w:t>measured,</w:t>
      </w:r>
      <w:r w:rsidR="00E579B3">
        <w:rPr>
          <w:rFonts w:ascii="Times New Roman" w:eastAsia="Times New Roman" w:hAnsi="Times New Roman" w:cs="Times New Roman"/>
          <w:sz w:val="24"/>
          <w:szCs w:val="24"/>
        </w:rPr>
        <w:t xml:space="preserve"> and</w:t>
      </w:r>
      <w:r w:rsidRPr="001C7A2B">
        <w:rPr>
          <w:rFonts w:ascii="Times New Roman" w:eastAsia="Times New Roman" w:hAnsi="Times New Roman" w:cs="Times New Roman"/>
          <w:sz w:val="24"/>
          <w:szCs w:val="24"/>
        </w:rPr>
        <w:t xml:space="preserve"> tree cores were taken here. Beasley RAP is the official beginning of the Verde Wild and Scenic River</w:t>
      </w:r>
      <w:ins w:id="30" w:author="Abraham E Springer" w:date="2024-10-18T14:31:00Z" w16du:dateUtc="2024-10-18T21:31:00Z">
        <w:r w:rsidR="00E579B3">
          <w:rPr>
            <w:rFonts w:ascii="Times New Roman" w:eastAsia="Times New Roman" w:hAnsi="Times New Roman" w:cs="Times New Roman"/>
            <w:sz w:val="24"/>
            <w:szCs w:val="24"/>
          </w:rPr>
          <w:t>.</w:t>
        </w:r>
      </w:ins>
    </w:p>
    <w:p w14:paraId="669D7D43" w14:textId="77777777" w:rsidR="00F6125C" w:rsidRDefault="00DE7724" w:rsidP="00F6125C">
      <w:pPr>
        <w:keepNext/>
        <w:spacing w:line="240" w:lineRule="auto"/>
        <w:jc w:val="center"/>
      </w:pPr>
      <w:r>
        <w:rPr>
          <w:rFonts w:ascii="Times New Roman" w:eastAsia="Times New Roman" w:hAnsi="Times New Roman" w:cs="Times New Roman"/>
          <w:noProof/>
          <w:sz w:val="24"/>
          <w:szCs w:val="24"/>
        </w:rPr>
        <w:lastRenderedPageBreak/>
        <w:drawing>
          <wp:inline distT="0" distB="0" distL="0" distR="0" wp14:anchorId="2ACE81CC" wp14:editId="0E2A3C0C">
            <wp:extent cx="2147168" cy="2778595"/>
            <wp:effectExtent l="0" t="0" r="5715" b="3175"/>
            <wp:docPr id="829609697" name="Picture 1" descr="A map of the des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09697" name="Picture 1" descr="A map of the dese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0807" cy="2796245"/>
                    </a:xfrm>
                    <a:prstGeom prst="rect">
                      <a:avLst/>
                    </a:prstGeom>
                  </pic:spPr>
                </pic:pic>
              </a:graphicData>
            </a:graphic>
          </wp:inline>
        </w:drawing>
      </w:r>
    </w:p>
    <w:p w14:paraId="77ECB9C4" w14:textId="3FD9F3AB" w:rsidR="00FB2CEC" w:rsidRPr="001C7A2B" w:rsidRDefault="00F6125C" w:rsidP="00F6125C">
      <w:pPr>
        <w:pStyle w:val="Caption"/>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2</w:t>
      </w:r>
      <w:r>
        <w:fldChar w:fldCharType="end"/>
      </w:r>
      <w:r>
        <w:t>.</w:t>
      </w:r>
      <w:r w:rsidRPr="00F6125C">
        <w:t xml:space="preserve"> </w:t>
      </w:r>
      <w:r w:rsidRPr="00F6125C">
        <w:t>A site map for Beasley River Access points as well as plot and well sites.</w:t>
      </w:r>
    </w:p>
    <w:p w14:paraId="063C865E" w14:textId="17D89325" w:rsidR="00C3171B" w:rsidRDefault="00C3171B"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The second site chosen was Childs dispersed camping area, upstream of the confluence of the Verde River with Fossil Creek. </w:t>
      </w:r>
      <w:r w:rsidR="00E579B3">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eedling mortality and tree cores were measured at this site. Childs is in the middle of the Verde Wild and Scenic River just upstream of the Fossil Creek confluence.</w:t>
      </w:r>
      <w:r w:rsidRPr="001C7A2B">
        <w:rPr>
          <w:rFonts w:ascii="Times New Roman" w:eastAsia="Times New Roman" w:hAnsi="Times New Roman" w:cs="Times New Roman"/>
          <w:sz w:val="24"/>
          <w:szCs w:val="24"/>
        </w:rPr>
        <w:tab/>
      </w:r>
    </w:p>
    <w:p w14:paraId="04766290" w14:textId="77777777" w:rsidR="00F6125C" w:rsidRDefault="00F20EB8" w:rsidP="00F6125C">
      <w:pPr>
        <w:keepNext/>
        <w:spacing w:line="240" w:lineRule="auto"/>
        <w:jc w:val="center"/>
      </w:pPr>
      <w:r>
        <w:rPr>
          <w:rFonts w:ascii="Times New Roman" w:eastAsia="Times New Roman" w:hAnsi="Times New Roman" w:cs="Times New Roman"/>
          <w:noProof/>
          <w:sz w:val="24"/>
          <w:szCs w:val="24"/>
        </w:rPr>
        <w:drawing>
          <wp:inline distT="0" distB="0" distL="0" distR="0" wp14:anchorId="64431917" wp14:editId="4F00D056">
            <wp:extent cx="2154478" cy="2788055"/>
            <wp:effectExtent l="0" t="0" r="0" b="0"/>
            <wp:docPr id="1363971607" name="Picture 2" descr="A map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71607" name="Picture 2" descr="A map of a riv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5674" cy="2802543"/>
                    </a:xfrm>
                    <a:prstGeom prst="rect">
                      <a:avLst/>
                    </a:prstGeom>
                  </pic:spPr>
                </pic:pic>
              </a:graphicData>
            </a:graphic>
          </wp:inline>
        </w:drawing>
      </w:r>
    </w:p>
    <w:p w14:paraId="3CE04323" w14:textId="771BBC96" w:rsidR="00F6125C" w:rsidRDefault="00F6125C" w:rsidP="00F6125C">
      <w:pPr>
        <w:spacing w:line="240" w:lineRule="auto"/>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3</w:t>
      </w:r>
      <w:r>
        <w:fldChar w:fldCharType="end"/>
      </w:r>
      <w:r>
        <w:t xml:space="preserve">. </w:t>
      </w:r>
      <w:r>
        <w:rPr>
          <w:rFonts w:ascii="Times New Roman" w:eastAsia="Times New Roman" w:hAnsi="Times New Roman" w:cs="Times New Roman"/>
          <w:sz w:val="24"/>
          <w:szCs w:val="24"/>
        </w:rPr>
        <w:t>Site map for Childs. Seedling plots are shown.</w:t>
      </w:r>
    </w:p>
    <w:p w14:paraId="027C6EA9" w14:textId="77777777" w:rsidR="00F6125C" w:rsidRPr="001C7A2B" w:rsidRDefault="00F6125C" w:rsidP="00F6125C">
      <w:pPr>
        <w:spacing w:line="240" w:lineRule="auto"/>
        <w:jc w:val="center"/>
        <w:rPr>
          <w:rFonts w:ascii="Times New Roman" w:eastAsia="Times New Roman" w:hAnsi="Times New Roman" w:cs="Times New Roman"/>
          <w:sz w:val="24"/>
          <w:szCs w:val="24"/>
        </w:rPr>
      </w:pPr>
    </w:p>
    <w:p w14:paraId="5AFB7C7E" w14:textId="5D7FB75A" w:rsidR="00C3171B" w:rsidRDefault="00C75801" w:rsidP="0039124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3171B" w:rsidRPr="001C7A2B">
        <w:rPr>
          <w:rFonts w:ascii="Times New Roman" w:eastAsia="Times New Roman" w:hAnsi="Times New Roman" w:cs="Times New Roman"/>
          <w:sz w:val="24"/>
          <w:szCs w:val="24"/>
        </w:rPr>
        <w:t>A third site at Sheep Bridge River Access Point was used to collect tree cores but was not used for seedling</w:t>
      </w:r>
      <w:r w:rsidR="00E579B3">
        <w:rPr>
          <w:rFonts w:ascii="Times New Roman" w:eastAsia="Times New Roman" w:hAnsi="Times New Roman" w:cs="Times New Roman"/>
          <w:sz w:val="24"/>
          <w:szCs w:val="24"/>
        </w:rPr>
        <w:t xml:space="preserve"> mortality</w:t>
      </w:r>
      <w:r w:rsidR="00C3171B" w:rsidRPr="001C7A2B">
        <w:rPr>
          <w:rFonts w:ascii="Times New Roman" w:eastAsia="Times New Roman" w:hAnsi="Times New Roman" w:cs="Times New Roman"/>
          <w:sz w:val="24"/>
          <w:szCs w:val="24"/>
        </w:rPr>
        <w:t xml:space="preserve"> monitoring </w:t>
      </w:r>
      <w:r w:rsidR="00E579B3">
        <w:rPr>
          <w:rFonts w:ascii="Times New Roman" w:eastAsia="Times New Roman" w:hAnsi="Times New Roman" w:cs="Times New Roman"/>
          <w:sz w:val="24"/>
          <w:szCs w:val="24"/>
        </w:rPr>
        <w:t>because</w:t>
      </w:r>
      <w:r w:rsidR="00E579B3" w:rsidRPr="001C7A2B">
        <w:rPr>
          <w:rFonts w:ascii="Times New Roman" w:eastAsia="Times New Roman" w:hAnsi="Times New Roman" w:cs="Times New Roman"/>
          <w:sz w:val="24"/>
          <w:szCs w:val="24"/>
        </w:rPr>
        <w:t xml:space="preserve"> </w:t>
      </w:r>
      <w:r w:rsidR="00C3171B" w:rsidRPr="001C7A2B">
        <w:rPr>
          <w:rFonts w:ascii="Times New Roman" w:eastAsia="Times New Roman" w:hAnsi="Times New Roman" w:cs="Times New Roman"/>
          <w:sz w:val="24"/>
          <w:szCs w:val="24"/>
        </w:rPr>
        <w:t>it is too remote to access regularly. Sheep Bridge is located just below the Wild and Scenic portion of the Verde but still above the two large storage reservoirs.</w:t>
      </w:r>
    </w:p>
    <w:p w14:paraId="15784623" w14:textId="77777777" w:rsidR="00F6125C" w:rsidRDefault="00F052C2" w:rsidP="00F6125C">
      <w:pPr>
        <w:keepNext/>
        <w:spacing w:line="240" w:lineRule="auto"/>
        <w:jc w:val="center"/>
      </w:pPr>
      <w:r>
        <w:rPr>
          <w:rFonts w:ascii="Times New Roman" w:eastAsia="Times New Roman" w:hAnsi="Times New Roman" w:cs="Times New Roman"/>
          <w:noProof/>
          <w:sz w:val="24"/>
          <w:szCs w:val="24"/>
        </w:rPr>
        <w:lastRenderedPageBreak/>
        <w:drawing>
          <wp:inline distT="0" distB="0" distL="0" distR="0" wp14:anchorId="3E6E1CC9" wp14:editId="5E8BA77E">
            <wp:extent cx="1854840" cy="2400300"/>
            <wp:effectExtent l="0" t="0" r="0" b="0"/>
            <wp:docPr id="1113891792" name="Picture 3" descr="A map of a river and a map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91792" name="Picture 3" descr="A map of a river and a map of a riv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2269" cy="2422854"/>
                    </a:xfrm>
                    <a:prstGeom prst="rect">
                      <a:avLst/>
                    </a:prstGeom>
                  </pic:spPr>
                </pic:pic>
              </a:graphicData>
            </a:graphic>
          </wp:inline>
        </w:drawing>
      </w:r>
    </w:p>
    <w:p w14:paraId="2D882648" w14:textId="7AE7839F" w:rsidR="00F052C2" w:rsidRDefault="00F6125C" w:rsidP="00F6125C">
      <w:pPr>
        <w:pStyle w:val="Caption"/>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4</w:t>
      </w:r>
      <w:r>
        <w:fldChar w:fldCharType="end"/>
      </w:r>
      <w:r>
        <w:t>.</w:t>
      </w:r>
      <w:r w:rsidRPr="00F6125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 aerial image of </w:t>
      </w:r>
      <w:proofErr w:type="spellStart"/>
      <w:r>
        <w:rPr>
          <w:rFonts w:ascii="Times New Roman" w:eastAsia="Times New Roman" w:hAnsi="Times New Roman" w:cs="Times New Roman"/>
          <w:sz w:val="24"/>
          <w:szCs w:val="24"/>
        </w:rPr>
        <w:t>Sheeps</w:t>
      </w:r>
      <w:proofErr w:type="spellEnd"/>
      <w:r>
        <w:rPr>
          <w:rFonts w:ascii="Times New Roman" w:eastAsia="Times New Roman" w:hAnsi="Times New Roman" w:cs="Times New Roman"/>
          <w:sz w:val="24"/>
          <w:szCs w:val="24"/>
        </w:rPr>
        <w:t xml:space="preserve"> Bridge. No plots were established here but cores were taken from the site.</w:t>
      </w:r>
    </w:p>
    <w:p w14:paraId="23E97A2D" w14:textId="77777777" w:rsidR="00F20EB8" w:rsidRPr="001C7A2B" w:rsidRDefault="00F20EB8" w:rsidP="00391242">
      <w:pPr>
        <w:spacing w:line="240" w:lineRule="auto"/>
        <w:rPr>
          <w:rFonts w:ascii="Times New Roman" w:eastAsia="Times New Roman" w:hAnsi="Times New Roman" w:cs="Times New Roman"/>
          <w:sz w:val="24"/>
          <w:szCs w:val="24"/>
        </w:rPr>
      </w:pPr>
    </w:p>
    <w:p w14:paraId="7CE3DE63" w14:textId="4C7F8CF8" w:rsidR="00C3171B" w:rsidRPr="001C7A2B" w:rsidRDefault="00C3171B"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All three sites have healthy Fremont Cottonwood-Gooding Willow riparian, gallery forests</w:t>
      </w:r>
      <w:r w:rsidR="00E579B3">
        <w:rPr>
          <w:rFonts w:ascii="Times New Roman" w:eastAsia="Times New Roman" w:hAnsi="Times New Roman" w:cs="Times New Roman"/>
          <w:sz w:val="24"/>
          <w:szCs w:val="24"/>
        </w:rPr>
        <w:t xml:space="preserve"> and</w:t>
      </w:r>
      <w:r w:rsidRPr="001C7A2B">
        <w:rPr>
          <w:rFonts w:ascii="Times New Roman" w:eastAsia="Times New Roman" w:hAnsi="Times New Roman" w:cs="Times New Roman"/>
          <w:sz w:val="24"/>
          <w:szCs w:val="24"/>
        </w:rPr>
        <w:t xml:space="preserve"> are the focus of other Forest Service </w:t>
      </w:r>
      <w:r w:rsidR="00E579B3">
        <w:rPr>
          <w:rFonts w:ascii="Times New Roman" w:eastAsia="Times New Roman" w:hAnsi="Times New Roman" w:cs="Times New Roman"/>
          <w:sz w:val="24"/>
          <w:szCs w:val="24"/>
        </w:rPr>
        <w:t xml:space="preserve">environmental flow </w:t>
      </w:r>
      <w:r w:rsidRPr="001C7A2B">
        <w:rPr>
          <w:rFonts w:ascii="Times New Roman" w:eastAsia="Times New Roman" w:hAnsi="Times New Roman" w:cs="Times New Roman"/>
          <w:sz w:val="24"/>
          <w:szCs w:val="24"/>
        </w:rPr>
        <w:t>studies. This allows me to incorporate other work, such as river reach models, groundwater wells and water level transducers into my thesis.</w:t>
      </w:r>
    </w:p>
    <w:p w14:paraId="16DA3932" w14:textId="33AD0DCA" w:rsidR="00C3171B" w:rsidRPr="001C7A2B" w:rsidRDefault="00C3171B" w:rsidP="00391242">
      <w:pPr>
        <w:spacing w:line="240" w:lineRule="auto"/>
        <w:rPr>
          <w:rFonts w:ascii="Times New Roman" w:hAnsi="Times New Roman" w:cs="Times New Roman"/>
        </w:rPr>
      </w:pPr>
    </w:p>
    <w:p w14:paraId="09242A48" w14:textId="0D6F9AA4" w:rsidR="003D69A4" w:rsidRPr="001C7A2B" w:rsidRDefault="00BE71C4" w:rsidP="00391242">
      <w:pPr>
        <w:pStyle w:val="Heading2"/>
        <w:spacing w:line="240" w:lineRule="auto"/>
        <w:rPr>
          <w:rFonts w:ascii="Times New Roman" w:hAnsi="Times New Roman" w:cs="Times New Roman"/>
        </w:rPr>
      </w:pPr>
      <w:bookmarkStart w:id="31" w:name="_Toc187847469"/>
      <w:bookmarkStart w:id="32" w:name="_Toc187847532"/>
      <w:r w:rsidRPr="001C7A2B">
        <w:rPr>
          <w:rFonts w:ascii="Times New Roman" w:hAnsi="Times New Roman" w:cs="Times New Roman"/>
        </w:rPr>
        <w:t>Seedling survivorship</w:t>
      </w:r>
      <w:r w:rsidR="00F80AAD" w:rsidRPr="001C7A2B">
        <w:rPr>
          <w:rFonts w:ascii="Times New Roman" w:hAnsi="Times New Roman" w:cs="Times New Roman"/>
        </w:rPr>
        <w:t xml:space="preserve"> and demographics</w:t>
      </w:r>
      <w:bookmarkEnd w:id="31"/>
      <w:bookmarkEnd w:id="32"/>
    </w:p>
    <w:p w14:paraId="133F2336" w14:textId="4D5D193C" w:rsidR="003D69A4" w:rsidRPr="001C7A2B" w:rsidRDefault="003D69A4" w:rsidP="00391242">
      <w:pPr>
        <w:spacing w:line="240" w:lineRule="auto"/>
        <w:rPr>
          <w:rFonts w:ascii="Times New Roman" w:hAnsi="Times New Roman" w:cs="Times New Roman"/>
          <w:b/>
          <w:bCs/>
          <w:sz w:val="28"/>
          <w:szCs w:val="28"/>
        </w:rPr>
      </w:pPr>
      <w:r w:rsidRPr="001C7A2B">
        <w:rPr>
          <w:rFonts w:ascii="Times New Roman" w:hAnsi="Times New Roman" w:cs="Times New Roman"/>
          <w:b/>
          <w:bCs/>
          <w:sz w:val="28"/>
          <w:szCs w:val="28"/>
        </w:rPr>
        <w:t>Field Methods</w:t>
      </w:r>
    </w:p>
    <w:p w14:paraId="790887C8" w14:textId="39DE676E" w:rsidR="00395132" w:rsidRPr="001C7A2B" w:rsidRDefault="00BE71C4"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The spring floods of 2023 </w:t>
      </w:r>
      <w:r w:rsidR="00333382" w:rsidRPr="001C7A2B">
        <w:rPr>
          <w:rFonts w:ascii="Times New Roman" w:eastAsia="Times New Roman" w:hAnsi="Times New Roman" w:cs="Times New Roman"/>
          <w:sz w:val="24"/>
          <w:szCs w:val="24"/>
        </w:rPr>
        <w:t>were some</w:t>
      </w:r>
      <w:r w:rsidRPr="001C7A2B">
        <w:rPr>
          <w:rFonts w:ascii="Times New Roman" w:eastAsia="Times New Roman" w:hAnsi="Times New Roman" w:cs="Times New Roman"/>
          <w:sz w:val="24"/>
          <w:szCs w:val="24"/>
        </w:rPr>
        <w:t xml:space="preserve"> of the largest in the past 20 years. </w:t>
      </w:r>
      <w:r w:rsidR="000E2593" w:rsidRPr="001C7A2B">
        <w:rPr>
          <w:rFonts w:ascii="Times New Roman" w:eastAsia="Times New Roman" w:hAnsi="Times New Roman" w:cs="Times New Roman"/>
          <w:sz w:val="24"/>
          <w:szCs w:val="24"/>
        </w:rPr>
        <w:t>The</w:t>
      </w:r>
      <w:r w:rsidRPr="001C7A2B">
        <w:rPr>
          <w:rFonts w:ascii="Times New Roman" w:eastAsia="Times New Roman" w:hAnsi="Times New Roman" w:cs="Times New Roman"/>
          <w:sz w:val="24"/>
          <w:szCs w:val="24"/>
        </w:rPr>
        <w:t xml:space="preserve"> </w:t>
      </w:r>
      <w:r w:rsidR="00C6660F" w:rsidRPr="001C7A2B">
        <w:rPr>
          <w:rFonts w:ascii="Times New Roman" w:eastAsia="Times New Roman" w:hAnsi="Times New Roman" w:cs="Times New Roman"/>
          <w:sz w:val="24"/>
          <w:szCs w:val="24"/>
        </w:rPr>
        <w:t>2023</w:t>
      </w:r>
      <w:r w:rsidRPr="001C7A2B">
        <w:rPr>
          <w:rFonts w:ascii="Times New Roman" w:eastAsia="Times New Roman" w:hAnsi="Times New Roman" w:cs="Times New Roman"/>
          <w:sz w:val="24"/>
          <w:szCs w:val="24"/>
        </w:rPr>
        <w:t xml:space="preserve"> </w:t>
      </w:r>
      <w:r w:rsidR="000E2593" w:rsidRPr="001C7A2B">
        <w:rPr>
          <w:rFonts w:ascii="Times New Roman" w:eastAsia="Times New Roman" w:hAnsi="Times New Roman" w:cs="Times New Roman"/>
          <w:sz w:val="24"/>
          <w:szCs w:val="24"/>
        </w:rPr>
        <w:t>floods create</w:t>
      </w:r>
      <w:r w:rsidR="00EC0DBF" w:rsidRPr="001C7A2B">
        <w:rPr>
          <w:rFonts w:ascii="Times New Roman" w:eastAsia="Times New Roman" w:hAnsi="Times New Roman" w:cs="Times New Roman"/>
          <w:sz w:val="24"/>
          <w:szCs w:val="24"/>
        </w:rPr>
        <w:t xml:space="preserve">d </w:t>
      </w:r>
      <w:r w:rsidR="000E2593" w:rsidRPr="001C7A2B">
        <w:rPr>
          <w:rFonts w:ascii="Times New Roman" w:eastAsia="Times New Roman" w:hAnsi="Times New Roman" w:cs="Times New Roman"/>
          <w:sz w:val="24"/>
          <w:szCs w:val="24"/>
        </w:rPr>
        <w:t>conditions to recruit and sustain seedlings</w:t>
      </w:r>
      <w:r w:rsidRPr="001C7A2B">
        <w:rPr>
          <w:rFonts w:ascii="Times New Roman" w:eastAsia="Times New Roman" w:hAnsi="Times New Roman" w:cs="Times New Roman"/>
          <w:sz w:val="24"/>
          <w:szCs w:val="24"/>
        </w:rPr>
        <w:t xml:space="preserve"> into the fall</w:t>
      </w:r>
      <w:r w:rsidR="00395132" w:rsidRPr="001C7A2B">
        <w:rPr>
          <w:rFonts w:ascii="Times New Roman" w:eastAsia="Times New Roman" w:hAnsi="Times New Roman" w:cs="Times New Roman"/>
          <w:sz w:val="24"/>
          <w:szCs w:val="24"/>
        </w:rPr>
        <w:t xml:space="preserve"> </w:t>
      </w:r>
      <w:r w:rsidR="00526287" w:rsidRPr="001C7A2B">
        <w:rPr>
          <w:rFonts w:ascii="Times New Roman" w:eastAsia="Times New Roman" w:hAnsi="Times New Roman" w:cs="Times New Roman"/>
          <w:sz w:val="24"/>
          <w:szCs w:val="24"/>
        </w:rPr>
        <w:t xml:space="preserve">for the first time in over 10 years </w:t>
      </w:r>
      <w:r w:rsidR="00395132" w:rsidRPr="001C7A2B">
        <w:rPr>
          <w:rFonts w:ascii="Times New Roman" w:eastAsia="Times New Roman" w:hAnsi="Times New Roman" w:cs="Times New Roman"/>
          <w:sz w:val="24"/>
          <w:szCs w:val="24"/>
        </w:rPr>
        <w:t>(Merrit and Cooper, personal communication)</w:t>
      </w:r>
      <w:r w:rsidRPr="001C7A2B">
        <w:rPr>
          <w:rFonts w:ascii="Times New Roman" w:eastAsia="Times New Roman" w:hAnsi="Times New Roman" w:cs="Times New Roman"/>
          <w:sz w:val="24"/>
          <w:szCs w:val="24"/>
        </w:rPr>
        <w:t xml:space="preserve">. </w:t>
      </w:r>
      <w:r w:rsidR="000E2593" w:rsidRPr="001C7A2B">
        <w:rPr>
          <w:rFonts w:ascii="Times New Roman" w:eastAsia="Times New Roman" w:hAnsi="Times New Roman" w:cs="Times New Roman"/>
          <w:sz w:val="24"/>
          <w:szCs w:val="24"/>
        </w:rPr>
        <w:t xml:space="preserve">The establishment event </w:t>
      </w:r>
      <w:r w:rsidRPr="001C7A2B">
        <w:rPr>
          <w:rFonts w:ascii="Times New Roman" w:eastAsia="Times New Roman" w:hAnsi="Times New Roman" w:cs="Times New Roman"/>
          <w:sz w:val="24"/>
          <w:szCs w:val="24"/>
        </w:rPr>
        <w:t xml:space="preserve">is relevant as Fremont Cottonwood regeneration is sporadic </w:t>
      </w:r>
      <w:r w:rsidR="000D1507"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{"citationID":"GCQTsdBa","properties":{"formattedCitation":"(Juliet C Stromberg 1997)","plainCitation":"(Juliet C Stromberg 1997)","dontUpdate":true,"noteIndex":0},"citationItems":[{"id":5,"uris":["http://zotero.org/users/local/yyBX3i8n/items/5SB9FHKK"],"itemData":{"id":5,"type":"article-journal","container-title":"The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0D1507" w:rsidRPr="001C7A2B">
        <w:rPr>
          <w:rFonts w:ascii="Times New Roman" w:eastAsia="Times New Roman" w:hAnsi="Times New Roman" w:cs="Times New Roman"/>
          <w:sz w:val="24"/>
          <w:szCs w:val="24"/>
        </w:rPr>
        <w:fldChar w:fldCharType="separate"/>
      </w:r>
      <w:r w:rsidR="003C6C66" w:rsidRPr="001C7A2B">
        <w:rPr>
          <w:rFonts w:ascii="Times New Roman" w:hAnsi="Times New Roman" w:cs="Times New Roman"/>
          <w:sz w:val="24"/>
        </w:rPr>
        <w:t>(Stromberg, 1997)</w:t>
      </w:r>
      <w:r w:rsidR="000D1507"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xml:space="preserve">. Mapping and monitoring seedling survival is important to </w:t>
      </w:r>
      <w:r w:rsidR="00333382" w:rsidRPr="001C7A2B">
        <w:rPr>
          <w:rFonts w:ascii="Times New Roman" w:eastAsia="Times New Roman" w:hAnsi="Times New Roman" w:cs="Times New Roman"/>
          <w:sz w:val="24"/>
          <w:szCs w:val="24"/>
        </w:rPr>
        <w:t xml:space="preserve">determine </w:t>
      </w:r>
      <w:r w:rsidRPr="001C7A2B">
        <w:rPr>
          <w:rFonts w:ascii="Times New Roman" w:eastAsia="Times New Roman" w:hAnsi="Times New Roman" w:cs="Times New Roman"/>
          <w:sz w:val="24"/>
          <w:szCs w:val="24"/>
        </w:rPr>
        <w:t xml:space="preserve">if these seedlings can </w:t>
      </w:r>
      <w:r w:rsidR="00333382" w:rsidRPr="001C7A2B">
        <w:rPr>
          <w:rFonts w:ascii="Times New Roman" w:eastAsia="Times New Roman" w:hAnsi="Times New Roman" w:cs="Times New Roman"/>
          <w:sz w:val="24"/>
          <w:szCs w:val="24"/>
        </w:rPr>
        <w:t xml:space="preserve">grow </w:t>
      </w:r>
      <w:r w:rsidRPr="001C7A2B">
        <w:rPr>
          <w:rFonts w:ascii="Times New Roman" w:eastAsia="Times New Roman" w:hAnsi="Times New Roman" w:cs="Times New Roman"/>
          <w:sz w:val="24"/>
          <w:szCs w:val="24"/>
        </w:rPr>
        <w:t>into saplings</w:t>
      </w:r>
      <w:r w:rsidR="00E51367" w:rsidRPr="001C7A2B">
        <w:rPr>
          <w:rFonts w:ascii="Times New Roman" w:eastAsia="Times New Roman" w:hAnsi="Times New Roman" w:cs="Times New Roman"/>
          <w:sz w:val="24"/>
          <w:szCs w:val="24"/>
        </w:rPr>
        <w:t xml:space="preserve"> and establish a new age class.</w:t>
      </w:r>
    </w:p>
    <w:p w14:paraId="7876440A" w14:textId="596EE535" w:rsidR="002D6445" w:rsidRPr="001C7A2B" w:rsidRDefault="00BE71C4"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 </w:t>
      </w:r>
      <w:r w:rsidR="00E579B3">
        <w:rPr>
          <w:rFonts w:ascii="Times New Roman" w:eastAsia="Times New Roman" w:hAnsi="Times New Roman" w:cs="Times New Roman"/>
          <w:sz w:val="24"/>
          <w:szCs w:val="24"/>
        </w:rPr>
        <w:t xml:space="preserve">Initial reconnaissance of </w:t>
      </w:r>
      <w:r w:rsidR="00330B98">
        <w:rPr>
          <w:rFonts w:ascii="Times New Roman" w:eastAsia="Times New Roman" w:hAnsi="Times New Roman" w:cs="Times New Roman"/>
          <w:sz w:val="24"/>
          <w:szCs w:val="24"/>
        </w:rPr>
        <w:t>r</w:t>
      </w:r>
      <w:r w:rsidRPr="001C7A2B">
        <w:rPr>
          <w:rFonts w:ascii="Times New Roman" w:eastAsia="Times New Roman" w:hAnsi="Times New Roman" w:cs="Times New Roman"/>
          <w:sz w:val="24"/>
          <w:szCs w:val="24"/>
        </w:rPr>
        <w:t>iver reaches</w:t>
      </w:r>
      <w:r w:rsidR="00526287" w:rsidRPr="001C7A2B">
        <w:rPr>
          <w:rFonts w:ascii="Times New Roman" w:eastAsia="Times New Roman" w:hAnsi="Times New Roman" w:cs="Times New Roman"/>
          <w:sz w:val="24"/>
          <w:szCs w:val="24"/>
        </w:rPr>
        <w:t xml:space="preserve"> at Beasley and Childs</w:t>
      </w:r>
      <w:r w:rsidRPr="001C7A2B">
        <w:rPr>
          <w:rFonts w:ascii="Times New Roman" w:eastAsia="Times New Roman" w:hAnsi="Times New Roman" w:cs="Times New Roman"/>
          <w:sz w:val="24"/>
          <w:szCs w:val="24"/>
        </w:rPr>
        <w:t xml:space="preserve"> were walked and searched for seedlings. If regeneration was found and able to be surveyed, a metal pin was pounded into the ground. An </w:t>
      </w:r>
      <w:commentRangeStart w:id="33"/>
      <w:commentRangeStart w:id="34"/>
      <w:r w:rsidRPr="001C7A2B">
        <w:rPr>
          <w:rFonts w:ascii="Times New Roman" w:eastAsia="Times New Roman" w:hAnsi="Times New Roman" w:cs="Times New Roman"/>
          <w:sz w:val="24"/>
          <w:szCs w:val="24"/>
        </w:rPr>
        <w:t>Arrow100 GNSS</w:t>
      </w:r>
      <w:commentRangeEnd w:id="33"/>
      <w:r w:rsidR="003D69A4" w:rsidRPr="001C7A2B">
        <w:rPr>
          <w:rStyle w:val="CommentReference"/>
          <w:rFonts w:ascii="Times New Roman" w:hAnsi="Times New Roman" w:cs="Times New Roman"/>
        </w:rPr>
        <w:commentReference w:id="33"/>
      </w:r>
      <w:commentRangeEnd w:id="34"/>
      <w:r w:rsidR="00051F2D" w:rsidRPr="001C7A2B">
        <w:rPr>
          <w:rStyle w:val="CommentReference"/>
          <w:rFonts w:ascii="Times New Roman" w:hAnsi="Times New Roman" w:cs="Times New Roman"/>
        </w:rPr>
        <w:commentReference w:id="34"/>
      </w:r>
      <w:r w:rsidR="00051F2D" w:rsidRPr="001C7A2B">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 xml:space="preserve"> </w:t>
      </w:r>
      <w:r w:rsidR="00D069DB">
        <w:rPr>
          <w:rFonts w:ascii="Times New Roman" w:eastAsia="Times New Roman" w:hAnsi="Times New Roman" w:cs="Times New Roman"/>
          <w:sz w:val="24"/>
          <w:szCs w:val="24"/>
        </w:rPr>
        <w:t>(Quebec, Canada)</w:t>
      </w:r>
      <w:ins w:id="35" w:author="Abraham E Springer" w:date="2024-10-18T14:35:00Z" w16du:dateUtc="2024-10-18T21:35:00Z">
        <w:r w:rsidR="00E579B3">
          <w:rPr>
            <w:rFonts w:ascii="Times New Roman" w:eastAsia="Times New Roman" w:hAnsi="Times New Roman" w:cs="Times New Roman"/>
            <w:sz w:val="24"/>
            <w:szCs w:val="24"/>
          </w:rPr>
          <w:t xml:space="preserve"> </w:t>
        </w:r>
      </w:ins>
      <w:r w:rsidRPr="001C7A2B">
        <w:rPr>
          <w:rFonts w:ascii="Times New Roman" w:eastAsia="Times New Roman" w:hAnsi="Times New Roman" w:cs="Times New Roman"/>
          <w:sz w:val="24"/>
          <w:szCs w:val="24"/>
        </w:rPr>
        <w:t xml:space="preserve">was used to record the coordinates </w:t>
      </w:r>
      <w:r w:rsidR="00AF06B9" w:rsidRPr="001C7A2B">
        <w:rPr>
          <w:rFonts w:ascii="Times New Roman" w:eastAsia="Times New Roman" w:hAnsi="Times New Roman" w:cs="Times New Roman"/>
          <w:sz w:val="24"/>
          <w:szCs w:val="24"/>
        </w:rPr>
        <w:t xml:space="preserve">of the seedlings </w:t>
      </w:r>
      <w:r w:rsidRPr="001C7A2B">
        <w:rPr>
          <w:rFonts w:ascii="Times New Roman" w:eastAsia="Times New Roman" w:hAnsi="Times New Roman" w:cs="Times New Roman"/>
          <w:sz w:val="24"/>
          <w:szCs w:val="24"/>
        </w:rPr>
        <w:t xml:space="preserve">to </w:t>
      </w:r>
      <w:r w:rsidR="00051F2D" w:rsidRPr="001C7A2B">
        <w:rPr>
          <w:rFonts w:ascii="Times New Roman" w:eastAsia="Times New Roman" w:hAnsi="Times New Roman" w:cs="Times New Roman"/>
          <w:sz w:val="24"/>
          <w:szCs w:val="24"/>
        </w:rPr>
        <w:t xml:space="preserve">less than </w:t>
      </w:r>
      <w:r w:rsidR="00E579B3">
        <w:rPr>
          <w:rFonts w:ascii="Times New Roman" w:eastAsia="Times New Roman" w:hAnsi="Times New Roman" w:cs="Times New Roman"/>
          <w:sz w:val="24"/>
          <w:szCs w:val="24"/>
        </w:rPr>
        <w:t>0</w:t>
      </w:r>
      <w:r w:rsidR="00051F2D" w:rsidRPr="001C7A2B">
        <w:rPr>
          <w:rFonts w:ascii="Times New Roman" w:eastAsia="Times New Roman" w:hAnsi="Times New Roman" w:cs="Times New Roman"/>
          <w:sz w:val="24"/>
          <w:szCs w:val="24"/>
        </w:rPr>
        <w:t>.60 meters</w:t>
      </w:r>
      <w:r w:rsidRPr="001C7A2B">
        <w:rPr>
          <w:rFonts w:ascii="Times New Roman" w:eastAsia="Times New Roman" w:hAnsi="Times New Roman" w:cs="Times New Roman"/>
          <w:sz w:val="24"/>
          <w:szCs w:val="24"/>
        </w:rPr>
        <w:t xml:space="preserve">. </w:t>
      </w:r>
      <w:r w:rsidR="00D57725" w:rsidRPr="001C7A2B">
        <w:rPr>
          <w:rFonts w:ascii="Times New Roman" w:eastAsia="Times New Roman" w:hAnsi="Times New Roman" w:cs="Times New Roman"/>
          <w:sz w:val="24"/>
          <w:szCs w:val="24"/>
        </w:rPr>
        <w:t xml:space="preserve">We determined a radius </w:t>
      </w:r>
      <w:r w:rsidRPr="001C7A2B">
        <w:rPr>
          <w:rFonts w:ascii="Times New Roman" w:eastAsia="Times New Roman" w:hAnsi="Times New Roman" w:cs="Times New Roman"/>
          <w:sz w:val="24"/>
          <w:szCs w:val="24"/>
        </w:rPr>
        <w:t xml:space="preserve">to encompass all or most of the seedlings. </w:t>
      </w:r>
      <w:r w:rsidR="00526287" w:rsidRPr="001C7A2B">
        <w:rPr>
          <w:rFonts w:ascii="Times New Roman" w:eastAsia="Times New Roman" w:hAnsi="Times New Roman" w:cs="Times New Roman"/>
          <w:sz w:val="24"/>
          <w:szCs w:val="24"/>
        </w:rPr>
        <w:t xml:space="preserve">We measured seedling </w:t>
      </w:r>
      <w:r w:rsidRPr="001C7A2B">
        <w:rPr>
          <w:rFonts w:ascii="Times New Roman" w:eastAsia="Times New Roman" w:hAnsi="Times New Roman" w:cs="Times New Roman"/>
          <w:sz w:val="24"/>
          <w:szCs w:val="24"/>
        </w:rPr>
        <w:t xml:space="preserve">heights with a ruler or </w:t>
      </w:r>
      <w:commentRangeStart w:id="36"/>
      <w:commentRangeStart w:id="37"/>
      <w:r w:rsidRPr="001C7A2B">
        <w:rPr>
          <w:rFonts w:ascii="Times New Roman" w:eastAsia="Times New Roman" w:hAnsi="Times New Roman" w:cs="Times New Roman"/>
          <w:sz w:val="24"/>
          <w:szCs w:val="24"/>
        </w:rPr>
        <w:t xml:space="preserve">measuring </w:t>
      </w:r>
      <w:commentRangeEnd w:id="36"/>
      <w:r w:rsidR="003D69A4" w:rsidRPr="001C7A2B">
        <w:rPr>
          <w:rStyle w:val="CommentReference"/>
          <w:rFonts w:ascii="Times New Roman" w:hAnsi="Times New Roman" w:cs="Times New Roman"/>
        </w:rPr>
        <w:commentReference w:id="36"/>
      </w:r>
      <w:commentRangeEnd w:id="37"/>
      <w:r w:rsidR="00051F2D" w:rsidRPr="001C7A2B">
        <w:rPr>
          <w:rStyle w:val="CommentReference"/>
          <w:rFonts w:ascii="Times New Roman" w:hAnsi="Times New Roman" w:cs="Times New Roman"/>
        </w:rPr>
        <w:commentReference w:id="37"/>
      </w:r>
      <w:r w:rsidRPr="001C7A2B">
        <w:rPr>
          <w:rFonts w:ascii="Times New Roman" w:eastAsia="Times New Roman" w:hAnsi="Times New Roman" w:cs="Times New Roman"/>
          <w:sz w:val="24"/>
          <w:szCs w:val="24"/>
        </w:rPr>
        <w:t>tape</w:t>
      </w:r>
      <w:r w:rsidR="00051F2D" w:rsidRPr="001C7A2B">
        <w:rPr>
          <w:rFonts w:ascii="Times New Roman" w:eastAsia="Times New Roman" w:hAnsi="Times New Roman" w:cs="Times New Roman"/>
          <w:sz w:val="24"/>
          <w:szCs w:val="24"/>
        </w:rPr>
        <w:t xml:space="preserve"> to the </w:t>
      </w:r>
      <w:r w:rsidR="00E579B3">
        <w:rPr>
          <w:rFonts w:ascii="Times New Roman" w:eastAsia="Times New Roman" w:hAnsi="Times New Roman" w:cs="Times New Roman"/>
          <w:sz w:val="24"/>
          <w:szCs w:val="24"/>
        </w:rPr>
        <w:t xml:space="preserve">nearest </w:t>
      </w:r>
      <w:r w:rsidR="00051F2D" w:rsidRPr="001C7A2B">
        <w:rPr>
          <w:rFonts w:ascii="Times New Roman" w:eastAsia="Times New Roman" w:hAnsi="Times New Roman" w:cs="Times New Roman"/>
          <w:sz w:val="24"/>
          <w:szCs w:val="24"/>
        </w:rPr>
        <w:t>centimeter</w:t>
      </w:r>
      <w:r w:rsidRPr="001C7A2B">
        <w:rPr>
          <w:rFonts w:ascii="Times New Roman" w:eastAsia="Times New Roman" w:hAnsi="Times New Roman" w:cs="Times New Roman"/>
          <w:sz w:val="24"/>
          <w:szCs w:val="24"/>
        </w:rPr>
        <w:t xml:space="preserve"> and the diameters near the ground were measured with calipers</w:t>
      </w:r>
      <w:r w:rsidR="00D775C2" w:rsidRPr="001C7A2B">
        <w:rPr>
          <w:rFonts w:ascii="Times New Roman" w:eastAsia="Times New Roman" w:hAnsi="Times New Roman" w:cs="Times New Roman"/>
          <w:sz w:val="24"/>
          <w:szCs w:val="24"/>
        </w:rPr>
        <w:t xml:space="preserve"> to the nearest millimeter</w:t>
      </w:r>
      <w:r w:rsidR="00526287" w:rsidRPr="001C7A2B">
        <w:rPr>
          <w:rFonts w:ascii="Times New Roman" w:eastAsia="Times New Roman" w:hAnsi="Times New Roman" w:cs="Times New Roman"/>
          <w:sz w:val="24"/>
          <w:szCs w:val="24"/>
        </w:rPr>
        <w:t xml:space="preserve"> within the determined radius</w:t>
      </w:r>
      <w:r w:rsidRPr="001C7A2B">
        <w:rPr>
          <w:rFonts w:ascii="Times New Roman" w:eastAsia="Times New Roman" w:hAnsi="Times New Roman" w:cs="Times New Roman"/>
          <w:sz w:val="24"/>
          <w:szCs w:val="24"/>
        </w:rPr>
        <w:t xml:space="preserve">. </w:t>
      </w:r>
      <w:r w:rsidR="000E2593" w:rsidRPr="001C7A2B">
        <w:rPr>
          <w:rFonts w:ascii="Times New Roman" w:eastAsia="Times New Roman" w:hAnsi="Times New Roman" w:cs="Times New Roman"/>
          <w:sz w:val="24"/>
          <w:szCs w:val="24"/>
        </w:rPr>
        <w:t xml:space="preserve">These data </w:t>
      </w:r>
      <w:r w:rsidR="00CC772E" w:rsidRPr="001C7A2B">
        <w:rPr>
          <w:rFonts w:ascii="Times New Roman" w:eastAsia="Times New Roman" w:hAnsi="Times New Roman" w:cs="Times New Roman"/>
          <w:sz w:val="24"/>
          <w:szCs w:val="24"/>
        </w:rPr>
        <w:t>were recorded</w:t>
      </w:r>
      <w:r w:rsidRPr="001C7A2B">
        <w:rPr>
          <w:rFonts w:ascii="Times New Roman" w:eastAsia="Times New Roman" w:hAnsi="Times New Roman" w:cs="Times New Roman"/>
          <w:sz w:val="24"/>
          <w:szCs w:val="24"/>
        </w:rPr>
        <w:t xml:space="preserve"> along with a site ID and brief description of the environmental setting. </w:t>
      </w:r>
    </w:p>
    <w:p w14:paraId="6C1D1D6E" w14:textId="72238587" w:rsidR="002D6445" w:rsidRPr="001C7A2B" w:rsidRDefault="00BE71C4"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If a regeneration area was too large or there were too many seedlings to feasibly measure, the area was </w:t>
      </w:r>
      <w:r w:rsidR="00E579B3">
        <w:rPr>
          <w:rFonts w:ascii="Times New Roman" w:eastAsia="Times New Roman" w:hAnsi="Times New Roman" w:cs="Times New Roman"/>
          <w:sz w:val="24"/>
          <w:szCs w:val="24"/>
        </w:rPr>
        <w:t>sub</w:t>
      </w:r>
      <w:r w:rsidRPr="001C7A2B">
        <w:rPr>
          <w:rFonts w:ascii="Times New Roman" w:eastAsia="Times New Roman" w:hAnsi="Times New Roman" w:cs="Times New Roman"/>
          <w:sz w:val="24"/>
          <w:szCs w:val="24"/>
        </w:rPr>
        <w:t>sampled. First the area containing the cottonwood seedling was mapped using the GNSS. After the polygon was created and the area determined</w:t>
      </w:r>
      <w:r w:rsidR="00D775C2" w:rsidRPr="001C7A2B">
        <w:rPr>
          <w:rFonts w:ascii="Times New Roman" w:eastAsia="Times New Roman" w:hAnsi="Times New Roman" w:cs="Times New Roman"/>
          <w:sz w:val="24"/>
          <w:szCs w:val="24"/>
        </w:rPr>
        <w:t xml:space="preserve"> to the nearest square meter</w:t>
      </w:r>
      <w:r w:rsidRPr="001C7A2B">
        <w:rPr>
          <w:rFonts w:ascii="Times New Roman" w:eastAsia="Times New Roman" w:hAnsi="Times New Roman" w:cs="Times New Roman"/>
          <w:sz w:val="24"/>
          <w:szCs w:val="24"/>
        </w:rPr>
        <w:t xml:space="preserve">, a </w:t>
      </w:r>
      <w:r w:rsidR="00CC772E" w:rsidRPr="001C7A2B">
        <w:rPr>
          <w:rFonts w:ascii="Times New Roman" w:eastAsia="Times New Roman" w:hAnsi="Times New Roman" w:cs="Times New Roman"/>
          <w:sz w:val="24"/>
          <w:szCs w:val="24"/>
        </w:rPr>
        <w:t>one</w:t>
      </w:r>
      <w:r w:rsidRPr="001C7A2B">
        <w:rPr>
          <w:rFonts w:ascii="Times New Roman" w:eastAsia="Times New Roman" w:hAnsi="Times New Roman" w:cs="Times New Roman"/>
          <w:sz w:val="24"/>
          <w:szCs w:val="24"/>
        </w:rPr>
        <w:t xml:space="preserve"> square meter hoop was used to create </w:t>
      </w:r>
      <w:r w:rsidR="00E579B3">
        <w:rPr>
          <w:rFonts w:ascii="Times New Roman" w:eastAsia="Times New Roman" w:hAnsi="Times New Roman" w:cs="Times New Roman"/>
          <w:sz w:val="24"/>
          <w:szCs w:val="24"/>
        </w:rPr>
        <w:t>sub</w:t>
      </w:r>
      <w:r w:rsidRPr="001C7A2B">
        <w:rPr>
          <w:rFonts w:ascii="Times New Roman" w:eastAsia="Times New Roman" w:hAnsi="Times New Roman" w:cs="Times New Roman"/>
          <w:sz w:val="24"/>
          <w:szCs w:val="24"/>
        </w:rPr>
        <w:t>sample areas. This hoop was placed in representative areas</w:t>
      </w:r>
      <w:r w:rsidR="002D1334" w:rsidRPr="001C7A2B">
        <w:rPr>
          <w:rFonts w:ascii="Times New Roman" w:eastAsia="Times New Roman" w:hAnsi="Times New Roman" w:cs="Times New Roman"/>
          <w:sz w:val="24"/>
          <w:szCs w:val="24"/>
        </w:rPr>
        <w:t xml:space="preserve"> within the plot</w:t>
      </w:r>
      <w:r w:rsidRPr="001C7A2B">
        <w:rPr>
          <w:rFonts w:ascii="Times New Roman" w:eastAsia="Times New Roman" w:hAnsi="Times New Roman" w:cs="Times New Roman"/>
          <w:sz w:val="24"/>
          <w:szCs w:val="24"/>
        </w:rPr>
        <w:t>. The seedlings within the hoop were then measured and recorded. The goal was to sample 15-30% of the total area containing seedlings.</w:t>
      </w:r>
      <w:r w:rsidR="00465BEB" w:rsidRPr="001C7A2B">
        <w:rPr>
          <w:rFonts w:ascii="Times New Roman" w:eastAsia="Times New Roman" w:hAnsi="Times New Roman" w:cs="Times New Roman"/>
          <w:sz w:val="24"/>
          <w:szCs w:val="24"/>
        </w:rPr>
        <w:t xml:space="preserve"> Ten regeneration plots were measured at both Beasley RAP and Childs.</w:t>
      </w:r>
      <w:r w:rsidR="009B45A8" w:rsidRPr="001C7A2B">
        <w:rPr>
          <w:rFonts w:ascii="Times New Roman" w:eastAsia="Times New Roman" w:hAnsi="Times New Roman" w:cs="Times New Roman"/>
          <w:sz w:val="24"/>
          <w:szCs w:val="24"/>
        </w:rPr>
        <w:t xml:space="preserve"> Plots were surveyed once in November of 2023 and once again in June of 2024.</w:t>
      </w:r>
      <w:ins w:id="38" w:author="Abraham E Springer" w:date="2024-10-18T14:36:00Z" w16du:dateUtc="2024-10-18T21:36:00Z">
        <w:r w:rsidR="00E579B3">
          <w:rPr>
            <w:rFonts w:ascii="Times New Roman" w:eastAsia="Times New Roman" w:hAnsi="Times New Roman" w:cs="Times New Roman"/>
            <w:sz w:val="24"/>
            <w:szCs w:val="24"/>
          </w:rPr>
          <w:t xml:space="preserve"> </w:t>
        </w:r>
      </w:ins>
      <w:r w:rsidR="00330B98">
        <w:rPr>
          <w:rFonts w:ascii="Times New Roman" w:eastAsia="Times New Roman" w:hAnsi="Times New Roman" w:cs="Times New Roman"/>
          <w:sz w:val="24"/>
          <w:szCs w:val="24"/>
        </w:rPr>
        <w:t>And once again in October</w:t>
      </w:r>
      <w:r w:rsidR="00E579B3">
        <w:rPr>
          <w:rFonts w:ascii="Times New Roman" w:eastAsia="Times New Roman" w:hAnsi="Times New Roman" w:cs="Times New Roman"/>
          <w:sz w:val="24"/>
          <w:szCs w:val="24"/>
        </w:rPr>
        <w:t>/</w:t>
      </w:r>
      <w:r w:rsidR="00330B98">
        <w:rPr>
          <w:rFonts w:ascii="Times New Roman" w:eastAsia="Times New Roman" w:hAnsi="Times New Roman" w:cs="Times New Roman"/>
          <w:sz w:val="24"/>
          <w:szCs w:val="24"/>
        </w:rPr>
        <w:t>December</w:t>
      </w:r>
      <w:r w:rsidR="00E579B3">
        <w:rPr>
          <w:rFonts w:ascii="Times New Roman" w:eastAsia="Times New Roman" w:hAnsi="Times New Roman" w:cs="Times New Roman"/>
          <w:sz w:val="24"/>
          <w:szCs w:val="24"/>
        </w:rPr>
        <w:t xml:space="preserve"> 2024</w:t>
      </w:r>
      <w:r w:rsidR="00330B98">
        <w:rPr>
          <w:rFonts w:ascii="Times New Roman" w:eastAsia="Times New Roman" w:hAnsi="Times New Roman" w:cs="Times New Roman"/>
          <w:sz w:val="24"/>
          <w:szCs w:val="24"/>
        </w:rPr>
        <w:t>.</w:t>
      </w:r>
    </w:p>
    <w:p w14:paraId="485ECC91" w14:textId="5D06E4A5" w:rsidR="0045416B" w:rsidRDefault="0045416B"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r>
      <w:r w:rsidR="00C60EFE" w:rsidRPr="001C7A2B">
        <w:rPr>
          <w:rFonts w:ascii="Times New Roman" w:eastAsia="Times New Roman" w:hAnsi="Times New Roman" w:cs="Times New Roman"/>
          <w:sz w:val="24"/>
          <w:szCs w:val="24"/>
        </w:rPr>
        <w:t xml:space="preserve">Previous Forest Service research had installed shallow groundwater wells into the floodplain. Following 2023 winter floods we attempted to relocate and activate </w:t>
      </w:r>
      <w:r w:rsidR="00E579B3">
        <w:rPr>
          <w:rFonts w:ascii="Times New Roman" w:eastAsia="Times New Roman" w:hAnsi="Times New Roman" w:cs="Times New Roman"/>
          <w:sz w:val="24"/>
          <w:szCs w:val="24"/>
        </w:rPr>
        <w:t>these wells</w:t>
      </w:r>
      <w:r w:rsidR="00C60EFE" w:rsidRPr="001C7A2B">
        <w:rPr>
          <w:rFonts w:ascii="Times New Roman" w:eastAsia="Times New Roman" w:hAnsi="Times New Roman" w:cs="Times New Roman"/>
          <w:sz w:val="24"/>
          <w:szCs w:val="24"/>
        </w:rPr>
        <w:t xml:space="preserve">. </w:t>
      </w:r>
      <w:r w:rsidR="00E579B3">
        <w:rPr>
          <w:rFonts w:ascii="Times New Roman" w:eastAsia="Times New Roman" w:hAnsi="Times New Roman" w:cs="Times New Roman"/>
          <w:sz w:val="24"/>
          <w:szCs w:val="24"/>
        </w:rPr>
        <w:t>Only two</w:t>
      </w:r>
      <w:r w:rsidR="00C60EFE" w:rsidRPr="001C7A2B">
        <w:rPr>
          <w:rFonts w:ascii="Times New Roman" w:eastAsia="Times New Roman" w:hAnsi="Times New Roman" w:cs="Times New Roman"/>
          <w:sz w:val="24"/>
          <w:szCs w:val="24"/>
        </w:rPr>
        <w:t xml:space="preserve"> existing wells were reactivated at </w:t>
      </w:r>
      <w:r w:rsidR="00834D6B" w:rsidRPr="001C7A2B">
        <w:rPr>
          <w:rFonts w:ascii="Times New Roman" w:eastAsia="Times New Roman" w:hAnsi="Times New Roman" w:cs="Times New Roman"/>
          <w:sz w:val="24"/>
          <w:szCs w:val="24"/>
        </w:rPr>
        <w:t>Beasley,</w:t>
      </w:r>
      <w:r w:rsidR="00C60EFE" w:rsidRPr="001C7A2B">
        <w:rPr>
          <w:rFonts w:ascii="Times New Roman" w:eastAsia="Times New Roman" w:hAnsi="Times New Roman" w:cs="Times New Roman"/>
          <w:sz w:val="24"/>
          <w:szCs w:val="24"/>
        </w:rPr>
        <w:t xml:space="preserve"> and </w:t>
      </w:r>
      <w:r w:rsidR="00E579B3">
        <w:rPr>
          <w:rFonts w:ascii="Times New Roman" w:eastAsia="Times New Roman" w:hAnsi="Times New Roman" w:cs="Times New Roman"/>
          <w:sz w:val="24"/>
          <w:szCs w:val="24"/>
        </w:rPr>
        <w:t>one</w:t>
      </w:r>
      <w:r w:rsidR="00C60EFE" w:rsidRPr="001C7A2B">
        <w:rPr>
          <w:rFonts w:ascii="Times New Roman" w:eastAsia="Times New Roman" w:hAnsi="Times New Roman" w:cs="Times New Roman"/>
          <w:sz w:val="24"/>
          <w:szCs w:val="24"/>
        </w:rPr>
        <w:t xml:space="preserve"> was reactivated at Childs. One new groundwater well was installed at Beasley near </w:t>
      </w:r>
      <w:r w:rsidR="00E579B3">
        <w:rPr>
          <w:rFonts w:ascii="Times New Roman" w:eastAsia="Times New Roman" w:hAnsi="Times New Roman" w:cs="Times New Roman"/>
          <w:sz w:val="24"/>
          <w:szCs w:val="24"/>
        </w:rPr>
        <w:t xml:space="preserve">an </w:t>
      </w:r>
      <w:r w:rsidR="00C60EFE" w:rsidRPr="001C7A2B">
        <w:rPr>
          <w:rFonts w:ascii="Times New Roman" w:eastAsia="Times New Roman" w:hAnsi="Times New Roman" w:cs="Times New Roman"/>
          <w:sz w:val="24"/>
          <w:szCs w:val="24"/>
        </w:rPr>
        <w:t xml:space="preserve">established regeneration </w:t>
      </w:r>
      <w:r w:rsidR="00834D6B" w:rsidRPr="001C7A2B">
        <w:rPr>
          <w:rFonts w:ascii="Times New Roman" w:eastAsia="Times New Roman" w:hAnsi="Times New Roman" w:cs="Times New Roman"/>
          <w:sz w:val="24"/>
          <w:szCs w:val="24"/>
        </w:rPr>
        <w:t>plot</w:t>
      </w:r>
      <w:r w:rsidR="00C60EFE" w:rsidRPr="001C7A2B">
        <w:rPr>
          <w:rFonts w:ascii="Times New Roman" w:eastAsia="Times New Roman" w:hAnsi="Times New Roman" w:cs="Times New Roman"/>
          <w:sz w:val="24"/>
          <w:szCs w:val="24"/>
        </w:rPr>
        <w:t xml:space="preserve">. </w:t>
      </w:r>
      <w:r w:rsidR="003E4509" w:rsidRPr="001C7A2B">
        <w:rPr>
          <w:rFonts w:ascii="Times New Roman" w:eastAsia="Times New Roman" w:hAnsi="Times New Roman" w:cs="Times New Roman"/>
          <w:sz w:val="24"/>
          <w:szCs w:val="24"/>
        </w:rPr>
        <w:t xml:space="preserve">To reactivate </w:t>
      </w:r>
      <w:r w:rsidR="00E579B3">
        <w:rPr>
          <w:rFonts w:ascii="Times New Roman" w:eastAsia="Times New Roman" w:hAnsi="Times New Roman" w:cs="Times New Roman"/>
          <w:sz w:val="24"/>
          <w:szCs w:val="24"/>
        </w:rPr>
        <w:t xml:space="preserve">the old </w:t>
      </w:r>
      <w:r w:rsidR="003E4509" w:rsidRPr="001C7A2B">
        <w:rPr>
          <w:rFonts w:ascii="Times New Roman" w:eastAsia="Times New Roman" w:hAnsi="Times New Roman" w:cs="Times New Roman"/>
          <w:sz w:val="24"/>
          <w:szCs w:val="24"/>
        </w:rPr>
        <w:t>g</w:t>
      </w:r>
      <w:r w:rsidRPr="001C7A2B">
        <w:rPr>
          <w:rFonts w:ascii="Times New Roman" w:eastAsia="Times New Roman" w:hAnsi="Times New Roman" w:cs="Times New Roman"/>
          <w:sz w:val="24"/>
          <w:szCs w:val="24"/>
        </w:rPr>
        <w:t>roundwater well</w:t>
      </w:r>
      <w:r w:rsidR="00330B98">
        <w:rPr>
          <w:rFonts w:ascii="Times New Roman" w:eastAsia="Times New Roman" w:hAnsi="Times New Roman" w:cs="Times New Roman"/>
          <w:sz w:val="24"/>
          <w:szCs w:val="24"/>
        </w:rPr>
        <w:t>s</w:t>
      </w:r>
      <w:r w:rsidR="003E4509" w:rsidRPr="001C7A2B">
        <w:rPr>
          <w:rFonts w:ascii="Times New Roman" w:eastAsia="Times New Roman" w:hAnsi="Times New Roman" w:cs="Times New Roman"/>
          <w:sz w:val="24"/>
          <w:szCs w:val="24"/>
        </w:rPr>
        <w:t>,</w:t>
      </w:r>
      <w:r w:rsidRPr="001C7A2B">
        <w:rPr>
          <w:rFonts w:ascii="Times New Roman" w:eastAsia="Times New Roman" w:hAnsi="Times New Roman" w:cs="Times New Roman"/>
          <w:sz w:val="24"/>
          <w:szCs w:val="24"/>
        </w:rPr>
        <w:t xml:space="preserve"> we filled</w:t>
      </w:r>
      <w:r w:rsidR="003E4509" w:rsidRPr="001C7A2B">
        <w:rPr>
          <w:rFonts w:ascii="Times New Roman" w:eastAsia="Times New Roman" w:hAnsi="Times New Roman" w:cs="Times New Roman"/>
          <w:sz w:val="24"/>
          <w:szCs w:val="24"/>
        </w:rPr>
        <w:t xml:space="preserve"> them</w:t>
      </w:r>
      <w:r w:rsidRPr="001C7A2B">
        <w:rPr>
          <w:rFonts w:ascii="Times New Roman" w:eastAsia="Times New Roman" w:hAnsi="Times New Roman" w:cs="Times New Roman"/>
          <w:sz w:val="24"/>
          <w:szCs w:val="24"/>
        </w:rPr>
        <w:t xml:space="preserve"> with water and stirred using an 8 ft copper grounding rod</w:t>
      </w:r>
      <w:r w:rsidR="003E4509" w:rsidRPr="001C7A2B">
        <w:rPr>
          <w:rFonts w:ascii="Times New Roman" w:eastAsia="Times New Roman" w:hAnsi="Times New Roman" w:cs="Times New Roman"/>
          <w:sz w:val="24"/>
          <w:szCs w:val="24"/>
        </w:rPr>
        <w:t xml:space="preserve"> to agitate the sediment in the casing</w:t>
      </w:r>
      <w:r w:rsidRPr="001C7A2B">
        <w:rPr>
          <w:rFonts w:ascii="Times New Roman" w:eastAsia="Times New Roman" w:hAnsi="Times New Roman" w:cs="Times New Roman"/>
          <w:sz w:val="24"/>
          <w:szCs w:val="24"/>
        </w:rPr>
        <w:t xml:space="preserve">. A stainless-steel well bailer was then used to remove the water and suspended sediment. This was repeated until the sediment was all removed and </w:t>
      </w:r>
      <w:r w:rsidRPr="001C7A2B">
        <w:rPr>
          <w:rFonts w:ascii="Times New Roman" w:eastAsia="Times New Roman" w:hAnsi="Times New Roman" w:cs="Times New Roman"/>
          <w:sz w:val="24"/>
          <w:szCs w:val="24"/>
        </w:rPr>
        <w:lastRenderedPageBreak/>
        <w:t xml:space="preserve">the water in the well was clear. </w:t>
      </w:r>
      <w:commentRangeStart w:id="39"/>
      <w:r w:rsidR="00E827BE" w:rsidRPr="001C7A2B">
        <w:rPr>
          <w:rFonts w:ascii="Times New Roman" w:eastAsia="Times New Roman" w:hAnsi="Times New Roman" w:cs="Times New Roman"/>
          <w:sz w:val="24"/>
          <w:szCs w:val="24"/>
        </w:rPr>
        <w:t>HOBO 13</w:t>
      </w:r>
      <w:ins w:id="40" w:author="Abraham E Springer" w:date="2024-03-08T15:04:00Z">
        <w:r w:rsidR="000E2593" w:rsidRPr="001C7A2B">
          <w:rPr>
            <w:rFonts w:ascii="Times New Roman" w:eastAsia="Times New Roman" w:hAnsi="Times New Roman" w:cs="Times New Roman"/>
            <w:sz w:val="24"/>
            <w:szCs w:val="24"/>
          </w:rPr>
          <w:t>-</w:t>
        </w:r>
      </w:ins>
      <w:r w:rsidR="00E827BE" w:rsidRPr="001C7A2B">
        <w:rPr>
          <w:rFonts w:ascii="Times New Roman" w:eastAsia="Times New Roman" w:hAnsi="Times New Roman" w:cs="Times New Roman"/>
          <w:sz w:val="24"/>
          <w:szCs w:val="24"/>
        </w:rPr>
        <w:t>foot Water Level Recorders</w:t>
      </w:r>
      <w:r w:rsidR="00051F2D" w:rsidRPr="001C7A2B">
        <w:rPr>
          <w:rFonts w:ascii="Times New Roman" w:eastAsia="Times New Roman" w:hAnsi="Times New Roman" w:cs="Times New Roman"/>
          <w:sz w:val="24"/>
          <w:szCs w:val="24"/>
        </w:rPr>
        <w:t xml:space="preserve"> (resolution of </w:t>
      </w:r>
      <w:r w:rsidR="00E579B3">
        <w:rPr>
          <w:rFonts w:ascii="Times New Roman" w:eastAsia="Times New Roman" w:hAnsi="Times New Roman" w:cs="Times New Roman"/>
          <w:sz w:val="24"/>
          <w:szCs w:val="24"/>
        </w:rPr>
        <w:t>0</w:t>
      </w:r>
      <w:r w:rsidR="00051F2D" w:rsidRPr="001C7A2B">
        <w:rPr>
          <w:rFonts w:ascii="Times New Roman" w:eastAsia="Times New Roman" w:hAnsi="Times New Roman" w:cs="Times New Roman"/>
          <w:sz w:val="24"/>
          <w:szCs w:val="24"/>
        </w:rPr>
        <w:t xml:space="preserve">.002 PSI or </w:t>
      </w:r>
      <w:r w:rsidR="00E579B3">
        <w:rPr>
          <w:rFonts w:ascii="Times New Roman" w:eastAsia="Times New Roman" w:hAnsi="Times New Roman" w:cs="Times New Roman"/>
          <w:sz w:val="24"/>
          <w:szCs w:val="24"/>
        </w:rPr>
        <w:t>0</w:t>
      </w:r>
      <w:r w:rsidR="00051F2D" w:rsidRPr="001C7A2B">
        <w:rPr>
          <w:rFonts w:ascii="Times New Roman" w:eastAsia="Times New Roman" w:hAnsi="Times New Roman" w:cs="Times New Roman"/>
          <w:sz w:val="24"/>
          <w:szCs w:val="24"/>
        </w:rPr>
        <w:t>.005 ft of water)</w:t>
      </w:r>
      <w:r w:rsidR="00E827BE" w:rsidRPr="001C7A2B">
        <w:rPr>
          <w:rFonts w:ascii="Times New Roman" w:eastAsia="Times New Roman" w:hAnsi="Times New Roman" w:cs="Times New Roman"/>
          <w:sz w:val="24"/>
          <w:szCs w:val="24"/>
        </w:rPr>
        <w:t xml:space="preserve"> </w:t>
      </w:r>
      <w:commentRangeEnd w:id="39"/>
      <w:r w:rsidR="003D69A4" w:rsidRPr="001C7A2B">
        <w:rPr>
          <w:rStyle w:val="CommentReference"/>
          <w:rFonts w:ascii="Times New Roman" w:hAnsi="Times New Roman" w:cs="Times New Roman"/>
        </w:rPr>
        <w:commentReference w:id="39"/>
      </w:r>
      <w:r w:rsidR="00E827BE" w:rsidRPr="001C7A2B">
        <w:rPr>
          <w:rFonts w:ascii="Times New Roman" w:eastAsia="Times New Roman" w:hAnsi="Times New Roman" w:cs="Times New Roman"/>
          <w:sz w:val="24"/>
          <w:szCs w:val="24"/>
        </w:rPr>
        <w:t>were placed near the bottom to record groundwater level fluctuations</w:t>
      </w:r>
      <w:r w:rsidR="003E4509" w:rsidRPr="001C7A2B">
        <w:rPr>
          <w:rFonts w:ascii="Times New Roman" w:eastAsia="Times New Roman" w:hAnsi="Times New Roman" w:cs="Times New Roman"/>
          <w:sz w:val="24"/>
          <w:szCs w:val="24"/>
        </w:rPr>
        <w:t xml:space="preserve"> at </w:t>
      </w:r>
      <w:r w:rsidR="001D30C3" w:rsidRPr="001C7A2B">
        <w:rPr>
          <w:rFonts w:ascii="Times New Roman" w:eastAsia="Times New Roman" w:hAnsi="Times New Roman" w:cs="Times New Roman"/>
          <w:sz w:val="24"/>
          <w:szCs w:val="24"/>
        </w:rPr>
        <w:t>15-minute</w:t>
      </w:r>
      <w:r w:rsidR="003E4509" w:rsidRPr="001C7A2B">
        <w:rPr>
          <w:rFonts w:ascii="Times New Roman" w:eastAsia="Times New Roman" w:hAnsi="Times New Roman" w:cs="Times New Roman"/>
          <w:sz w:val="24"/>
          <w:szCs w:val="24"/>
        </w:rPr>
        <w:t xml:space="preserve"> intervals</w:t>
      </w:r>
      <w:r w:rsidR="00E827BE" w:rsidRPr="001C7A2B">
        <w:rPr>
          <w:rFonts w:ascii="Times New Roman" w:eastAsia="Times New Roman" w:hAnsi="Times New Roman" w:cs="Times New Roman"/>
          <w:sz w:val="24"/>
          <w:szCs w:val="24"/>
        </w:rPr>
        <w:t>.</w:t>
      </w:r>
    </w:p>
    <w:p w14:paraId="63D97AF8" w14:textId="77777777" w:rsidR="00DF39FF" w:rsidRDefault="00DF39FF" w:rsidP="00391242">
      <w:pPr>
        <w:spacing w:line="240" w:lineRule="auto"/>
        <w:rPr>
          <w:rFonts w:ascii="Times New Roman" w:eastAsia="Times New Roman" w:hAnsi="Times New Roman" w:cs="Times New Roman"/>
          <w:sz w:val="24"/>
          <w:szCs w:val="24"/>
        </w:rPr>
      </w:pPr>
    </w:p>
    <w:p w14:paraId="684C4DB2" w14:textId="678E8A38" w:rsidR="00DF39FF" w:rsidRDefault="00DF39FF" w:rsidP="0039124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variables</w:t>
      </w:r>
    </w:p>
    <w:p w14:paraId="6F2C3C86" w14:textId="213BB0A8" w:rsidR="00330B98" w:rsidRPr="00534991" w:rsidRDefault="00330B98" w:rsidP="00534991">
      <w:pPr>
        <w:spacing w:line="240" w:lineRule="auto"/>
        <w:rPr>
          <w:rFonts w:ascii="Times New Roman" w:eastAsia="Times New Roman" w:hAnsi="Times New Roman" w:cs="Times New Roman"/>
          <w:sz w:val="24"/>
          <w:szCs w:val="24"/>
        </w:rPr>
      </w:pPr>
      <w:r w:rsidRPr="00534991">
        <w:rPr>
          <w:rFonts w:ascii="Times New Roman" w:eastAsia="Times New Roman" w:hAnsi="Times New Roman" w:cs="Times New Roman"/>
          <w:sz w:val="24"/>
          <w:szCs w:val="24"/>
        </w:rPr>
        <w:t>HDR</w:t>
      </w:r>
    </w:p>
    <w:p w14:paraId="7996A376" w14:textId="4C8D0091" w:rsidR="00B91807" w:rsidRPr="00534991" w:rsidRDefault="00330B98" w:rsidP="004C5E1B">
      <w:pPr>
        <w:spacing w:line="240" w:lineRule="auto"/>
        <w:ind w:firstLine="720"/>
        <w:rPr>
          <w:rFonts w:ascii="Cambria Math" w:eastAsia="Times New Roman" w:hAnsi="Cambria Math" w:cs="Times New Roman"/>
          <w:iCs/>
          <w:sz w:val="24"/>
          <w:szCs w:val="24"/>
        </w:rPr>
      </w:pPr>
      <w:r w:rsidRPr="00534991">
        <w:rPr>
          <w:rFonts w:ascii="Times New Roman" w:eastAsia="Times New Roman" w:hAnsi="Times New Roman" w:cs="Times New Roman"/>
          <w:sz w:val="24"/>
          <w:szCs w:val="24"/>
        </w:rPr>
        <w:t>The height-diameter ratio (HDR) was calculated for each seedling. This was done so that each seedling had a single value describing its size.</w:t>
      </w:r>
      <w:r w:rsidR="00B91807" w:rsidRPr="00534991">
        <w:rPr>
          <w:rFonts w:ascii="Cambria Math" w:eastAsia="Times New Roman" w:hAnsi="Cambria Math" w:cs="Times New Roman"/>
          <w:iCs/>
          <w:sz w:val="24"/>
          <w:szCs w:val="24"/>
        </w:rPr>
        <w:t xml:space="preserve"> A higher HDR indicates a taller and slimmer seedling.</w:t>
      </w:r>
    </w:p>
    <w:p w14:paraId="1DAC0B8F" w14:textId="2309DDC1" w:rsidR="00330B98" w:rsidRPr="00B91807" w:rsidRDefault="00330B98" w:rsidP="00391242">
      <w:pPr>
        <w:spacing w:line="240" w:lineRule="auto"/>
        <w:rPr>
          <w:rFonts w:ascii="Cambria Math" w:eastAsia="Times New Roman" w:hAnsi="Cambria Math" w:cs="Times New Roman"/>
          <w:i/>
          <w:sz w:val="24"/>
          <w:szCs w:val="24"/>
        </w:rPr>
      </w:pPr>
      <w:r w:rsidRPr="00B91807">
        <w:rPr>
          <w:rFonts w:ascii="Cambria Math" w:eastAsia="Times New Roman" w:hAnsi="Cambria Math" w:cs="Times New Roman"/>
          <w:i/>
          <w:sz w:val="24"/>
          <w:szCs w:val="24"/>
        </w:rPr>
        <w:br/>
      </w:r>
      <m:oMathPara>
        <m:oMath>
          <m:r>
            <w:ins w:id="41" w:author="Quentin R McCalla" w:date="2024-10-29T10:31:00Z" w16du:dateUtc="2024-10-29T17:31:00Z">
              <w:rPr>
                <w:rFonts w:ascii="Cambria Math" w:eastAsia="Times New Roman" w:hAnsi="Cambria Math" w:cs="Times New Roman"/>
                <w:sz w:val="24"/>
                <w:szCs w:val="24"/>
              </w:rPr>
              <m:t>HDR=</m:t>
            </w:ins>
          </m:r>
          <m:f>
            <m:fPr>
              <m:ctrlPr>
                <w:ins w:id="42" w:author="Quentin R McCalla" w:date="2024-10-29T10:32:00Z" w16du:dateUtc="2024-10-29T17:32:00Z">
                  <w:rPr>
                    <w:rFonts w:ascii="Cambria Math" w:eastAsia="Times New Roman" w:hAnsi="Cambria Math" w:cs="Times New Roman"/>
                    <w:i/>
                    <w:sz w:val="24"/>
                    <w:szCs w:val="24"/>
                  </w:rPr>
                </w:ins>
              </m:ctrlPr>
            </m:fPr>
            <m:num>
              <m:r>
                <w:ins w:id="43" w:author="Quentin R McCalla" w:date="2024-10-29T10:33:00Z" w16du:dateUtc="2024-10-29T17:33:00Z">
                  <w:rPr>
                    <w:rFonts w:ascii="Cambria Math" w:eastAsia="Times New Roman" w:hAnsi="Cambria Math" w:cs="Times New Roman"/>
                    <w:sz w:val="24"/>
                    <w:szCs w:val="24"/>
                  </w:rPr>
                  <m:t>Height (cm)</m:t>
                </w:ins>
              </m:r>
            </m:num>
            <m:den>
              <m:r>
                <w:ins w:id="44" w:author="Quentin R McCalla" w:date="2024-10-29T10:33:00Z" w16du:dateUtc="2024-10-29T17:33:00Z">
                  <w:rPr>
                    <w:rFonts w:ascii="Cambria Math" w:eastAsia="Times New Roman" w:hAnsi="Cambria Math" w:cs="Times New Roman"/>
                    <w:sz w:val="24"/>
                    <w:szCs w:val="24"/>
                  </w:rPr>
                  <m:t>Diameter (cm)</m:t>
                </w:ins>
              </m:r>
            </m:den>
          </m:f>
        </m:oMath>
      </m:oMathPara>
    </w:p>
    <w:p w14:paraId="2C1AD5A2" w14:textId="6F6F2A62" w:rsidR="00B91807" w:rsidRPr="00B91807" w:rsidRDefault="00B91807" w:rsidP="00391242">
      <w:pPr>
        <w:spacing w:line="240" w:lineRule="auto"/>
        <w:jc w:val="center"/>
        <w:rPr>
          <w:rFonts w:ascii="Times New Roman" w:eastAsia="Times New Roman" w:hAnsi="Times New Roman" w:cs="Times New Roman"/>
          <w:iCs/>
          <w:sz w:val="24"/>
          <w:szCs w:val="24"/>
        </w:rPr>
      </w:pPr>
      <w:r>
        <w:rPr>
          <w:rFonts w:ascii="Cambria Math" w:eastAsia="Times New Roman" w:hAnsi="Cambria Math" w:cs="Times New Roman"/>
          <w:iCs/>
          <w:sz w:val="24"/>
          <w:szCs w:val="24"/>
        </w:rPr>
        <w:t xml:space="preserve">Equation </w:t>
      </w:r>
      <w:r w:rsidR="00BA0B4E">
        <w:rPr>
          <w:rFonts w:ascii="Cambria Math" w:eastAsia="Times New Roman" w:hAnsi="Cambria Math" w:cs="Times New Roman"/>
          <w:iCs/>
          <w:sz w:val="24"/>
          <w:szCs w:val="24"/>
        </w:rPr>
        <w:t>1.</w:t>
      </w:r>
    </w:p>
    <w:p w14:paraId="5B90DA6A" w14:textId="36B9BD93" w:rsidR="00EF3281" w:rsidRPr="00534991" w:rsidRDefault="00330B98" w:rsidP="00534991">
      <w:pPr>
        <w:spacing w:line="240" w:lineRule="auto"/>
        <w:rPr>
          <w:rFonts w:ascii="Cambria Math" w:eastAsia="Times New Roman" w:hAnsi="Cambria Math" w:cs="Times New Roman"/>
          <w:iCs/>
          <w:sz w:val="24"/>
          <w:szCs w:val="24"/>
        </w:rPr>
      </w:pPr>
      <w:r w:rsidRPr="00534991">
        <w:rPr>
          <w:rFonts w:ascii="Cambria Math" w:eastAsia="Times New Roman" w:hAnsi="Cambria Math" w:cs="Times New Roman"/>
          <w:iCs/>
          <w:sz w:val="24"/>
          <w:szCs w:val="24"/>
        </w:rPr>
        <w:t>Density</w:t>
      </w:r>
    </w:p>
    <w:p w14:paraId="247B0AB4" w14:textId="16219C9F" w:rsidR="00EF3281" w:rsidRPr="004C5E1B" w:rsidRDefault="00EF3281" w:rsidP="004C5E1B">
      <w:pPr>
        <w:spacing w:line="240" w:lineRule="auto"/>
        <w:ind w:firstLine="360"/>
        <w:rPr>
          <w:rFonts w:ascii="Cambria Math" w:eastAsia="Times New Roman" w:hAnsi="Cambria Math" w:cs="Times New Roman"/>
          <w:iCs/>
          <w:sz w:val="24"/>
          <w:szCs w:val="24"/>
        </w:rPr>
      </w:pPr>
      <w:r w:rsidRPr="004C5E1B">
        <w:rPr>
          <w:rFonts w:ascii="Cambria Math" w:eastAsia="Times New Roman" w:hAnsi="Cambria Math" w:cs="Times New Roman"/>
          <w:iCs/>
          <w:sz w:val="24"/>
          <w:szCs w:val="24"/>
        </w:rPr>
        <w:t xml:space="preserve">To calculate densities, the </w:t>
      </w:r>
      <w:r w:rsidR="00E75DAF" w:rsidRPr="004C5E1B">
        <w:rPr>
          <w:rFonts w:ascii="Cambria Math" w:eastAsia="Times New Roman" w:hAnsi="Cambria Math" w:cs="Times New Roman"/>
          <w:iCs/>
          <w:sz w:val="24"/>
          <w:szCs w:val="24"/>
        </w:rPr>
        <w:t>number</w:t>
      </w:r>
      <w:r w:rsidRPr="004C5E1B">
        <w:rPr>
          <w:rFonts w:ascii="Cambria Math" w:eastAsia="Times New Roman" w:hAnsi="Cambria Math" w:cs="Times New Roman"/>
          <w:iCs/>
          <w:sz w:val="24"/>
          <w:szCs w:val="24"/>
        </w:rPr>
        <w:t xml:space="preserve"> of seedlings in a plot were divided by the area of the plot. In plots where a sampling method was used, an equation was used to extrapolate the density of the sampled area to the density of the entire plot.</w:t>
      </w:r>
    </w:p>
    <w:p w14:paraId="40DC4ECE" w14:textId="77777777" w:rsidR="00EF3281" w:rsidRPr="00EF3281" w:rsidRDefault="00EF3281" w:rsidP="00391242">
      <w:pPr>
        <w:spacing w:line="240" w:lineRule="auto"/>
        <w:ind w:left="360"/>
        <w:rPr>
          <w:ins w:id="45" w:author="Quentin R McCalla" w:date="2024-10-29T10:31:00Z" w16du:dateUtc="2024-10-29T17:31:00Z"/>
          <w:rFonts w:ascii="Cambria Math" w:eastAsia="Times New Roman" w:hAnsi="Cambria Math" w:cs="Times New Roman"/>
          <w:iCs/>
          <w:sz w:val="24"/>
          <w:szCs w:val="24"/>
        </w:rPr>
      </w:pPr>
    </w:p>
    <w:p w14:paraId="5F17F756" w14:textId="77777777" w:rsidR="00EF3281" w:rsidRPr="00B91807" w:rsidRDefault="00EF3281" w:rsidP="00391242">
      <w:pPr>
        <w:spacing w:line="240" w:lineRule="auto"/>
        <w:ind w:left="360"/>
        <w:rPr>
          <w:rFonts w:ascii="Times New Roman" w:eastAsia="Times New Roman" w:hAnsi="Times New Roman" w:cs="Times New Roman"/>
          <w:sz w:val="24"/>
          <w:szCs w:val="24"/>
        </w:rPr>
      </w:pPr>
      <m:oMathPara>
        <m:oMath>
          <m:r>
            <w:ins w:id="46" w:author="Quentin R McCalla" w:date="2024-10-29T10:32:00Z" w16du:dateUtc="2024-10-29T17:32:00Z">
              <w:rPr>
                <w:rFonts w:ascii="Cambria Math" w:eastAsia="Times New Roman" w:hAnsi="Cambria Math" w:cs="Times New Roman"/>
                <w:sz w:val="24"/>
                <w:szCs w:val="24"/>
              </w:rPr>
              <m:t>Total Density=</m:t>
            </w:ins>
          </m:r>
          <m:f>
            <m:fPr>
              <m:ctrlPr>
                <w:ins w:id="47" w:author="Quentin R McCalla" w:date="2024-10-29T10:33:00Z" w16du:dateUtc="2024-10-29T17:33:00Z">
                  <w:rPr>
                    <w:rFonts w:ascii="Cambria Math" w:eastAsia="Times New Roman" w:hAnsi="Cambria Math" w:cs="Times New Roman"/>
                    <w:i/>
                    <w:sz w:val="24"/>
                    <w:szCs w:val="24"/>
                  </w:rPr>
                </w:ins>
              </m:ctrlPr>
            </m:fPr>
            <m:num>
              <m:r>
                <w:ins w:id="48" w:author="Quentin R McCalla" w:date="2024-10-29T10:33:00Z" w16du:dateUtc="2024-10-29T17:33:00Z">
                  <w:rPr>
                    <w:rFonts w:ascii="Cambria Math" w:eastAsia="Times New Roman" w:hAnsi="Cambria Math" w:cs="Times New Roman"/>
                    <w:sz w:val="24"/>
                    <w:szCs w:val="24"/>
                  </w:rPr>
                  <m:t>Sample Density*Total Area</m:t>
                </w:ins>
              </m:r>
            </m:num>
            <m:den>
              <m:r>
                <w:ins w:id="49" w:author="Quentin R McCalla" w:date="2024-10-29T10:33:00Z" w16du:dateUtc="2024-10-29T17:33:00Z">
                  <w:rPr>
                    <w:rFonts w:ascii="Cambria Math" w:eastAsia="Times New Roman" w:hAnsi="Cambria Math" w:cs="Times New Roman"/>
                    <w:sz w:val="24"/>
                    <w:szCs w:val="24"/>
                  </w:rPr>
                  <m:t>Sampled Area</m:t>
                </w:ins>
              </m:r>
            </m:den>
          </m:f>
        </m:oMath>
      </m:oMathPara>
    </w:p>
    <w:p w14:paraId="6047A1DE" w14:textId="3E2519DD" w:rsidR="00330B98" w:rsidRPr="00B91807" w:rsidRDefault="00B91807" w:rsidP="00391242">
      <w:pPr>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Equation</w:t>
      </w:r>
      <w:r w:rsidR="00BA0B4E">
        <w:rPr>
          <w:rFonts w:ascii="Times New Roman" w:eastAsia="Times New Roman" w:hAnsi="Times New Roman" w:cs="Times New Roman"/>
          <w:sz w:val="24"/>
          <w:szCs w:val="24"/>
        </w:rPr>
        <w:t xml:space="preserve"> 2.</w:t>
      </w:r>
    </w:p>
    <w:p w14:paraId="1F0629E9" w14:textId="77777777" w:rsidR="00330B98" w:rsidRPr="00330B98" w:rsidRDefault="00330B98" w:rsidP="00391242">
      <w:pPr>
        <w:pStyle w:val="ListParagraph"/>
        <w:spacing w:line="240" w:lineRule="auto"/>
        <w:rPr>
          <w:rFonts w:ascii="Times New Roman" w:eastAsia="Times New Roman" w:hAnsi="Times New Roman" w:cs="Times New Roman"/>
          <w:sz w:val="24"/>
          <w:szCs w:val="24"/>
        </w:rPr>
      </w:pPr>
    </w:p>
    <w:p w14:paraId="1E83066E" w14:textId="3A64D2EE" w:rsidR="00DF39FF" w:rsidRPr="00682568" w:rsidRDefault="00DF39FF" w:rsidP="00391242">
      <w:pPr>
        <w:spacing w:line="240" w:lineRule="auto"/>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Soil</w:t>
      </w:r>
    </w:p>
    <w:p w14:paraId="3853F7CC" w14:textId="0D3B4962" w:rsidR="003930E5" w:rsidRPr="00682568" w:rsidRDefault="003930E5" w:rsidP="00391242">
      <w:pPr>
        <w:spacing w:line="240" w:lineRule="auto"/>
        <w:ind w:firstLine="360"/>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Soil samples were taken inside the seedling plots using a trowel. Soil samples are from the first few inches of the soil horizon where the cottonwoods originally germinated.</w:t>
      </w:r>
      <w:r w:rsidR="00682568" w:rsidRPr="00682568">
        <w:rPr>
          <w:rFonts w:ascii="Times New Roman" w:eastAsia="Times New Roman" w:hAnsi="Times New Roman" w:cs="Times New Roman"/>
          <w:sz w:val="24"/>
          <w:szCs w:val="24"/>
        </w:rPr>
        <w:t xml:space="preserve"> The soil samples will then be </w:t>
      </w:r>
      <w:r w:rsidR="003530F0" w:rsidRPr="00682568">
        <w:rPr>
          <w:rFonts w:ascii="Times New Roman" w:eastAsia="Times New Roman" w:hAnsi="Times New Roman" w:cs="Times New Roman"/>
          <w:sz w:val="24"/>
          <w:szCs w:val="24"/>
        </w:rPr>
        <w:t>sieved</w:t>
      </w:r>
      <w:r w:rsidR="00682568" w:rsidRPr="00682568">
        <w:rPr>
          <w:rFonts w:ascii="Times New Roman" w:eastAsia="Times New Roman" w:hAnsi="Times New Roman" w:cs="Times New Roman"/>
          <w:sz w:val="24"/>
          <w:szCs w:val="24"/>
        </w:rPr>
        <w:t xml:space="preserve"> to get the soil texture in which seedlings germinated.</w:t>
      </w:r>
    </w:p>
    <w:p w14:paraId="6C407B9B" w14:textId="77777777" w:rsidR="00682568" w:rsidRDefault="00682568" w:rsidP="00391242">
      <w:pPr>
        <w:spacing w:line="240" w:lineRule="auto"/>
        <w:rPr>
          <w:rFonts w:ascii="Times New Roman" w:eastAsia="Times New Roman" w:hAnsi="Times New Roman" w:cs="Times New Roman"/>
          <w:sz w:val="24"/>
          <w:szCs w:val="24"/>
        </w:rPr>
      </w:pPr>
    </w:p>
    <w:p w14:paraId="2421A18E" w14:textId="1B000EB2" w:rsidR="00DF39FF" w:rsidRPr="00682568" w:rsidRDefault="00DF39FF" w:rsidP="00391242">
      <w:pPr>
        <w:spacing w:line="240" w:lineRule="auto"/>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Light</w:t>
      </w:r>
    </w:p>
    <w:p w14:paraId="0B03692B" w14:textId="4D12251F" w:rsidR="003930E5" w:rsidRPr="00682568" w:rsidRDefault="003930E5" w:rsidP="00391242">
      <w:pPr>
        <w:spacing w:line="240" w:lineRule="auto"/>
        <w:ind w:firstLine="360"/>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Light intensity was taken with a Li-COR LI-1500 Light Sensor Logger</w:t>
      </w:r>
      <w:r w:rsidR="00BA0B4E">
        <w:rPr>
          <w:rFonts w:ascii="Times New Roman" w:eastAsia="Times New Roman" w:hAnsi="Times New Roman" w:cs="Times New Roman"/>
          <w:sz w:val="24"/>
          <w:szCs w:val="24"/>
        </w:rPr>
        <w:t xml:space="preserve"> (Lincoln, NE)</w:t>
      </w:r>
      <w:r w:rsidR="00AA1641" w:rsidRPr="00682568">
        <w:rPr>
          <w:rFonts w:ascii="Times New Roman" w:eastAsia="Times New Roman" w:hAnsi="Times New Roman" w:cs="Times New Roman"/>
          <w:sz w:val="24"/>
          <w:szCs w:val="24"/>
        </w:rPr>
        <w:t>. The pyranometer sensor was placed in the or near the plot and allowed to acclimate. Then, a reading was taken every minute for 5 minutes. These readings were then averaged to get an average W m-2 value at each plot.</w:t>
      </w:r>
    </w:p>
    <w:p w14:paraId="09CD1089" w14:textId="77777777" w:rsidR="00682568" w:rsidRDefault="00682568" w:rsidP="00391242">
      <w:pPr>
        <w:spacing w:line="240" w:lineRule="auto"/>
        <w:rPr>
          <w:rFonts w:ascii="Times New Roman" w:eastAsia="Times New Roman" w:hAnsi="Times New Roman" w:cs="Times New Roman"/>
          <w:sz w:val="24"/>
          <w:szCs w:val="24"/>
        </w:rPr>
      </w:pPr>
    </w:p>
    <w:p w14:paraId="7A3C11B7" w14:textId="2C210517" w:rsidR="00DF39FF" w:rsidRPr="00682568" w:rsidRDefault="00DF39FF" w:rsidP="00391242">
      <w:pPr>
        <w:spacing w:line="240" w:lineRule="auto"/>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Survey data</w:t>
      </w:r>
    </w:p>
    <w:p w14:paraId="1001A988" w14:textId="4272DE64" w:rsidR="00330B98" w:rsidRDefault="002E3BAB" w:rsidP="00391242">
      <w:pPr>
        <w:spacing w:line="240" w:lineRule="auto"/>
        <w:ind w:firstLine="720"/>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Surveyed variables were also measured.</w:t>
      </w:r>
      <w:r w:rsidR="00682568">
        <w:rPr>
          <w:rFonts w:ascii="Times New Roman" w:eastAsia="Times New Roman" w:hAnsi="Times New Roman" w:cs="Times New Roman"/>
          <w:sz w:val="24"/>
          <w:szCs w:val="24"/>
        </w:rPr>
        <w:t xml:space="preserve"> </w:t>
      </w:r>
      <w:r w:rsidR="00DF1CF0" w:rsidRPr="00682568">
        <w:rPr>
          <w:rFonts w:ascii="Times New Roman" w:eastAsia="Times New Roman" w:hAnsi="Times New Roman" w:cs="Times New Roman"/>
          <w:sz w:val="24"/>
          <w:szCs w:val="24"/>
        </w:rPr>
        <w:t xml:space="preserve">Sites at </w:t>
      </w:r>
      <w:r w:rsidR="00330B98" w:rsidRPr="00682568">
        <w:rPr>
          <w:rFonts w:ascii="Times New Roman" w:eastAsia="Times New Roman" w:hAnsi="Times New Roman" w:cs="Times New Roman"/>
          <w:sz w:val="24"/>
          <w:szCs w:val="24"/>
        </w:rPr>
        <w:t>BRAP</w:t>
      </w:r>
      <w:r w:rsidR="00DF1CF0" w:rsidRPr="00682568">
        <w:rPr>
          <w:rFonts w:ascii="Times New Roman" w:eastAsia="Times New Roman" w:hAnsi="Times New Roman" w:cs="Times New Roman"/>
          <w:sz w:val="24"/>
          <w:szCs w:val="24"/>
        </w:rPr>
        <w:t xml:space="preserve"> were surveyed with a Trimble R10 GNSS base and rover (Westminster, CO) with </w:t>
      </w:r>
      <w:proofErr w:type="gramStart"/>
      <w:r w:rsidR="00DF1CF0" w:rsidRPr="00682568">
        <w:rPr>
          <w:rFonts w:ascii="Times New Roman" w:eastAsia="Times New Roman" w:hAnsi="Times New Roman" w:cs="Times New Roman"/>
          <w:sz w:val="24"/>
          <w:szCs w:val="24"/>
        </w:rPr>
        <w:t>a</w:t>
      </w:r>
      <w:proofErr w:type="gramEnd"/>
      <w:r w:rsidR="00DF1CF0" w:rsidRPr="00682568">
        <w:rPr>
          <w:rFonts w:ascii="Times New Roman" w:eastAsia="Times New Roman" w:hAnsi="Times New Roman" w:cs="Times New Roman"/>
          <w:sz w:val="24"/>
          <w:szCs w:val="24"/>
        </w:rPr>
        <w:t xml:space="preserve"> accuracy of 8mm horizontally and 15 mm vertically. Variables collected </w:t>
      </w:r>
      <w:r w:rsidR="00E91AA7" w:rsidRPr="00682568">
        <w:rPr>
          <w:rFonts w:ascii="Times New Roman" w:eastAsia="Times New Roman" w:hAnsi="Times New Roman" w:cs="Times New Roman"/>
          <w:sz w:val="24"/>
          <w:szCs w:val="24"/>
        </w:rPr>
        <w:t>were</w:t>
      </w:r>
      <w:r w:rsidR="00DF1CF0" w:rsidRPr="00682568">
        <w:rPr>
          <w:rFonts w:ascii="Times New Roman" w:eastAsia="Times New Roman" w:hAnsi="Times New Roman" w:cs="Times New Roman"/>
          <w:sz w:val="24"/>
          <w:szCs w:val="24"/>
        </w:rPr>
        <w:t xml:space="preserve"> distance to river and distance above river stage. Cross sections and other features were also surveyed.</w:t>
      </w:r>
      <w:r w:rsidR="00682568">
        <w:rPr>
          <w:rFonts w:ascii="Times New Roman" w:eastAsia="Times New Roman" w:hAnsi="Times New Roman" w:cs="Times New Roman"/>
          <w:sz w:val="24"/>
          <w:szCs w:val="24"/>
        </w:rPr>
        <w:t xml:space="preserve"> </w:t>
      </w:r>
      <w:r w:rsidR="00330B98" w:rsidRPr="00682568">
        <w:rPr>
          <w:rFonts w:ascii="Times New Roman" w:eastAsia="Times New Roman" w:hAnsi="Times New Roman" w:cs="Times New Roman"/>
          <w:sz w:val="24"/>
          <w:szCs w:val="24"/>
        </w:rPr>
        <w:t>Childs</w:t>
      </w:r>
      <w:r w:rsidR="005C580A" w:rsidRPr="00682568">
        <w:rPr>
          <w:rFonts w:ascii="Times New Roman" w:eastAsia="Times New Roman" w:hAnsi="Times New Roman" w:cs="Times New Roman"/>
          <w:sz w:val="24"/>
          <w:szCs w:val="24"/>
        </w:rPr>
        <w:t xml:space="preserve"> elevation to elevation stage </w:t>
      </w:r>
      <w:r w:rsidR="00D069DB" w:rsidRPr="00682568">
        <w:rPr>
          <w:rFonts w:ascii="Times New Roman" w:eastAsia="Times New Roman" w:hAnsi="Times New Roman" w:cs="Times New Roman"/>
          <w:sz w:val="24"/>
          <w:szCs w:val="24"/>
        </w:rPr>
        <w:t xml:space="preserve">was measured with an </w:t>
      </w:r>
      <w:commentRangeStart w:id="50"/>
      <w:commentRangeStart w:id="51"/>
      <w:r w:rsidR="00D069DB" w:rsidRPr="00682568">
        <w:rPr>
          <w:rFonts w:ascii="Times New Roman" w:eastAsia="Times New Roman" w:hAnsi="Times New Roman" w:cs="Times New Roman"/>
          <w:sz w:val="24"/>
          <w:szCs w:val="24"/>
        </w:rPr>
        <w:t>Arrow100 GNSS</w:t>
      </w:r>
      <w:commentRangeEnd w:id="50"/>
      <w:r w:rsidR="00D069DB" w:rsidRPr="001C7A2B">
        <w:rPr>
          <w:rStyle w:val="CommentReference"/>
          <w:rFonts w:ascii="Times New Roman" w:hAnsi="Times New Roman" w:cs="Times New Roman"/>
        </w:rPr>
        <w:commentReference w:id="50"/>
      </w:r>
      <w:commentRangeEnd w:id="51"/>
      <w:r w:rsidR="00D069DB" w:rsidRPr="001C7A2B">
        <w:rPr>
          <w:rStyle w:val="CommentReference"/>
          <w:rFonts w:ascii="Times New Roman" w:hAnsi="Times New Roman" w:cs="Times New Roman"/>
        </w:rPr>
        <w:commentReference w:id="51"/>
      </w:r>
      <w:r w:rsidR="00D069DB" w:rsidRPr="00682568">
        <w:rPr>
          <w:rFonts w:ascii="Times New Roman" w:eastAsia="Times New Roman" w:hAnsi="Times New Roman" w:cs="Times New Roman"/>
          <w:sz w:val="24"/>
          <w:szCs w:val="24"/>
        </w:rPr>
        <w:t xml:space="preserve">  (Quebec, Canada)</w:t>
      </w:r>
      <w:ins w:id="52" w:author="Abraham E Springer" w:date="2024-10-18T14:35:00Z" w16du:dateUtc="2024-10-18T21:35:00Z">
        <w:r w:rsidR="00D069DB" w:rsidRPr="00682568">
          <w:rPr>
            <w:rFonts w:ascii="Times New Roman" w:eastAsia="Times New Roman" w:hAnsi="Times New Roman" w:cs="Times New Roman"/>
            <w:sz w:val="24"/>
            <w:szCs w:val="24"/>
          </w:rPr>
          <w:t xml:space="preserve"> </w:t>
        </w:r>
      </w:ins>
      <w:r w:rsidR="00DF1CF0" w:rsidRPr="00682568">
        <w:rPr>
          <w:rFonts w:ascii="Times New Roman" w:eastAsia="Times New Roman" w:hAnsi="Times New Roman" w:cs="Times New Roman"/>
          <w:sz w:val="24"/>
          <w:szCs w:val="24"/>
        </w:rPr>
        <w:t>with precision up</w:t>
      </w:r>
      <w:r w:rsidR="00D069DB" w:rsidRPr="00682568">
        <w:rPr>
          <w:rFonts w:ascii="Times New Roman" w:eastAsia="Times New Roman" w:hAnsi="Times New Roman" w:cs="Times New Roman"/>
          <w:sz w:val="24"/>
          <w:szCs w:val="24"/>
        </w:rPr>
        <w:t xml:space="preserve"> to less than 0.60 meters</w:t>
      </w:r>
    </w:p>
    <w:p w14:paraId="38ECEBA3" w14:textId="77777777" w:rsidR="00682568" w:rsidRPr="00682568" w:rsidRDefault="00682568" w:rsidP="00391242">
      <w:pPr>
        <w:spacing w:line="240" w:lineRule="auto"/>
        <w:ind w:firstLine="720"/>
        <w:rPr>
          <w:rFonts w:ascii="Times New Roman" w:eastAsia="Times New Roman" w:hAnsi="Times New Roman" w:cs="Times New Roman"/>
          <w:sz w:val="24"/>
          <w:szCs w:val="24"/>
        </w:rPr>
      </w:pPr>
    </w:p>
    <w:p w14:paraId="361AB9A5" w14:textId="389F238D" w:rsidR="00DF39FF" w:rsidRPr="00682568" w:rsidRDefault="00AA1641" w:rsidP="00391242">
      <w:pPr>
        <w:spacing w:line="240" w:lineRule="auto"/>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Herbaceous</w:t>
      </w:r>
      <w:r w:rsidR="00DF39FF" w:rsidRPr="00682568">
        <w:rPr>
          <w:rFonts w:ascii="Times New Roman" w:eastAsia="Times New Roman" w:hAnsi="Times New Roman" w:cs="Times New Roman"/>
          <w:sz w:val="24"/>
          <w:szCs w:val="24"/>
        </w:rPr>
        <w:t xml:space="preserve"> competition</w:t>
      </w:r>
    </w:p>
    <w:p w14:paraId="58ACC5CC" w14:textId="2070B884" w:rsidR="00E016C4" w:rsidRPr="00682568" w:rsidRDefault="00AA1641" w:rsidP="00391242">
      <w:pPr>
        <w:spacing w:line="240" w:lineRule="auto"/>
        <w:ind w:firstLine="720"/>
        <w:rPr>
          <w:ins w:id="53" w:author="Quentin R McCalla" w:date="2024-10-29T10:31:00Z" w16du:dateUtc="2024-10-29T17:31:00Z"/>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Herbaceous competition was estimated using the Braun-</w:t>
      </w:r>
      <w:commentRangeStart w:id="54"/>
      <w:r w:rsidRPr="00682568">
        <w:rPr>
          <w:rFonts w:ascii="Times New Roman" w:eastAsia="Times New Roman" w:hAnsi="Times New Roman" w:cs="Times New Roman"/>
          <w:sz w:val="24"/>
          <w:szCs w:val="24"/>
        </w:rPr>
        <w:t xml:space="preserve">Blanquet </w:t>
      </w:r>
      <w:commentRangeEnd w:id="54"/>
      <w:r w:rsidR="00A60E93">
        <w:rPr>
          <w:rStyle w:val="CommentReference"/>
        </w:rPr>
        <w:commentReference w:id="54"/>
      </w:r>
      <w:r w:rsidRPr="00682568">
        <w:rPr>
          <w:rFonts w:ascii="Times New Roman" w:eastAsia="Times New Roman" w:hAnsi="Times New Roman" w:cs="Times New Roman"/>
          <w:sz w:val="24"/>
          <w:szCs w:val="24"/>
        </w:rPr>
        <w:t>6 step scale</w:t>
      </w:r>
      <w:r w:rsidR="00E91AA7">
        <w:rPr>
          <w:rFonts w:ascii="Times New Roman" w:eastAsia="Times New Roman" w:hAnsi="Times New Roman" w:cs="Times New Roman"/>
          <w:sz w:val="24"/>
          <w:szCs w:val="24"/>
        </w:rPr>
        <w:t xml:space="preserve"> </w:t>
      </w:r>
      <w:r w:rsidR="00E91AA7">
        <w:rPr>
          <w:rFonts w:ascii="Times New Roman" w:eastAsia="Times New Roman" w:hAnsi="Times New Roman" w:cs="Times New Roman"/>
          <w:sz w:val="24"/>
          <w:szCs w:val="24"/>
        </w:rPr>
        <w:fldChar w:fldCharType="begin"/>
      </w:r>
      <w:r w:rsidR="00E91AA7">
        <w:rPr>
          <w:rFonts w:ascii="Times New Roman" w:eastAsia="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00E91AA7">
        <w:rPr>
          <w:rFonts w:ascii="Times New Roman" w:eastAsia="Times New Roman" w:hAnsi="Times New Roman" w:cs="Times New Roman"/>
          <w:sz w:val="24"/>
          <w:szCs w:val="24"/>
        </w:rPr>
        <w:fldChar w:fldCharType="separate"/>
      </w:r>
      <w:r w:rsidR="00E91AA7" w:rsidRPr="00E91AA7">
        <w:rPr>
          <w:rFonts w:ascii="Times New Roman" w:hAnsi="Times New Roman" w:cs="Times New Roman"/>
          <w:sz w:val="24"/>
        </w:rPr>
        <w:t>(Braun-Blanquet 1964)</w:t>
      </w:r>
      <w:r w:rsidR="00E91AA7">
        <w:rPr>
          <w:rFonts w:ascii="Times New Roman" w:eastAsia="Times New Roman" w:hAnsi="Times New Roman" w:cs="Times New Roman"/>
          <w:sz w:val="24"/>
          <w:szCs w:val="24"/>
        </w:rPr>
        <w:fldChar w:fldCharType="end"/>
      </w:r>
      <w:r w:rsidRPr="00682568">
        <w:rPr>
          <w:rFonts w:ascii="Times New Roman" w:eastAsia="Times New Roman" w:hAnsi="Times New Roman" w:cs="Times New Roman"/>
          <w:sz w:val="24"/>
          <w:szCs w:val="24"/>
        </w:rPr>
        <w:t>.</w:t>
      </w:r>
      <w:r w:rsidR="00E91AA7">
        <w:rPr>
          <w:rFonts w:ascii="Times New Roman" w:eastAsia="Times New Roman" w:hAnsi="Times New Roman" w:cs="Times New Roman"/>
          <w:sz w:val="24"/>
          <w:szCs w:val="24"/>
        </w:rPr>
        <w:t xml:space="preserve"> </w:t>
      </w:r>
      <w:r w:rsidR="00A90DF2" w:rsidRPr="00682568">
        <w:rPr>
          <w:rFonts w:ascii="Times New Roman" w:eastAsia="Times New Roman" w:hAnsi="Times New Roman" w:cs="Times New Roman"/>
          <w:sz w:val="24"/>
          <w:szCs w:val="24"/>
        </w:rPr>
        <w:t>Plants within the plots and rooted at the same elevation as the cottonwood seedlings were considered.</w:t>
      </w:r>
      <w:bookmarkStart w:id="55" w:name="_Hlk185250511"/>
    </w:p>
    <w:bookmarkEnd w:id="55"/>
    <w:p w14:paraId="34F65248" w14:textId="77777777" w:rsidR="002A5171" w:rsidRDefault="002A5171" w:rsidP="00391242">
      <w:pPr>
        <w:spacing w:line="240" w:lineRule="auto"/>
        <w:rPr>
          <w:rFonts w:ascii="Times New Roman" w:eastAsia="Times New Roman" w:hAnsi="Times New Roman" w:cs="Times New Roman"/>
          <w:sz w:val="24"/>
          <w:szCs w:val="24"/>
        </w:rPr>
      </w:pPr>
    </w:p>
    <w:p w14:paraId="57C0F21B" w14:textId="77777777" w:rsidR="00542824" w:rsidRDefault="001C7A2B"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b/>
          <w:bCs/>
          <w:sz w:val="24"/>
          <w:szCs w:val="24"/>
        </w:rPr>
        <w:t>Analysis Methods</w:t>
      </w:r>
      <w:r w:rsidR="00542824" w:rsidRPr="00542824">
        <w:rPr>
          <w:rFonts w:ascii="Times New Roman" w:eastAsia="Times New Roman" w:hAnsi="Times New Roman" w:cs="Times New Roman"/>
          <w:sz w:val="24"/>
          <w:szCs w:val="24"/>
        </w:rPr>
        <w:t xml:space="preserve"> </w:t>
      </w:r>
    </w:p>
    <w:p w14:paraId="4D4E3CCC" w14:textId="36F37A25" w:rsidR="001C7A2B" w:rsidRPr="00A60E93" w:rsidRDefault="00542824" w:rsidP="0039124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collected from the field were transferred to a digital format. A combination of Excel and R were used to calculate summary statistics. Height and diameter values were converted into a single Height-Diameter ratio (HDR). This was done so that each seedling had a single value describing its size.  Changes in density and seedling size were determined by subtracting the June 2024 values from the November 2023 values</w:t>
      </w:r>
    </w:p>
    <w:p w14:paraId="7E64EF6E" w14:textId="77777777" w:rsidR="00B20107" w:rsidRPr="00A60E93" w:rsidRDefault="00A90DF2" w:rsidP="00391242">
      <w:pPr>
        <w:spacing w:line="240" w:lineRule="auto"/>
        <w:ind w:firstLine="360"/>
        <w:rPr>
          <w:rFonts w:ascii="Times New Roman" w:eastAsia="Times New Roman" w:hAnsi="Times New Roman" w:cs="Times New Roman"/>
          <w:sz w:val="24"/>
          <w:szCs w:val="24"/>
        </w:rPr>
      </w:pPr>
      <w:r w:rsidRPr="00A60E93">
        <w:rPr>
          <w:rFonts w:ascii="Times New Roman" w:eastAsia="Times New Roman" w:hAnsi="Times New Roman" w:cs="Times New Roman"/>
          <w:sz w:val="24"/>
          <w:szCs w:val="24"/>
        </w:rPr>
        <w:t xml:space="preserve">To measure between significant changes between visit (Fall 2023, Spring 2024 and Fall 2024) and growth (mean height, diameter and HDR) an Analysis of Variance (ANOVA) was used to test for significant changes </w:t>
      </w:r>
      <w:r w:rsidRPr="00A60E93">
        <w:rPr>
          <w:rFonts w:ascii="Times New Roman" w:eastAsia="Times New Roman" w:hAnsi="Times New Roman" w:cs="Times New Roman"/>
          <w:sz w:val="24"/>
          <w:szCs w:val="24"/>
        </w:rPr>
        <w:lastRenderedPageBreak/>
        <w:t>and th</w:t>
      </w:r>
      <w:r w:rsidR="00B20107" w:rsidRPr="00A60E93">
        <w:rPr>
          <w:rFonts w:ascii="Times New Roman" w:eastAsia="Times New Roman" w:hAnsi="Times New Roman" w:cs="Times New Roman"/>
          <w:sz w:val="24"/>
          <w:szCs w:val="24"/>
        </w:rPr>
        <w:t>en</w:t>
      </w:r>
      <w:r w:rsidRPr="00A60E93">
        <w:rPr>
          <w:rFonts w:ascii="Times New Roman" w:eastAsia="Times New Roman" w:hAnsi="Times New Roman" w:cs="Times New Roman"/>
          <w:sz w:val="24"/>
          <w:szCs w:val="24"/>
        </w:rPr>
        <w:t xml:space="preserve"> </w:t>
      </w:r>
      <w:r w:rsidR="00B20107" w:rsidRPr="00A60E93">
        <w:rPr>
          <w:rFonts w:ascii="Times New Roman" w:eastAsia="Times New Roman" w:hAnsi="Times New Roman" w:cs="Times New Roman"/>
          <w:sz w:val="24"/>
          <w:szCs w:val="24"/>
        </w:rPr>
        <w:t>Tukey’s HSD test was used to test for significant changes between variables. A critical P-value of less than or equal to .05 was used to test for significance.</w:t>
      </w:r>
    </w:p>
    <w:p w14:paraId="4C637A26" w14:textId="4BCA696F" w:rsidR="001C7A2B" w:rsidRDefault="00B20107" w:rsidP="00391242">
      <w:pPr>
        <w:spacing w:line="240" w:lineRule="auto"/>
        <w:ind w:firstLine="360"/>
        <w:rPr>
          <w:rFonts w:ascii="Times New Roman" w:eastAsia="Times New Roman" w:hAnsi="Times New Roman" w:cs="Times New Roman"/>
          <w:sz w:val="24"/>
          <w:szCs w:val="24"/>
        </w:rPr>
      </w:pPr>
      <w:r w:rsidRPr="00A60E93">
        <w:rPr>
          <w:rFonts w:ascii="Times New Roman" w:eastAsia="Times New Roman" w:hAnsi="Times New Roman" w:cs="Times New Roman"/>
          <w:sz w:val="24"/>
          <w:szCs w:val="24"/>
        </w:rPr>
        <w:t>To see if variables were significantly impacting seedling survival, a Spearman correlation test was used. Measured variable values were correlated to the change in seedling density. A critical P-value of less than or equal to .05 was used to test for significance.</w:t>
      </w:r>
    </w:p>
    <w:p w14:paraId="33FEFC9F" w14:textId="77777777" w:rsidR="002D6445" w:rsidRPr="001C7A2B" w:rsidRDefault="00BE71C4" w:rsidP="00391242">
      <w:pPr>
        <w:pStyle w:val="Heading2"/>
        <w:spacing w:line="240" w:lineRule="auto"/>
        <w:rPr>
          <w:rFonts w:ascii="Times New Roman" w:hAnsi="Times New Roman" w:cs="Times New Roman"/>
        </w:rPr>
      </w:pPr>
      <w:bookmarkStart w:id="56" w:name="_Toc187847470"/>
      <w:bookmarkStart w:id="57" w:name="_Toc187847533"/>
      <w:r w:rsidRPr="001C7A2B">
        <w:rPr>
          <w:rFonts w:ascii="Times New Roman" w:hAnsi="Times New Roman" w:cs="Times New Roman"/>
        </w:rPr>
        <w:t>Cores</w:t>
      </w:r>
      <w:bookmarkEnd w:id="56"/>
      <w:bookmarkEnd w:id="57"/>
    </w:p>
    <w:p w14:paraId="1B36C686" w14:textId="4C605180" w:rsidR="003D69A4" w:rsidRPr="001C7A2B" w:rsidRDefault="003D69A4" w:rsidP="00391242">
      <w:pPr>
        <w:spacing w:line="240" w:lineRule="auto"/>
        <w:rPr>
          <w:rFonts w:ascii="Times New Roman" w:hAnsi="Times New Roman" w:cs="Times New Roman"/>
          <w:b/>
          <w:bCs/>
          <w:sz w:val="28"/>
          <w:szCs w:val="28"/>
        </w:rPr>
      </w:pPr>
      <w:r w:rsidRPr="001C7A2B">
        <w:rPr>
          <w:rFonts w:ascii="Times New Roman" w:hAnsi="Times New Roman" w:cs="Times New Roman"/>
          <w:b/>
          <w:bCs/>
          <w:sz w:val="28"/>
          <w:szCs w:val="28"/>
        </w:rPr>
        <w:t>Field Methods</w:t>
      </w:r>
    </w:p>
    <w:p w14:paraId="50E4F728" w14:textId="745EB794" w:rsidR="00B639FE" w:rsidRPr="001C7A2B" w:rsidRDefault="00BE71C4"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r>
      <w:r w:rsidR="00333382" w:rsidRPr="001C7A2B">
        <w:rPr>
          <w:rFonts w:ascii="Times New Roman" w:eastAsia="Times New Roman" w:hAnsi="Times New Roman" w:cs="Times New Roman"/>
          <w:sz w:val="24"/>
          <w:szCs w:val="24"/>
        </w:rPr>
        <w:t>To</w:t>
      </w:r>
      <w:r w:rsidRPr="001C7A2B">
        <w:rPr>
          <w:rFonts w:ascii="Times New Roman" w:eastAsia="Times New Roman" w:hAnsi="Times New Roman" w:cs="Times New Roman"/>
          <w:sz w:val="24"/>
          <w:szCs w:val="24"/>
        </w:rPr>
        <w:t xml:space="preserve"> determine the age and growth of Fremont </w:t>
      </w:r>
      <w:r w:rsidR="000E2593" w:rsidRPr="001C7A2B">
        <w:rPr>
          <w:rFonts w:ascii="Times New Roman" w:eastAsia="Times New Roman" w:hAnsi="Times New Roman" w:cs="Times New Roman"/>
          <w:sz w:val="24"/>
          <w:szCs w:val="24"/>
        </w:rPr>
        <w:t>c</w:t>
      </w:r>
      <w:r w:rsidRPr="001C7A2B">
        <w:rPr>
          <w:rFonts w:ascii="Times New Roman" w:eastAsia="Times New Roman" w:hAnsi="Times New Roman" w:cs="Times New Roman"/>
          <w:sz w:val="24"/>
          <w:szCs w:val="24"/>
        </w:rPr>
        <w:t xml:space="preserve">ottonwood and Gooding </w:t>
      </w:r>
      <w:r w:rsidR="000E2593" w:rsidRPr="001C7A2B">
        <w:rPr>
          <w:rFonts w:ascii="Times New Roman" w:eastAsia="Times New Roman" w:hAnsi="Times New Roman" w:cs="Times New Roman"/>
          <w:sz w:val="24"/>
          <w:szCs w:val="24"/>
        </w:rPr>
        <w:t>w</w:t>
      </w:r>
      <w:r w:rsidRPr="001C7A2B">
        <w:rPr>
          <w:rFonts w:ascii="Times New Roman" w:eastAsia="Times New Roman" w:hAnsi="Times New Roman" w:cs="Times New Roman"/>
          <w:sz w:val="24"/>
          <w:szCs w:val="24"/>
        </w:rPr>
        <w:t>illow</w:t>
      </w:r>
      <w:r w:rsidR="000E2593" w:rsidRPr="001C7A2B">
        <w:rPr>
          <w:rFonts w:ascii="Times New Roman" w:eastAsia="Times New Roman" w:hAnsi="Times New Roman" w:cs="Times New Roman"/>
          <w:sz w:val="24"/>
          <w:szCs w:val="24"/>
        </w:rPr>
        <w:t xml:space="preserve"> trees</w:t>
      </w:r>
      <w:r w:rsidRPr="001C7A2B">
        <w:rPr>
          <w:rFonts w:ascii="Times New Roman" w:eastAsia="Times New Roman" w:hAnsi="Times New Roman" w:cs="Times New Roman"/>
          <w:sz w:val="24"/>
          <w:szCs w:val="24"/>
        </w:rPr>
        <w:t>, tree cores were collected October 16th-20</w:t>
      </w:r>
      <w:r w:rsidRPr="001C7A2B">
        <w:rPr>
          <w:rFonts w:ascii="Times New Roman" w:eastAsia="Times New Roman" w:hAnsi="Times New Roman" w:cs="Times New Roman"/>
          <w:sz w:val="24"/>
          <w:szCs w:val="24"/>
          <w:vertAlign w:val="superscript"/>
        </w:rPr>
        <w:t>th</w:t>
      </w:r>
      <w:r w:rsidR="00FB6D55" w:rsidRPr="001C7A2B">
        <w:rPr>
          <w:rFonts w:ascii="Times New Roman" w:eastAsia="Times New Roman" w:hAnsi="Times New Roman" w:cs="Times New Roman"/>
          <w:sz w:val="24"/>
          <w:szCs w:val="24"/>
        </w:rPr>
        <w:t xml:space="preserve"> of 2023</w:t>
      </w:r>
      <w:r w:rsidRPr="001C7A2B">
        <w:rPr>
          <w:rFonts w:ascii="Times New Roman" w:eastAsia="Times New Roman" w:hAnsi="Times New Roman" w:cs="Times New Roman"/>
          <w:sz w:val="24"/>
          <w:szCs w:val="24"/>
        </w:rPr>
        <w:t xml:space="preserve"> at </w:t>
      </w:r>
      <w:r w:rsidR="009B45A8" w:rsidRPr="001C7A2B">
        <w:rPr>
          <w:rFonts w:ascii="Times New Roman" w:eastAsia="Times New Roman" w:hAnsi="Times New Roman" w:cs="Times New Roman"/>
          <w:sz w:val="24"/>
          <w:szCs w:val="24"/>
        </w:rPr>
        <w:t>all three study sites</w:t>
      </w:r>
      <w:r w:rsidRPr="001C7A2B">
        <w:rPr>
          <w:rFonts w:ascii="Times New Roman" w:eastAsia="Times New Roman" w:hAnsi="Times New Roman" w:cs="Times New Roman"/>
          <w:sz w:val="24"/>
          <w:szCs w:val="24"/>
        </w:rPr>
        <w:t xml:space="preserve">. </w:t>
      </w:r>
      <w:r w:rsidR="00465BEB" w:rsidRPr="001C7A2B">
        <w:rPr>
          <w:rFonts w:ascii="Times New Roman" w:eastAsia="Times New Roman" w:hAnsi="Times New Roman" w:cs="Times New Roman"/>
          <w:sz w:val="24"/>
          <w:szCs w:val="24"/>
        </w:rPr>
        <w:t xml:space="preserve">Fremont </w:t>
      </w:r>
      <w:r w:rsidR="000E2593" w:rsidRPr="001C7A2B">
        <w:rPr>
          <w:rFonts w:ascii="Times New Roman" w:eastAsia="Times New Roman" w:hAnsi="Times New Roman" w:cs="Times New Roman"/>
          <w:sz w:val="24"/>
          <w:szCs w:val="24"/>
        </w:rPr>
        <w:t>c</w:t>
      </w:r>
      <w:r w:rsidR="00465BEB" w:rsidRPr="001C7A2B">
        <w:rPr>
          <w:rFonts w:ascii="Times New Roman" w:eastAsia="Times New Roman" w:hAnsi="Times New Roman" w:cs="Times New Roman"/>
          <w:sz w:val="24"/>
          <w:szCs w:val="24"/>
        </w:rPr>
        <w:t xml:space="preserve">ottonwood and Gooding </w:t>
      </w:r>
      <w:r w:rsidR="00CC12CF" w:rsidRPr="001C7A2B">
        <w:rPr>
          <w:rFonts w:ascii="Times New Roman" w:eastAsia="Times New Roman" w:hAnsi="Times New Roman" w:cs="Times New Roman"/>
          <w:sz w:val="24"/>
          <w:szCs w:val="24"/>
        </w:rPr>
        <w:t>w</w:t>
      </w:r>
      <w:r w:rsidR="00465BEB" w:rsidRPr="001C7A2B">
        <w:rPr>
          <w:rFonts w:ascii="Times New Roman" w:eastAsia="Times New Roman" w:hAnsi="Times New Roman" w:cs="Times New Roman"/>
          <w:sz w:val="24"/>
          <w:szCs w:val="24"/>
        </w:rPr>
        <w:t>illow in good health were cored</w:t>
      </w:r>
      <w:r w:rsidRPr="001C7A2B">
        <w:rPr>
          <w:rFonts w:ascii="Times New Roman" w:eastAsia="Times New Roman" w:hAnsi="Times New Roman" w:cs="Times New Roman"/>
          <w:sz w:val="24"/>
          <w:szCs w:val="24"/>
        </w:rPr>
        <w:t xml:space="preserve">. </w:t>
      </w:r>
      <w:r w:rsidR="00E51367" w:rsidRPr="001C7A2B">
        <w:rPr>
          <w:rFonts w:ascii="Times New Roman" w:eastAsia="Times New Roman" w:hAnsi="Times New Roman" w:cs="Times New Roman"/>
          <w:sz w:val="24"/>
          <w:szCs w:val="24"/>
        </w:rPr>
        <w:t>A variety of size classes across the floodplain were selected</w:t>
      </w:r>
      <w:r w:rsidR="000E2593" w:rsidRPr="001C7A2B">
        <w:rPr>
          <w:rFonts w:ascii="Times New Roman" w:eastAsia="Times New Roman" w:hAnsi="Times New Roman" w:cs="Times New Roman"/>
          <w:sz w:val="24"/>
          <w:szCs w:val="24"/>
        </w:rPr>
        <w:t xml:space="preserve"> for coring</w:t>
      </w:r>
      <w:r w:rsidR="00E51367" w:rsidRPr="001C7A2B">
        <w:rPr>
          <w:rFonts w:ascii="Times New Roman" w:eastAsia="Times New Roman" w:hAnsi="Times New Roman" w:cs="Times New Roman"/>
          <w:sz w:val="24"/>
          <w:szCs w:val="24"/>
        </w:rPr>
        <w:t>.</w:t>
      </w:r>
    </w:p>
    <w:p w14:paraId="77201697" w14:textId="66D83989" w:rsidR="00E51367" w:rsidRPr="001C7A2B" w:rsidRDefault="00E51367"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Cores were collected with a</w:t>
      </w:r>
      <w:r w:rsidR="00D775C2" w:rsidRPr="001C7A2B">
        <w:rPr>
          <w:rFonts w:ascii="Times New Roman" w:eastAsia="Times New Roman" w:hAnsi="Times New Roman" w:cs="Times New Roman"/>
          <w:sz w:val="24"/>
          <w:szCs w:val="24"/>
        </w:rPr>
        <w:t xml:space="preserve"> </w:t>
      </w:r>
      <w:proofErr w:type="spellStart"/>
      <w:r w:rsidR="00D775C2" w:rsidRPr="001C7A2B">
        <w:rPr>
          <w:rFonts w:ascii="Times New Roman" w:eastAsia="Times New Roman" w:hAnsi="Times New Roman" w:cs="Times New Roman"/>
          <w:sz w:val="24"/>
          <w:szCs w:val="24"/>
        </w:rPr>
        <w:t>Haglof</w:t>
      </w:r>
      <w:proofErr w:type="spellEnd"/>
      <w:r w:rsidR="00834D6B">
        <w:rPr>
          <w:rFonts w:ascii="Times New Roman" w:eastAsia="Times New Roman" w:hAnsi="Times New Roman" w:cs="Times New Roman"/>
          <w:sz w:val="24"/>
          <w:szCs w:val="24"/>
        </w:rPr>
        <w:t xml:space="preserve"> 406 mm</w:t>
      </w:r>
      <w:r w:rsidR="00D775C2" w:rsidRPr="001C7A2B">
        <w:rPr>
          <w:rFonts w:ascii="Times New Roman" w:eastAsia="Times New Roman" w:hAnsi="Times New Roman" w:cs="Times New Roman"/>
          <w:sz w:val="24"/>
          <w:szCs w:val="24"/>
        </w:rPr>
        <w:t>, 2 thread, 5.15</w:t>
      </w:r>
      <w:ins w:id="58" w:author="Abraham E Springer" w:date="2024-10-18T14:39:00Z" w16du:dateUtc="2024-10-18T21:39:00Z">
        <w:r w:rsidR="00E579B3">
          <w:rPr>
            <w:rFonts w:ascii="Times New Roman" w:eastAsia="Times New Roman" w:hAnsi="Times New Roman" w:cs="Times New Roman"/>
            <w:sz w:val="24"/>
            <w:szCs w:val="24"/>
          </w:rPr>
          <w:t xml:space="preserve"> </w:t>
        </w:r>
      </w:ins>
      <w:r w:rsidR="00D775C2" w:rsidRPr="001C7A2B">
        <w:rPr>
          <w:rFonts w:ascii="Times New Roman" w:eastAsia="Times New Roman" w:hAnsi="Times New Roman" w:cs="Times New Roman"/>
          <w:sz w:val="24"/>
          <w:szCs w:val="24"/>
        </w:rPr>
        <w:t xml:space="preserve">mm </w:t>
      </w:r>
      <w:r w:rsidRPr="001C7A2B">
        <w:rPr>
          <w:rFonts w:ascii="Times New Roman" w:eastAsia="Times New Roman" w:hAnsi="Times New Roman" w:cs="Times New Roman"/>
          <w:sz w:val="24"/>
          <w:szCs w:val="24"/>
        </w:rPr>
        <w:t xml:space="preserve">increment borer </w:t>
      </w:r>
      <w:r w:rsidR="0054703F" w:rsidRPr="001C7A2B">
        <w:rPr>
          <w:rFonts w:ascii="Times New Roman" w:eastAsia="Times New Roman" w:hAnsi="Times New Roman" w:cs="Times New Roman"/>
          <w:sz w:val="24"/>
          <w:szCs w:val="24"/>
        </w:rPr>
        <w:t>attached</w:t>
      </w:r>
      <w:r w:rsidRPr="001C7A2B">
        <w:rPr>
          <w:rFonts w:ascii="Times New Roman" w:eastAsia="Times New Roman" w:hAnsi="Times New Roman" w:cs="Times New Roman"/>
          <w:sz w:val="24"/>
          <w:szCs w:val="24"/>
        </w:rPr>
        <w:t xml:space="preserve"> to Stihl 044 saw motor (Figure </w:t>
      </w:r>
      <w:r w:rsidR="00E75DAF">
        <w:rPr>
          <w:rFonts w:ascii="Times New Roman" w:eastAsia="Times New Roman" w:hAnsi="Times New Roman" w:cs="Times New Roman"/>
          <w:sz w:val="24"/>
          <w:szCs w:val="24"/>
        </w:rPr>
        <w:t>5</w:t>
      </w:r>
      <w:r w:rsidRPr="001C7A2B">
        <w:rPr>
          <w:rFonts w:ascii="Times New Roman" w:eastAsia="Times New Roman" w:hAnsi="Times New Roman" w:cs="Times New Roman"/>
          <w:sz w:val="24"/>
          <w:szCs w:val="24"/>
        </w:rPr>
        <w:t xml:space="preserve">). The </w:t>
      </w:r>
      <w:r w:rsidR="00D775C2" w:rsidRPr="001C7A2B">
        <w:rPr>
          <w:rFonts w:ascii="Times New Roman" w:eastAsia="Times New Roman" w:hAnsi="Times New Roman" w:cs="Times New Roman"/>
          <w:sz w:val="24"/>
          <w:szCs w:val="24"/>
        </w:rPr>
        <w:t>borer</w:t>
      </w:r>
      <w:r w:rsidRPr="001C7A2B">
        <w:rPr>
          <w:rFonts w:ascii="Times New Roman" w:eastAsia="Times New Roman" w:hAnsi="Times New Roman" w:cs="Times New Roman"/>
          <w:sz w:val="24"/>
          <w:szCs w:val="24"/>
        </w:rPr>
        <w:t xml:space="preserve"> was aimed as low on the tree trunk as possible</w:t>
      </w:r>
      <w:r w:rsidR="003D69A4" w:rsidRPr="001C7A2B">
        <w:rPr>
          <w:rFonts w:ascii="Times New Roman" w:eastAsia="Times New Roman" w:hAnsi="Times New Roman" w:cs="Times New Roman"/>
          <w:sz w:val="24"/>
          <w:szCs w:val="24"/>
        </w:rPr>
        <w:t>, at an angle perpendicular to the tree’s lean</w:t>
      </w:r>
      <w:r w:rsidRPr="001C7A2B">
        <w:rPr>
          <w:rFonts w:ascii="Times New Roman" w:eastAsia="Times New Roman" w:hAnsi="Times New Roman" w:cs="Times New Roman"/>
          <w:sz w:val="24"/>
          <w:szCs w:val="24"/>
        </w:rPr>
        <w:t xml:space="preserve"> and aimed to be as close to the pith as possible.</w:t>
      </w:r>
      <w:r w:rsidR="003D69A4" w:rsidRPr="001C7A2B">
        <w:rPr>
          <w:rFonts w:ascii="Times New Roman" w:eastAsia="Times New Roman" w:hAnsi="Times New Roman" w:cs="Times New Roman"/>
          <w:sz w:val="24"/>
          <w:szCs w:val="24"/>
        </w:rPr>
        <w:t xml:space="preserve"> </w:t>
      </w:r>
    </w:p>
    <w:p w14:paraId="0E7E0707" w14:textId="77777777" w:rsidR="00F6125C" w:rsidRDefault="001D30C3" w:rsidP="00F6125C">
      <w:pPr>
        <w:keepNext/>
        <w:spacing w:line="240" w:lineRule="auto"/>
        <w:jc w:val="center"/>
      </w:pPr>
      <w:r w:rsidRPr="001C7A2B">
        <w:rPr>
          <w:rFonts w:ascii="Times New Roman" w:eastAsia="Times New Roman" w:hAnsi="Times New Roman" w:cs="Times New Roman"/>
          <w:noProof/>
          <w:sz w:val="24"/>
          <w:szCs w:val="24"/>
        </w:rPr>
        <w:drawing>
          <wp:inline distT="0" distB="0" distL="0" distR="0" wp14:anchorId="3CD2C7B7" wp14:editId="0AB16E81">
            <wp:extent cx="3131820" cy="2348865"/>
            <wp:effectExtent l="0" t="0" r="0" b="0"/>
            <wp:docPr id="746950088" name="Picture 1" descr="A couple of men in the w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0088" name="Picture 1" descr="A couple of men in the wood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1820" cy="2348865"/>
                    </a:xfrm>
                    <a:prstGeom prst="rect">
                      <a:avLst/>
                    </a:prstGeom>
                  </pic:spPr>
                </pic:pic>
              </a:graphicData>
            </a:graphic>
          </wp:inline>
        </w:drawing>
      </w:r>
    </w:p>
    <w:p w14:paraId="1366B65C" w14:textId="6AF68CC9" w:rsidR="00E51367" w:rsidRPr="001C7A2B" w:rsidRDefault="00F6125C" w:rsidP="00F6125C">
      <w:pPr>
        <w:pStyle w:val="Caption"/>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5</w:t>
      </w:r>
      <w:r>
        <w:fldChar w:fldCharType="end"/>
      </w:r>
      <w:r w:rsidRPr="00F6125C">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Increment borer attached to saw motor. Photo courtesy of Dr. David Merritt.</w:t>
      </w:r>
    </w:p>
    <w:p w14:paraId="42645840" w14:textId="305EFB20" w:rsidR="00E51367" w:rsidRDefault="00E51367" w:rsidP="00FB2CEC">
      <w:pPr>
        <w:spacing w:line="240" w:lineRule="auto"/>
        <w:jc w:val="center"/>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Figure </w:t>
      </w:r>
      <w:r w:rsidR="00FB2CEC">
        <w:rPr>
          <w:rFonts w:ascii="Times New Roman" w:eastAsia="Times New Roman" w:hAnsi="Times New Roman" w:cs="Times New Roman"/>
          <w:sz w:val="24"/>
          <w:szCs w:val="24"/>
        </w:rPr>
        <w:t>5</w:t>
      </w:r>
      <w:r w:rsidRPr="001C7A2B">
        <w:rPr>
          <w:rFonts w:ascii="Times New Roman" w:eastAsia="Times New Roman" w:hAnsi="Times New Roman" w:cs="Times New Roman"/>
          <w:sz w:val="24"/>
          <w:szCs w:val="24"/>
        </w:rPr>
        <w:t xml:space="preserve">. </w:t>
      </w:r>
    </w:p>
    <w:p w14:paraId="5EE5FD90" w14:textId="77777777" w:rsidR="00FB2CEC" w:rsidRPr="001C7A2B" w:rsidRDefault="00FB2CEC" w:rsidP="00FB2CEC">
      <w:pPr>
        <w:spacing w:line="240" w:lineRule="auto"/>
        <w:jc w:val="center"/>
        <w:rPr>
          <w:rFonts w:ascii="Times New Roman" w:eastAsia="Times New Roman" w:hAnsi="Times New Roman" w:cs="Times New Roman"/>
          <w:sz w:val="24"/>
          <w:szCs w:val="24"/>
        </w:rPr>
      </w:pPr>
    </w:p>
    <w:p w14:paraId="5570CF1A" w14:textId="007C4166" w:rsidR="00E51367" w:rsidRPr="001C7A2B" w:rsidRDefault="00E51367"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The borer was then drilled into the tree far enough to ensure that the pith had been passed. This ensured that an age could be estimated. </w:t>
      </w:r>
      <w:r w:rsidR="00D775C2" w:rsidRPr="001C7A2B">
        <w:rPr>
          <w:rFonts w:ascii="Times New Roman" w:eastAsia="Times New Roman" w:hAnsi="Times New Roman" w:cs="Times New Roman"/>
          <w:sz w:val="24"/>
          <w:szCs w:val="24"/>
        </w:rPr>
        <w:t xml:space="preserve">For trees with a radius larger than </w:t>
      </w:r>
      <w:r w:rsidR="00834D6B">
        <w:rPr>
          <w:rFonts w:ascii="Times New Roman" w:eastAsia="Times New Roman" w:hAnsi="Times New Roman" w:cs="Times New Roman"/>
          <w:sz w:val="24"/>
          <w:szCs w:val="24"/>
        </w:rPr>
        <w:t>40 cm</w:t>
      </w:r>
      <w:r w:rsidR="00D775C2" w:rsidRPr="001C7A2B">
        <w:rPr>
          <w:rFonts w:ascii="Times New Roman" w:eastAsia="Times New Roman" w:hAnsi="Times New Roman" w:cs="Times New Roman"/>
          <w:sz w:val="24"/>
          <w:szCs w:val="24"/>
        </w:rPr>
        <w:t xml:space="preserve">, the borer was inserted all the way to record as many years as possible. </w:t>
      </w:r>
      <w:r w:rsidRPr="001C7A2B">
        <w:rPr>
          <w:rFonts w:ascii="Times New Roman" w:eastAsia="Times New Roman" w:hAnsi="Times New Roman" w:cs="Times New Roman"/>
          <w:sz w:val="24"/>
          <w:szCs w:val="24"/>
        </w:rPr>
        <w:t xml:space="preserve">After the borer was in the tree, the spoon was inserted into the borer and the core was extracted. </w:t>
      </w:r>
      <w:r w:rsidR="00E0669F" w:rsidRPr="001C7A2B">
        <w:rPr>
          <w:rFonts w:ascii="Times New Roman" w:eastAsia="Times New Roman" w:hAnsi="Times New Roman" w:cs="Times New Roman"/>
          <w:sz w:val="24"/>
          <w:szCs w:val="24"/>
        </w:rPr>
        <w:t>While this was being done, another crew member measured the diameter of tree at the elevation the core was taken</w:t>
      </w:r>
      <w:r w:rsidR="00E579B3">
        <w:rPr>
          <w:rFonts w:ascii="Times New Roman" w:eastAsia="Times New Roman" w:hAnsi="Times New Roman" w:cs="Times New Roman"/>
          <w:sz w:val="24"/>
          <w:szCs w:val="24"/>
        </w:rPr>
        <w:t>,</w:t>
      </w:r>
      <w:r w:rsidR="00E0669F" w:rsidRPr="001C7A2B">
        <w:rPr>
          <w:rFonts w:ascii="Times New Roman" w:eastAsia="Times New Roman" w:hAnsi="Times New Roman" w:cs="Times New Roman"/>
          <w:sz w:val="24"/>
          <w:szCs w:val="24"/>
        </w:rPr>
        <w:t xml:space="preserve"> a GPS point</w:t>
      </w:r>
      <w:r w:rsidR="00E579B3">
        <w:rPr>
          <w:rFonts w:ascii="Times New Roman" w:eastAsia="Times New Roman" w:hAnsi="Times New Roman" w:cs="Times New Roman"/>
          <w:sz w:val="24"/>
          <w:szCs w:val="24"/>
        </w:rPr>
        <w:t xml:space="preserve"> was recorded,</w:t>
      </w:r>
      <w:r w:rsidR="00E0669F" w:rsidRPr="001C7A2B">
        <w:rPr>
          <w:rFonts w:ascii="Times New Roman" w:eastAsia="Times New Roman" w:hAnsi="Times New Roman" w:cs="Times New Roman"/>
          <w:sz w:val="24"/>
          <w:szCs w:val="24"/>
        </w:rPr>
        <w:t xml:space="preserve"> and notes</w:t>
      </w:r>
      <w:r w:rsidR="00E579B3">
        <w:rPr>
          <w:rFonts w:ascii="Times New Roman" w:eastAsia="Times New Roman" w:hAnsi="Times New Roman" w:cs="Times New Roman"/>
          <w:sz w:val="24"/>
          <w:szCs w:val="24"/>
        </w:rPr>
        <w:t xml:space="preserve"> were taken</w:t>
      </w:r>
      <w:r w:rsidR="00E0669F" w:rsidRPr="001C7A2B">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 xml:space="preserve">The core was placed into </w:t>
      </w:r>
      <w:r w:rsidR="00E0669F" w:rsidRPr="001C7A2B">
        <w:rPr>
          <w:rFonts w:ascii="Times New Roman" w:eastAsia="Times New Roman" w:hAnsi="Times New Roman" w:cs="Times New Roman"/>
          <w:sz w:val="24"/>
          <w:szCs w:val="24"/>
        </w:rPr>
        <w:t xml:space="preserve">a paper straw with the tree ID, diameter and species written on it. </w:t>
      </w:r>
    </w:p>
    <w:p w14:paraId="20040BB6" w14:textId="77777777" w:rsidR="003D69A4" w:rsidRPr="001C7A2B" w:rsidRDefault="00B639FE"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r>
    </w:p>
    <w:p w14:paraId="7401F0A6" w14:textId="5522B2CE" w:rsidR="003D69A4" w:rsidRPr="001C7A2B" w:rsidRDefault="003D69A4"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Laboratory Methods</w:t>
      </w:r>
    </w:p>
    <w:p w14:paraId="084D2FD5" w14:textId="3626096E" w:rsidR="00B639FE" w:rsidRPr="001C7A2B" w:rsidRDefault="003D69A4"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r>
      <w:r w:rsidR="00E579B3">
        <w:rPr>
          <w:rFonts w:ascii="Times New Roman" w:eastAsia="Times New Roman" w:hAnsi="Times New Roman" w:cs="Times New Roman"/>
          <w:sz w:val="24"/>
          <w:szCs w:val="24"/>
        </w:rPr>
        <w:t>T</w:t>
      </w:r>
      <w:r w:rsidR="00B16521" w:rsidRPr="001C7A2B">
        <w:rPr>
          <w:rFonts w:ascii="Times New Roman" w:eastAsia="Times New Roman" w:hAnsi="Times New Roman" w:cs="Times New Roman"/>
          <w:sz w:val="24"/>
          <w:szCs w:val="24"/>
        </w:rPr>
        <w:t xml:space="preserve">o prepare </w:t>
      </w:r>
      <w:r w:rsidR="00E579B3">
        <w:rPr>
          <w:rFonts w:ascii="Times New Roman" w:eastAsia="Times New Roman" w:hAnsi="Times New Roman" w:cs="Times New Roman"/>
          <w:sz w:val="24"/>
          <w:szCs w:val="24"/>
        </w:rPr>
        <w:t>t</w:t>
      </w:r>
      <w:r w:rsidR="00B16521" w:rsidRPr="001C7A2B">
        <w:rPr>
          <w:rFonts w:ascii="Times New Roman" w:eastAsia="Times New Roman" w:hAnsi="Times New Roman" w:cs="Times New Roman"/>
          <w:sz w:val="24"/>
          <w:szCs w:val="24"/>
        </w:rPr>
        <w:t>he cores</w:t>
      </w:r>
      <w:r w:rsidR="00E579B3">
        <w:rPr>
          <w:rFonts w:ascii="Times New Roman" w:eastAsia="Times New Roman" w:hAnsi="Times New Roman" w:cs="Times New Roman"/>
          <w:sz w:val="24"/>
          <w:szCs w:val="24"/>
        </w:rPr>
        <w:t xml:space="preserve"> for </w:t>
      </w:r>
      <w:r w:rsidR="00D020C6">
        <w:rPr>
          <w:rFonts w:ascii="Times New Roman" w:eastAsia="Times New Roman" w:hAnsi="Times New Roman" w:cs="Times New Roman"/>
          <w:sz w:val="24"/>
          <w:szCs w:val="24"/>
        </w:rPr>
        <w:t>ring measurement, they</w:t>
      </w:r>
      <w:r w:rsidR="000E2593" w:rsidRPr="001C7A2B">
        <w:rPr>
          <w:rFonts w:ascii="Times New Roman" w:eastAsia="Times New Roman" w:hAnsi="Times New Roman" w:cs="Times New Roman"/>
          <w:sz w:val="24"/>
          <w:szCs w:val="24"/>
        </w:rPr>
        <w:t xml:space="preserve"> were</w:t>
      </w:r>
      <w:r w:rsidR="00B16521" w:rsidRPr="001C7A2B">
        <w:rPr>
          <w:rFonts w:ascii="Times New Roman" w:eastAsia="Times New Roman" w:hAnsi="Times New Roman" w:cs="Times New Roman"/>
          <w:sz w:val="24"/>
          <w:szCs w:val="24"/>
        </w:rPr>
        <w:t xml:space="preserve"> air dried for weeks until they were dry enough to be mounted. </w:t>
      </w:r>
      <w:r w:rsidR="000E2593" w:rsidRPr="001C7A2B">
        <w:rPr>
          <w:rFonts w:ascii="Times New Roman" w:eastAsia="Times New Roman" w:hAnsi="Times New Roman" w:cs="Times New Roman"/>
          <w:sz w:val="24"/>
          <w:szCs w:val="24"/>
        </w:rPr>
        <w:t>After drying</w:t>
      </w:r>
      <w:r w:rsidR="00B16521" w:rsidRPr="001C7A2B">
        <w:rPr>
          <w:rFonts w:ascii="Times New Roman" w:eastAsia="Times New Roman" w:hAnsi="Times New Roman" w:cs="Times New Roman"/>
          <w:sz w:val="24"/>
          <w:szCs w:val="24"/>
        </w:rPr>
        <w:t xml:space="preserve">, cores were glued to grooved wooden mounts and taped so that they would stay in place while the glue dried. </w:t>
      </w:r>
      <w:r w:rsidR="000E2593" w:rsidRPr="001C7A2B">
        <w:rPr>
          <w:rFonts w:ascii="Times New Roman" w:eastAsia="Times New Roman" w:hAnsi="Times New Roman" w:cs="Times New Roman"/>
          <w:sz w:val="24"/>
          <w:szCs w:val="24"/>
        </w:rPr>
        <w:t>T</w:t>
      </w:r>
      <w:r w:rsidR="00B16521" w:rsidRPr="001C7A2B">
        <w:rPr>
          <w:rFonts w:ascii="Times New Roman" w:eastAsia="Times New Roman" w:hAnsi="Times New Roman" w:cs="Times New Roman"/>
          <w:sz w:val="24"/>
          <w:szCs w:val="24"/>
        </w:rPr>
        <w:t xml:space="preserve">he cores were sanded with an electric sander, starting with 120 </w:t>
      </w:r>
      <w:proofErr w:type="gramStart"/>
      <w:r w:rsidR="00B16521" w:rsidRPr="001C7A2B">
        <w:rPr>
          <w:rFonts w:ascii="Times New Roman" w:eastAsia="Times New Roman" w:hAnsi="Times New Roman" w:cs="Times New Roman"/>
          <w:sz w:val="24"/>
          <w:szCs w:val="24"/>
        </w:rPr>
        <w:t>grit</w:t>
      </w:r>
      <w:proofErr w:type="gramEnd"/>
      <w:r w:rsidR="00B16521" w:rsidRPr="001C7A2B">
        <w:rPr>
          <w:rFonts w:ascii="Times New Roman" w:eastAsia="Times New Roman" w:hAnsi="Times New Roman" w:cs="Times New Roman"/>
          <w:sz w:val="24"/>
          <w:szCs w:val="24"/>
        </w:rPr>
        <w:t xml:space="preserve">, followed with 240 grit and 400 grit sandpaper. Cores were polished with 1200 grit sandpaper as needed at the dissecting microscope. </w:t>
      </w:r>
    </w:p>
    <w:p w14:paraId="4B93338A" w14:textId="456968C6" w:rsidR="0013038C" w:rsidRPr="001C7A2B" w:rsidRDefault="00B16521"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The cores were placed under a dissecting microscope and rings were counted and marked. For cores without a pith,</w:t>
      </w:r>
      <w:r w:rsidR="0013038C" w:rsidRPr="001C7A2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0E2593" w:rsidRPr="001C7A2B">
        <w:rPr>
          <w:rFonts w:ascii="Times New Roman" w:hAnsi="Times New Roman" w:cs="Times New Roman"/>
          <w:color w:val="222222"/>
          <w:sz w:val="24"/>
          <w:szCs w:val="24"/>
          <w:shd w:val="clear" w:color="auto" w:fill="FFFFFF"/>
        </w:rPr>
        <w:t>T</w:t>
      </w:r>
      <w:r w:rsidR="0013038C" w:rsidRPr="001C7A2B">
        <w:rPr>
          <w:rFonts w:ascii="Times New Roman" w:hAnsi="Times New Roman" w:cs="Times New Roman"/>
          <w:color w:val="222222"/>
          <w:sz w:val="24"/>
          <w:szCs w:val="24"/>
          <w:shd w:val="clear" w:color="auto" w:fill="FFFFFF"/>
        </w:rPr>
        <w:t xml:space="preserve">he Pith Estimator tool </w:t>
      </w:r>
      <w:r w:rsidR="00970E50" w:rsidRPr="001C7A2B">
        <w:rPr>
          <w:rFonts w:ascii="Times New Roman" w:hAnsi="Times New Roman" w:cs="Times New Roman"/>
          <w:color w:val="222222"/>
          <w:sz w:val="24"/>
          <w:szCs w:val="24"/>
          <w:shd w:val="clear" w:color="auto" w:fill="FFFFFF"/>
        </w:rPr>
        <w:t xml:space="preserve">in </w:t>
      </w:r>
      <w:proofErr w:type="spellStart"/>
      <w:r w:rsidR="00970E50" w:rsidRPr="001C7A2B">
        <w:rPr>
          <w:rFonts w:ascii="Times New Roman" w:hAnsi="Times New Roman" w:cs="Times New Roman"/>
          <w:color w:val="222222"/>
          <w:sz w:val="24"/>
          <w:szCs w:val="24"/>
          <w:shd w:val="clear" w:color="auto" w:fill="FFFFFF"/>
        </w:rPr>
        <w:t>CooRecorder</w:t>
      </w:r>
      <w:proofErr w:type="spellEnd"/>
      <w:r w:rsidR="00970E50" w:rsidRPr="001C7A2B">
        <w:rPr>
          <w:rFonts w:ascii="Times New Roman" w:hAnsi="Times New Roman" w:cs="Times New Roman"/>
          <w:color w:val="222222"/>
          <w:sz w:val="24"/>
          <w:szCs w:val="24"/>
          <w:shd w:val="clear" w:color="auto" w:fill="FFFFFF"/>
        </w:rPr>
        <w:t xml:space="preserve"> was also</w:t>
      </w:r>
      <w:r w:rsidR="0013038C" w:rsidRPr="001C7A2B">
        <w:rPr>
          <w:rFonts w:ascii="Times New Roman" w:hAnsi="Times New Roman" w:cs="Times New Roman"/>
          <w:color w:val="222222"/>
          <w:sz w:val="24"/>
          <w:szCs w:val="24"/>
          <w:shd w:val="clear" w:color="auto" w:fill="FFFFFF"/>
        </w:rPr>
        <w:t xml:space="preserve"> used to estimate the distance and age to the pith. </w:t>
      </w:r>
      <w:r w:rsidR="00B639FE" w:rsidRPr="001C7A2B">
        <w:rPr>
          <w:rFonts w:ascii="Times New Roman" w:eastAsia="Times New Roman" w:hAnsi="Times New Roman" w:cs="Times New Roman"/>
          <w:sz w:val="24"/>
          <w:szCs w:val="24"/>
        </w:rPr>
        <w:t xml:space="preserve">Ages </w:t>
      </w:r>
      <w:r w:rsidR="0013038C" w:rsidRPr="001C7A2B">
        <w:rPr>
          <w:rFonts w:ascii="Times New Roman" w:eastAsia="Times New Roman" w:hAnsi="Times New Roman" w:cs="Times New Roman"/>
          <w:sz w:val="24"/>
          <w:szCs w:val="24"/>
        </w:rPr>
        <w:t xml:space="preserve">of the innermost ring as well as the estimated pith date </w:t>
      </w:r>
      <w:r w:rsidR="00B639FE" w:rsidRPr="001C7A2B">
        <w:rPr>
          <w:rFonts w:ascii="Times New Roman" w:eastAsia="Times New Roman" w:hAnsi="Times New Roman" w:cs="Times New Roman"/>
          <w:sz w:val="24"/>
          <w:szCs w:val="24"/>
        </w:rPr>
        <w:t>were recorded</w:t>
      </w:r>
      <w:r w:rsidR="0013038C" w:rsidRPr="001C7A2B">
        <w:rPr>
          <w:rFonts w:ascii="Times New Roman" w:eastAsia="Times New Roman" w:hAnsi="Times New Roman" w:cs="Times New Roman"/>
          <w:sz w:val="24"/>
          <w:szCs w:val="24"/>
        </w:rPr>
        <w:t xml:space="preserve">. For cores </w:t>
      </w:r>
      <w:r w:rsidR="00333681" w:rsidRPr="001C7A2B">
        <w:rPr>
          <w:rFonts w:ascii="Times New Roman" w:eastAsia="Times New Roman" w:hAnsi="Times New Roman" w:cs="Times New Roman"/>
          <w:sz w:val="24"/>
          <w:szCs w:val="24"/>
        </w:rPr>
        <w:t>where</w:t>
      </w:r>
      <w:r w:rsidR="0013038C" w:rsidRPr="001C7A2B">
        <w:rPr>
          <w:rFonts w:ascii="Times New Roman" w:eastAsia="Times New Roman" w:hAnsi="Times New Roman" w:cs="Times New Roman"/>
          <w:sz w:val="24"/>
          <w:szCs w:val="24"/>
        </w:rPr>
        <w:t xml:space="preserve"> a pith date </w:t>
      </w:r>
      <w:r w:rsidR="0013038C" w:rsidRPr="001C7A2B">
        <w:rPr>
          <w:rFonts w:ascii="Times New Roman" w:eastAsia="Times New Roman" w:hAnsi="Times New Roman" w:cs="Times New Roman"/>
          <w:sz w:val="24"/>
          <w:szCs w:val="24"/>
        </w:rPr>
        <w:lastRenderedPageBreak/>
        <w:t>could not be estimated, a minimum age was recorded.</w:t>
      </w:r>
      <w:r w:rsidR="00970E50" w:rsidRPr="001C7A2B">
        <w:rPr>
          <w:rFonts w:ascii="Times New Roman" w:eastAsia="Times New Roman" w:hAnsi="Times New Roman" w:cs="Times New Roman"/>
          <w:sz w:val="24"/>
          <w:szCs w:val="24"/>
        </w:rPr>
        <w:t xml:space="preserve"> </w:t>
      </w:r>
      <w:r w:rsidR="00B639FE" w:rsidRPr="001C7A2B">
        <w:rPr>
          <w:rFonts w:ascii="Times New Roman" w:eastAsia="Times New Roman" w:hAnsi="Times New Roman" w:cs="Times New Roman"/>
          <w:sz w:val="24"/>
          <w:szCs w:val="24"/>
        </w:rPr>
        <w:t xml:space="preserve">Some cores </w:t>
      </w:r>
      <w:r w:rsidR="0013038C" w:rsidRPr="001C7A2B">
        <w:rPr>
          <w:rFonts w:ascii="Times New Roman" w:eastAsia="Times New Roman" w:hAnsi="Times New Roman" w:cs="Times New Roman"/>
          <w:sz w:val="24"/>
          <w:szCs w:val="24"/>
        </w:rPr>
        <w:t xml:space="preserve">were unable to be dated due to fractures, missing segments, rotten </w:t>
      </w:r>
      <w:r w:rsidR="00333681" w:rsidRPr="001C7A2B">
        <w:rPr>
          <w:rFonts w:ascii="Times New Roman" w:eastAsia="Times New Roman" w:hAnsi="Times New Roman" w:cs="Times New Roman"/>
          <w:sz w:val="24"/>
          <w:szCs w:val="24"/>
        </w:rPr>
        <w:t>wood,</w:t>
      </w:r>
      <w:r w:rsidR="0013038C" w:rsidRPr="001C7A2B">
        <w:rPr>
          <w:rFonts w:ascii="Times New Roman" w:eastAsia="Times New Roman" w:hAnsi="Times New Roman" w:cs="Times New Roman"/>
          <w:sz w:val="24"/>
          <w:szCs w:val="24"/>
        </w:rPr>
        <w:t xml:space="preserve"> or other problems.</w:t>
      </w:r>
    </w:p>
    <w:p w14:paraId="559C2372" w14:textId="019547DD" w:rsidR="002A4FBD" w:rsidRPr="001C7A2B" w:rsidRDefault="00333681"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To </w:t>
      </w:r>
      <w:r w:rsidR="0013038C" w:rsidRPr="001C7A2B">
        <w:rPr>
          <w:rFonts w:ascii="Times New Roman" w:eastAsia="Times New Roman" w:hAnsi="Times New Roman" w:cs="Times New Roman"/>
          <w:sz w:val="24"/>
          <w:szCs w:val="24"/>
        </w:rPr>
        <w:t xml:space="preserve">measure the ring widths of each core, the cores had to be </w:t>
      </w:r>
      <w:r w:rsidR="00B932A8" w:rsidRPr="001C7A2B">
        <w:rPr>
          <w:rFonts w:ascii="Times New Roman" w:eastAsia="Times New Roman" w:hAnsi="Times New Roman" w:cs="Times New Roman"/>
          <w:sz w:val="24"/>
          <w:szCs w:val="24"/>
        </w:rPr>
        <w:t xml:space="preserve">scanned and uploaded. Dated cores were placed on an electronic scanner. The cores were scanned to produce an image of </w:t>
      </w:r>
      <w:r w:rsidR="00970E50" w:rsidRPr="001C7A2B">
        <w:rPr>
          <w:rFonts w:ascii="Times New Roman" w:eastAsia="Times New Roman" w:hAnsi="Times New Roman" w:cs="Times New Roman"/>
          <w:sz w:val="24"/>
          <w:szCs w:val="24"/>
        </w:rPr>
        <w:t>1200</w:t>
      </w:r>
      <w:r w:rsidR="00B932A8" w:rsidRPr="001C7A2B">
        <w:rPr>
          <w:rFonts w:ascii="Times New Roman" w:eastAsia="Times New Roman" w:hAnsi="Times New Roman" w:cs="Times New Roman"/>
          <w:sz w:val="24"/>
          <w:szCs w:val="24"/>
        </w:rPr>
        <w:t xml:space="preserve"> dpi resolution. The scanned images </w:t>
      </w:r>
      <w:r w:rsidR="001961D8" w:rsidRPr="001C7A2B">
        <w:rPr>
          <w:rFonts w:ascii="Times New Roman" w:eastAsia="Times New Roman" w:hAnsi="Times New Roman" w:cs="Times New Roman"/>
          <w:sz w:val="24"/>
          <w:szCs w:val="24"/>
        </w:rPr>
        <w:t>were uploaded</w:t>
      </w:r>
      <w:r w:rsidR="00B932A8" w:rsidRPr="001C7A2B">
        <w:rPr>
          <w:rFonts w:ascii="Times New Roman" w:eastAsia="Times New Roman" w:hAnsi="Times New Roman" w:cs="Times New Roman"/>
          <w:sz w:val="24"/>
          <w:szCs w:val="24"/>
        </w:rPr>
        <w:t xml:space="preserve"> into </w:t>
      </w:r>
      <w:proofErr w:type="spellStart"/>
      <w:r w:rsidR="00940C14" w:rsidRPr="001C7A2B">
        <w:rPr>
          <w:rFonts w:ascii="Times New Roman" w:eastAsia="Times New Roman" w:hAnsi="Times New Roman" w:cs="Times New Roman"/>
          <w:sz w:val="24"/>
          <w:szCs w:val="24"/>
        </w:rPr>
        <w:t>Cybis</w:t>
      </w:r>
      <w:proofErr w:type="spellEnd"/>
      <w:r w:rsidR="00940C14" w:rsidRPr="001C7A2B">
        <w:rPr>
          <w:rFonts w:ascii="Times New Roman" w:eastAsia="Times New Roman" w:hAnsi="Times New Roman" w:cs="Times New Roman"/>
          <w:sz w:val="24"/>
          <w:szCs w:val="24"/>
        </w:rPr>
        <w:t xml:space="preserve"> </w:t>
      </w:r>
      <w:proofErr w:type="spellStart"/>
      <w:r w:rsidR="00B932A8" w:rsidRPr="001C7A2B">
        <w:rPr>
          <w:rFonts w:ascii="Times New Roman" w:eastAsia="Times New Roman" w:hAnsi="Times New Roman" w:cs="Times New Roman"/>
          <w:sz w:val="24"/>
          <w:szCs w:val="24"/>
        </w:rPr>
        <w:t>CooRecorder</w:t>
      </w:r>
      <w:proofErr w:type="spellEnd"/>
      <w:r w:rsidR="00940C14" w:rsidRPr="001C7A2B">
        <w:rPr>
          <w:rFonts w:ascii="Times New Roman" w:eastAsia="Times New Roman" w:hAnsi="Times New Roman" w:cs="Times New Roman"/>
          <w:sz w:val="24"/>
          <w:szCs w:val="24"/>
        </w:rPr>
        <w:t xml:space="preserve"> software</w:t>
      </w:r>
      <w:r w:rsidR="00D57725" w:rsidRPr="001C7A2B">
        <w:rPr>
          <w:rFonts w:ascii="Times New Roman" w:eastAsia="Times New Roman" w:hAnsi="Times New Roman" w:cs="Times New Roman"/>
          <w:sz w:val="24"/>
          <w:szCs w:val="24"/>
        </w:rPr>
        <w:t xml:space="preserve">. Each ring was marked in the software so that the date could be </w:t>
      </w:r>
      <w:r w:rsidR="001437AF" w:rsidRPr="001C7A2B">
        <w:rPr>
          <w:rFonts w:ascii="Times New Roman" w:eastAsia="Times New Roman" w:hAnsi="Times New Roman" w:cs="Times New Roman"/>
          <w:sz w:val="24"/>
          <w:szCs w:val="24"/>
        </w:rPr>
        <w:t>verified,</w:t>
      </w:r>
      <w:r w:rsidR="00D57725" w:rsidRPr="001C7A2B">
        <w:rPr>
          <w:rFonts w:ascii="Times New Roman" w:eastAsia="Times New Roman" w:hAnsi="Times New Roman" w:cs="Times New Roman"/>
          <w:sz w:val="24"/>
          <w:szCs w:val="24"/>
        </w:rPr>
        <w:t xml:space="preserve"> and ring widths measured.</w:t>
      </w:r>
      <w:r w:rsidR="00EC55CB" w:rsidRPr="001C7A2B">
        <w:rPr>
          <w:rFonts w:ascii="Times New Roman" w:eastAsia="Times New Roman" w:hAnsi="Times New Roman" w:cs="Times New Roman"/>
          <w:sz w:val="24"/>
          <w:szCs w:val="24"/>
        </w:rPr>
        <w:t xml:space="preserve"> </w:t>
      </w:r>
      <w:r w:rsidR="00B639FE" w:rsidRPr="001C7A2B">
        <w:rPr>
          <w:rFonts w:ascii="Times New Roman" w:eastAsia="Times New Roman" w:hAnsi="Times New Roman" w:cs="Times New Roman"/>
          <w:sz w:val="24"/>
          <w:szCs w:val="24"/>
        </w:rPr>
        <w:t xml:space="preserve">These </w:t>
      </w:r>
      <w:r w:rsidR="000E2593" w:rsidRPr="001C7A2B">
        <w:rPr>
          <w:rFonts w:ascii="Times New Roman" w:eastAsia="Times New Roman" w:hAnsi="Times New Roman" w:cs="Times New Roman"/>
          <w:sz w:val="24"/>
          <w:szCs w:val="24"/>
        </w:rPr>
        <w:t xml:space="preserve">cores </w:t>
      </w:r>
      <w:r w:rsidR="00D020C6">
        <w:rPr>
          <w:rFonts w:ascii="Times New Roman" w:eastAsia="Times New Roman" w:hAnsi="Times New Roman" w:cs="Times New Roman"/>
          <w:sz w:val="24"/>
          <w:szCs w:val="24"/>
        </w:rPr>
        <w:t>were</w:t>
      </w:r>
      <w:r w:rsidR="000E2593" w:rsidRPr="001C7A2B">
        <w:rPr>
          <w:rFonts w:ascii="Times New Roman" w:eastAsia="Times New Roman" w:hAnsi="Times New Roman" w:cs="Times New Roman"/>
          <w:sz w:val="24"/>
          <w:szCs w:val="24"/>
        </w:rPr>
        <w:t xml:space="preserve"> </w:t>
      </w:r>
      <w:r w:rsidR="003D4EA3" w:rsidRPr="001C7A2B">
        <w:rPr>
          <w:rFonts w:ascii="Times New Roman" w:eastAsia="Times New Roman" w:hAnsi="Times New Roman" w:cs="Times New Roman"/>
          <w:sz w:val="24"/>
          <w:szCs w:val="24"/>
        </w:rPr>
        <w:t>upload</w:t>
      </w:r>
      <w:r w:rsidR="000E2593" w:rsidRPr="001C7A2B">
        <w:rPr>
          <w:rFonts w:ascii="Times New Roman" w:eastAsia="Times New Roman" w:hAnsi="Times New Roman" w:cs="Times New Roman"/>
          <w:sz w:val="24"/>
          <w:szCs w:val="24"/>
        </w:rPr>
        <w:t>ed</w:t>
      </w:r>
      <w:r w:rsidR="00B639FE" w:rsidRPr="001C7A2B">
        <w:rPr>
          <w:rFonts w:ascii="Times New Roman" w:eastAsia="Times New Roman" w:hAnsi="Times New Roman" w:cs="Times New Roman"/>
          <w:sz w:val="24"/>
          <w:szCs w:val="24"/>
        </w:rPr>
        <w:t xml:space="preserve"> into </w:t>
      </w:r>
      <w:proofErr w:type="spellStart"/>
      <w:r w:rsidR="00940C14" w:rsidRPr="001C7A2B">
        <w:rPr>
          <w:rFonts w:ascii="Times New Roman" w:eastAsia="Times New Roman" w:hAnsi="Times New Roman" w:cs="Times New Roman"/>
          <w:sz w:val="24"/>
          <w:szCs w:val="24"/>
        </w:rPr>
        <w:t>Cybis</w:t>
      </w:r>
      <w:proofErr w:type="spellEnd"/>
      <w:r w:rsidR="00940C14" w:rsidRPr="001C7A2B">
        <w:rPr>
          <w:rFonts w:ascii="Times New Roman" w:eastAsia="Times New Roman" w:hAnsi="Times New Roman" w:cs="Times New Roman"/>
          <w:sz w:val="24"/>
          <w:szCs w:val="24"/>
        </w:rPr>
        <w:t xml:space="preserve"> </w:t>
      </w:r>
      <w:proofErr w:type="spellStart"/>
      <w:r w:rsidR="00B639FE" w:rsidRPr="001C7A2B">
        <w:rPr>
          <w:rFonts w:ascii="Times New Roman" w:eastAsia="Times New Roman" w:hAnsi="Times New Roman" w:cs="Times New Roman"/>
          <w:sz w:val="24"/>
          <w:szCs w:val="24"/>
        </w:rPr>
        <w:t>Cdendro</w:t>
      </w:r>
      <w:proofErr w:type="spellEnd"/>
      <w:r w:rsidR="00B639FE" w:rsidRPr="001C7A2B">
        <w:rPr>
          <w:rFonts w:ascii="Times New Roman" w:eastAsia="Times New Roman" w:hAnsi="Times New Roman" w:cs="Times New Roman"/>
          <w:sz w:val="24"/>
          <w:szCs w:val="24"/>
        </w:rPr>
        <w:t xml:space="preserve"> </w:t>
      </w:r>
      <w:r w:rsidR="00940C14" w:rsidRPr="001C7A2B">
        <w:rPr>
          <w:rFonts w:ascii="Times New Roman" w:eastAsia="Times New Roman" w:hAnsi="Times New Roman" w:cs="Times New Roman"/>
          <w:sz w:val="24"/>
          <w:szCs w:val="24"/>
        </w:rPr>
        <w:t xml:space="preserve">software </w:t>
      </w:r>
      <w:r w:rsidR="00B639FE" w:rsidRPr="001C7A2B">
        <w:rPr>
          <w:rFonts w:ascii="Times New Roman" w:eastAsia="Times New Roman" w:hAnsi="Times New Roman" w:cs="Times New Roman"/>
          <w:sz w:val="24"/>
          <w:szCs w:val="24"/>
        </w:rPr>
        <w:t xml:space="preserve">for </w:t>
      </w:r>
      <w:r w:rsidR="003D4EA3" w:rsidRPr="001C7A2B">
        <w:rPr>
          <w:rFonts w:ascii="Times New Roman" w:eastAsia="Times New Roman" w:hAnsi="Times New Roman" w:cs="Times New Roman"/>
          <w:sz w:val="24"/>
          <w:szCs w:val="24"/>
        </w:rPr>
        <w:t xml:space="preserve">ring width measurement. </w:t>
      </w:r>
    </w:p>
    <w:p w14:paraId="4FD90A22" w14:textId="77777777" w:rsidR="00DB40FF" w:rsidRPr="001C7A2B" w:rsidRDefault="00DB40FF" w:rsidP="00391242">
      <w:pPr>
        <w:spacing w:line="240" w:lineRule="auto"/>
        <w:rPr>
          <w:rFonts w:ascii="Times New Roman" w:eastAsia="Times New Roman" w:hAnsi="Times New Roman" w:cs="Times New Roman"/>
          <w:b/>
          <w:bCs/>
          <w:sz w:val="28"/>
          <w:szCs w:val="28"/>
        </w:rPr>
      </w:pPr>
    </w:p>
    <w:p w14:paraId="4DBF0E28" w14:textId="2A5311A7" w:rsidR="002A4FBD" w:rsidRDefault="00DB40FF"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Analysis Methods</w:t>
      </w:r>
    </w:p>
    <w:p w14:paraId="01DDE0B6" w14:textId="77F8A9DE" w:rsidR="002C602B" w:rsidRPr="001C7A2B" w:rsidRDefault="002C602B" w:rsidP="00391242">
      <w:pPr>
        <w:spacing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Crossdating</w:t>
      </w:r>
    </w:p>
    <w:p w14:paraId="0E3DAA25" w14:textId="00242384" w:rsidR="00411ABE" w:rsidRDefault="00526287"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Collections were </w:t>
      </w:r>
      <w:r w:rsidR="00BB00A8" w:rsidRPr="001C7A2B">
        <w:rPr>
          <w:rFonts w:ascii="Times New Roman" w:eastAsia="Times New Roman" w:hAnsi="Times New Roman" w:cs="Times New Roman"/>
          <w:sz w:val="24"/>
          <w:szCs w:val="24"/>
        </w:rPr>
        <w:t xml:space="preserve">created so that </w:t>
      </w:r>
      <w:r w:rsidR="00966263" w:rsidRPr="001C7A2B">
        <w:rPr>
          <w:rFonts w:ascii="Times New Roman" w:eastAsia="Times New Roman" w:hAnsi="Times New Roman" w:cs="Times New Roman"/>
          <w:sz w:val="24"/>
          <w:szCs w:val="24"/>
        </w:rPr>
        <w:t>cores</w:t>
      </w:r>
      <w:r w:rsidR="00BB00A8" w:rsidRPr="001C7A2B">
        <w:rPr>
          <w:rFonts w:ascii="Times New Roman" w:eastAsia="Times New Roman" w:hAnsi="Times New Roman" w:cs="Times New Roman"/>
          <w:sz w:val="24"/>
          <w:szCs w:val="24"/>
        </w:rPr>
        <w:t xml:space="preserve"> could be analyzed</w:t>
      </w:r>
      <w:r w:rsidR="00966263" w:rsidRPr="001C7A2B">
        <w:rPr>
          <w:rFonts w:ascii="Times New Roman" w:eastAsia="Times New Roman" w:hAnsi="Times New Roman" w:cs="Times New Roman"/>
          <w:sz w:val="24"/>
          <w:szCs w:val="24"/>
        </w:rPr>
        <w:t xml:space="preserve">. </w:t>
      </w:r>
      <w:r w:rsidR="002A4FBD" w:rsidRPr="001C7A2B">
        <w:rPr>
          <w:rFonts w:ascii="Times New Roman" w:eastAsia="Times New Roman" w:hAnsi="Times New Roman" w:cs="Times New Roman"/>
          <w:sz w:val="24"/>
          <w:szCs w:val="24"/>
        </w:rPr>
        <w:t xml:space="preserve">Dated and scanned cores are saved as a .RWL file and uploaded into </w:t>
      </w:r>
      <w:proofErr w:type="spellStart"/>
      <w:r w:rsidR="002A4FBD" w:rsidRPr="001C7A2B">
        <w:rPr>
          <w:rFonts w:ascii="Times New Roman" w:eastAsia="Times New Roman" w:hAnsi="Times New Roman" w:cs="Times New Roman"/>
          <w:sz w:val="24"/>
          <w:szCs w:val="24"/>
        </w:rPr>
        <w:t>Cdendro</w:t>
      </w:r>
      <w:proofErr w:type="spellEnd"/>
      <w:r w:rsidR="00966263" w:rsidRPr="001C7A2B">
        <w:rPr>
          <w:rFonts w:ascii="Times New Roman" w:eastAsia="Times New Roman" w:hAnsi="Times New Roman" w:cs="Times New Roman"/>
          <w:sz w:val="24"/>
          <w:szCs w:val="24"/>
        </w:rPr>
        <w:t xml:space="preserve">. Files were separated into 4 different sites: Upper Beasley, Lower Beasley, Childs and Sheep. </w:t>
      </w:r>
      <w:r w:rsidR="00236338">
        <w:rPr>
          <w:rFonts w:ascii="Times New Roman" w:eastAsia="Times New Roman" w:hAnsi="Times New Roman" w:cs="Times New Roman"/>
          <w:sz w:val="24"/>
          <w:szCs w:val="24"/>
        </w:rPr>
        <w:t>All</w:t>
      </w:r>
      <w:r w:rsidR="00411ABE">
        <w:rPr>
          <w:rFonts w:ascii="Times New Roman" w:eastAsia="Times New Roman" w:hAnsi="Times New Roman" w:cs="Times New Roman"/>
          <w:sz w:val="24"/>
          <w:szCs w:val="24"/>
        </w:rPr>
        <w:t xml:space="preserve"> the cores (n=148) were run through COFECHA as a dated series with no undated series. Because of the short nature of the cores, the segment length was set to 30 years and the lag length was set to 15 years. With all the cores run through COFECHA, cores with a correlation coefficient of +0.3 were pulled out to use. This series (n=39) was run through COFECHA again and </w:t>
      </w:r>
      <w:r w:rsidR="002C602B">
        <w:rPr>
          <w:rFonts w:ascii="Times New Roman" w:eastAsia="Times New Roman" w:hAnsi="Times New Roman" w:cs="Times New Roman"/>
          <w:sz w:val="24"/>
          <w:szCs w:val="24"/>
        </w:rPr>
        <w:t>produced an</w:t>
      </w:r>
      <w:r w:rsidR="00411ABE">
        <w:rPr>
          <w:rFonts w:ascii="Times New Roman" w:eastAsia="Times New Roman" w:hAnsi="Times New Roman" w:cs="Times New Roman"/>
          <w:sz w:val="24"/>
          <w:szCs w:val="24"/>
        </w:rPr>
        <w:t xml:space="preserve"> interseries correlation of +0.395. </w:t>
      </w:r>
    </w:p>
    <w:p w14:paraId="28C8B21A" w14:textId="7C6E9A12" w:rsidR="00411ABE" w:rsidRDefault="00411ABE" w:rsidP="0039124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Limitations/Assumptions</w:t>
      </w:r>
    </w:p>
    <w:p w14:paraId="3F6B433B" w14:textId="13EAC5E8" w:rsidR="00411ABE" w:rsidRDefault="002C602B" w:rsidP="0039124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series and cores collected are short in nature. This makes it difficult to produce high correlations for crossdating. I used COFECHA to select cores that were correlated to each other and the overall collection of tree cores to use for further analysis. </w:t>
      </w:r>
      <w:r w:rsidR="00411ABE">
        <w:rPr>
          <w:rFonts w:ascii="Times New Roman" w:eastAsia="Times New Roman" w:hAnsi="Times New Roman" w:cs="Times New Roman"/>
          <w:sz w:val="24"/>
          <w:szCs w:val="24"/>
        </w:rPr>
        <w:t>Because Fremont cottonwoods and Gooding willows grow in riparian areas with access to year around water, it is unlikely that</w:t>
      </w:r>
      <w:r>
        <w:rPr>
          <w:rFonts w:ascii="Times New Roman" w:eastAsia="Times New Roman" w:hAnsi="Times New Roman" w:cs="Times New Roman"/>
          <w:sz w:val="24"/>
          <w:szCs w:val="24"/>
        </w:rPr>
        <w:t xml:space="preserve"> rings are missing which means that the trees are likely dated correctly even though it may be difficult to statistically prove that.</w:t>
      </w:r>
    </w:p>
    <w:p w14:paraId="6D6903F3" w14:textId="77777777" w:rsidR="00411ABE" w:rsidRPr="001C7A2B" w:rsidRDefault="00411ABE" w:rsidP="00391242">
      <w:pPr>
        <w:spacing w:line="240" w:lineRule="auto"/>
        <w:ind w:firstLine="720"/>
        <w:rPr>
          <w:rFonts w:ascii="Times New Roman" w:eastAsia="Times New Roman" w:hAnsi="Times New Roman" w:cs="Times New Roman"/>
          <w:sz w:val="24"/>
          <w:szCs w:val="24"/>
        </w:rPr>
      </w:pPr>
    </w:p>
    <w:p w14:paraId="27A5D927" w14:textId="7F02C5EC" w:rsidR="003D69A4" w:rsidRPr="001C7A2B" w:rsidRDefault="002C602B" w:rsidP="00391242">
      <w:pPr>
        <w:spacing w:line="240" w:lineRule="auto"/>
        <w:rPr>
          <w:rFonts w:ascii="Times New Roman" w:eastAsia="Times New Roman" w:hAnsi="Times New Roman" w:cs="Times New Roman"/>
          <w:sz w:val="24"/>
          <w:szCs w:val="24"/>
        </w:rPr>
      </w:pPr>
      <w:commentRangeStart w:id="59"/>
      <w:r>
        <w:rPr>
          <w:rFonts w:ascii="Times New Roman" w:eastAsia="Times New Roman" w:hAnsi="Times New Roman" w:cs="Times New Roman"/>
          <w:sz w:val="24"/>
          <w:szCs w:val="24"/>
        </w:rPr>
        <w:t>Growth</w:t>
      </w:r>
      <w:commentRangeEnd w:id="59"/>
      <w:r w:rsidR="003930E5">
        <w:rPr>
          <w:rStyle w:val="CommentReference"/>
        </w:rPr>
        <w:commentReference w:id="59"/>
      </w:r>
    </w:p>
    <w:p w14:paraId="6641DC3D" w14:textId="6C071571" w:rsidR="002C602B" w:rsidRPr="001C7A2B" w:rsidRDefault="00F73994" w:rsidP="00CF1901">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To analyze the collections that were created I imported the collections into R. The </w:t>
      </w:r>
      <w:proofErr w:type="spellStart"/>
      <w:r w:rsidRPr="001C7A2B">
        <w:rPr>
          <w:rFonts w:ascii="Times New Roman" w:eastAsia="Times New Roman" w:hAnsi="Times New Roman" w:cs="Times New Roman"/>
          <w:sz w:val="24"/>
          <w:szCs w:val="24"/>
        </w:rPr>
        <w:t>dplR</w:t>
      </w:r>
      <w:proofErr w:type="spellEnd"/>
      <w:r w:rsidRPr="001C7A2B">
        <w:rPr>
          <w:rFonts w:ascii="Times New Roman" w:eastAsia="Times New Roman" w:hAnsi="Times New Roman" w:cs="Times New Roman"/>
          <w:sz w:val="24"/>
          <w:szCs w:val="24"/>
        </w:rPr>
        <w:t xml:space="preserve"> package created by Dr. Andy Bunn was used</w:t>
      </w:r>
      <w:r w:rsidR="00C85318">
        <w:rPr>
          <w:rFonts w:ascii="Times New Roman" w:eastAsia="Times New Roman" w:hAnsi="Times New Roman" w:cs="Times New Roman"/>
          <w:sz w:val="24"/>
          <w:szCs w:val="24"/>
        </w:rPr>
        <w:t xml:space="preserve"> </w:t>
      </w:r>
      <w:r w:rsidR="00C85318">
        <w:rPr>
          <w:rFonts w:ascii="Times New Roman" w:eastAsia="Times New Roman" w:hAnsi="Times New Roman" w:cs="Times New Roman"/>
          <w:sz w:val="24"/>
          <w:szCs w:val="24"/>
        </w:rPr>
        <w:fldChar w:fldCharType="begin"/>
      </w:r>
      <w:r w:rsidR="00C85318">
        <w:rPr>
          <w:rFonts w:ascii="Times New Roman" w:eastAsia="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00C85318">
        <w:rPr>
          <w:rFonts w:ascii="Times New Roman" w:eastAsia="Times New Roman" w:hAnsi="Times New Roman" w:cs="Times New Roman"/>
          <w:sz w:val="24"/>
          <w:szCs w:val="24"/>
        </w:rPr>
        <w:fldChar w:fldCharType="separate"/>
      </w:r>
      <w:r w:rsidR="00C85318" w:rsidRPr="00C85318">
        <w:rPr>
          <w:rFonts w:ascii="Times New Roman" w:hAnsi="Times New Roman" w:cs="Times New Roman"/>
          <w:sz w:val="24"/>
        </w:rPr>
        <w:t>(Bunn 2010)</w:t>
      </w:r>
      <w:r w:rsidR="00C85318">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Collections were first detrended</w:t>
      </w:r>
      <w:r w:rsidR="002C602B">
        <w:rPr>
          <w:rFonts w:ascii="Times New Roman" w:eastAsia="Times New Roman" w:hAnsi="Times New Roman" w:cs="Times New Roman"/>
          <w:sz w:val="24"/>
          <w:szCs w:val="24"/>
        </w:rPr>
        <w:t xml:space="preserve"> using an age-dependent spline method</w:t>
      </w:r>
      <w:r w:rsidRPr="001C7A2B">
        <w:rPr>
          <w:rFonts w:ascii="Times New Roman" w:eastAsia="Times New Roman" w:hAnsi="Times New Roman" w:cs="Times New Roman"/>
          <w:sz w:val="24"/>
          <w:szCs w:val="24"/>
        </w:rPr>
        <w:t xml:space="preserve"> and then mean Ring Width Indices (RWI) were created for each collection</w:t>
      </w:r>
      <w:r w:rsidR="002C602B">
        <w:rPr>
          <w:rFonts w:ascii="Times New Roman" w:eastAsia="Times New Roman" w:hAnsi="Times New Roman" w:cs="Times New Roman"/>
          <w:sz w:val="24"/>
          <w:szCs w:val="24"/>
        </w:rPr>
        <w:t xml:space="preserve"> as well as an overall mean RWI plot for all the cores collected.</w:t>
      </w:r>
      <w:r w:rsidR="00CF1901">
        <w:rPr>
          <w:rFonts w:ascii="Times New Roman" w:eastAsia="Times New Roman" w:hAnsi="Times New Roman" w:cs="Times New Roman"/>
          <w:sz w:val="24"/>
          <w:szCs w:val="24"/>
        </w:rPr>
        <w:t xml:space="preserve"> </w:t>
      </w:r>
      <w:r w:rsidR="002C602B">
        <w:rPr>
          <w:rFonts w:ascii="Times New Roman" w:eastAsia="Times New Roman" w:hAnsi="Times New Roman" w:cs="Times New Roman"/>
          <w:sz w:val="24"/>
          <w:szCs w:val="24"/>
        </w:rPr>
        <w:t xml:space="preserve">The “bai.in” function was used to calculate the Basal Area Increment among the trees in each plot as well as a plot containing all the trees. </w:t>
      </w:r>
    </w:p>
    <w:p w14:paraId="4D35EC1F" w14:textId="77777777" w:rsidR="00B82126" w:rsidRPr="001C7A2B" w:rsidRDefault="00B82126" w:rsidP="00391242">
      <w:pPr>
        <w:pStyle w:val="ListParagraph"/>
        <w:spacing w:line="240" w:lineRule="auto"/>
        <w:ind w:left="0"/>
        <w:rPr>
          <w:rFonts w:ascii="Times New Roman" w:eastAsia="Times New Roman" w:hAnsi="Times New Roman" w:cs="Times New Roman"/>
          <w:sz w:val="24"/>
          <w:szCs w:val="24"/>
        </w:rPr>
      </w:pPr>
    </w:p>
    <w:p w14:paraId="68224AD7" w14:textId="1D7FA33F" w:rsidR="00A84E37" w:rsidRDefault="00A84E37" w:rsidP="00391242">
      <w:pPr>
        <w:spacing w:line="240" w:lineRule="auto"/>
        <w:rPr>
          <w:rFonts w:ascii="Times New Roman" w:eastAsia="Times New Roman" w:hAnsi="Times New Roman" w:cs="Times New Roman"/>
          <w:sz w:val="24"/>
          <w:szCs w:val="24"/>
        </w:rPr>
      </w:pPr>
      <w:r w:rsidRPr="00883070">
        <w:rPr>
          <w:rFonts w:ascii="Times New Roman" w:eastAsia="Times New Roman" w:hAnsi="Times New Roman" w:cs="Times New Roman"/>
          <w:sz w:val="24"/>
          <w:szCs w:val="24"/>
        </w:rPr>
        <w:t>Correlation to climate</w:t>
      </w:r>
    </w:p>
    <w:p w14:paraId="7256A926" w14:textId="303460CB" w:rsidR="003930E5" w:rsidRPr="00CF1901" w:rsidRDefault="003930E5" w:rsidP="00391242">
      <w:pPr>
        <w:spacing w:line="240" w:lineRule="auto"/>
        <w:ind w:firstLine="720"/>
        <w:rPr>
          <w:rFonts w:ascii="Times New Roman" w:eastAsia="Times New Roman" w:hAnsi="Times New Roman" w:cs="Times New Roman"/>
          <w:sz w:val="24"/>
          <w:szCs w:val="24"/>
        </w:rPr>
      </w:pPr>
      <w:r w:rsidRPr="00CF1901">
        <w:rPr>
          <w:rFonts w:ascii="Times New Roman" w:eastAsia="Times New Roman" w:hAnsi="Times New Roman" w:cs="Times New Roman"/>
          <w:sz w:val="24"/>
          <w:szCs w:val="24"/>
        </w:rPr>
        <w:t xml:space="preserve">Three climate variables were used to run a response function analysis and a correlation analysis on my chronologies. </w:t>
      </w:r>
      <w:r w:rsidR="00A84E37" w:rsidRPr="00CF1901">
        <w:rPr>
          <w:rFonts w:ascii="Times New Roman" w:eastAsia="Times New Roman" w:hAnsi="Times New Roman" w:cs="Times New Roman"/>
          <w:sz w:val="24"/>
          <w:szCs w:val="24"/>
        </w:rPr>
        <w:t>Average temp</w:t>
      </w:r>
      <w:r w:rsidRPr="00CF1901">
        <w:rPr>
          <w:rFonts w:ascii="Times New Roman" w:eastAsia="Times New Roman" w:hAnsi="Times New Roman" w:cs="Times New Roman"/>
          <w:sz w:val="24"/>
          <w:szCs w:val="24"/>
        </w:rPr>
        <w:t xml:space="preserve">erature, </w:t>
      </w:r>
      <w:r w:rsidR="00A84E37" w:rsidRPr="00CF1901">
        <w:rPr>
          <w:rFonts w:ascii="Times New Roman" w:eastAsia="Times New Roman" w:hAnsi="Times New Roman" w:cs="Times New Roman"/>
          <w:sz w:val="24"/>
          <w:szCs w:val="24"/>
        </w:rPr>
        <w:t>Precipitation</w:t>
      </w:r>
      <w:r w:rsidRPr="00CF1901">
        <w:rPr>
          <w:rFonts w:ascii="Times New Roman" w:eastAsia="Times New Roman" w:hAnsi="Times New Roman" w:cs="Times New Roman"/>
          <w:sz w:val="24"/>
          <w:szCs w:val="24"/>
        </w:rPr>
        <w:t>, and PDSI were all downloaded from the NOAA climate monitoring website (</w:t>
      </w:r>
      <w:hyperlink r:id="rId17" w:history="1">
        <w:r w:rsidRPr="00CF1901">
          <w:rPr>
            <w:rStyle w:val="Hyperlink"/>
            <w:rFonts w:ascii="Times New Roman" w:eastAsia="Times New Roman" w:hAnsi="Times New Roman" w:cs="Times New Roman"/>
            <w:sz w:val="24"/>
            <w:szCs w:val="24"/>
          </w:rPr>
          <w:t>https://www.ncei.noaa.gov/access/monitoring/climate-at-a-glance/county/time-series/AZ-025/tmin/1/0/1993-2023?base_prd=true&amp;begbaseyear=1901&amp;endbaseyear=2000</w:t>
        </w:r>
      </w:hyperlink>
      <w:r w:rsidRPr="00CF1901">
        <w:rPr>
          <w:rFonts w:ascii="Times New Roman" w:eastAsia="Times New Roman" w:hAnsi="Times New Roman" w:cs="Times New Roman"/>
          <w:sz w:val="24"/>
          <w:szCs w:val="24"/>
        </w:rPr>
        <w:t xml:space="preserve">). Monthly data was downloaded from 1993 to 2023 </w:t>
      </w:r>
      <w:r w:rsidR="00A60E93" w:rsidRPr="00CF1901">
        <w:rPr>
          <w:rFonts w:ascii="Times New Roman" w:eastAsia="Times New Roman" w:hAnsi="Times New Roman" w:cs="Times New Roman"/>
          <w:sz w:val="24"/>
          <w:szCs w:val="24"/>
        </w:rPr>
        <w:t>for</w:t>
      </w:r>
      <w:r w:rsidRPr="00CF1901">
        <w:rPr>
          <w:rFonts w:ascii="Times New Roman" w:eastAsia="Times New Roman" w:hAnsi="Times New Roman" w:cs="Times New Roman"/>
          <w:sz w:val="24"/>
          <w:szCs w:val="24"/>
        </w:rPr>
        <w:t xml:space="preserve"> Yavapai County, Arizona.</w:t>
      </w:r>
    </w:p>
    <w:p w14:paraId="416CDE05" w14:textId="77777777" w:rsidR="00A84E37" w:rsidRDefault="00A84E37" w:rsidP="00391242">
      <w:pPr>
        <w:spacing w:line="240" w:lineRule="auto"/>
        <w:rPr>
          <w:rFonts w:ascii="Times New Roman" w:eastAsia="Times New Roman" w:hAnsi="Times New Roman" w:cs="Times New Roman"/>
          <w:sz w:val="24"/>
          <w:szCs w:val="24"/>
        </w:rPr>
      </w:pPr>
    </w:p>
    <w:p w14:paraId="712DF14D" w14:textId="2D95D53D" w:rsidR="00A84E37" w:rsidRPr="001C7A2B" w:rsidRDefault="00F73994"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Flows </w:t>
      </w:r>
    </w:p>
    <w:p w14:paraId="5A417C2B" w14:textId="5D243DAB" w:rsidR="00F73994" w:rsidRPr="001C7A2B" w:rsidRDefault="00834D6B"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To correlate</w:t>
      </w:r>
      <w:r w:rsidR="00F73994" w:rsidRPr="001C7A2B">
        <w:rPr>
          <w:rFonts w:ascii="Times New Roman" w:eastAsia="Times New Roman" w:hAnsi="Times New Roman" w:cs="Times New Roman"/>
          <w:sz w:val="24"/>
          <w:szCs w:val="24"/>
        </w:rPr>
        <w:t xml:space="preserve"> interannual growth and Verde River discharge, m</w:t>
      </w:r>
      <w:r w:rsidR="002E02F5" w:rsidRPr="001C7A2B">
        <w:rPr>
          <w:rFonts w:ascii="Times New Roman" w:eastAsia="Times New Roman" w:hAnsi="Times New Roman" w:cs="Times New Roman"/>
          <w:sz w:val="24"/>
          <w:szCs w:val="24"/>
        </w:rPr>
        <w:t xml:space="preserve">ean </w:t>
      </w:r>
      <w:r w:rsidR="00D020C6">
        <w:rPr>
          <w:rFonts w:ascii="Times New Roman" w:eastAsia="Times New Roman" w:hAnsi="Times New Roman" w:cs="Times New Roman"/>
          <w:sz w:val="24"/>
          <w:szCs w:val="24"/>
        </w:rPr>
        <w:t xml:space="preserve">annual </w:t>
      </w:r>
      <w:r w:rsidR="002E02F5" w:rsidRPr="001C7A2B">
        <w:rPr>
          <w:rFonts w:ascii="Times New Roman" w:eastAsia="Times New Roman" w:hAnsi="Times New Roman" w:cs="Times New Roman"/>
          <w:sz w:val="24"/>
          <w:szCs w:val="24"/>
        </w:rPr>
        <w:t xml:space="preserve">flows were gathered from the Verde River near Camp Verde </w:t>
      </w:r>
      <w:r w:rsidR="002E02F5" w:rsidRPr="001C7A2B">
        <w:rPr>
          <w:rFonts w:ascii="Times New Roman" w:hAnsi="Times New Roman" w:cs="Times New Roman"/>
          <w:sz w:val="24"/>
          <w:szCs w:val="24"/>
        </w:rPr>
        <w:t xml:space="preserve">(09506000) USGS </w:t>
      </w:r>
      <w:r w:rsidR="00F73994" w:rsidRPr="001C7A2B">
        <w:rPr>
          <w:rFonts w:ascii="Times New Roman" w:hAnsi="Times New Roman" w:cs="Times New Roman"/>
          <w:sz w:val="24"/>
          <w:szCs w:val="24"/>
        </w:rPr>
        <w:t>gauge</w:t>
      </w:r>
      <w:r w:rsidR="002E02F5" w:rsidRPr="001C7A2B">
        <w:rPr>
          <w:rFonts w:ascii="Times New Roman" w:hAnsi="Times New Roman" w:cs="Times New Roman"/>
          <w:sz w:val="24"/>
          <w:szCs w:val="24"/>
        </w:rPr>
        <w:t xml:space="preserve"> from 1988-2023</w:t>
      </w:r>
      <w:r w:rsidR="00F73994" w:rsidRPr="001C7A2B">
        <w:rPr>
          <w:rFonts w:ascii="Times New Roman" w:hAnsi="Times New Roman" w:cs="Times New Roman"/>
          <w:sz w:val="24"/>
          <w:szCs w:val="24"/>
        </w:rPr>
        <w:t>.</w:t>
      </w:r>
      <w:r w:rsidR="00B82126" w:rsidRPr="001C7A2B">
        <w:rPr>
          <w:rFonts w:ascii="Times New Roman" w:hAnsi="Times New Roman" w:cs="Times New Roman"/>
          <w:sz w:val="24"/>
          <w:szCs w:val="24"/>
        </w:rPr>
        <w:t xml:space="preserve"> I used data exported from the USGS National Water Information System. </w:t>
      </w:r>
      <w:r w:rsidR="00F73994" w:rsidRPr="001C7A2B">
        <w:rPr>
          <w:rFonts w:ascii="Times New Roman" w:hAnsi="Times New Roman" w:cs="Times New Roman"/>
          <w:sz w:val="24"/>
          <w:szCs w:val="24"/>
        </w:rPr>
        <w:t xml:space="preserve"> I chose this location as it is located near the Wild and Scenic portion of the river and had the longest continuous discharge record. </w:t>
      </w:r>
      <w:r w:rsidR="003930E5">
        <w:rPr>
          <w:rFonts w:ascii="Times New Roman" w:hAnsi="Times New Roman" w:cs="Times New Roman"/>
          <w:sz w:val="24"/>
          <w:szCs w:val="24"/>
        </w:rPr>
        <w:t>This data was then compiled into mean monthly data for analysis.</w:t>
      </w:r>
    </w:p>
    <w:p w14:paraId="20CBDC8F" w14:textId="77777777" w:rsidR="00330B98" w:rsidRDefault="00330B98" w:rsidP="00391242">
      <w:pPr>
        <w:spacing w:line="240" w:lineRule="auto"/>
        <w:rPr>
          <w:rFonts w:ascii="Times New Roman" w:eastAsia="Times New Roman" w:hAnsi="Times New Roman" w:cs="Times New Roman"/>
          <w:sz w:val="24"/>
          <w:szCs w:val="24"/>
        </w:rPr>
      </w:pPr>
    </w:p>
    <w:p w14:paraId="6860B73D" w14:textId="5F4BFF28" w:rsidR="00EF3281" w:rsidRDefault="00EF3281" w:rsidP="00391242">
      <w:pPr>
        <w:spacing w:line="240" w:lineRule="auto"/>
        <w:rPr>
          <w:rFonts w:ascii="Times New Roman" w:eastAsia="Times New Roman" w:hAnsi="Times New Roman" w:cs="Times New Roman"/>
          <w:sz w:val="24"/>
          <w:szCs w:val="24"/>
        </w:rPr>
      </w:pPr>
      <w:commentRangeStart w:id="60"/>
      <w:r>
        <w:rPr>
          <w:rFonts w:ascii="Times New Roman" w:eastAsia="Times New Roman" w:hAnsi="Times New Roman" w:cs="Times New Roman"/>
          <w:sz w:val="24"/>
          <w:szCs w:val="24"/>
        </w:rPr>
        <w:t>Response Function Analysis</w:t>
      </w:r>
      <w:commentRangeEnd w:id="60"/>
      <w:r>
        <w:rPr>
          <w:rStyle w:val="CommentReference"/>
        </w:rPr>
        <w:commentReference w:id="60"/>
      </w:r>
    </w:p>
    <w:p w14:paraId="223C13DB" w14:textId="6CF67DE5" w:rsidR="00330B98" w:rsidRDefault="00B91807" w:rsidP="0039124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Response function analysis </w:t>
      </w:r>
      <w:r w:rsidR="00883070">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used to help determine relationships between climate variables and tree growth. They differ from simple correlations in that they address the autocorrelation that is usually prevalent in both climate and tree growth data. </w:t>
      </w:r>
      <w:r w:rsidR="005E3B94">
        <w:rPr>
          <w:rFonts w:ascii="Times New Roman" w:eastAsia="Times New Roman" w:hAnsi="Times New Roman" w:cs="Times New Roman"/>
          <w:sz w:val="24"/>
          <w:szCs w:val="24"/>
        </w:rPr>
        <w:t xml:space="preserve">Response functions and their results are more robust </w:t>
      </w:r>
      <w:r w:rsidR="00E91AA7">
        <w:rPr>
          <w:rFonts w:ascii="Times New Roman" w:eastAsia="Times New Roman" w:hAnsi="Times New Roman" w:cs="Times New Roman"/>
          <w:sz w:val="24"/>
          <w:szCs w:val="24"/>
        </w:rPr>
        <w:t>than simple correlations</w:t>
      </w:r>
      <w:r w:rsidR="005E3B94">
        <w:rPr>
          <w:rFonts w:ascii="Times New Roman" w:eastAsia="Times New Roman" w:hAnsi="Times New Roman" w:cs="Times New Roman"/>
          <w:sz w:val="24"/>
          <w:szCs w:val="24"/>
        </w:rPr>
        <w:t xml:space="preserve">. </w:t>
      </w:r>
      <w:r w:rsidR="00330B98" w:rsidRPr="0035777B">
        <w:rPr>
          <w:rFonts w:ascii="Times New Roman" w:eastAsia="Times New Roman" w:hAnsi="Times New Roman" w:cs="Times New Roman"/>
          <w:sz w:val="24"/>
          <w:szCs w:val="24"/>
        </w:rPr>
        <w:t xml:space="preserve">Using the </w:t>
      </w:r>
      <w:commentRangeStart w:id="61"/>
      <w:proofErr w:type="spellStart"/>
      <w:r w:rsidR="00330B98" w:rsidRPr="0035777B">
        <w:rPr>
          <w:rFonts w:ascii="Times New Roman" w:eastAsia="Times New Roman" w:hAnsi="Times New Roman" w:cs="Times New Roman"/>
          <w:sz w:val="24"/>
          <w:szCs w:val="24"/>
        </w:rPr>
        <w:t>Treeclim</w:t>
      </w:r>
      <w:proofErr w:type="spellEnd"/>
      <w:r w:rsidR="00330B98" w:rsidRPr="0035777B">
        <w:rPr>
          <w:rFonts w:ascii="Times New Roman" w:eastAsia="Times New Roman" w:hAnsi="Times New Roman" w:cs="Times New Roman"/>
          <w:sz w:val="24"/>
          <w:szCs w:val="24"/>
        </w:rPr>
        <w:t xml:space="preserve"> </w:t>
      </w:r>
      <w:commentRangeEnd w:id="61"/>
      <w:r w:rsidR="00330B98">
        <w:rPr>
          <w:rStyle w:val="CommentReference"/>
        </w:rPr>
        <w:commentReference w:id="61"/>
      </w:r>
      <w:r w:rsidR="00330B98" w:rsidRPr="0035777B">
        <w:rPr>
          <w:rFonts w:ascii="Times New Roman" w:eastAsia="Times New Roman" w:hAnsi="Times New Roman" w:cs="Times New Roman"/>
          <w:sz w:val="24"/>
          <w:szCs w:val="24"/>
        </w:rPr>
        <w:t>package in R</w:t>
      </w:r>
      <w:r w:rsidR="005E3B94">
        <w:rPr>
          <w:rFonts w:ascii="Times New Roman" w:eastAsia="Times New Roman" w:hAnsi="Times New Roman" w:cs="Times New Roman"/>
          <w:sz w:val="24"/>
          <w:szCs w:val="24"/>
        </w:rPr>
        <w:t xml:space="preserve"> </w:t>
      </w:r>
      <w:r w:rsidR="005E3B94">
        <w:rPr>
          <w:rFonts w:ascii="Times New Roman" w:eastAsia="Times New Roman" w:hAnsi="Times New Roman" w:cs="Times New Roman"/>
          <w:sz w:val="24"/>
          <w:szCs w:val="24"/>
        </w:rPr>
        <w:fldChar w:fldCharType="begin"/>
      </w:r>
      <w:r w:rsidR="005E3B94">
        <w:rPr>
          <w:rFonts w:ascii="Times New Roman" w:eastAsia="Times New Roman" w:hAnsi="Times New Roman" w:cs="Times New Roman"/>
          <w:sz w:val="24"/>
          <w:szCs w:val="24"/>
        </w:rPr>
        <w:instrText xml:space="preserve"> ADDIN ZOTERO_ITEM CSL_CITATION {"citationID":"0JhktPNB","properties":{"formattedCitation":"(Zang and Biondi 2015)","plainCitation":"(Zang and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005E3B94">
        <w:rPr>
          <w:rFonts w:ascii="Times New Roman" w:eastAsia="Times New Roman" w:hAnsi="Times New Roman" w:cs="Times New Roman"/>
          <w:sz w:val="24"/>
          <w:szCs w:val="24"/>
        </w:rPr>
        <w:fldChar w:fldCharType="separate"/>
      </w:r>
      <w:r w:rsidR="005E3B94" w:rsidRPr="005E3B94">
        <w:rPr>
          <w:rFonts w:ascii="Times New Roman" w:hAnsi="Times New Roman" w:cs="Times New Roman"/>
          <w:sz w:val="24"/>
        </w:rPr>
        <w:t>(Zang and Biondi 2015)</w:t>
      </w:r>
      <w:r w:rsidR="005E3B94">
        <w:rPr>
          <w:rFonts w:ascii="Times New Roman" w:eastAsia="Times New Roman" w:hAnsi="Times New Roman" w:cs="Times New Roman"/>
          <w:sz w:val="24"/>
          <w:szCs w:val="24"/>
        </w:rPr>
        <w:fldChar w:fldCharType="end"/>
      </w:r>
      <w:r w:rsidR="00330B98" w:rsidRPr="0035777B">
        <w:rPr>
          <w:rFonts w:ascii="Times New Roman" w:eastAsia="Times New Roman" w:hAnsi="Times New Roman" w:cs="Times New Roman"/>
          <w:sz w:val="24"/>
          <w:szCs w:val="24"/>
        </w:rPr>
        <w:t xml:space="preserve"> I correlated my chronologies to </w:t>
      </w:r>
      <w:r w:rsidR="00330B98">
        <w:rPr>
          <w:rFonts w:ascii="Times New Roman" w:eastAsia="Times New Roman" w:hAnsi="Times New Roman" w:cs="Times New Roman"/>
          <w:sz w:val="24"/>
          <w:szCs w:val="24"/>
        </w:rPr>
        <w:t xml:space="preserve">my 3 </w:t>
      </w:r>
      <w:r w:rsidR="00330B98" w:rsidRPr="0035777B">
        <w:rPr>
          <w:rFonts w:ascii="Times New Roman" w:eastAsia="Times New Roman" w:hAnsi="Times New Roman" w:cs="Times New Roman"/>
          <w:sz w:val="24"/>
          <w:szCs w:val="24"/>
        </w:rPr>
        <w:t xml:space="preserve">climate </w:t>
      </w:r>
      <w:r w:rsidR="00330B98" w:rsidRPr="0035777B">
        <w:rPr>
          <w:rFonts w:ascii="Times New Roman" w:eastAsia="Times New Roman" w:hAnsi="Times New Roman" w:cs="Times New Roman"/>
          <w:sz w:val="24"/>
          <w:szCs w:val="24"/>
        </w:rPr>
        <w:lastRenderedPageBreak/>
        <w:t>variables</w:t>
      </w:r>
      <w:r w:rsidR="00330B98">
        <w:rPr>
          <w:rFonts w:ascii="Times New Roman" w:eastAsia="Times New Roman" w:hAnsi="Times New Roman" w:cs="Times New Roman"/>
          <w:sz w:val="24"/>
          <w:szCs w:val="24"/>
        </w:rPr>
        <w:t xml:space="preserve"> and mean monthly streamflow</w:t>
      </w:r>
      <w:r w:rsidR="00330B98" w:rsidRPr="0035777B">
        <w:rPr>
          <w:rFonts w:ascii="Times New Roman" w:eastAsia="Times New Roman" w:hAnsi="Times New Roman" w:cs="Times New Roman"/>
          <w:sz w:val="24"/>
          <w:szCs w:val="24"/>
        </w:rPr>
        <w:t xml:space="preserve">. Climate variables were downloaded for Yavapai county, Arizona. A critical P-value of less than or equal to .05 was used to determine if a trend was significant and </w:t>
      </w:r>
      <w:r w:rsidR="00330B98">
        <w:rPr>
          <w:rFonts w:ascii="Times New Roman" w:eastAsia="Times New Roman" w:hAnsi="Times New Roman" w:cs="Times New Roman"/>
          <w:sz w:val="24"/>
          <w:szCs w:val="24"/>
        </w:rPr>
        <w:t>an exact</w:t>
      </w:r>
      <w:r w:rsidR="00330B98" w:rsidRPr="0035777B">
        <w:rPr>
          <w:rFonts w:ascii="Times New Roman" w:eastAsia="Times New Roman" w:hAnsi="Times New Roman" w:cs="Times New Roman"/>
          <w:sz w:val="24"/>
          <w:szCs w:val="24"/>
        </w:rPr>
        <w:t xml:space="preserve"> bootstrap method was used.</w:t>
      </w:r>
      <w:r w:rsidR="00A43D9B">
        <w:rPr>
          <w:rFonts w:ascii="Times New Roman" w:eastAsia="Times New Roman" w:hAnsi="Times New Roman" w:cs="Times New Roman"/>
          <w:sz w:val="24"/>
          <w:szCs w:val="24"/>
        </w:rPr>
        <w:t xml:space="preserve"> </w:t>
      </w:r>
      <w:r w:rsidR="00EF3281">
        <w:rPr>
          <w:rFonts w:ascii="Times New Roman" w:eastAsia="Times New Roman" w:hAnsi="Times New Roman" w:cs="Times New Roman"/>
          <w:sz w:val="24"/>
          <w:szCs w:val="24"/>
        </w:rPr>
        <w:t>A response function analysis was used for water year (</w:t>
      </w:r>
      <w:r w:rsidR="00E75DAF">
        <w:rPr>
          <w:rFonts w:ascii="Times New Roman" w:eastAsia="Times New Roman" w:hAnsi="Times New Roman" w:cs="Times New Roman"/>
          <w:sz w:val="24"/>
          <w:szCs w:val="24"/>
        </w:rPr>
        <w:t>September</w:t>
      </w:r>
      <w:r w:rsidR="00EF3281">
        <w:rPr>
          <w:rFonts w:ascii="Times New Roman" w:eastAsia="Times New Roman" w:hAnsi="Times New Roman" w:cs="Times New Roman"/>
          <w:sz w:val="24"/>
          <w:szCs w:val="24"/>
        </w:rPr>
        <w:t>-</w:t>
      </w:r>
      <w:r w:rsidR="00E75DAF">
        <w:rPr>
          <w:rFonts w:ascii="Times New Roman" w:eastAsia="Times New Roman" w:hAnsi="Times New Roman" w:cs="Times New Roman"/>
          <w:sz w:val="24"/>
          <w:szCs w:val="24"/>
        </w:rPr>
        <w:t>October</w:t>
      </w:r>
      <w:r w:rsidR="00EF3281">
        <w:rPr>
          <w:rFonts w:ascii="Times New Roman" w:eastAsia="Times New Roman" w:hAnsi="Times New Roman" w:cs="Times New Roman"/>
          <w:sz w:val="24"/>
          <w:szCs w:val="24"/>
        </w:rPr>
        <w:t>)</w:t>
      </w:r>
      <w:r w:rsidR="00A43D9B">
        <w:rPr>
          <w:rFonts w:ascii="Times New Roman" w:eastAsia="Times New Roman" w:hAnsi="Times New Roman" w:cs="Times New Roman"/>
          <w:sz w:val="24"/>
          <w:szCs w:val="24"/>
        </w:rPr>
        <w:t xml:space="preserve"> was used to test against the annual growth for that year.</w:t>
      </w:r>
    </w:p>
    <w:p w14:paraId="35867D77" w14:textId="77777777" w:rsidR="00F73994" w:rsidRPr="001C7A2B" w:rsidRDefault="00F73994" w:rsidP="00391242">
      <w:pPr>
        <w:spacing w:line="240" w:lineRule="auto"/>
        <w:rPr>
          <w:rFonts w:ascii="Times New Roman" w:eastAsia="Times New Roman" w:hAnsi="Times New Roman" w:cs="Times New Roman"/>
          <w:sz w:val="24"/>
          <w:szCs w:val="24"/>
        </w:rPr>
      </w:pPr>
    </w:p>
    <w:p w14:paraId="48A97985" w14:textId="77777777" w:rsidR="00F73994" w:rsidRPr="00CF1901" w:rsidRDefault="00B16521" w:rsidP="00391242">
      <w:pPr>
        <w:pStyle w:val="Heading2"/>
        <w:spacing w:line="240" w:lineRule="auto"/>
        <w:rPr>
          <w:rFonts w:ascii="Times New Roman" w:hAnsi="Times New Roman" w:cs="Times New Roman"/>
        </w:rPr>
      </w:pPr>
      <w:bookmarkStart w:id="62" w:name="_Toc187847471"/>
      <w:bookmarkStart w:id="63" w:name="_Toc187847534"/>
      <w:commentRangeStart w:id="64"/>
      <w:r w:rsidRPr="00CF1901">
        <w:rPr>
          <w:rFonts w:ascii="Times New Roman" w:hAnsi="Times New Roman" w:cs="Times New Roman"/>
        </w:rPr>
        <w:t>Ari</w:t>
      </w:r>
      <w:r w:rsidR="00316175" w:rsidRPr="00CF1901">
        <w:rPr>
          <w:rFonts w:ascii="Times New Roman" w:hAnsi="Times New Roman" w:cs="Times New Roman"/>
        </w:rPr>
        <w:t>e</w:t>
      </w:r>
      <w:r w:rsidRPr="00CF1901">
        <w:rPr>
          <w:rFonts w:ascii="Times New Roman" w:hAnsi="Times New Roman" w:cs="Times New Roman"/>
        </w:rPr>
        <w:t>al imagery</w:t>
      </w:r>
      <w:commentRangeEnd w:id="64"/>
      <w:r w:rsidR="00F72E3A" w:rsidRPr="00CF1901">
        <w:rPr>
          <w:rStyle w:val="CommentReference"/>
          <w:rFonts w:ascii="Times New Roman" w:hAnsi="Times New Roman" w:cs="Times New Roman"/>
        </w:rPr>
        <w:commentReference w:id="64"/>
      </w:r>
      <w:bookmarkEnd w:id="62"/>
      <w:bookmarkEnd w:id="63"/>
    </w:p>
    <w:p w14:paraId="380C568D" w14:textId="0A62E46B" w:rsidR="003D69A4" w:rsidRPr="001C7A2B" w:rsidRDefault="003D69A4" w:rsidP="00391242">
      <w:pPr>
        <w:spacing w:line="240" w:lineRule="auto"/>
        <w:rPr>
          <w:rFonts w:ascii="Times New Roman" w:hAnsi="Times New Roman" w:cs="Times New Roman"/>
          <w:b/>
          <w:bCs/>
          <w:sz w:val="28"/>
          <w:szCs w:val="28"/>
        </w:rPr>
      </w:pPr>
      <w:r w:rsidRPr="001C7A2B">
        <w:rPr>
          <w:rFonts w:ascii="Times New Roman" w:hAnsi="Times New Roman" w:cs="Times New Roman"/>
          <w:b/>
          <w:bCs/>
          <w:sz w:val="28"/>
          <w:szCs w:val="28"/>
        </w:rPr>
        <w:t>Laboratory Methods</w:t>
      </w:r>
    </w:p>
    <w:p w14:paraId="21D6633D" w14:textId="6E16FAA8" w:rsidR="001D30C3" w:rsidRPr="001C7A2B" w:rsidRDefault="00F73994" w:rsidP="00391242">
      <w:pPr>
        <w:spacing w:line="240" w:lineRule="auto"/>
        <w:ind w:firstLine="720"/>
        <w:rPr>
          <w:rFonts w:ascii="Times New Roman" w:hAnsi="Times New Roman" w:cs="Times New Roman"/>
          <w:sz w:val="24"/>
          <w:szCs w:val="24"/>
        </w:rPr>
      </w:pPr>
      <w:r w:rsidRPr="001C7A2B">
        <w:rPr>
          <w:rFonts w:ascii="Times New Roman" w:hAnsi="Times New Roman" w:cs="Times New Roman"/>
          <w:sz w:val="24"/>
          <w:szCs w:val="24"/>
        </w:rPr>
        <w:t xml:space="preserve"> Aerial imagery was used </w:t>
      </w:r>
      <w:r w:rsidR="00D020C6">
        <w:rPr>
          <w:rFonts w:ascii="Times New Roman" w:hAnsi="Times New Roman" w:cs="Times New Roman"/>
          <w:sz w:val="24"/>
          <w:szCs w:val="24"/>
        </w:rPr>
        <w:t xml:space="preserve">to </w:t>
      </w:r>
      <w:r w:rsidRPr="001C7A2B">
        <w:rPr>
          <w:rFonts w:ascii="Times New Roman" w:hAnsi="Times New Roman" w:cs="Times New Roman"/>
          <w:sz w:val="24"/>
          <w:szCs w:val="24"/>
        </w:rPr>
        <w:t xml:space="preserve">locate specific timeframes when scour and regeneration </w:t>
      </w:r>
      <w:r w:rsidR="0042724F" w:rsidRPr="001C7A2B">
        <w:rPr>
          <w:rFonts w:ascii="Times New Roman" w:hAnsi="Times New Roman" w:cs="Times New Roman"/>
          <w:sz w:val="24"/>
          <w:szCs w:val="24"/>
        </w:rPr>
        <w:t xml:space="preserve">occurred. </w:t>
      </w:r>
      <w:r w:rsidRPr="001C7A2B">
        <w:rPr>
          <w:rFonts w:ascii="Times New Roman" w:hAnsi="Times New Roman" w:cs="Times New Roman"/>
          <w:sz w:val="24"/>
          <w:szCs w:val="24"/>
        </w:rPr>
        <w:t>National Agriculture Imager Program (</w:t>
      </w:r>
      <w:r w:rsidR="002E02F5" w:rsidRPr="001C7A2B">
        <w:rPr>
          <w:rFonts w:ascii="Times New Roman" w:hAnsi="Times New Roman" w:cs="Times New Roman"/>
          <w:sz w:val="24"/>
          <w:szCs w:val="24"/>
        </w:rPr>
        <w:t>NAIP</w:t>
      </w:r>
      <w:r w:rsidRPr="001C7A2B">
        <w:rPr>
          <w:rFonts w:ascii="Times New Roman" w:hAnsi="Times New Roman" w:cs="Times New Roman"/>
          <w:sz w:val="24"/>
          <w:szCs w:val="24"/>
        </w:rPr>
        <w:t>)</w:t>
      </w:r>
      <w:r w:rsidR="002E02F5" w:rsidRPr="001C7A2B">
        <w:rPr>
          <w:rFonts w:ascii="Times New Roman" w:hAnsi="Times New Roman" w:cs="Times New Roman"/>
          <w:sz w:val="24"/>
          <w:szCs w:val="24"/>
        </w:rPr>
        <w:t xml:space="preserve"> imagery was gathered from the USGS Earth Explorer database</w:t>
      </w:r>
      <w:r w:rsidR="00834D6B">
        <w:rPr>
          <w:rFonts w:ascii="Times New Roman" w:hAnsi="Times New Roman" w:cs="Times New Roman"/>
          <w:sz w:val="24"/>
          <w:szCs w:val="24"/>
        </w:rPr>
        <w:t xml:space="preserve"> (</w:t>
      </w:r>
      <w:hyperlink r:id="rId18" w:history="1">
        <w:r w:rsidR="00834D6B" w:rsidRPr="007F08A3">
          <w:rPr>
            <w:rStyle w:val="Hyperlink"/>
            <w:rFonts w:ascii="Times New Roman" w:hAnsi="Times New Roman" w:cs="Times New Roman"/>
            <w:sz w:val="24"/>
            <w:szCs w:val="24"/>
          </w:rPr>
          <w:t>https://earthexplorer.usgs.gov/</w:t>
        </w:r>
      </w:hyperlink>
      <w:r w:rsidR="00834D6B">
        <w:rPr>
          <w:rFonts w:ascii="Times New Roman" w:hAnsi="Times New Roman" w:cs="Times New Roman"/>
          <w:sz w:val="24"/>
          <w:szCs w:val="24"/>
        </w:rPr>
        <w:t>, August 2024</w:t>
      </w:r>
      <w:ins w:id="65" w:author="Abraham E Springer" w:date="2024-10-18T14:45:00Z" w16du:dateUtc="2024-10-18T21:45:00Z">
        <w:r w:rsidR="00D020C6">
          <w:rPr>
            <w:rFonts w:ascii="Times New Roman" w:hAnsi="Times New Roman" w:cs="Times New Roman"/>
            <w:sz w:val="24"/>
            <w:szCs w:val="24"/>
          </w:rPr>
          <w:t>)</w:t>
        </w:r>
      </w:ins>
      <w:r w:rsidR="0042724F" w:rsidRPr="001C7A2B">
        <w:rPr>
          <w:rFonts w:ascii="Times New Roman" w:hAnsi="Times New Roman" w:cs="Times New Roman"/>
          <w:sz w:val="24"/>
          <w:szCs w:val="24"/>
        </w:rPr>
        <w:t xml:space="preserve">. Images containing the whole study site </w:t>
      </w:r>
      <w:r w:rsidR="005530A0">
        <w:rPr>
          <w:rFonts w:ascii="Times New Roman" w:hAnsi="Times New Roman" w:cs="Times New Roman"/>
          <w:sz w:val="24"/>
          <w:szCs w:val="24"/>
        </w:rPr>
        <w:t>were</w:t>
      </w:r>
      <w:r w:rsidR="0042724F" w:rsidRPr="001C7A2B">
        <w:rPr>
          <w:rFonts w:ascii="Times New Roman" w:hAnsi="Times New Roman" w:cs="Times New Roman"/>
          <w:sz w:val="24"/>
          <w:szCs w:val="24"/>
        </w:rPr>
        <w:t xml:space="preserve"> chosen</w:t>
      </w:r>
      <w:r w:rsidR="005530A0">
        <w:rPr>
          <w:rFonts w:ascii="Times New Roman" w:hAnsi="Times New Roman" w:cs="Times New Roman"/>
          <w:sz w:val="24"/>
          <w:szCs w:val="24"/>
        </w:rPr>
        <w:t>,</w:t>
      </w:r>
      <w:r w:rsidR="002E02F5" w:rsidRPr="001C7A2B">
        <w:rPr>
          <w:rFonts w:ascii="Times New Roman" w:hAnsi="Times New Roman" w:cs="Times New Roman"/>
          <w:sz w:val="24"/>
          <w:szCs w:val="24"/>
        </w:rPr>
        <w:t xml:space="preserve"> gathered and uploaded into ArcGIS </w:t>
      </w:r>
      <w:r w:rsidR="00B8457A" w:rsidRPr="001C7A2B">
        <w:rPr>
          <w:rFonts w:ascii="Times New Roman" w:hAnsi="Times New Roman" w:cs="Times New Roman"/>
          <w:sz w:val="24"/>
          <w:szCs w:val="24"/>
        </w:rPr>
        <w:t>P</w:t>
      </w:r>
      <w:r w:rsidR="002E02F5" w:rsidRPr="001C7A2B">
        <w:rPr>
          <w:rFonts w:ascii="Times New Roman" w:hAnsi="Times New Roman" w:cs="Times New Roman"/>
          <w:sz w:val="24"/>
          <w:szCs w:val="24"/>
        </w:rPr>
        <w:t>ro</w:t>
      </w:r>
      <w:r w:rsidR="006E522C" w:rsidRPr="001C7A2B">
        <w:rPr>
          <w:rFonts w:ascii="Times New Roman" w:hAnsi="Times New Roman" w:cs="Times New Roman"/>
          <w:sz w:val="24"/>
          <w:szCs w:val="24"/>
        </w:rPr>
        <w:t xml:space="preserve">. </w:t>
      </w:r>
      <w:r w:rsidR="007E0E08">
        <w:rPr>
          <w:rFonts w:ascii="Times New Roman" w:hAnsi="Times New Roman" w:cs="Times New Roman"/>
          <w:sz w:val="24"/>
          <w:szCs w:val="24"/>
        </w:rPr>
        <w:t xml:space="preserve">NAIP imagery was available for all sites </w:t>
      </w:r>
      <w:proofErr w:type="gramStart"/>
      <w:r w:rsidR="007E0E08">
        <w:rPr>
          <w:rFonts w:ascii="Times New Roman" w:hAnsi="Times New Roman" w:cs="Times New Roman"/>
          <w:sz w:val="24"/>
          <w:szCs w:val="24"/>
        </w:rPr>
        <w:t>in :</w:t>
      </w:r>
      <w:proofErr w:type="gramEnd"/>
      <w:r w:rsidR="007E0E08">
        <w:rPr>
          <w:rFonts w:ascii="Times New Roman" w:hAnsi="Times New Roman" w:cs="Times New Roman"/>
          <w:sz w:val="24"/>
          <w:szCs w:val="24"/>
        </w:rPr>
        <w:t xml:space="preserve"> 2023, 2021, 2019, 2017 , 2015, 2013, 2010. Before the year 2010, the classification is unable to be done reliably.</w:t>
      </w:r>
    </w:p>
    <w:p w14:paraId="5D6416A0" w14:textId="77777777" w:rsidR="00B8457A" w:rsidRPr="001C7A2B" w:rsidRDefault="00B8457A" w:rsidP="00391242">
      <w:pPr>
        <w:spacing w:line="240" w:lineRule="auto"/>
        <w:ind w:firstLine="720"/>
        <w:rPr>
          <w:rFonts w:ascii="Times New Roman" w:hAnsi="Times New Roman" w:cs="Times New Roman"/>
          <w:sz w:val="24"/>
          <w:szCs w:val="24"/>
        </w:rPr>
      </w:pPr>
    </w:p>
    <w:p w14:paraId="0D6FBAC0" w14:textId="2EE5125A" w:rsidR="003D69A4" w:rsidRPr="001C7A2B" w:rsidRDefault="003D69A4" w:rsidP="00391242">
      <w:pPr>
        <w:spacing w:line="240" w:lineRule="auto"/>
        <w:rPr>
          <w:rFonts w:ascii="Times New Roman" w:hAnsi="Times New Roman" w:cs="Times New Roman"/>
          <w:b/>
          <w:bCs/>
          <w:sz w:val="28"/>
          <w:szCs w:val="28"/>
        </w:rPr>
      </w:pPr>
      <w:r w:rsidRPr="001C7A2B">
        <w:rPr>
          <w:rFonts w:ascii="Times New Roman" w:hAnsi="Times New Roman" w:cs="Times New Roman"/>
          <w:b/>
          <w:bCs/>
          <w:sz w:val="28"/>
          <w:szCs w:val="28"/>
        </w:rPr>
        <w:t>Analysis Methods</w:t>
      </w:r>
    </w:p>
    <w:p w14:paraId="5B55E1FC" w14:textId="46D08316" w:rsidR="00B82126" w:rsidRDefault="00B82126" w:rsidP="00391242">
      <w:pPr>
        <w:spacing w:line="240" w:lineRule="auto"/>
        <w:rPr>
          <w:rFonts w:ascii="Times New Roman" w:hAnsi="Times New Roman" w:cs="Times New Roman"/>
          <w:sz w:val="24"/>
          <w:szCs w:val="24"/>
        </w:rPr>
      </w:pPr>
      <w:r w:rsidRPr="001C7A2B">
        <w:rPr>
          <w:rFonts w:ascii="Times New Roman" w:hAnsi="Times New Roman" w:cs="Times New Roman"/>
          <w:sz w:val="24"/>
          <w:szCs w:val="24"/>
        </w:rPr>
        <w:tab/>
        <w:t>Images can be visually inspected for changes between photos. Bank geomorphology as well as vegetation changes can be seen between photos</w:t>
      </w:r>
      <w:r w:rsidR="005530A0">
        <w:rPr>
          <w:rFonts w:ascii="Times New Roman" w:hAnsi="Times New Roman" w:cs="Times New Roman"/>
          <w:sz w:val="24"/>
          <w:szCs w:val="24"/>
        </w:rPr>
        <w:t>. The</w:t>
      </w:r>
      <w:r w:rsidR="00B8457A" w:rsidRPr="001C7A2B">
        <w:rPr>
          <w:rFonts w:ascii="Times New Roman" w:hAnsi="Times New Roman" w:cs="Times New Roman"/>
          <w:sz w:val="24"/>
          <w:szCs w:val="24"/>
        </w:rPr>
        <w:t xml:space="preserve"> </w:t>
      </w:r>
      <w:r w:rsidR="00CF4B18" w:rsidRPr="001C7A2B">
        <w:rPr>
          <w:rFonts w:ascii="Times New Roman" w:hAnsi="Times New Roman" w:cs="Times New Roman"/>
          <w:sz w:val="24"/>
          <w:szCs w:val="24"/>
        </w:rPr>
        <w:t>gauge</w:t>
      </w:r>
      <w:r w:rsidR="00B8457A" w:rsidRPr="001C7A2B">
        <w:rPr>
          <w:rFonts w:ascii="Times New Roman" w:hAnsi="Times New Roman" w:cs="Times New Roman"/>
          <w:sz w:val="24"/>
          <w:szCs w:val="24"/>
        </w:rPr>
        <w:t xml:space="preserve"> record </w:t>
      </w:r>
      <w:r w:rsidR="005530A0">
        <w:rPr>
          <w:rFonts w:ascii="Times New Roman" w:hAnsi="Times New Roman" w:cs="Times New Roman"/>
          <w:sz w:val="24"/>
          <w:szCs w:val="24"/>
        </w:rPr>
        <w:t>can be used</w:t>
      </w:r>
      <w:r w:rsidR="00B8457A" w:rsidRPr="001C7A2B">
        <w:rPr>
          <w:rFonts w:ascii="Times New Roman" w:hAnsi="Times New Roman" w:cs="Times New Roman"/>
          <w:sz w:val="24"/>
          <w:szCs w:val="24"/>
        </w:rPr>
        <w:t xml:space="preserve"> to identify a maximum flow that occurred in that reach between the two photos. </w:t>
      </w:r>
    </w:p>
    <w:p w14:paraId="3CF4EB37" w14:textId="28214303" w:rsidR="00F86600" w:rsidRDefault="00231B38" w:rsidP="00391242">
      <w:pPr>
        <w:spacing w:line="240" w:lineRule="auto"/>
        <w:rPr>
          <w:rFonts w:ascii="Times New Roman" w:hAnsi="Times New Roman" w:cs="Times New Roman"/>
          <w:sz w:val="24"/>
          <w:szCs w:val="24"/>
        </w:rPr>
      </w:pPr>
      <w:r>
        <w:rPr>
          <w:rFonts w:ascii="Times New Roman" w:hAnsi="Times New Roman" w:cs="Times New Roman"/>
          <w:sz w:val="24"/>
          <w:szCs w:val="24"/>
        </w:rPr>
        <w:tab/>
      </w:r>
      <w:r w:rsidRPr="00391242">
        <w:rPr>
          <w:rFonts w:ascii="Times New Roman" w:hAnsi="Times New Roman" w:cs="Times New Roman"/>
          <w:sz w:val="24"/>
          <w:szCs w:val="24"/>
        </w:rPr>
        <w:t xml:space="preserve">Images were clipped to the Verde </w:t>
      </w:r>
      <w:r w:rsidR="00C65D12" w:rsidRPr="00391242">
        <w:rPr>
          <w:rFonts w:ascii="Times New Roman" w:hAnsi="Times New Roman" w:cs="Times New Roman"/>
          <w:sz w:val="24"/>
          <w:szCs w:val="24"/>
        </w:rPr>
        <w:t>River floodplain</w:t>
      </w:r>
      <w:r w:rsidRPr="00391242">
        <w:rPr>
          <w:rFonts w:ascii="Times New Roman" w:hAnsi="Times New Roman" w:cs="Times New Roman"/>
          <w:sz w:val="24"/>
          <w:szCs w:val="24"/>
        </w:rPr>
        <w:t xml:space="preserve">. The Verde River flowline was downloaded from the </w:t>
      </w:r>
      <w:proofErr w:type="spellStart"/>
      <w:r w:rsidRPr="00391242">
        <w:rPr>
          <w:rFonts w:ascii="Times New Roman" w:hAnsi="Times New Roman" w:cs="Times New Roman"/>
          <w:sz w:val="24"/>
          <w:szCs w:val="24"/>
        </w:rPr>
        <w:t>AzGeo</w:t>
      </w:r>
      <w:proofErr w:type="spellEnd"/>
      <w:r w:rsidRPr="00391242">
        <w:rPr>
          <w:rFonts w:ascii="Times New Roman" w:hAnsi="Times New Roman" w:cs="Times New Roman"/>
          <w:sz w:val="24"/>
          <w:szCs w:val="24"/>
        </w:rPr>
        <w:t xml:space="preserve"> Hub </w:t>
      </w:r>
      <w:r w:rsidR="00391242" w:rsidRPr="00391242">
        <w:rPr>
          <w:rFonts w:ascii="Times New Roman" w:hAnsi="Times New Roman" w:cs="Times New Roman"/>
          <w:sz w:val="24"/>
          <w:szCs w:val="24"/>
        </w:rPr>
        <w:t>(</w:t>
      </w:r>
      <w:hyperlink r:id="rId19" w:history="1">
        <w:r w:rsidR="00CD6E42" w:rsidRPr="00DF0B05">
          <w:rPr>
            <w:rStyle w:val="Hyperlink"/>
            <w:rFonts w:ascii="Times New Roman" w:hAnsi="Times New Roman" w:cs="Times New Roman"/>
            <w:sz w:val="24"/>
            <w:szCs w:val="24"/>
          </w:rPr>
          <w:t>https://azgeo-open-data-agic.hub.arcgis.com</w:t>
        </w:r>
      </w:hyperlink>
      <w:r w:rsidR="00CD6E42">
        <w:rPr>
          <w:rFonts w:ascii="Times New Roman" w:hAnsi="Times New Roman" w:cs="Times New Roman"/>
          <w:sz w:val="24"/>
          <w:szCs w:val="24"/>
        </w:rPr>
        <w:t xml:space="preserve"> </w:t>
      </w:r>
      <w:r w:rsidR="00391242" w:rsidRPr="00391242">
        <w:rPr>
          <w:rFonts w:ascii="Times New Roman" w:hAnsi="Times New Roman" w:cs="Times New Roman"/>
          <w:sz w:val="24"/>
          <w:szCs w:val="24"/>
        </w:rPr>
        <w:t>) and</w:t>
      </w:r>
      <w:r w:rsidRPr="00391242">
        <w:rPr>
          <w:rFonts w:ascii="Times New Roman" w:hAnsi="Times New Roman" w:cs="Times New Roman"/>
          <w:sz w:val="24"/>
          <w:szCs w:val="24"/>
        </w:rPr>
        <w:t xml:space="preserve"> a </w:t>
      </w:r>
      <w:proofErr w:type="gramStart"/>
      <w:r w:rsidR="00C65D12" w:rsidRPr="00391242">
        <w:rPr>
          <w:rFonts w:ascii="Times New Roman" w:hAnsi="Times New Roman" w:cs="Times New Roman"/>
          <w:sz w:val="24"/>
          <w:szCs w:val="24"/>
        </w:rPr>
        <w:t>150 meter</w:t>
      </w:r>
      <w:proofErr w:type="gramEnd"/>
      <w:r w:rsidRPr="00391242">
        <w:rPr>
          <w:rFonts w:ascii="Times New Roman" w:hAnsi="Times New Roman" w:cs="Times New Roman"/>
          <w:sz w:val="24"/>
          <w:szCs w:val="24"/>
        </w:rPr>
        <w:t xml:space="preserve"> buffer was created from that flow line. The area within that polygon was then used for analysis.</w:t>
      </w:r>
    </w:p>
    <w:p w14:paraId="069142AF" w14:textId="77777777" w:rsidR="00391242" w:rsidRDefault="00391242" w:rsidP="00391242">
      <w:pPr>
        <w:spacing w:line="240" w:lineRule="auto"/>
        <w:rPr>
          <w:rFonts w:ascii="Times New Roman" w:hAnsi="Times New Roman" w:cs="Times New Roman"/>
          <w:sz w:val="24"/>
          <w:szCs w:val="24"/>
        </w:rPr>
      </w:pPr>
    </w:p>
    <w:p w14:paraId="4FEA2A48" w14:textId="0DB7D884" w:rsidR="00231B38" w:rsidRDefault="00F86600" w:rsidP="00391242">
      <w:pPr>
        <w:spacing w:line="240" w:lineRule="auto"/>
        <w:jc w:val="center"/>
        <w:rPr>
          <w:rFonts w:ascii="Times New Roman" w:hAnsi="Times New Roman" w:cs="Times New Roman"/>
          <w:sz w:val="24"/>
          <w:szCs w:val="24"/>
        </w:rPr>
      </w:pPr>
      <w:r w:rsidRPr="00F00915">
        <w:rPr>
          <w:rFonts w:ascii="Times New Roman" w:hAnsi="Times New Roman" w:cs="Times New Roman"/>
          <w:noProof/>
          <w:sz w:val="24"/>
          <w:szCs w:val="24"/>
        </w:rPr>
        <w:drawing>
          <wp:inline distT="0" distB="0" distL="0" distR="0" wp14:anchorId="519CD51E" wp14:editId="08A8CA3A">
            <wp:extent cx="2825063" cy="1875790"/>
            <wp:effectExtent l="0" t="0" r="0" b="0"/>
            <wp:docPr id="468952244" name="Picture 1" descr="A blue circle on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52244" name="Picture 1" descr="A blue circle on a line&#10;&#10;Description automatically generated with medium confidence"/>
                    <pic:cNvPicPr/>
                  </pic:nvPicPr>
                  <pic:blipFill>
                    <a:blip r:embed="rId20"/>
                    <a:stretch>
                      <a:fillRect/>
                    </a:stretch>
                  </pic:blipFill>
                  <pic:spPr>
                    <a:xfrm>
                      <a:off x="0" y="0"/>
                      <a:ext cx="2830885" cy="1879656"/>
                    </a:xfrm>
                    <a:prstGeom prst="rect">
                      <a:avLst/>
                    </a:prstGeom>
                  </pic:spPr>
                </pic:pic>
              </a:graphicData>
            </a:graphic>
          </wp:inline>
        </w:drawing>
      </w:r>
      <w:r w:rsidRPr="00F00915">
        <w:rPr>
          <w:rFonts w:ascii="Times New Roman" w:hAnsi="Times New Roman" w:cs="Times New Roman"/>
          <w:noProof/>
          <w:sz w:val="24"/>
          <w:szCs w:val="24"/>
        </w:rPr>
        <w:drawing>
          <wp:inline distT="0" distB="0" distL="0" distR="0" wp14:anchorId="3482656F" wp14:editId="097A156A">
            <wp:extent cx="2825002" cy="1861624"/>
            <wp:effectExtent l="0" t="0" r="0" b="5715"/>
            <wp:docPr id="41263220" name="Picture 1" descr="A close up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3220" name="Picture 1" descr="A close up of a line&#10;&#10;Description automatically generated"/>
                    <pic:cNvPicPr/>
                  </pic:nvPicPr>
                  <pic:blipFill>
                    <a:blip r:embed="rId21"/>
                    <a:stretch>
                      <a:fillRect/>
                    </a:stretch>
                  </pic:blipFill>
                  <pic:spPr>
                    <a:xfrm>
                      <a:off x="0" y="0"/>
                      <a:ext cx="2835254" cy="1868380"/>
                    </a:xfrm>
                    <a:prstGeom prst="rect">
                      <a:avLst/>
                    </a:prstGeom>
                  </pic:spPr>
                </pic:pic>
              </a:graphicData>
            </a:graphic>
          </wp:inline>
        </w:drawing>
      </w:r>
    </w:p>
    <w:p w14:paraId="292A8C75" w14:textId="162D6378" w:rsidR="00FB2CEC" w:rsidRPr="001C7A2B" w:rsidRDefault="00FB2CEC" w:rsidP="00391242">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6. Showing the workflow and results of my classification process.</w:t>
      </w:r>
    </w:p>
    <w:p w14:paraId="1654EBF9" w14:textId="77777777" w:rsidR="00737064" w:rsidRPr="001C7A2B" w:rsidRDefault="00737064" w:rsidP="00391242">
      <w:pPr>
        <w:spacing w:line="240" w:lineRule="auto"/>
        <w:rPr>
          <w:rFonts w:ascii="Times New Roman" w:hAnsi="Times New Roman" w:cs="Times New Roman"/>
          <w:sz w:val="24"/>
          <w:szCs w:val="24"/>
        </w:rPr>
      </w:pPr>
    </w:p>
    <w:p w14:paraId="79C247EE" w14:textId="32F4284B" w:rsidR="00737064" w:rsidRPr="001C7A2B" w:rsidRDefault="00737064" w:rsidP="00391242">
      <w:pPr>
        <w:spacing w:line="240" w:lineRule="auto"/>
        <w:ind w:firstLine="720"/>
        <w:rPr>
          <w:rFonts w:ascii="Times New Roman" w:hAnsi="Times New Roman" w:cs="Times New Roman"/>
          <w:sz w:val="24"/>
          <w:szCs w:val="24"/>
        </w:rPr>
      </w:pPr>
      <w:r w:rsidRPr="001C7A2B">
        <w:rPr>
          <w:rFonts w:ascii="Times New Roman" w:hAnsi="Times New Roman" w:cs="Times New Roman"/>
          <w:sz w:val="24"/>
          <w:szCs w:val="24"/>
        </w:rPr>
        <w:t xml:space="preserve">To </w:t>
      </w:r>
      <w:r w:rsidR="00BA0431" w:rsidRPr="001C7A2B">
        <w:rPr>
          <w:rFonts w:ascii="Times New Roman" w:hAnsi="Times New Roman" w:cs="Times New Roman"/>
          <w:sz w:val="24"/>
          <w:szCs w:val="24"/>
        </w:rPr>
        <w:t>quantify</w:t>
      </w:r>
      <w:r w:rsidRPr="001C7A2B">
        <w:rPr>
          <w:rFonts w:ascii="Times New Roman" w:hAnsi="Times New Roman" w:cs="Times New Roman"/>
          <w:sz w:val="24"/>
          <w:szCs w:val="24"/>
        </w:rPr>
        <w:t xml:space="preserve"> change over time I used the Classification Tools on ArcGIS Pro. I created 5 classes that a pixel could be classified as.</w:t>
      </w:r>
      <w:r w:rsidR="00DE561E">
        <w:rPr>
          <w:rFonts w:ascii="Times New Roman" w:hAnsi="Times New Roman" w:cs="Times New Roman"/>
          <w:sz w:val="24"/>
          <w:szCs w:val="24"/>
        </w:rPr>
        <w:t xml:space="preserve"> I trained the program by selecting </w:t>
      </w:r>
      <w:r w:rsidR="00C65D12">
        <w:rPr>
          <w:rFonts w:ascii="Times New Roman" w:hAnsi="Times New Roman" w:cs="Times New Roman"/>
          <w:sz w:val="24"/>
          <w:szCs w:val="24"/>
        </w:rPr>
        <w:t>at least</w:t>
      </w:r>
      <w:r w:rsidR="00231B38">
        <w:rPr>
          <w:rFonts w:ascii="Times New Roman" w:hAnsi="Times New Roman" w:cs="Times New Roman"/>
          <w:sz w:val="24"/>
          <w:szCs w:val="24"/>
        </w:rPr>
        <w:t xml:space="preserve">10 </w:t>
      </w:r>
      <w:r w:rsidR="00DE561E">
        <w:rPr>
          <w:rFonts w:ascii="Times New Roman" w:hAnsi="Times New Roman" w:cs="Times New Roman"/>
          <w:sz w:val="24"/>
          <w:szCs w:val="24"/>
        </w:rPr>
        <w:t xml:space="preserve">polygons </w:t>
      </w:r>
      <w:r w:rsidR="00231B38">
        <w:rPr>
          <w:rFonts w:ascii="Times New Roman" w:hAnsi="Times New Roman" w:cs="Times New Roman"/>
          <w:sz w:val="24"/>
          <w:szCs w:val="24"/>
        </w:rPr>
        <w:t xml:space="preserve">of </w:t>
      </w:r>
      <w:r w:rsidR="00DE561E">
        <w:rPr>
          <w:rFonts w:ascii="Times New Roman" w:hAnsi="Times New Roman" w:cs="Times New Roman"/>
          <w:sz w:val="24"/>
          <w:szCs w:val="24"/>
        </w:rPr>
        <w:t>each class so that the program has representative data to classify each pixel as.</w:t>
      </w:r>
    </w:p>
    <w:tbl>
      <w:tblPr>
        <w:tblStyle w:val="TableGrid"/>
        <w:tblW w:w="0" w:type="auto"/>
        <w:tblLook w:val="04A0" w:firstRow="1" w:lastRow="0" w:firstColumn="1" w:lastColumn="0" w:noHBand="0" w:noVBand="1"/>
      </w:tblPr>
      <w:tblGrid>
        <w:gridCol w:w="3628"/>
        <w:gridCol w:w="3787"/>
        <w:gridCol w:w="3375"/>
      </w:tblGrid>
      <w:tr w:rsidR="00B32463" w:rsidRPr="001C7A2B" w14:paraId="79C97BD0" w14:textId="522817C3" w:rsidTr="00B32463">
        <w:tc>
          <w:tcPr>
            <w:tcW w:w="3628" w:type="dxa"/>
          </w:tcPr>
          <w:p w14:paraId="1367D53C" w14:textId="1815E5E2"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Class</w:t>
            </w:r>
          </w:p>
        </w:tc>
        <w:tc>
          <w:tcPr>
            <w:tcW w:w="3787" w:type="dxa"/>
          </w:tcPr>
          <w:p w14:paraId="116C10B4" w14:textId="5360DAF0"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Description</w:t>
            </w:r>
          </w:p>
        </w:tc>
        <w:tc>
          <w:tcPr>
            <w:tcW w:w="3375" w:type="dxa"/>
          </w:tcPr>
          <w:p w14:paraId="672478B1" w14:textId="1018A5DD"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Error</w:t>
            </w:r>
          </w:p>
        </w:tc>
      </w:tr>
      <w:tr w:rsidR="00B32463" w:rsidRPr="001C7A2B" w14:paraId="690D7993" w14:textId="7D370ADE" w:rsidTr="00B32463">
        <w:tc>
          <w:tcPr>
            <w:tcW w:w="3628" w:type="dxa"/>
          </w:tcPr>
          <w:p w14:paraId="36AD1BE8" w14:textId="03B6EBFD" w:rsidR="00B32463" w:rsidRPr="001C7A2B" w:rsidRDefault="00C65D12" w:rsidP="00391242">
            <w:pPr>
              <w:rPr>
                <w:rFonts w:ascii="Times New Roman" w:hAnsi="Times New Roman" w:cs="Times New Roman"/>
                <w:sz w:val="24"/>
                <w:szCs w:val="24"/>
              </w:rPr>
            </w:pPr>
            <w:r>
              <w:rPr>
                <w:rFonts w:ascii="Times New Roman" w:hAnsi="Times New Roman" w:cs="Times New Roman"/>
                <w:sz w:val="24"/>
                <w:szCs w:val="24"/>
              </w:rPr>
              <w:t xml:space="preserve">Riparian </w:t>
            </w:r>
            <w:r w:rsidR="00B32463" w:rsidRPr="001C7A2B">
              <w:rPr>
                <w:rFonts w:ascii="Times New Roman" w:hAnsi="Times New Roman" w:cs="Times New Roman"/>
                <w:sz w:val="24"/>
                <w:szCs w:val="24"/>
              </w:rPr>
              <w:t>Forest</w:t>
            </w:r>
          </w:p>
        </w:tc>
        <w:tc>
          <w:tcPr>
            <w:tcW w:w="3787" w:type="dxa"/>
          </w:tcPr>
          <w:p w14:paraId="2A1454FF" w14:textId="2152D1DE"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Riparian vegetation, all included</w:t>
            </w:r>
          </w:p>
        </w:tc>
        <w:tc>
          <w:tcPr>
            <w:tcW w:w="3375" w:type="dxa"/>
          </w:tcPr>
          <w:p w14:paraId="43A8EE6B" w14:textId="5FE3AF80"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Different shades of green, includes upland forests</w:t>
            </w:r>
            <w:r w:rsidR="00C65D12">
              <w:rPr>
                <w:rFonts w:ascii="Times New Roman" w:hAnsi="Times New Roman" w:cs="Times New Roman"/>
                <w:sz w:val="24"/>
                <w:szCs w:val="24"/>
              </w:rPr>
              <w:t xml:space="preserve"> or water</w:t>
            </w:r>
          </w:p>
        </w:tc>
      </w:tr>
      <w:tr w:rsidR="00B32463" w:rsidRPr="001C7A2B" w14:paraId="77F9F930" w14:textId="42CF5DCE" w:rsidTr="00B32463">
        <w:tc>
          <w:tcPr>
            <w:tcW w:w="3628" w:type="dxa"/>
          </w:tcPr>
          <w:p w14:paraId="44FDEC6C" w14:textId="3ABDA94D"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Water</w:t>
            </w:r>
          </w:p>
        </w:tc>
        <w:tc>
          <w:tcPr>
            <w:tcW w:w="3787" w:type="dxa"/>
          </w:tcPr>
          <w:p w14:paraId="5C63B3EA" w14:textId="102ACEDC"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Water in the channel as well as side channels</w:t>
            </w:r>
          </w:p>
        </w:tc>
        <w:tc>
          <w:tcPr>
            <w:tcW w:w="3375" w:type="dxa"/>
          </w:tcPr>
          <w:p w14:paraId="284E86FF" w14:textId="4EC2A33E"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Riparian shadows blocking water, changes water reflectance (ripples and rapids)</w:t>
            </w:r>
          </w:p>
        </w:tc>
      </w:tr>
      <w:tr w:rsidR="00B32463" w:rsidRPr="001C7A2B" w14:paraId="381230B6" w14:textId="679DB256" w:rsidTr="00B32463">
        <w:trPr>
          <w:trHeight w:val="70"/>
        </w:trPr>
        <w:tc>
          <w:tcPr>
            <w:tcW w:w="3628" w:type="dxa"/>
          </w:tcPr>
          <w:p w14:paraId="4BD996D4" w14:textId="1C85736D"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Barren</w:t>
            </w:r>
          </w:p>
        </w:tc>
        <w:tc>
          <w:tcPr>
            <w:tcW w:w="3787" w:type="dxa"/>
          </w:tcPr>
          <w:p w14:paraId="757C2E89" w14:textId="4BE52A45"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Scoured and bare soil/rocks along the floodplain</w:t>
            </w:r>
          </w:p>
        </w:tc>
        <w:tc>
          <w:tcPr>
            <w:tcW w:w="3375" w:type="dxa"/>
          </w:tcPr>
          <w:p w14:paraId="27CF74F2" w14:textId="6542B66A"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Includes upland bare rock and roads</w:t>
            </w:r>
          </w:p>
        </w:tc>
      </w:tr>
      <w:tr w:rsidR="00B32463" w:rsidRPr="001C7A2B" w14:paraId="03F7595C" w14:textId="5CC62A60" w:rsidTr="00B32463">
        <w:tc>
          <w:tcPr>
            <w:tcW w:w="3628" w:type="dxa"/>
          </w:tcPr>
          <w:p w14:paraId="2CE3822C" w14:textId="3E28C3EF"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Shadow</w:t>
            </w:r>
          </w:p>
        </w:tc>
        <w:tc>
          <w:tcPr>
            <w:tcW w:w="3787" w:type="dxa"/>
          </w:tcPr>
          <w:p w14:paraId="2F059379" w14:textId="6776227B"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Dark areas created by shadows</w:t>
            </w:r>
          </w:p>
        </w:tc>
        <w:tc>
          <w:tcPr>
            <w:tcW w:w="3375" w:type="dxa"/>
          </w:tcPr>
          <w:p w14:paraId="39548323" w14:textId="2B37DB1C"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 xml:space="preserve">Doesn’t contribute to change in land type over time, dependent </w:t>
            </w:r>
            <w:r w:rsidRPr="001C7A2B">
              <w:rPr>
                <w:rFonts w:ascii="Times New Roman" w:hAnsi="Times New Roman" w:cs="Times New Roman"/>
                <w:sz w:val="24"/>
                <w:szCs w:val="24"/>
              </w:rPr>
              <w:lastRenderedPageBreak/>
              <w:t>on time of day the photo was taken</w:t>
            </w:r>
          </w:p>
        </w:tc>
      </w:tr>
      <w:tr w:rsidR="00B32463" w:rsidRPr="001C7A2B" w14:paraId="0DC6100A" w14:textId="7A379C85" w:rsidTr="00B32463">
        <w:tc>
          <w:tcPr>
            <w:tcW w:w="3628" w:type="dxa"/>
          </w:tcPr>
          <w:p w14:paraId="432BCE14" w14:textId="510A47C4"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lastRenderedPageBreak/>
              <w:t>Shrubland</w:t>
            </w:r>
          </w:p>
        </w:tc>
        <w:tc>
          <w:tcPr>
            <w:tcW w:w="3787" w:type="dxa"/>
          </w:tcPr>
          <w:p w14:paraId="028D9CD4" w14:textId="5A3A812C" w:rsidR="00B32463" w:rsidRPr="001C7A2B" w:rsidRDefault="00B32463" w:rsidP="00391242">
            <w:pPr>
              <w:rPr>
                <w:rFonts w:ascii="Times New Roman" w:hAnsi="Times New Roman" w:cs="Times New Roman"/>
                <w:sz w:val="24"/>
                <w:szCs w:val="24"/>
              </w:rPr>
            </w:pPr>
            <w:r w:rsidRPr="001C7A2B">
              <w:rPr>
                <w:rFonts w:ascii="Times New Roman" w:hAnsi="Times New Roman" w:cs="Times New Roman"/>
                <w:sz w:val="24"/>
                <w:szCs w:val="24"/>
              </w:rPr>
              <w:t>Generic term for upland areas remaining in the image</w:t>
            </w:r>
          </w:p>
        </w:tc>
        <w:tc>
          <w:tcPr>
            <w:tcW w:w="3375" w:type="dxa"/>
          </w:tcPr>
          <w:p w14:paraId="427C8D1B" w14:textId="6A5E760F" w:rsidR="00B32463" w:rsidRPr="001C7A2B" w:rsidRDefault="00BA0431" w:rsidP="00391242">
            <w:pPr>
              <w:rPr>
                <w:rFonts w:ascii="Times New Roman" w:hAnsi="Times New Roman" w:cs="Times New Roman"/>
                <w:sz w:val="24"/>
                <w:szCs w:val="24"/>
              </w:rPr>
            </w:pPr>
            <w:r w:rsidRPr="001C7A2B">
              <w:rPr>
                <w:rFonts w:ascii="Times New Roman" w:hAnsi="Times New Roman" w:cs="Times New Roman"/>
                <w:sz w:val="24"/>
                <w:szCs w:val="24"/>
              </w:rPr>
              <w:t>Large generic area with variation that could be classified as other classes</w:t>
            </w:r>
          </w:p>
        </w:tc>
      </w:tr>
      <w:tr w:rsidR="00C65D12" w:rsidRPr="001C7A2B" w14:paraId="4119AF0E" w14:textId="77777777" w:rsidTr="00B32463">
        <w:tc>
          <w:tcPr>
            <w:tcW w:w="3628" w:type="dxa"/>
          </w:tcPr>
          <w:p w14:paraId="1D2FD5FA" w14:textId="73853927" w:rsidR="00C65D12" w:rsidRPr="001C7A2B" w:rsidRDefault="00C65D12" w:rsidP="00391242">
            <w:pPr>
              <w:rPr>
                <w:rFonts w:ascii="Times New Roman" w:hAnsi="Times New Roman" w:cs="Times New Roman"/>
                <w:sz w:val="24"/>
                <w:szCs w:val="24"/>
              </w:rPr>
            </w:pPr>
            <w:r>
              <w:rPr>
                <w:rFonts w:ascii="Times New Roman" w:hAnsi="Times New Roman" w:cs="Times New Roman"/>
                <w:sz w:val="24"/>
                <w:szCs w:val="24"/>
              </w:rPr>
              <w:t>Upland Forest</w:t>
            </w:r>
          </w:p>
        </w:tc>
        <w:tc>
          <w:tcPr>
            <w:tcW w:w="3787" w:type="dxa"/>
          </w:tcPr>
          <w:p w14:paraId="4F309C14" w14:textId="29BBCDCB" w:rsidR="00C65D12" w:rsidRPr="001C7A2B" w:rsidRDefault="00C65D12" w:rsidP="00391242">
            <w:pPr>
              <w:rPr>
                <w:rFonts w:ascii="Times New Roman" w:hAnsi="Times New Roman" w:cs="Times New Roman"/>
                <w:sz w:val="24"/>
                <w:szCs w:val="24"/>
              </w:rPr>
            </w:pPr>
            <w:r>
              <w:rPr>
                <w:rFonts w:ascii="Times New Roman" w:hAnsi="Times New Roman" w:cs="Times New Roman"/>
                <w:sz w:val="24"/>
                <w:szCs w:val="24"/>
              </w:rPr>
              <w:t>Upland forests such as juniper and mesquite</w:t>
            </w:r>
          </w:p>
        </w:tc>
        <w:tc>
          <w:tcPr>
            <w:tcW w:w="3375" w:type="dxa"/>
          </w:tcPr>
          <w:p w14:paraId="16E09751" w14:textId="45AAB11C" w:rsidR="00C65D12" w:rsidRPr="001C7A2B" w:rsidRDefault="00C65D12" w:rsidP="00391242">
            <w:pPr>
              <w:rPr>
                <w:rFonts w:ascii="Times New Roman" w:hAnsi="Times New Roman" w:cs="Times New Roman"/>
                <w:sz w:val="24"/>
                <w:szCs w:val="24"/>
              </w:rPr>
            </w:pPr>
            <w:r>
              <w:rPr>
                <w:rFonts w:ascii="Times New Roman" w:hAnsi="Times New Roman" w:cs="Times New Roman"/>
                <w:sz w:val="24"/>
                <w:szCs w:val="24"/>
              </w:rPr>
              <w:t>Different shades of green selected, including riparian areas and water</w:t>
            </w:r>
          </w:p>
        </w:tc>
      </w:tr>
    </w:tbl>
    <w:p w14:paraId="413FF5D6" w14:textId="23574111" w:rsidR="00737064" w:rsidRDefault="00FB2CEC" w:rsidP="00FB2CEC">
      <w:pPr>
        <w:spacing w:line="240" w:lineRule="auto"/>
        <w:jc w:val="center"/>
        <w:rPr>
          <w:rFonts w:ascii="Times New Roman" w:hAnsi="Times New Roman" w:cs="Times New Roman"/>
          <w:sz w:val="24"/>
          <w:szCs w:val="24"/>
        </w:rPr>
      </w:pPr>
      <w:r>
        <w:rPr>
          <w:rFonts w:ascii="Times New Roman" w:hAnsi="Times New Roman" w:cs="Times New Roman"/>
          <w:sz w:val="24"/>
          <w:szCs w:val="24"/>
        </w:rPr>
        <w:t>Table 1. A table of the classification classes as well as errors encountered in the classification.</w:t>
      </w:r>
    </w:p>
    <w:p w14:paraId="5D7D1958" w14:textId="77777777" w:rsidR="00FB2CEC" w:rsidRPr="001C7A2B" w:rsidRDefault="00FB2CEC" w:rsidP="00FB2CEC">
      <w:pPr>
        <w:spacing w:line="240" w:lineRule="auto"/>
        <w:jc w:val="center"/>
        <w:rPr>
          <w:rFonts w:ascii="Times New Roman" w:hAnsi="Times New Roman" w:cs="Times New Roman"/>
          <w:sz w:val="24"/>
          <w:szCs w:val="24"/>
        </w:rPr>
      </w:pPr>
    </w:p>
    <w:p w14:paraId="1829B979" w14:textId="2D814795" w:rsidR="00BA0431" w:rsidRDefault="00984670" w:rsidP="00391242">
      <w:pPr>
        <w:spacing w:line="240" w:lineRule="auto"/>
        <w:rPr>
          <w:rFonts w:ascii="Times New Roman" w:hAnsi="Times New Roman" w:cs="Times New Roman"/>
          <w:sz w:val="24"/>
          <w:szCs w:val="24"/>
        </w:rPr>
      </w:pPr>
      <w:r w:rsidRPr="001C7A2B">
        <w:rPr>
          <w:rFonts w:ascii="Times New Roman" w:hAnsi="Times New Roman" w:cs="Times New Roman"/>
          <w:sz w:val="24"/>
          <w:szCs w:val="24"/>
        </w:rPr>
        <w:t xml:space="preserve">ArcGIS Pro then creates a table with the amount of each </w:t>
      </w:r>
      <w:r w:rsidR="007238C7" w:rsidRPr="001C7A2B">
        <w:rPr>
          <w:rFonts w:ascii="Times New Roman" w:hAnsi="Times New Roman" w:cs="Times New Roman"/>
          <w:sz w:val="24"/>
          <w:szCs w:val="24"/>
        </w:rPr>
        <w:t>pixel</w:t>
      </w:r>
      <w:r w:rsidRPr="001C7A2B">
        <w:rPr>
          <w:rFonts w:ascii="Times New Roman" w:hAnsi="Times New Roman" w:cs="Times New Roman"/>
          <w:sz w:val="24"/>
          <w:szCs w:val="24"/>
        </w:rPr>
        <w:t xml:space="preserve"> in each class. Because the </w:t>
      </w:r>
      <w:r w:rsidR="007238C7" w:rsidRPr="001C7A2B">
        <w:rPr>
          <w:rFonts w:ascii="Times New Roman" w:hAnsi="Times New Roman" w:cs="Times New Roman"/>
          <w:sz w:val="24"/>
          <w:szCs w:val="24"/>
        </w:rPr>
        <w:t>number</w:t>
      </w:r>
      <w:r w:rsidRPr="001C7A2B">
        <w:rPr>
          <w:rFonts w:ascii="Times New Roman" w:hAnsi="Times New Roman" w:cs="Times New Roman"/>
          <w:sz w:val="24"/>
          <w:szCs w:val="24"/>
        </w:rPr>
        <w:t xml:space="preserve"> of pixels change over time as the resolution becomes finer, the classes are then normalized to a percent out of the total.</w:t>
      </w:r>
      <w:r w:rsidR="00BA0431" w:rsidRPr="001C7A2B">
        <w:rPr>
          <w:rFonts w:ascii="Times New Roman" w:hAnsi="Times New Roman" w:cs="Times New Roman"/>
          <w:sz w:val="24"/>
          <w:szCs w:val="24"/>
        </w:rPr>
        <w:t xml:space="preserve"> Then, the change</w:t>
      </w:r>
      <w:r w:rsidRPr="001C7A2B">
        <w:rPr>
          <w:rFonts w:ascii="Times New Roman" w:hAnsi="Times New Roman" w:cs="Times New Roman"/>
          <w:sz w:val="24"/>
          <w:szCs w:val="24"/>
        </w:rPr>
        <w:t xml:space="preserve"> in the number of pixels can be seen over time.</w:t>
      </w:r>
      <w:r w:rsidR="00C65D12">
        <w:rPr>
          <w:rFonts w:ascii="Times New Roman" w:hAnsi="Times New Roman" w:cs="Times New Roman"/>
          <w:sz w:val="24"/>
          <w:szCs w:val="24"/>
        </w:rPr>
        <w:t xml:space="preserve"> In addition, using the pixel size of each mission, a total area of each class was created.</w:t>
      </w:r>
    </w:p>
    <w:p w14:paraId="29F32D6B" w14:textId="77777777" w:rsidR="00F00915" w:rsidRDefault="00F00915" w:rsidP="00391242">
      <w:pPr>
        <w:spacing w:line="240" w:lineRule="auto"/>
        <w:rPr>
          <w:rFonts w:ascii="Times New Roman" w:hAnsi="Times New Roman" w:cs="Times New Roman"/>
          <w:sz w:val="24"/>
          <w:szCs w:val="24"/>
        </w:rPr>
      </w:pPr>
    </w:p>
    <w:p w14:paraId="2D9FC81A" w14:textId="1D98717F" w:rsidR="00B63EF4" w:rsidRPr="004C5E1B" w:rsidRDefault="00B63EF4" w:rsidP="00391242">
      <w:pPr>
        <w:spacing w:line="240" w:lineRule="auto"/>
        <w:rPr>
          <w:rFonts w:ascii="Times New Roman" w:hAnsi="Times New Roman" w:cs="Times New Roman"/>
          <w:b/>
          <w:bCs/>
          <w:sz w:val="28"/>
          <w:szCs w:val="28"/>
        </w:rPr>
      </w:pPr>
      <w:r w:rsidRPr="004C5E1B">
        <w:rPr>
          <w:rFonts w:ascii="Times New Roman" w:hAnsi="Times New Roman" w:cs="Times New Roman"/>
          <w:b/>
          <w:bCs/>
          <w:sz w:val="28"/>
          <w:szCs w:val="28"/>
        </w:rPr>
        <w:t>Statistical Methods</w:t>
      </w:r>
    </w:p>
    <w:p w14:paraId="448AA9B0" w14:textId="5C1877F3" w:rsidR="00B63EF4" w:rsidRPr="001C7A2B" w:rsidRDefault="004C5E1B" w:rsidP="00391242">
      <w:pPr>
        <w:spacing w:line="240" w:lineRule="auto"/>
        <w:rPr>
          <w:rFonts w:ascii="Times New Roman" w:hAnsi="Times New Roman" w:cs="Times New Roman"/>
          <w:sz w:val="24"/>
          <w:szCs w:val="24"/>
        </w:rPr>
      </w:pPr>
      <w:r>
        <w:rPr>
          <w:rFonts w:ascii="Times New Roman" w:hAnsi="Times New Roman" w:cs="Times New Roman"/>
          <w:sz w:val="24"/>
          <w:szCs w:val="24"/>
        </w:rPr>
        <w:t>TBD. Chi squared tests??</w:t>
      </w:r>
    </w:p>
    <w:p w14:paraId="3DE1AC63" w14:textId="32FF7672" w:rsidR="002D6445" w:rsidRPr="001C7A2B" w:rsidRDefault="00465BEB" w:rsidP="00391242">
      <w:pPr>
        <w:pStyle w:val="Heading1"/>
        <w:spacing w:line="240" w:lineRule="auto"/>
        <w:rPr>
          <w:rFonts w:ascii="Times New Roman" w:hAnsi="Times New Roman" w:cs="Times New Roman"/>
          <w:sz w:val="24"/>
          <w:szCs w:val="24"/>
        </w:rPr>
      </w:pPr>
      <w:bookmarkStart w:id="66" w:name="_Toc187847472"/>
      <w:bookmarkStart w:id="67" w:name="_Toc187847535"/>
      <w:r w:rsidRPr="001C7A2B">
        <w:rPr>
          <w:rFonts w:ascii="Times New Roman" w:hAnsi="Times New Roman" w:cs="Times New Roman"/>
        </w:rPr>
        <w:t xml:space="preserve">Current </w:t>
      </w:r>
      <w:r w:rsidR="00BE71C4" w:rsidRPr="001C7A2B">
        <w:rPr>
          <w:rFonts w:ascii="Times New Roman" w:hAnsi="Times New Roman" w:cs="Times New Roman"/>
        </w:rPr>
        <w:t>Results</w:t>
      </w:r>
      <w:bookmarkEnd w:id="66"/>
      <w:bookmarkEnd w:id="67"/>
      <w:r w:rsidR="00BE71C4" w:rsidRPr="001C7A2B">
        <w:rPr>
          <w:rFonts w:ascii="Times New Roman" w:hAnsi="Times New Roman" w:cs="Times New Roman"/>
        </w:rPr>
        <w:t xml:space="preserve"> </w:t>
      </w:r>
    </w:p>
    <w:p w14:paraId="159F26DD" w14:textId="459EF222" w:rsidR="002D6445" w:rsidRDefault="00BE71C4" w:rsidP="00391242">
      <w:pPr>
        <w:pStyle w:val="Heading2"/>
        <w:spacing w:line="240" w:lineRule="auto"/>
        <w:rPr>
          <w:rFonts w:ascii="Times New Roman" w:hAnsi="Times New Roman" w:cs="Times New Roman"/>
        </w:rPr>
      </w:pPr>
      <w:bookmarkStart w:id="68" w:name="_Toc187847473"/>
      <w:bookmarkStart w:id="69" w:name="_Toc187847536"/>
      <w:r w:rsidRPr="001C7A2B">
        <w:rPr>
          <w:rFonts w:ascii="Times New Roman" w:hAnsi="Times New Roman" w:cs="Times New Roman"/>
        </w:rPr>
        <w:t xml:space="preserve">Seedling </w:t>
      </w:r>
      <w:r w:rsidR="00F80AAD" w:rsidRPr="001C7A2B">
        <w:rPr>
          <w:rFonts w:ascii="Times New Roman" w:hAnsi="Times New Roman" w:cs="Times New Roman"/>
        </w:rPr>
        <w:t>survivorship and demographics</w:t>
      </w:r>
      <w:bookmarkEnd w:id="68"/>
      <w:bookmarkEnd w:id="69"/>
    </w:p>
    <w:p w14:paraId="73E8FA99" w14:textId="6EB68E5D" w:rsidR="000B09FA" w:rsidRDefault="000B09FA" w:rsidP="00391242">
      <w:pPr>
        <w:spacing w:line="240" w:lineRule="auto"/>
        <w:jc w:val="center"/>
      </w:pPr>
    </w:p>
    <w:p w14:paraId="3F92A419" w14:textId="4ABA0807" w:rsidR="00FB2CEC" w:rsidRDefault="00534991" w:rsidP="00FB2CEC">
      <w:pPr>
        <w:spacing w:line="240" w:lineRule="auto"/>
        <w:jc w:val="center"/>
      </w:pPr>
      <w:r>
        <w:rPr>
          <w:noProof/>
        </w:rPr>
        <w:drawing>
          <wp:inline distT="0" distB="0" distL="0" distR="0" wp14:anchorId="6F15C1F1" wp14:editId="0A251B1A">
            <wp:extent cx="3421380" cy="1706102"/>
            <wp:effectExtent l="0" t="0" r="7620" b="8890"/>
            <wp:docPr id="173490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6501" cy="1713642"/>
                    </a:xfrm>
                    <a:prstGeom prst="rect">
                      <a:avLst/>
                    </a:prstGeom>
                    <a:noFill/>
                  </pic:spPr>
                </pic:pic>
              </a:graphicData>
            </a:graphic>
          </wp:inline>
        </w:drawing>
      </w:r>
    </w:p>
    <w:p w14:paraId="502F3E16" w14:textId="56710F92" w:rsidR="000B09FA" w:rsidRDefault="000B09FA" w:rsidP="00391242">
      <w:pPr>
        <w:spacing w:line="240" w:lineRule="auto"/>
        <w:jc w:val="center"/>
      </w:pPr>
      <w:r>
        <w:t xml:space="preserve">Figure </w:t>
      </w:r>
      <w:r w:rsidR="00FB2CEC">
        <w:t>7.</w:t>
      </w:r>
      <w:r w:rsidR="00F25ED2">
        <w:t xml:space="preserve"> Shows the change in density of individual plots</w:t>
      </w:r>
      <w:r w:rsidR="00883070">
        <w:t>. Many plots increased in density between Fall 2023 and Spring 2024 visits before decreasing in density following the Fall 2024 visit. There is also large variation in plot densities across both sites.</w:t>
      </w:r>
    </w:p>
    <w:p w14:paraId="32477C7A" w14:textId="77777777" w:rsidR="000B09FA" w:rsidRDefault="000B09FA" w:rsidP="00391242">
      <w:pPr>
        <w:spacing w:line="240" w:lineRule="auto"/>
        <w:jc w:val="center"/>
      </w:pPr>
    </w:p>
    <w:p w14:paraId="120B7773" w14:textId="77777777" w:rsidR="000B09FA" w:rsidRPr="000B09FA" w:rsidRDefault="000B09FA" w:rsidP="00391242">
      <w:pPr>
        <w:spacing w:line="240" w:lineRule="auto"/>
      </w:pPr>
    </w:p>
    <w:p w14:paraId="55101D53" w14:textId="11FDBD32" w:rsidR="00544454" w:rsidRDefault="00F942EE" w:rsidP="00391242">
      <w:pPr>
        <w:spacing w:line="240" w:lineRule="auto"/>
        <w:ind w:left="720"/>
        <w:jc w:val="center"/>
        <w:rPr>
          <w:noProof/>
        </w:rPr>
      </w:pPr>
      <w:r w:rsidRPr="00F942EE">
        <w:rPr>
          <w:noProof/>
        </w:rPr>
        <w:drawing>
          <wp:inline distT="0" distB="0" distL="0" distR="0" wp14:anchorId="6A0814A4" wp14:editId="5EAA9EDD">
            <wp:extent cx="2158329" cy="1059180"/>
            <wp:effectExtent l="0" t="0" r="0" b="7620"/>
            <wp:docPr id="87275572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55726" name="Picture 1" descr="A screenshot of a graph&#10;&#10;Description automatically generated"/>
                    <pic:cNvPicPr/>
                  </pic:nvPicPr>
                  <pic:blipFill>
                    <a:blip r:embed="rId23"/>
                    <a:stretch>
                      <a:fillRect/>
                    </a:stretch>
                  </pic:blipFill>
                  <pic:spPr>
                    <a:xfrm>
                      <a:off x="0" y="0"/>
                      <a:ext cx="2171270" cy="1065530"/>
                    </a:xfrm>
                    <a:prstGeom prst="rect">
                      <a:avLst/>
                    </a:prstGeom>
                  </pic:spPr>
                </pic:pic>
              </a:graphicData>
            </a:graphic>
          </wp:inline>
        </w:drawing>
      </w:r>
      <w:r w:rsidRPr="00F942EE">
        <w:rPr>
          <w:noProof/>
        </w:rPr>
        <w:drawing>
          <wp:inline distT="0" distB="0" distL="0" distR="0" wp14:anchorId="030146C3" wp14:editId="298BAFDB">
            <wp:extent cx="2263820" cy="1076325"/>
            <wp:effectExtent l="0" t="0" r="3175" b="0"/>
            <wp:docPr id="4639750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75086" name="Picture 1" descr="A screenshot of a graph&#10;&#10;Description automatically generated"/>
                    <pic:cNvPicPr/>
                  </pic:nvPicPr>
                  <pic:blipFill>
                    <a:blip r:embed="rId24"/>
                    <a:stretch>
                      <a:fillRect/>
                    </a:stretch>
                  </pic:blipFill>
                  <pic:spPr>
                    <a:xfrm>
                      <a:off x="0" y="0"/>
                      <a:ext cx="2264747" cy="1076766"/>
                    </a:xfrm>
                    <a:prstGeom prst="rect">
                      <a:avLst/>
                    </a:prstGeom>
                  </pic:spPr>
                </pic:pic>
              </a:graphicData>
            </a:graphic>
          </wp:inline>
        </w:drawing>
      </w:r>
    </w:p>
    <w:p w14:paraId="3B75CA5F" w14:textId="38C51F3A" w:rsidR="00072F79" w:rsidRDefault="00072F79" w:rsidP="00072F79">
      <w:pPr>
        <w:spacing w:line="240" w:lineRule="auto"/>
        <w:ind w:firstLine="720"/>
        <w:jc w:val="center"/>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Table </w:t>
      </w:r>
      <w:r w:rsidR="00FB2CEC">
        <w:rPr>
          <w:rFonts w:ascii="Times New Roman" w:eastAsia="Times New Roman" w:hAnsi="Times New Roman" w:cs="Times New Roman"/>
          <w:sz w:val="24"/>
          <w:szCs w:val="24"/>
        </w:rPr>
        <w:t>2</w:t>
      </w:r>
      <w:r w:rsidRPr="001C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Mean height, diameter and HDR values for each site across the 3 visits. All metrics increased between each visit except for HDR at Childs between Fall 2023 and Spring 2024</w:t>
      </w:r>
    </w:p>
    <w:p w14:paraId="6C78D9A9" w14:textId="30E17A4D" w:rsidR="00883070" w:rsidRDefault="00883070" w:rsidP="00391242">
      <w:pPr>
        <w:spacing w:line="240" w:lineRule="auto"/>
        <w:ind w:left="720"/>
        <w:jc w:val="center"/>
        <w:rPr>
          <w:noProof/>
        </w:rPr>
      </w:pPr>
    </w:p>
    <w:p w14:paraId="13F0C819" w14:textId="77777777" w:rsidR="00883070" w:rsidRDefault="00883070" w:rsidP="00391242">
      <w:pPr>
        <w:spacing w:line="240" w:lineRule="auto"/>
        <w:ind w:left="720"/>
        <w:jc w:val="center"/>
        <w:rPr>
          <w:noProof/>
        </w:rPr>
      </w:pPr>
    </w:p>
    <w:p w14:paraId="6DE73A41" w14:textId="5C059826" w:rsidR="00F942EE" w:rsidRDefault="00325849" w:rsidP="002B7000">
      <w:pPr>
        <w:spacing w:line="240" w:lineRule="auto"/>
        <w:ind w:firstLine="720"/>
        <w:rPr>
          <w:noProof/>
        </w:rPr>
      </w:pPr>
      <w:r>
        <w:rPr>
          <w:noProof/>
        </w:rPr>
        <w:lastRenderedPageBreak/>
        <w:t>Seedling</w:t>
      </w:r>
      <w:r w:rsidR="00F942EE">
        <w:rPr>
          <w:noProof/>
        </w:rPr>
        <w:t xml:space="preserve"> sizes differ between sites. Childs had all higher size metrics than BRAP sites. Childs had their heights</w:t>
      </w:r>
      <w:r w:rsidR="0021397E">
        <w:rPr>
          <w:noProof/>
        </w:rPr>
        <w:t xml:space="preserve"> and diameters more than</w:t>
      </w:r>
      <w:r w:rsidR="00F942EE">
        <w:rPr>
          <w:noProof/>
        </w:rPr>
        <w:t xml:space="preserve"> double between the </w:t>
      </w:r>
      <w:r w:rsidR="0021397E">
        <w:rPr>
          <w:noProof/>
        </w:rPr>
        <w:t xml:space="preserve">Fall visits. </w:t>
      </w:r>
    </w:p>
    <w:p w14:paraId="6D033EB1" w14:textId="77777777" w:rsidR="00072F79" w:rsidRPr="00544454" w:rsidRDefault="00072F79" w:rsidP="002B7000">
      <w:pPr>
        <w:spacing w:line="240" w:lineRule="auto"/>
        <w:ind w:firstLine="720"/>
        <w:rPr>
          <w:noProof/>
        </w:rPr>
      </w:pPr>
    </w:p>
    <w:p w14:paraId="1D51CEC5" w14:textId="77777777" w:rsidR="00432094" w:rsidRPr="001C7A2B" w:rsidRDefault="00432094" w:rsidP="00391242">
      <w:pPr>
        <w:spacing w:line="240" w:lineRule="auto"/>
        <w:ind w:firstLine="720"/>
        <w:jc w:val="center"/>
        <w:rPr>
          <w:rFonts w:ascii="Times New Roman" w:eastAsia="Times New Roman" w:hAnsi="Times New Roman" w:cs="Times New Roman"/>
          <w:sz w:val="24"/>
          <w:szCs w:val="24"/>
        </w:rPr>
      </w:pPr>
    </w:p>
    <w:tbl>
      <w:tblPr>
        <w:tblStyle w:val="TableGrid"/>
        <w:tblW w:w="10790" w:type="dxa"/>
        <w:tblLook w:val="04A0" w:firstRow="1" w:lastRow="0" w:firstColumn="1" w:lastColumn="0" w:noHBand="0" w:noVBand="1"/>
      </w:tblPr>
      <w:tblGrid>
        <w:gridCol w:w="2158"/>
        <w:gridCol w:w="2158"/>
        <w:gridCol w:w="2158"/>
        <w:gridCol w:w="2158"/>
        <w:gridCol w:w="2158"/>
      </w:tblGrid>
      <w:tr w:rsidR="00692302" w14:paraId="53B3045A" w14:textId="77777777" w:rsidTr="000F6800">
        <w:tc>
          <w:tcPr>
            <w:tcW w:w="2158" w:type="dxa"/>
          </w:tcPr>
          <w:p w14:paraId="4B3045FE" w14:textId="16B2B7CB" w:rsidR="00692302" w:rsidRPr="00692302" w:rsidRDefault="00432094" w:rsidP="0039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Visit</w:t>
            </w:r>
          </w:p>
        </w:tc>
        <w:tc>
          <w:tcPr>
            <w:tcW w:w="2158" w:type="dxa"/>
          </w:tcPr>
          <w:p w14:paraId="15F9F845" w14:textId="5A01079F" w:rsidR="00692302" w:rsidRPr="00692302" w:rsidRDefault="00692302" w:rsidP="00391242">
            <w:pPr>
              <w:jc w:val="center"/>
              <w:rPr>
                <w:rFonts w:ascii="Times New Roman" w:eastAsia="Times New Roman" w:hAnsi="Times New Roman" w:cs="Times New Roman"/>
                <w:b/>
                <w:bCs/>
                <w:sz w:val="24"/>
                <w:szCs w:val="24"/>
              </w:rPr>
            </w:pPr>
            <w:r w:rsidRPr="00692302">
              <w:rPr>
                <w:rFonts w:ascii="Times New Roman" w:eastAsia="Times New Roman" w:hAnsi="Times New Roman" w:cs="Times New Roman"/>
                <w:b/>
                <w:bCs/>
                <w:color w:val="FFFFFF"/>
                <w:lang w:val="en-US"/>
              </w:rPr>
              <w:t>B</w:t>
            </w:r>
            <w:r w:rsidRPr="00692302">
              <w:rPr>
                <w:rFonts w:ascii="Times New Roman" w:eastAsia="Times New Roman" w:hAnsi="Times New Roman" w:cs="Times New Roman"/>
                <w:b/>
                <w:bCs/>
                <w:lang w:val="en-US"/>
              </w:rPr>
              <w:t>BRAP</w:t>
            </w:r>
          </w:p>
        </w:tc>
        <w:tc>
          <w:tcPr>
            <w:tcW w:w="2158" w:type="dxa"/>
          </w:tcPr>
          <w:p w14:paraId="31B61E1F" w14:textId="1A49600D" w:rsidR="00692302" w:rsidRPr="00692302" w:rsidRDefault="00692302" w:rsidP="00391242">
            <w:pPr>
              <w:rPr>
                <w:rFonts w:ascii="Times New Roman" w:eastAsia="Times New Roman" w:hAnsi="Times New Roman" w:cs="Times New Roman"/>
                <w:b/>
                <w:bCs/>
                <w:sz w:val="24"/>
                <w:szCs w:val="24"/>
              </w:rPr>
            </w:pPr>
            <w:r w:rsidRPr="00692302">
              <w:rPr>
                <w:rFonts w:ascii="Times New Roman" w:eastAsia="Times New Roman" w:hAnsi="Times New Roman" w:cs="Times New Roman"/>
                <w:b/>
                <w:bCs/>
                <w:sz w:val="24"/>
                <w:szCs w:val="24"/>
              </w:rPr>
              <w:t>N</w:t>
            </w:r>
          </w:p>
        </w:tc>
        <w:tc>
          <w:tcPr>
            <w:tcW w:w="2158" w:type="dxa"/>
          </w:tcPr>
          <w:p w14:paraId="32AE67CD" w14:textId="1BD0653E" w:rsidR="00692302" w:rsidRPr="00692302" w:rsidRDefault="00692302" w:rsidP="00391242">
            <w:pPr>
              <w:tabs>
                <w:tab w:val="left" w:pos="984"/>
              </w:tabs>
              <w:rPr>
                <w:rFonts w:ascii="Times New Roman" w:eastAsia="Times New Roman" w:hAnsi="Times New Roman" w:cs="Times New Roman"/>
                <w:b/>
                <w:bCs/>
                <w:sz w:val="24"/>
                <w:szCs w:val="24"/>
              </w:rPr>
            </w:pPr>
            <w:r w:rsidRPr="00692302">
              <w:rPr>
                <w:rFonts w:ascii="Times New Roman" w:eastAsia="Times New Roman" w:hAnsi="Times New Roman" w:cs="Times New Roman"/>
                <w:b/>
                <w:bCs/>
                <w:sz w:val="24"/>
                <w:szCs w:val="24"/>
              </w:rPr>
              <w:t>Childs</w:t>
            </w:r>
          </w:p>
        </w:tc>
        <w:tc>
          <w:tcPr>
            <w:tcW w:w="2158" w:type="dxa"/>
          </w:tcPr>
          <w:p w14:paraId="67D0E376" w14:textId="44192BB6" w:rsidR="00692302" w:rsidRPr="00692302" w:rsidRDefault="00692302" w:rsidP="00391242">
            <w:pPr>
              <w:rPr>
                <w:rFonts w:ascii="Times New Roman" w:eastAsia="Times New Roman" w:hAnsi="Times New Roman" w:cs="Times New Roman"/>
                <w:b/>
                <w:bCs/>
                <w:sz w:val="24"/>
                <w:szCs w:val="24"/>
              </w:rPr>
            </w:pPr>
            <w:r w:rsidRPr="00692302">
              <w:rPr>
                <w:rFonts w:ascii="Times New Roman" w:eastAsia="Times New Roman" w:hAnsi="Times New Roman" w:cs="Times New Roman"/>
                <w:b/>
                <w:bCs/>
                <w:sz w:val="24"/>
                <w:szCs w:val="24"/>
              </w:rPr>
              <w:t>N</w:t>
            </w:r>
          </w:p>
        </w:tc>
      </w:tr>
      <w:tr w:rsidR="00692302" w:rsidRPr="00692302" w14:paraId="2B18C68C" w14:textId="77777777" w:rsidTr="000F6800">
        <w:trPr>
          <w:trHeight w:val="312"/>
        </w:trPr>
        <w:tc>
          <w:tcPr>
            <w:tcW w:w="2158" w:type="dxa"/>
            <w:noWrap/>
            <w:hideMark/>
          </w:tcPr>
          <w:p w14:paraId="2289D639" w14:textId="1820665A" w:rsidR="00692302" w:rsidRPr="00692302" w:rsidRDefault="00692302" w:rsidP="00391242">
            <w:pPr>
              <w:rPr>
                <w:rFonts w:ascii="Times New Roman" w:eastAsia="Times New Roman" w:hAnsi="Times New Roman" w:cs="Times New Roman"/>
                <w:b/>
                <w:bCs/>
                <w:sz w:val="24"/>
                <w:szCs w:val="24"/>
                <w:lang w:val="en-US"/>
              </w:rPr>
            </w:pPr>
            <w:r w:rsidRPr="00692302">
              <w:rPr>
                <w:rFonts w:ascii="Times New Roman" w:eastAsia="Times New Roman" w:hAnsi="Times New Roman" w:cs="Times New Roman"/>
                <w:b/>
                <w:bCs/>
                <w:color w:val="000000"/>
                <w:lang w:val="en-US"/>
              </w:rPr>
              <w:t>Fall 2023</w:t>
            </w:r>
          </w:p>
        </w:tc>
        <w:tc>
          <w:tcPr>
            <w:tcW w:w="2158" w:type="dxa"/>
            <w:noWrap/>
            <w:hideMark/>
          </w:tcPr>
          <w:p w14:paraId="1CEC1ECD" w14:textId="4FDC13FB" w:rsidR="00692302" w:rsidRPr="00692302" w:rsidRDefault="00692302" w:rsidP="00391242">
            <w:pPr>
              <w:jc w:val="right"/>
              <w:rPr>
                <w:rFonts w:ascii="Times New Roman" w:eastAsia="Times New Roman" w:hAnsi="Times New Roman" w:cs="Times New Roman"/>
                <w:lang w:val="en-US"/>
              </w:rPr>
            </w:pPr>
            <w:r w:rsidRPr="00692302">
              <w:rPr>
                <w:rFonts w:ascii="Times New Roman" w:eastAsia="Times New Roman" w:hAnsi="Times New Roman" w:cs="Times New Roman"/>
                <w:color w:val="000000"/>
                <w:lang w:val="en-US"/>
              </w:rPr>
              <w:t>3.36802392</w:t>
            </w:r>
          </w:p>
        </w:tc>
        <w:tc>
          <w:tcPr>
            <w:tcW w:w="2158" w:type="dxa"/>
            <w:noWrap/>
            <w:hideMark/>
          </w:tcPr>
          <w:p w14:paraId="29666D00" w14:textId="54DEDDDA" w:rsidR="00692302" w:rsidRPr="00692302" w:rsidRDefault="00692302" w:rsidP="00391242">
            <w:pPr>
              <w:jc w:val="right"/>
              <w:rPr>
                <w:rFonts w:ascii="Times New Roman" w:eastAsia="Times New Roman" w:hAnsi="Times New Roman" w:cs="Times New Roman"/>
                <w:color w:val="FFFFFF"/>
                <w:lang w:val="en-US"/>
              </w:rPr>
            </w:pPr>
            <w:r w:rsidRPr="00692302">
              <w:rPr>
                <w:rFonts w:ascii="Times New Roman" w:eastAsia="Times New Roman" w:hAnsi="Times New Roman" w:cs="Times New Roman"/>
                <w:color w:val="000000"/>
                <w:lang w:val="en-US"/>
              </w:rPr>
              <w:t>451</w:t>
            </w:r>
          </w:p>
        </w:tc>
        <w:tc>
          <w:tcPr>
            <w:tcW w:w="2158" w:type="dxa"/>
            <w:noWrap/>
            <w:hideMark/>
          </w:tcPr>
          <w:p w14:paraId="59705A43" w14:textId="4B68C1B8" w:rsidR="00692302" w:rsidRPr="00692302" w:rsidRDefault="00692302" w:rsidP="00391242">
            <w:pPr>
              <w:jc w:val="right"/>
              <w:rPr>
                <w:rFonts w:ascii="Times New Roman" w:eastAsia="Times New Roman" w:hAnsi="Times New Roman" w:cs="Times New Roman"/>
                <w:color w:val="FFFFFF"/>
                <w:lang w:val="en-US"/>
              </w:rPr>
            </w:pPr>
            <w:r w:rsidRPr="00692302">
              <w:rPr>
                <w:rFonts w:ascii="Times New Roman" w:eastAsia="Times New Roman" w:hAnsi="Times New Roman" w:cs="Times New Roman"/>
                <w:color w:val="000000"/>
                <w:lang w:val="en-US"/>
              </w:rPr>
              <w:t>7.371884</w:t>
            </w:r>
          </w:p>
        </w:tc>
        <w:tc>
          <w:tcPr>
            <w:tcW w:w="2158" w:type="dxa"/>
            <w:noWrap/>
            <w:hideMark/>
          </w:tcPr>
          <w:p w14:paraId="46439E32" w14:textId="017E6890" w:rsidR="00692302" w:rsidRPr="00692302" w:rsidRDefault="00692302" w:rsidP="00391242">
            <w:pPr>
              <w:jc w:val="right"/>
              <w:rPr>
                <w:rFonts w:ascii="Times New Roman" w:eastAsia="Times New Roman" w:hAnsi="Times New Roman" w:cs="Times New Roman"/>
                <w:color w:val="FFFFFF"/>
                <w:lang w:val="en-US"/>
              </w:rPr>
            </w:pPr>
            <w:r w:rsidRPr="00692302">
              <w:rPr>
                <w:rFonts w:ascii="Times New Roman" w:eastAsia="Times New Roman" w:hAnsi="Times New Roman" w:cs="Times New Roman"/>
                <w:color w:val="000000"/>
                <w:lang w:val="en-US"/>
              </w:rPr>
              <w:t>706</w:t>
            </w:r>
          </w:p>
        </w:tc>
      </w:tr>
      <w:tr w:rsidR="00692302" w:rsidRPr="00692302" w14:paraId="50AD4827" w14:textId="77777777" w:rsidTr="000F6800">
        <w:trPr>
          <w:trHeight w:val="300"/>
        </w:trPr>
        <w:tc>
          <w:tcPr>
            <w:tcW w:w="2158" w:type="dxa"/>
            <w:noWrap/>
            <w:hideMark/>
          </w:tcPr>
          <w:p w14:paraId="7085AF4A" w14:textId="253EBDE7" w:rsidR="00692302" w:rsidRPr="00692302" w:rsidRDefault="00692302" w:rsidP="00391242">
            <w:pPr>
              <w:rPr>
                <w:rFonts w:ascii="Times New Roman" w:eastAsia="Times New Roman" w:hAnsi="Times New Roman" w:cs="Times New Roman"/>
                <w:b/>
                <w:bCs/>
                <w:color w:val="000000"/>
                <w:lang w:val="en-US"/>
              </w:rPr>
            </w:pPr>
            <w:r w:rsidRPr="00692302">
              <w:rPr>
                <w:rFonts w:ascii="Times New Roman" w:eastAsia="Times New Roman" w:hAnsi="Times New Roman" w:cs="Times New Roman"/>
                <w:b/>
                <w:bCs/>
                <w:color w:val="000000"/>
                <w:lang w:val="en-US"/>
              </w:rPr>
              <w:t>Spring 2024</w:t>
            </w:r>
          </w:p>
        </w:tc>
        <w:tc>
          <w:tcPr>
            <w:tcW w:w="2158" w:type="dxa"/>
            <w:noWrap/>
            <w:hideMark/>
          </w:tcPr>
          <w:p w14:paraId="53A2A032" w14:textId="153499D2"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2.99737919</w:t>
            </w:r>
          </w:p>
        </w:tc>
        <w:tc>
          <w:tcPr>
            <w:tcW w:w="2158" w:type="dxa"/>
            <w:noWrap/>
            <w:hideMark/>
          </w:tcPr>
          <w:p w14:paraId="20E870D0" w14:textId="2E204B1D"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263</w:t>
            </w:r>
          </w:p>
        </w:tc>
        <w:tc>
          <w:tcPr>
            <w:tcW w:w="2158" w:type="dxa"/>
            <w:noWrap/>
            <w:hideMark/>
          </w:tcPr>
          <w:p w14:paraId="103C9C74" w14:textId="7F529AA2"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6.825227</w:t>
            </w:r>
          </w:p>
        </w:tc>
        <w:tc>
          <w:tcPr>
            <w:tcW w:w="2158" w:type="dxa"/>
            <w:noWrap/>
            <w:hideMark/>
          </w:tcPr>
          <w:p w14:paraId="004ACD29" w14:textId="58B3AB36"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711</w:t>
            </w:r>
          </w:p>
        </w:tc>
      </w:tr>
      <w:tr w:rsidR="00692302" w:rsidRPr="00692302" w14:paraId="2EE15E60" w14:textId="77777777" w:rsidTr="000F6800">
        <w:trPr>
          <w:trHeight w:val="288"/>
        </w:trPr>
        <w:tc>
          <w:tcPr>
            <w:tcW w:w="2158" w:type="dxa"/>
            <w:noWrap/>
            <w:hideMark/>
          </w:tcPr>
          <w:p w14:paraId="22B5EB18" w14:textId="706520EB" w:rsidR="00692302" w:rsidRPr="00692302" w:rsidRDefault="00692302" w:rsidP="00391242">
            <w:pPr>
              <w:rPr>
                <w:rFonts w:ascii="Times New Roman" w:eastAsia="Times New Roman" w:hAnsi="Times New Roman" w:cs="Times New Roman"/>
                <w:b/>
                <w:bCs/>
                <w:color w:val="000000"/>
                <w:lang w:val="en-US"/>
              </w:rPr>
            </w:pPr>
            <w:r w:rsidRPr="00692302">
              <w:rPr>
                <w:rFonts w:ascii="Times New Roman" w:eastAsia="Times New Roman" w:hAnsi="Times New Roman" w:cs="Times New Roman"/>
                <w:b/>
                <w:bCs/>
                <w:color w:val="000000"/>
                <w:lang w:val="en-US"/>
              </w:rPr>
              <w:t>Fall 2024</w:t>
            </w:r>
          </w:p>
        </w:tc>
        <w:tc>
          <w:tcPr>
            <w:tcW w:w="2158" w:type="dxa"/>
            <w:noWrap/>
            <w:hideMark/>
          </w:tcPr>
          <w:p w14:paraId="3808C14D" w14:textId="6A3EC683"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2.08465035</w:t>
            </w:r>
          </w:p>
        </w:tc>
        <w:tc>
          <w:tcPr>
            <w:tcW w:w="2158" w:type="dxa"/>
            <w:noWrap/>
            <w:hideMark/>
          </w:tcPr>
          <w:p w14:paraId="42EC68AF" w14:textId="48161671"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306</w:t>
            </w:r>
          </w:p>
        </w:tc>
        <w:tc>
          <w:tcPr>
            <w:tcW w:w="2158" w:type="dxa"/>
            <w:noWrap/>
            <w:hideMark/>
          </w:tcPr>
          <w:p w14:paraId="0278E6E2" w14:textId="2FCD86F4"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1.956861</w:t>
            </w:r>
          </w:p>
        </w:tc>
        <w:tc>
          <w:tcPr>
            <w:tcW w:w="2158" w:type="dxa"/>
            <w:noWrap/>
            <w:hideMark/>
          </w:tcPr>
          <w:p w14:paraId="733E0F64" w14:textId="0DED5173"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315</w:t>
            </w:r>
          </w:p>
        </w:tc>
      </w:tr>
    </w:tbl>
    <w:p w14:paraId="1B10D3B0" w14:textId="3D80748F" w:rsidR="008D12BF" w:rsidRDefault="00692302" w:rsidP="00391242">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FB2CEC">
        <w:rPr>
          <w:rFonts w:ascii="Times New Roman" w:eastAsia="Times New Roman" w:hAnsi="Times New Roman" w:cs="Times New Roman"/>
          <w:sz w:val="24"/>
          <w:szCs w:val="24"/>
        </w:rPr>
        <w:t>3.</w:t>
      </w:r>
      <w:r w:rsidR="00E36BAC">
        <w:rPr>
          <w:rFonts w:ascii="Times New Roman" w:eastAsia="Times New Roman" w:hAnsi="Times New Roman" w:cs="Times New Roman"/>
          <w:sz w:val="24"/>
          <w:szCs w:val="24"/>
        </w:rPr>
        <w:t xml:space="preserve"> Showing the mean densities</w:t>
      </w:r>
      <w:r w:rsidR="00CF1901">
        <w:rPr>
          <w:rFonts w:ascii="Times New Roman" w:eastAsia="Times New Roman" w:hAnsi="Times New Roman" w:cs="Times New Roman"/>
          <w:sz w:val="24"/>
          <w:szCs w:val="24"/>
        </w:rPr>
        <w:t xml:space="preserve"> (stems/m2)</w:t>
      </w:r>
      <w:r w:rsidR="00E36BAC">
        <w:rPr>
          <w:rFonts w:ascii="Times New Roman" w:eastAsia="Times New Roman" w:hAnsi="Times New Roman" w:cs="Times New Roman"/>
          <w:sz w:val="24"/>
          <w:szCs w:val="24"/>
        </w:rPr>
        <w:t xml:space="preserve"> and number of seedlings measured </w:t>
      </w:r>
      <w:r w:rsidR="00F25ED2">
        <w:rPr>
          <w:rFonts w:ascii="Times New Roman" w:eastAsia="Times New Roman" w:hAnsi="Times New Roman" w:cs="Times New Roman"/>
          <w:sz w:val="24"/>
          <w:szCs w:val="24"/>
        </w:rPr>
        <w:t>at each site between visits.</w:t>
      </w:r>
      <w:r w:rsidR="00072F79">
        <w:rPr>
          <w:rFonts w:ascii="Times New Roman" w:eastAsia="Times New Roman" w:hAnsi="Times New Roman" w:cs="Times New Roman"/>
          <w:sz w:val="24"/>
          <w:szCs w:val="24"/>
        </w:rPr>
        <w:t xml:space="preserve"> Seedlings densities were over twice as high at Childs during the Fall 2023 visit. However, by the most recent visit densities are about the same between the two sites.</w:t>
      </w:r>
    </w:p>
    <w:p w14:paraId="7EED0D3C" w14:textId="77777777" w:rsidR="00692302" w:rsidRPr="001C7A2B" w:rsidRDefault="00692302" w:rsidP="00391242">
      <w:pPr>
        <w:spacing w:line="240" w:lineRule="auto"/>
        <w:ind w:firstLine="720"/>
        <w:jc w:val="center"/>
        <w:rPr>
          <w:rFonts w:ascii="Times New Roman" w:eastAsia="Times New Roman" w:hAnsi="Times New Roman" w:cs="Times New Roman"/>
          <w:sz w:val="24"/>
          <w:szCs w:val="24"/>
        </w:rPr>
      </w:pPr>
    </w:p>
    <w:p w14:paraId="0131E7CB" w14:textId="5358132C" w:rsidR="00C4407B" w:rsidRDefault="00C4407B" w:rsidP="00391242">
      <w:pPr>
        <w:spacing w:line="240" w:lineRule="auto"/>
        <w:rPr>
          <w:rFonts w:ascii="Times New Roman" w:eastAsia="Times New Roman" w:hAnsi="Times New Roman" w:cs="Times New Roman"/>
          <w:sz w:val="24"/>
          <w:szCs w:val="24"/>
        </w:rPr>
      </w:pPr>
    </w:p>
    <w:p w14:paraId="568E771C" w14:textId="0DA8100E" w:rsidR="009F5540" w:rsidRDefault="00782AFC" w:rsidP="00391242">
      <w:pPr>
        <w:spacing w:line="240" w:lineRule="auto"/>
        <w:ind w:firstLine="720"/>
        <w:jc w:val="center"/>
        <w:rPr>
          <w:rFonts w:ascii="Times New Roman" w:eastAsia="Times New Roman" w:hAnsi="Times New Roman" w:cs="Times New Roman"/>
          <w:sz w:val="24"/>
          <w:szCs w:val="24"/>
        </w:rPr>
      </w:pPr>
      <w:r w:rsidRPr="00782AFC">
        <w:rPr>
          <w:rFonts w:ascii="Times New Roman" w:eastAsia="Times New Roman" w:hAnsi="Times New Roman" w:cs="Times New Roman"/>
          <w:noProof/>
          <w:sz w:val="24"/>
          <w:szCs w:val="24"/>
        </w:rPr>
        <w:drawing>
          <wp:inline distT="0" distB="0" distL="0" distR="0" wp14:anchorId="1B67B958" wp14:editId="42FEECDA">
            <wp:extent cx="2380679" cy="1924050"/>
            <wp:effectExtent l="0" t="0" r="635" b="0"/>
            <wp:docPr id="857381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1536" name=""/>
                    <pic:cNvPicPr/>
                  </pic:nvPicPr>
                  <pic:blipFill>
                    <a:blip r:embed="rId25"/>
                    <a:stretch>
                      <a:fillRect/>
                    </a:stretch>
                  </pic:blipFill>
                  <pic:spPr>
                    <a:xfrm>
                      <a:off x="0" y="0"/>
                      <a:ext cx="2384266" cy="1926949"/>
                    </a:xfrm>
                    <a:prstGeom prst="rect">
                      <a:avLst/>
                    </a:prstGeom>
                  </pic:spPr>
                </pic:pic>
              </a:graphicData>
            </a:graphic>
          </wp:inline>
        </w:drawing>
      </w:r>
      <w:r w:rsidR="00F56811" w:rsidRPr="00DF39FF">
        <w:rPr>
          <w:rFonts w:ascii="Times New Roman" w:eastAsia="Times New Roman" w:hAnsi="Times New Roman" w:cs="Times New Roman"/>
          <w:noProof/>
          <w:sz w:val="24"/>
          <w:szCs w:val="24"/>
        </w:rPr>
        <w:drawing>
          <wp:inline distT="0" distB="0" distL="0" distR="0" wp14:anchorId="037CAE2D" wp14:editId="3E78D870">
            <wp:extent cx="2428875" cy="1867405"/>
            <wp:effectExtent l="0" t="0" r="0" b="0"/>
            <wp:docPr id="25420997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09975" name="Picture 1" descr="A screenshot of a table&#10;&#10;Description automatically generated"/>
                    <pic:cNvPicPr/>
                  </pic:nvPicPr>
                  <pic:blipFill>
                    <a:blip r:embed="rId26"/>
                    <a:stretch>
                      <a:fillRect/>
                    </a:stretch>
                  </pic:blipFill>
                  <pic:spPr>
                    <a:xfrm>
                      <a:off x="0" y="0"/>
                      <a:ext cx="2443923" cy="1878974"/>
                    </a:xfrm>
                    <a:prstGeom prst="rect">
                      <a:avLst/>
                    </a:prstGeom>
                  </pic:spPr>
                </pic:pic>
              </a:graphicData>
            </a:graphic>
          </wp:inline>
        </w:drawing>
      </w:r>
    </w:p>
    <w:p w14:paraId="47981B39" w14:textId="19F9961B" w:rsidR="00330B98" w:rsidRDefault="00330B98" w:rsidP="00391242">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FB2CEC">
        <w:rPr>
          <w:rFonts w:ascii="Times New Roman" w:eastAsia="Times New Roman" w:hAnsi="Times New Roman" w:cs="Times New Roman"/>
          <w:sz w:val="24"/>
          <w:szCs w:val="24"/>
        </w:rPr>
        <w:t>4</w:t>
      </w:r>
      <w:r>
        <w:rPr>
          <w:rFonts w:ascii="Times New Roman" w:eastAsia="Times New Roman" w:hAnsi="Times New Roman" w:cs="Times New Roman"/>
          <w:sz w:val="24"/>
          <w:szCs w:val="24"/>
        </w:rPr>
        <w:t>. Showing significant changes (green).</w:t>
      </w:r>
    </w:p>
    <w:p w14:paraId="7EA671EA" w14:textId="77777777" w:rsidR="00FB2CEC" w:rsidRDefault="00FB2CEC" w:rsidP="00391242">
      <w:pPr>
        <w:spacing w:line="240" w:lineRule="auto"/>
        <w:ind w:firstLine="720"/>
        <w:jc w:val="center"/>
        <w:rPr>
          <w:rFonts w:ascii="Times New Roman" w:eastAsia="Times New Roman" w:hAnsi="Times New Roman" w:cs="Times New Roman"/>
          <w:sz w:val="24"/>
          <w:szCs w:val="24"/>
        </w:rPr>
      </w:pPr>
    </w:p>
    <w:p w14:paraId="38AB1E89" w14:textId="66B14801" w:rsidR="00330B98" w:rsidRDefault="00330B98" w:rsidP="0039124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All variables changed significantly between every visit at Childs while all but 2 variables at Beasley grew significantly.</w:t>
      </w:r>
      <w:r w:rsidR="00C85318">
        <w:rPr>
          <w:rFonts w:ascii="Times New Roman" w:eastAsia="Times New Roman" w:hAnsi="Times New Roman" w:cs="Times New Roman"/>
          <w:sz w:val="24"/>
          <w:szCs w:val="24"/>
        </w:rPr>
        <w:t xml:space="preserve"> Almost all significant P-values are far less than .001 indicating that the changes are highly significant.</w:t>
      </w:r>
    </w:p>
    <w:p w14:paraId="05C116D2" w14:textId="77777777" w:rsidR="00DF39FF" w:rsidRDefault="00DF39FF" w:rsidP="00391242">
      <w:pPr>
        <w:spacing w:line="240" w:lineRule="auto"/>
        <w:ind w:firstLine="720"/>
        <w:rPr>
          <w:rFonts w:ascii="Times New Roman" w:eastAsia="Times New Roman" w:hAnsi="Times New Roman" w:cs="Times New Roman"/>
          <w:sz w:val="24"/>
          <w:szCs w:val="24"/>
        </w:rPr>
      </w:pPr>
    </w:p>
    <w:p w14:paraId="028A4BBC" w14:textId="0E1834D5" w:rsidR="00DF39FF" w:rsidRDefault="00DF39FF" w:rsidP="00391242">
      <w:pPr>
        <w:spacing w:line="240" w:lineRule="auto"/>
        <w:ind w:firstLine="720"/>
        <w:rPr>
          <w:rFonts w:ascii="Times New Roman" w:eastAsia="Times New Roman" w:hAnsi="Times New Roman" w:cs="Times New Roman"/>
          <w:sz w:val="24"/>
          <w:szCs w:val="24"/>
        </w:rPr>
      </w:pPr>
    </w:p>
    <w:p w14:paraId="0E7BBF04" w14:textId="77777777" w:rsidR="005C2527" w:rsidRPr="005E3B94" w:rsidRDefault="005C2527" w:rsidP="00391242">
      <w:pPr>
        <w:spacing w:line="240" w:lineRule="auto"/>
        <w:rPr>
          <w:rFonts w:ascii="Times New Roman" w:eastAsia="Times New Roman" w:hAnsi="Times New Roman" w:cs="Times New Roman"/>
          <w:b/>
          <w:sz w:val="24"/>
          <w:szCs w:val="24"/>
        </w:rPr>
      </w:pPr>
      <w:r w:rsidRPr="005E3B94">
        <w:rPr>
          <w:rFonts w:ascii="Times New Roman" w:eastAsia="Times New Roman" w:hAnsi="Times New Roman" w:cs="Times New Roman"/>
          <w:b/>
          <w:sz w:val="24"/>
          <w:szCs w:val="24"/>
        </w:rPr>
        <w:t>GW Well</w:t>
      </w:r>
    </w:p>
    <w:p w14:paraId="6FAC5951" w14:textId="77777777" w:rsidR="009F5540" w:rsidRDefault="009F5540" w:rsidP="00391242">
      <w:pPr>
        <w:spacing w:line="240" w:lineRule="auto"/>
        <w:ind w:firstLine="720"/>
        <w:rPr>
          <w:rFonts w:ascii="Times New Roman" w:eastAsia="Times New Roman" w:hAnsi="Times New Roman" w:cs="Times New Roman"/>
          <w:sz w:val="24"/>
          <w:szCs w:val="24"/>
        </w:rPr>
      </w:pPr>
    </w:p>
    <w:p w14:paraId="015A2BFF" w14:textId="2897E5DE" w:rsidR="009F5540" w:rsidRDefault="007C2A38" w:rsidP="00391242">
      <w:pPr>
        <w:spacing w:line="240" w:lineRule="auto"/>
        <w:ind w:firstLine="720"/>
        <w:jc w:val="center"/>
        <w:rPr>
          <w:rFonts w:ascii="Times New Roman" w:eastAsia="Times New Roman" w:hAnsi="Times New Roman" w:cs="Times New Roman"/>
          <w:sz w:val="24"/>
          <w:szCs w:val="24"/>
        </w:rPr>
      </w:pPr>
      <w:r>
        <w:rPr>
          <w:noProof/>
        </w:rPr>
        <mc:AlternateContent>
          <mc:Choice Requires="wps">
            <w:drawing>
              <wp:inline distT="0" distB="0" distL="0" distR="0" wp14:anchorId="20885FE6" wp14:editId="7656A1CE">
                <wp:extent cx="304800" cy="304800"/>
                <wp:effectExtent l="0" t="0" r="0" b="0"/>
                <wp:docPr id="1127966122"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B84BC4"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F56811">
        <w:rPr>
          <w:noProof/>
        </w:rPr>
        <mc:AlternateContent>
          <mc:Choice Requires="wps">
            <w:drawing>
              <wp:inline distT="0" distB="0" distL="0" distR="0" wp14:anchorId="2E71B86D" wp14:editId="5045F43A">
                <wp:extent cx="304800" cy="304800"/>
                <wp:effectExtent l="0" t="0" r="0" b="0"/>
                <wp:docPr id="1926066299"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305512"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F56811">
        <w:rPr>
          <w:rFonts w:ascii="Times New Roman" w:eastAsia="Times New Roman" w:hAnsi="Times New Roman" w:cs="Times New Roman"/>
          <w:noProof/>
          <w:sz w:val="24"/>
          <w:szCs w:val="24"/>
        </w:rPr>
        <w:drawing>
          <wp:inline distT="0" distB="0" distL="0" distR="0" wp14:anchorId="5654F97F" wp14:editId="2F18EA4F">
            <wp:extent cx="3457222" cy="2133600"/>
            <wp:effectExtent l="0" t="0" r="0" b="0"/>
            <wp:docPr id="4781830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7194" cy="2139754"/>
                    </a:xfrm>
                    <a:prstGeom prst="rect">
                      <a:avLst/>
                    </a:prstGeom>
                    <a:noFill/>
                  </pic:spPr>
                </pic:pic>
              </a:graphicData>
            </a:graphic>
          </wp:inline>
        </w:drawing>
      </w:r>
    </w:p>
    <w:p w14:paraId="2D693C75" w14:textId="4D25D6FA" w:rsidR="009F5540" w:rsidRDefault="009F5540" w:rsidP="00391242">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FB2CEC">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Showing the groundwater level at well 9 from March until </w:t>
      </w:r>
      <w:r w:rsidR="00F56811">
        <w:rPr>
          <w:rFonts w:ascii="Times New Roman" w:eastAsia="Times New Roman" w:hAnsi="Times New Roman" w:cs="Times New Roman"/>
          <w:sz w:val="24"/>
          <w:szCs w:val="24"/>
        </w:rPr>
        <w:t>December 2024</w:t>
      </w:r>
      <w:ins w:id="70" w:author="Abraham E Springer" w:date="2024-10-18T14:53:00Z" w16du:dateUtc="2024-10-18T21:53:00Z">
        <w:r w:rsidR="00393A87">
          <w:rPr>
            <w:rFonts w:ascii="Times New Roman" w:eastAsia="Times New Roman" w:hAnsi="Times New Roman" w:cs="Times New Roman"/>
            <w:sz w:val="24"/>
            <w:szCs w:val="24"/>
          </w:rPr>
          <w:t>.</w:t>
        </w:r>
      </w:ins>
    </w:p>
    <w:p w14:paraId="2399C5EC" w14:textId="0F341C73" w:rsidR="005C2527" w:rsidRPr="009B0987" w:rsidRDefault="005C2527" w:rsidP="00391242">
      <w:pPr>
        <w:spacing w:line="240" w:lineRule="auto"/>
        <w:ind w:firstLine="720"/>
        <w:rPr>
          <w:rFonts w:ascii="Times New Roman" w:eastAsia="Times New Roman" w:hAnsi="Times New Roman" w:cs="Times New Roman"/>
          <w:bCs/>
          <w:sz w:val="24"/>
          <w:szCs w:val="24"/>
        </w:rPr>
      </w:pPr>
      <w:r w:rsidRPr="009B0987">
        <w:rPr>
          <w:rFonts w:ascii="Times New Roman" w:eastAsia="Times New Roman" w:hAnsi="Times New Roman" w:cs="Times New Roman"/>
          <w:bCs/>
          <w:sz w:val="24"/>
          <w:szCs w:val="24"/>
        </w:rPr>
        <w:t xml:space="preserve">The maximum depth to water table between February 2024 and </w:t>
      </w:r>
      <w:r w:rsidR="00D069DB">
        <w:rPr>
          <w:rFonts w:ascii="Times New Roman" w:eastAsia="Times New Roman" w:hAnsi="Times New Roman" w:cs="Times New Roman"/>
          <w:bCs/>
          <w:sz w:val="24"/>
          <w:szCs w:val="24"/>
        </w:rPr>
        <w:t>December</w:t>
      </w:r>
      <w:r w:rsidRPr="009B0987">
        <w:rPr>
          <w:rFonts w:ascii="Times New Roman" w:eastAsia="Times New Roman" w:hAnsi="Times New Roman" w:cs="Times New Roman"/>
          <w:bCs/>
          <w:sz w:val="24"/>
          <w:szCs w:val="24"/>
        </w:rPr>
        <w:t xml:space="preserve"> 2024 was .</w:t>
      </w:r>
      <w:r w:rsidR="00D069DB">
        <w:rPr>
          <w:rFonts w:ascii="Times New Roman" w:eastAsia="Times New Roman" w:hAnsi="Times New Roman" w:cs="Times New Roman"/>
          <w:bCs/>
          <w:sz w:val="24"/>
          <w:szCs w:val="24"/>
        </w:rPr>
        <w:t>67</w:t>
      </w:r>
      <w:r w:rsidRPr="009B0987">
        <w:rPr>
          <w:rFonts w:ascii="Times New Roman" w:eastAsia="Times New Roman" w:hAnsi="Times New Roman" w:cs="Times New Roman"/>
          <w:bCs/>
          <w:sz w:val="24"/>
          <w:szCs w:val="24"/>
        </w:rPr>
        <w:t xml:space="preserve"> meters while the maximum depth above ground surface was 1.5 meters. The mean water elevation was .</w:t>
      </w:r>
      <w:r w:rsidR="00D069DB">
        <w:rPr>
          <w:rFonts w:ascii="Times New Roman" w:eastAsia="Times New Roman" w:hAnsi="Times New Roman" w:cs="Times New Roman"/>
          <w:bCs/>
          <w:sz w:val="24"/>
          <w:szCs w:val="24"/>
        </w:rPr>
        <w:t>32</w:t>
      </w:r>
      <w:r w:rsidRPr="009B0987">
        <w:rPr>
          <w:rFonts w:ascii="Times New Roman" w:eastAsia="Times New Roman" w:hAnsi="Times New Roman" w:cs="Times New Roman"/>
          <w:bCs/>
          <w:sz w:val="24"/>
          <w:szCs w:val="24"/>
        </w:rPr>
        <w:t xml:space="preserve"> meters below </w:t>
      </w:r>
      <w:r w:rsidRPr="009B0987">
        <w:rPr>
          <w:rFonts w:ascii="Times New Roman" w:eastAsia="Times New Roman" w:hAnsi="Times New Roman" w:cs="Times New Roman"/>
          <w:bCs/>
          <w:sz w:val="24"/>
          <w:szCs w:val="24"/>
        </w:rPr>
        <w:lastRenderedPageBreak/>
        <w:t>ground surface.</w:t>
      </w:r>
      <w:r>
        <w:rPr>
          <w:rFonts w:ascii="Times New Roman" w:eastAsia="Times New Roman" w:hAnsi="Times New Roman" w:cs="Times New Roman"/>
          <w:bCs/>
          <w:sz w:val="24"/>
          <w:szCs w:val="24"/>
        </w:rPr>
        <w:t xml:space="preserve"> The groundwater well at Beasley was inundated for about 31 days between March </w:t>
      </w:r>
      <w:proofErr w:type="gramStart"/>
      <w:r>
        <w:rPr>
          <w:rFonts w:ascii="Times New Roman" w:eastAsia="Times New Roman" w:hAnsi="Times New Roman" w:cs="Times New Roman"/>
          <w:bCs/>
          <w:sz w:val="24"/>
          <w:szCs w:val="24"/>
        </w:rPr>
        <w:t>1</w:t>
      </w:r>
      <w:r w:rsidRPr="00A64B67">
        <w:rPr>
          <w:rFonts w:ascii="Times New Roman" w:eastAsia="Times New Roman" w:hAnsi="Times New Roman" w:cs="Times New Roman"/>
          <w:bCs/>
          <w:sz w:val="24"/>
          <w:szCs w:val="24"/>
          <w:vertAlign w:val="superscript"/>
        </w:rPr>
        <w:t>st</w:t>
      </w:r>
      <w:proofErr w:type="gramEnd"/>
      <w:r>
        <w:rPr>
          <w:rFonts w:ascii="Times New Roman" w:eastAsia="Times New Roman" w:hAnsi="Times New Roman" w:cs="Times New Roman"/>
          <w:bCs/>
          <w:sz w:val="24"/>
          <w:szCs w:val="24"/>
        </w:rPr>
        <w:t xml:space="preserve"> 2024 and </w:t>
      </w:r>
      <w:r w:rsidR="00D069DB">
        <w:rPr>
          <w:rFonts w:ascii="Times New Roman" w:eastAsia="Times New Roman" w:hAnsi="Times New Roman" w:cs="Times New Roman"/>
          <w:bCs/>
          <w:sz w:val="24"/>
          <w:szCs w:val="24"/>
        </w:rPr>
        <w:t>December</w:t>
      </w:r>
      <w:r>
        <w:rPr>
          <w:rFonts w:ascii="Times New Roman" w:eastAsia="Times New Roman" w:hAnsi="Times New Roman" w:cs="Times New Roman"/>
          <w:bCs/>
          <w:sz w:val="24"/>
          <w:szCs w:val="24"/>
        </w:rPr>
        <w:t xml:space="preserve"> 1</w:t>
      </w:r>
      <w:r w:rsidRPr="00A64B67">
        <w:rPr>
          <w:rFonts w:ascii="Times New Roman" w:eastAsia="Times New Roman" w:hAnsi="Times New Roman" w:cs="Times New Roman"/>
          <w:bCs/>
          <w:sz w:val="24"/>
          <w:szCs w:val="24"/>
          <w:vertAlign w:val="superscript"/>
        </w:rPr>
        <w:t>st</w:t>
      </w:r>
      <w:r>
        <w:rPr>
          <w:rFonts w:ascii="Times New Roman" w:eastAsia="Times New Roman" w:hAnsi="Times New Roman" w:cs="Times New Roman"/>
          <w:bCs/>
          <w:sz w:val="24"/>
          <w:szCs w:val="24"/>
        </w:rPr>
        <w:t xml:space="preserve"> 2024.</w:t>
      </w:r>
      <w:r w:rsidRPr="009B0987">
        <w:rPr>
          <w:rFonts w:ascii="Times New Roman" w:eastAsia="Times New Roman" w:hAnsi="Times New Roman" w:cs="Times New Roman"/>
          <w:bCs/>
          <w:sz w:val="24"/>
          <w:szCs w:val="24"/>
        </w:rPr>
        <w:t xml:space="preserve"> </w:t>
      </w:r>
    </w:p>
    <w:p w14:paraId="4A8205AB" w14:textId="77777777" w:rsidR="00A64B67" w:rsidRDefault="00A64B67" w:rsidP="00391242">
      <w:pPr>
        <w:spacing w:line="240" w:lineRule="auto"/>
        <w:ind w:firstLine="720"/>
        <w:jc w:val="center"/>
        <w:rPr>
          <w:rFonts w:ascii="Times New Roman" w:eastAsia="Times New Roman" w:hAnsi="Times New Roman" w:cs="Times New Roman"/>
          <w:sz w:val="24"/>
          <w:szCs w:val="24"/>
        </w:rPr>
      </w:pPr>
    </w:p>
    <w:p w14:paraId="2FE60C1F" w14:textId="3C6BC2F6" w:rsidR="001060D2" w:rsidRPr="00A60E93" w:rsidRDefault="005C2527" w:rsidP="00391242">
      <w:pPr>
        <w:spacing w:line="240" w:lineRule="auto"/>
        <w:rPr>
          <w:rFonts w:ascii="Times New Roman" w:eastAsia="Times New Roman" w:hAnsi="Times New Roman" w:cs="Times New Roman"/>
          <w:b/>
          <w:bCs/>
          <w:sz w:val="24"/>
          <w:szCs w:val="24"/>
        </w:rPr>
      </w:pPr>
      <w:r w:rsidRPr="00A60E93">
        <w:rPr>
          <w:rFonts w:ascii="Times New Roman" w:eastAsia="Times New Roman" w:hAnsi="Times New Roman" w:cs="Times New Roman"/>
          <w:b/>
          <w:bCs/>
          <w:sz w:val="24"/>
          <w:szCs w:val="24"/>
        </w:rPr>
        <w:t>Survivorship</w:t>
      </w:r>
    </w:p>
    <w:p w14:paraId="651D1D52" w14:textId="1D890136" w:rsidR="00DF39FF" w:rsidRDefault="00DF39FF" w:rsidP="00391242">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BRAP</w:t>
      </w:r>
      <w:r w:rsidR="00F56811">
        <w:rPr>
          <w:rFonts w:ascii="Times New Roman" w:eastAsia="Times New Roman" w:hAnsi="Times New Roman" w:cs="Times New Roman"/>
          <w:sz w:val="24"/>
          <w:szCs w:val="24"/>
        </w:rPr>
        <w:t xml:space="preserve">               Childs</w:t>
      </w:r>
    </w:p>
    <w:p w14:paraId="428A70EB" w14:textId="7D1F9033" w:rsidR="00F56811" w:rsidRDefault="00F56811" w:rsidP="00391242">
      <w:pPr>
        <w:spacing w:line="240" w:lineRule="auto"/>
        <w:ind w:firstLine="720"/>
        <w:jc w:val="center"/>
        <w:rPr>
          <w:rFonts w:ascii="Times New Roman" w:eastAsia="Times New Roman" w:hAnsi="Times New Roman" w:cs="Times New Roman"/>
          <w:sz w:val="24"/>
          <w:szCs w:val="24"/>
        </w:rPr>
      </w:pPr>
      <w:r w:rsidRPr="00F56811">
        <w:rPr>
          <w:rFonts w:ascii="Times New Roman" w:eastAsia="Times New Roman" w:hAnsi="Times New Roman" w:cs="Times New Roman"/>
          <w:noProof/>
          <w:sz w:val="24"/>
          <w:szCs w:val="24"/>
        </w:rPr>
        <w:drawing>
          <wp:inline distT="0" distB="0" distL="0" distR="0" wp14:anchorId="3EEBF0C2" wp14:editId="1B67F156">
            <wp:extent cx="2199340" cy="2324100"/>
            <wp:effectExtent l="0" t="0" r="0" b="0"/>
            <wp:docPr id="56256136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61363" name="Picture 1" descr="A screenshot of a graph&#10;&#10;Description automatically generated"/>
                    <pic:cNvPicPr/>
                  </pic:nvPicPr>
                  <pic:blipFill>
                    <a:blip r:embed="rId28"/>
                    <a:stretch>
                      <a:fillRect/>
                    </a:stretch>
                  </pic:blipFill>
                  <pic:spPr>
                    <a:xfrm>
                      <a:off x="0" y="0"/>
                      <a:ext cx="2203694" cy="2328701"/>
                    </a:xfrm>
                    <a:prstGeom prst="rect">
                      <a:avLst/>
                    </a:prstGeom>
                  </pic:spPr>
                </pic:pic>
              </a:graphicData>
            </a:graphic>
          </wp:inline>
        </w:drawing>
      </w:r>
      <w:r w:rsidRPr="00F56811">
        <w:rPr>
          <w:rFonts w:ascii="Times New Roman" w:eastAsia="Times New Roman" w:hAnsi="Times New Roman" w:cs="Times New Roman"/>
          <w:noProof/>
          <w:sz w:val="24"/>
          <w:szCs w:val="24"/>
        </w:rPr>
        <w:drawing>
          <wp:inline distT="0" distB="0" distL="0" distR="0" wp14:anchorId="7287D5BB" wp14:editId="2C153B0C">
            <wp:extent cx="1837123" cy="2275205"/>
            <wp:effectExtent l="0" t="0" r="0" b="0"/>
            <wp:docPr id="59121299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12998" name="Picture 1" descr="A screenshot of a graph&#10;&#10;Description automatically generated"/>
                    <pic:cNvPicPr/>
                  </pic:nvPicPr>
                  <pic:blipFill>
                    <a:blip r:embed="rId29"/>
                    <a:stretch>
                      <a:fillRect/>
                    </a:stretch>
                  </pic:blipFill>
                  <pic:spPr>
                    <a:xfrm>
                      <a:off x="0" y="0"/>
                      <a:ext cx="1852866" cy="2294702"/>
                    </a:xfrm>
                    <a:prstGeom prst="rect">
                      <a:avLst/>
                    </a:prstGeom>
                  </pic:spPr>
                </pic:pic>
              </a:graphicData>
            </a:graphic>
          </wp:inline>
        </w:drawing>
      </w:r>
    </w:p>
    <w:p w14:paraId="2DD40A68" w14:textId="275E2625" w:rsidR="00330B98" w:rsidRDefault="00330B98" w:rsidP="00391242">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FB2CEC">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Showing</w:t>
      </w:r>
      <w:r w:rsidR="005C2527">
        <w:rPr>
          <w:rFonts w:ascii="Times New Roman" w:eastAsia="Times New Roman" w:hAnsi="Times New Roman" w:cs="Times New Roman"/>
          <w:sz w:val="24"/>
          <w:szCs w:val="24"/>
        </w:rPr>
        <w:t xml:space="preserve"> correlations between changes in density and other measured variables</w:t>
      </w:r>
      <w:r w:rsidR="00CA378C">
        <w:rPr>
          <w:rFonts w:ascii="Times New Roman" w:eastAsia="Times New Roman" w:hAnsi="Times New Roman" w:cs="Times New Roman"/>
          <w:sz w:val="24"/>
          <w:szCs w:val="24"/>
        </w:rPr>
        <w:t>. Significant variables are highlighted in green. Percent change in density is the variable tested against so it should be ignored.</w:t>
      </w:r>
    </w:p>
    <w:p w14:paraId="10F3F20E" w14:textId="77777777" w:rsidR="00582C91" w:rsidRDefault="00582C91" w:rsidP="00391242">
      <w:pPr>
        <w:spacing w:line="240" w:lineRule="auto"/>
        <w:ind w:firstLine="720"/>
        <w:rPr>
          <w:rFonts w:ascii="Times New Roman" w:eastAsia="Times New Roman" w:hAnsi="Times New Roman" w:cs="Times New Roman"/>
          <w:sz w:val="24"/>
          <w:szCs w:val="24"/>
        </w:rPr>
      </w:pPr>
    </w:p>
    <w:p w14:paraId="1888826C" w14:textId="4155BB01" w:rsidR="005C2527" w:rsidRDefault="005C2527" w:rsidP="0039124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Beasley: Surface water elevation, percent change in HDR, mean HDR and </w:t>
      </w:r>
      <w:r w:rsidR="00582C91">
        <w:rPr>
          <w:rFonts w:ascii="Times New Roman" w:eastAsia="Times New Roman" w:hAnsi="Times New Roman" w:cs="Times New Roman"/>
          <w:sz w:val="24"/>
          <w:szCs w:val="24"/>
        </w:rPr>
        <w:t>herbaceous</w:t>
      </w:r>
      <w:r>
        <w:rPr>
          <w:rFonts w:ascii="Times New Roman" w:eastAsia="Times New Roman" w:hAnsi="Times New Roman" w:cs="Times New Roman"/>
          <w:sz w:val="24"/>
          <w:szCs w:val="24"/>
        </w:rPr>
        <w:t xml:space="preserve"> competition were all significant variables impacting change in density from Fall 2023 to Fall 2024.</w:t>
      </w:r>
      <w:r w:rsidR="00582C91">
        <w:rPr>
          <w:rFonts w:ascii="Times New Roman" w:eastAsia="Times New Roman" w:hAnsi="Times New Roman" w:cs="Times New Roman"/>
          <w:sz w:val="24"/>
          <w:szCs w:val="24"/>
        </w:rPr>
        <w:t xml:space="preserve"> At Childs, light availability was the only variable found to significantly impact seedling survivorship.</w:t>
      </w:r>
    </w:p>
    <w:p w14:paraId="2A011DB4" w14:textId="77777777" w:rsidR="001060D2" w:rsidRPr="001C7A2B" w:rsidRDefault="001060D2" w:rsidP="00391242">
      <w:pPr>
        <w:spacing w:line="240" w:lineRule="auto"/>
        <w:rPr>
          <w:rFonts w:ascii="Times New Roman" w:eastAsia="Times New Roman" w:hAnsi="Times New Roman" w:cs="Times New Roman"/>
          <w:sz w:val="24"/>
          <w:szCs w:val="24"/>
        </w:rPr>
      </w:pPr>
    </w:p>
    <w:p w14:paraId="1AEE2CB9" w14:textId="1A22FAEA" w:rsidR="0054703F" w:rsidRPr="001C7A2B" w:rsidRDefault="0054703F" w:rsidP="00391242">
      <w:pPr>
        <w:pStyle w:val="Heading2"/>
        <w:spacing w:line="240" w:lineRule="auto"/>
        <w:rPr>
          <w:rFonts w:ascii="Times New Roman" w:hAnsi="Times New Roman" w:cs="Times New Roman"/>
        </w:rPr>
      </w:pPr>
      <w:bookmarkStart w:id="71" w:name="_Toc187847474"/>
      <w:bookmarkStart w:id="72" w:name="_Toc187847537"/>
      <w:r w:rsidRPr="001C7A2B">
        <w:rPr>
          <w:rFonts w:ascii="Times New Roman" w:hAnsi="Times New Roman" w:cs="Times New Roman"/>
        </w:rPr>
        <w:t>Dendrochronology</w:t>
      </w:r>
      <w:bookmarkEnd w:id="71"/>
      <w:bookmarkEnd w:id="72"/>
    </w:p>
    <w:p w14:paraId="1ECA0BAF" w14:textId="769C6243" w:rsidR="0080128A" w:rsidRDefault="00EC55CB"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So far, I have dated </w:t>
      </w:r>
      <w:r w:rsidR="00057080" w:rsidRPr="001C7A2B">
        <w:rPr>
          <w:rFonts w:ascii="Times New Roman" w:eastAsia="Times New Roman" w:hAnsi="Times New Roman" w:cs="Times New Roman"/>
          <w:sz w:val="24"/>
          <w:szCs w:val="24"/>
        </w:rPr>
        <w:t>1</w:t>
      </w:r>
      <w:r w:rsidR="00A63228">
        <w:rPr>
          <w:rFonts w:ascii="Times New Roman" w:eastAsia="Times New Roman" w:hAnsi="Times New Roman" w:cs="Times New Roman"/>
          <w:sz w:val="24"/>
          <w:szCs w:val="24"/>
        </w:rPr>
        <w:t>8</w:t>
      </w:r>
      <w:r w:rsidR="004F741C" w:rsidRPr="001C7A2B">
        <w:rPr>
          <w:rFonts w:ascii="Times New Roman" w:eastAsia="Times New Roman" w:hAnsi="Times New Roman" w:cs="Times New Roman"/>
          <w:sz w:val="24"/>
          <w:szCs w:val="24"/>
        </w:rPr>
        <w:t>3</w:t>
      </w:r>
      <w:r w:rsidR="00767D5E" w:rsidRPr="001C7A2B">
        <w:rPr>
          <w:rFonts w:ascii="Times New Roman" w:eastAsia="Times New Roman" w:hAnsi="Times New Roman" w:cs="Times New Roman"/>
          <w:sz w:val="24"/>
          <w:szCs w:val="24"/>
        </w:rPr>
        <w:t xml:space="preserve"> tree</w:t>
      </w:r>
      <w:r w:rsidRPr="001C7A2B">
        <w:rPr>
          <w:rFonts w:ascii="Times New Roman" w:eastAsia="Times New Roman" w:hAnsi="Times New Roman" w:cs="Times New Roman"/>
          <w:sz w:val="24"/>
          <w:szCs w:val="24"/>
        </w:rPr>
        <w:t xml:space="preserve"> cores. </w:t>
      </w:r>
      <w:r w:rsidR="004F741C" w:rsidRPr="001C7A2B">
        <w:rPr>
          <w:rFonts w:ascii="Times New Roman" w:eastAsia="Times New Roman" w:hAnsi="Times New Roman" w:cs="Times New Roman"/>
          <w:sz w:val="24"/>
          <w:szCs w:val="24"/>
        </w:rPr>
        <w:t xml:space="preserve">I estimated the pith date for 130 cores and used minimum ages on the remaining 23. </w:t>
      </w:r>
      <w:r w:rsidR="00767D5E" w:rsidRPr="001C7A2B">
        <w:rPr>
          <w:rFonts w:ascii="Times New Roman" w:eastAsia="Times New Roman" w:hAnsi="Times New Roman" w:cs="Times New Roman"/>
          <w:sz w:val="24"/>
          <w:szCs w:val="24"/>
        </w:rPr>
        <w:t xml:space="preserve">Missing piths or rotten sections made it impossible to get a pith date on </w:t>
      </w:r>
      <w:r w:rsidR="004F741C" w:rsidRPr="001C7A2B">
        <w:rPr>
          <w:rFonts w:ascii="Times New Roman" w:eastAsia="Times New Roman" w:hAnsi="Times New Roman" w:cs="Times New Roman"/>
          <w:sz w:val="24"/>
          <w:szCs w:val="24"/>
        </w:rPr>
        <w:t>some</w:t>
      </w:r>
      <w:r w:rsidR="00767D5E" w:rsidRPr="001C7A2B">
        <w:rPr>
          <w:rFonts w:ascii="Times New Roman" w:eastAsia="Times New Roman" w:hAnsi="Times New Roman" w:cs="Times New Roman"/>
          <w:sz w:val="24"/>
          <w:szCs w:val="24"/>
        </w:rPr>
        <w:t xml:space="preserve"> cores.</w:t>
      </w:r>
      <w:r w:rsidR="004F741C" w:rsidRPr="001C7A2B">
        <w:rPr>
          <w:rFonts w:ascii="Times New Roman" w:eastAsia="Times New Roman" w:hAnsi="Times New Roman" w:cs="Times New Roman"/>
          <w:sz w:val="24"/>
          <w:szCs w:val="24"/>
        </w:rPr>
        <w:t xml:space="preserve"> In this instance, the minimum age was measured to the last dateable ring.</w:t>
      </w:r>
      <w:r w:rsidR="00767D5E" w:rsidRPr="001C7A2B">
        <w:rPr>
          <w:rFonts w:ascii="Times New Roman" w:eastAsia="Times New Roman" w:hAnsi="Times New Roman" w:cs="Times New Roman"/>
          <w:sz w:val="24"/>
          <w:szCs w:val="24"/>
        </w:rPr>
        <w:t xml:space="preserve"> </w:t>
      </w:r>
      <w:r w:rsidR="00FC29B7" w:rsidRPr="001C7A2B">
        <w:rPr>
          <w:rFonts w:ascii="Times New Roman" w:eastAsia="Times New Roman" w:hAnsi="Times New Roman" w:cs="Times New Roman"/>
          <w:sz w:val="24"/>
          <w:szCs w:val="24"/>
        </w:rPr>
        <w:t xml:space="preserve">Currently, the average pith date is </w:t>
      </w:r>
      <w:r w:rsidR="00767D5E" w:rsidRPr="001C7A2B">
        <w:rPr>
          <w:rFonts w:ascii="Times New Roman" w:eastAsia="Times New Roman" w:hAnsi="Times New Roman" w:cs="Times New Roman"/>
          <w:sz w:val="24"/>
          <w:szCs w:val="24"/>
        </w:rPr>
        <w:t>2000.</w:t>
      </w:r>
      <w:r w:rsidR="00FC29B7" w:rsidRPr="001C7A2B">
        <w:rPr>
          <w:rFonts w:ascii="Times New Roman" w:eastAsia="Times New Roman" w:hAnsi="Times New Roman" w:cs="Times New Roman"/>
          <w:sz w:val="24"/>
          <w:szCs w:val="24"/>
        </w:rPr>
        <w:t xml:space="preserve"> </w:t>
      </w:r>
    </w:p>
    <w:p w14:paraId="7778217B" w14:textId="7E23A20D" w:rsidR="007F1E0C" w:rsidRDefault="007F1E0C" w:rsidP="00391242">
      <w:pPr>
        <w:spacing w:line="240" w:lineRule="auto"/>
        <w:ind w:firstLine="720"/>
        <w:jc w:val="center"/>
        <w:rPr>
          <w:rFonts w:ascii="Times New Roman" w:eastAsia="Times New Roman" w:hAnsi="Times New Roman" w:cs="Times New Roman"/>
          <w:sz w:val="24"/>
          <w:szCs w:val="24"/>
        </w:rPr>
      </w:pPr>
      <w:r w:rsidRPr="007F1E0C">
        <w:rPr>
          <w:rFonts w:ascii="Times New Roman" w:eastAsia="Times New Roman" w:hAnsi="Times New Roman" w:cs="Times New Roman"/>
          <w:noProof/>
          <w:sz w:val="24"/>
          <w:szCs w:val="24"/>
        </w:rPr>
        <w:drawing>
          <wp:inline distT="0" distB="0" distL="0" distR="0" wp14:anchorId="380CDADD" wp14:editId="6E90F919">
            <wp:extent cx="1691640" cy="1137481"/>
            <wp:effectExtent l="0" t="0" r="3810" b="5715"/>
            <wp:docPr id="607214935"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14935" name="Picture 1" descr="A table with numbers and letters&#10;&#10;Description automatically generated"/>
                    <pic:cNvPicPr/>
                  </pic:nvPicPr>
                  <pic:blipFill>
                    <a:blip r:embed="rId30"/>
                    <a:stretch>
                      <a:fillRect/>
                    </a:stretch>
                  </pic:blipFill>
                  <pic:spPr>
                    <a:xfrm>
                      <a:off x="0" y="0"/>
                      <a:ext cx="1698754" cy="1142265"/>
                    </a:xfrm>
                    <a:prstGeom prst="rect">
                      <a:avLst/>
                    </a:prstGeom>
                  </pic:spPr>
                </pic:pic>
              </a:graphicData>
            </a:graphic>
          </wp:inline>
        </w:drawing>
      </w:r>
    </w:p>
    <w:p w14:paraId="1D704869" w14:textId="1DA9C0D2" w:rsidR="00091772" w:rsidRPr="001C7A2B" w:rsidRDefault="00091772" w:rsidP="00391242">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FB2CEC">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The sites, number of cores taken and the mean diameter of trees taken at each site. The West Clear Creek legacy trees have the largest diameters. Childs had the most and largest trees</w:t>
      </w:r>
      <w:r w:rsidR="00C85318">
        <w:rPr>
          <w:rFonts w:ascii="Times New Roman" w:eastAsia="Times New Roman" w:hAnsi="Times New Roman" w:cs="Times New Roman"/>
          <w:sz w:val="24"/>
          <w:szCs w:val="24"/>
        </w:rPr>
        <w:t xml:space="preserve"> dated so far.</w:t>
      </w:r>
    </w:p>
    <w:p w14:paraId="7386BB1E" w14:textId="77777777" w:rsidR="00BA6684" w:rsidRPr="001C7A2B" w:rsidRDefault="00BA6684" w:rsidP="00391242">
      <w:pPr>
        <w:spacing w:line="240" w:lineRule="auto"/>
        <w:ind w:firstLine="720"/>
        <w:rPr>
          <w:rFonts w:ascii="Times New Roman" w:eastAsia="Times New Roman" w:hAnsi="Times New Roman" w:cs="Times New Roman"/>
          <w:sz w:val="24"/>
          <w:szCs w:val="24"/>
        </w:rPr>
      </w:pPr>
    </w:p>
    <w:p w14:paraId="4ADD837F" w14:textId="09339833" w:rsidR="0080128A" w:rsidRPr="001C7A2B" w:rsidRDefault="004F741C" w:rsidP="00391242">
      <w:pPr>
        <w:spacing w:line="240" w:lineRule="auto"/>
        <w:ind w:left="720"/>
        <w:jc w:val="center"/>
        <w:rPr>
          <w:rFonts w:ascii="Times New Roman" w:eastAsia="Times New Roman" w:hAnsi="Times New Roman" w:cs="Times New Roman"/>
          <w:sz w:val="24"/>
          <w:szCs w:val="24"/>
        </w:rPr>
      </w:pPr>
      <w:r w:rsidRPr="001C7A2B">
        <w:rPr>
          <w:rFonts w:ascii="Times New Roman" w:eastAsia="Times New Roman" w:hAnsi="Times New Roman" w:cs="Times New Roman"/>
          <w:noProof/>
          <w:sz w:val="24"/>
          <w:szCs w:val="24"/>
        </w:rPr>
        <w:lastRenderedPageBreak/>
        <w:drawing>
          <wp:inline distT="0" distB="0" distL="0" distR="0" wp14:anchorId="61C4525D" wp14:editId="1B62A549">
            <wp:extent cx="3117674" cy="1924050"/>
            <wp:effectExtent l="0" t="0" r="6985" b="0"/>
            <wp:docPr id="5689314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5916" cy="1935308"/>
                    </a:xfrm>
                    <a:prstGeom prst="rect">
                      <a:avLst/>
                    </a:prstGeom>
                    <a:noFill/>
                  </pic:spPr>
                </pic:pic>
              </a:graphicData>
            </a:graphic>
          </wp:inline>
        </w:drawing>
      </w:r>
    </w:p>
    <w:p w14:paraId="079996D5" w14:textId="22A69C8C" w:rsidR="00E40F92" w:rsidRPr="001C7A2B" w:rsidRDefault="002C17F8" w:rsidP="00391242">
      <w:pPr>
        <w:spacing w:line="240" w:lineRule="auto"/>
        <w:ind w:left="720"/>
        <w:jc w:val="center"/>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Figure </w:t>
      </w:r>
      <w:r w:rsidR="00FB2CEC">
        <w:rPr>
          <w:rFonts w:ascii="Times New Roman" w:eastAsia="Times New Roman" w:hAnsi="Times New Roman" w:cs="Times New Roman"/>
          <w:sz w:val="24"/>
          <w:szCs w:val="24"/>
        </w:rPr>
        <w:t>9</w:t>
      </w:r>
      <w:r w:rsidR="000D1507" w:rsidRPr="001C7A2B">
        <w:rPr>
          <w:rFonts w:ascii="Times New Roman" w:eastAsia="Times New Roman" w:hAnsi="Times New Roman" w:cs="Times New Roman"/>
          <w:sz w:val="24"/>
          <w:szCs w:val="24"/>
        </w:rPr>
        <w:t>.</w:t>
      </w:r>
      <w:r w:rsidRPr="001C7A2B">
        <w:rPr>
          <w:rFonts w:ascii="Times New Roman" w:eastAsia="Times New Roman" w:hAnsi="Times New Roman" w:cs="Times New Roman"/>
          <w:sz w:val="24"/>
          <w:szCs w:val="24"/>
        </w:rPr>
        <w:t xml:space="preserve"> Age versus diameter of trees </w:t>
      </w:r>
      <w:commentRangeStart w:id="73"/>
      <w:r w:rsidRPr="001C7A2B">
        <w:rPr>
          <w:rFonts w:ascii="Times New Roman" w:eastAsia="Times New Roman" w:hAnsi="Times New Roman" w:cs="Times New Roman"/>
          <w:sz w:val="24"/>
          <w:szCs w:val="24"/>
        </w:rPr>
        <w:t>cores</w:t>
      </w:r>
      <w:commentRangeEnd w:id="73"/>
      <w:r w:rsidR="00393A87">
        <w:rPr>
          <w:rStyle w:val="CommentReference"/>
        </w:rPr>
        <w:commentReference w:id="73"/>
      </w:r>
      <w:r w:rsidR="00767D5E" w:rsidRPr="001C7A2B">
        <w:rPr>
          <w:rFonts w:ascii="Times New Roman" w:eastAsia="Times New Roman" w:hAnsi="Times New Roman" w:cs="Times New Roman"/>
          <w:sz w:val="24"/>
          <w:szCs w:val="24"/>
        </w:rPr>
        <w:t xml:space="preserve"> </w:t>
      </w:r>
    </w:p>
    <w:p w14:paraId="1DBB3533" w14:textId="76D4CB71" w:rsidR="00FB24F5" w:rsidRPr="001C7A2B" w:rsidRDefault="004F741C" w:rsidP="00391242">
      <w:pPr>
        <w:spacing w:line="240" w:lineRule="auto"/>
        <w:ind w:left="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Figure 4 shows diameter vs age as well as the linear regression model. The R-squared value is </w:t>
      </w:r>
      <w:r w:rsidR="00393A87">
        <w:rPr>
          <w:rFonts w:ascii="Times New Roman" w:eastAsia="Times New Roman" w:hAnsi="Times New Roman" w:cs="Times New Roman"/>
          <w:sz w:val="24"/>
          <w:szCs w:val="24"/>
        </w:rPr>
        <w:t>0</w:t>
      </w:r>
      <w:r w:rsidRPr="001C7A2B">
        <w:rPr>
          <w:rFonts w:ascii="Times New Roman" w:eastAsia="Times New Roman" w:hAnsi="Times New Roman" w:cs="Times New Roman"/>
          <w:sz w:val="24"/>
          <w:szCs w:val="24"/>
        </w:rPr>
        <w:t>.06 and the p</w:t>
      </w:r>
      <w:r w:rsidR="00737064" w:rsidRPr="001C7A2B">
        <w:rPr>
          <w:rFonts w:ascii="Times New Roman" w:eastAsia="Times New Roman" w:hAnsi="Times New Roman" w:cs="Times New Roman"/>
          <w:sz w:val="24"/>
          <w:szCs w:val="24"/>
        </w:rPr>
        <w:t>-</w:t>
      </w:r>
      <w:r w:rsidRPr="001C7A2B">
        <w:rPr>
          <w:rFonts w:ascii="Times New Roman" w:eastAsia="Times New Roman" w:hAnsi="Times New Roman" w:cs="Times New Roman"/>
          <w:sz w:val="24"/>
          <w:szCs w:val="24"/>
        </w:rPr>
        <w:t xml:space="preserve">value in </w:t>
      </w:r>
      <w:r w:rsidR="00393A87">
        <w:rPr>
          <w:rFonts w:ascii="Times New Roman" w:eastAsia="Times New Roman" w:hAnsi="Times New Roman" w:cs="Times New Roman"/>
          <w:sz w:val="24"/>
          <w:szCs w:val="24"/>
        </w:rPr>
        <w:t>0</w:t>
      </w:r>
      <w:r w:rsidRPr="001C7A2B">
        <w:rPr>
          <w:rFonts w:ascii="Times New Roman" w:eastAsia="Times New Roman" w:hAnsi="Times New Roman" w:cs="Times New Roman"/>
          <w:sz w:val="24"/>
          <w:szCs w:val="24"/>
        </w:rPr>
        <w:t>.003.</w:t>
      </w:r>
      <w:r w:rsidR="00CD6E42">
        <w:rPr>
          <w:rFonts w:ascii="Times New Roman" w:eastAsia="Times New Roman" w:hAnsi="Times New Roman" w:cs="Times New Roman"/>
          <w:sz w:val="24"/>
          <w:szCs w:val="24"/>
        </w:rPr>
        <w:t xml:space="preserve"> The small R-squared value implies that there is little to no relationship between size and age.</w:t>
      </w:r>
    </w:p>
    <w:p w14:paraId="74E0EA49" w14:textId="77777777" w:rsidR="001220F6" w:rsidRPr="00402AFF" w:rsidRDefault="001220F6" w:rsidP="00391242">
      <w:pPr>
        <w:spacing w:line="240" w:lineRule="auto"/>
        <w:rPr>
          <w:rFonts w:ascii="Times New Roman" w:eastAsia="Times New Roman" w:hAnsi="Times New Roman" w:cs="Times New Roman"/>
          <w:b/>
          <w:bCs/>
          <w:sz w:val="28"/>
          <w:szCs w:val="28"/>
        </w:rPr>
      </w:pPr>
      <w:r w:rsidRPr="00402AFF">
        <w:rPr>
          <w:rFonts w:ascii="Times New Roman" w:eastAsia="Times New Roman" w:hAnsi="Times New Roman" w:cs="Times New Roman"/>
          <w:b/>
          <w:bCs/>
          <w:sz w:val="28"/>
          <w:szCs w:val="28"/>
        </w:rPr>
        <w:t>Minimum ages</w:t>
      </w:r>
    </w:p>
    <w:p w14:paraId="7388F7D0" w14:textId="77777777" w:rsidR="001220F6" w:rsidRPr="001C7A2B" w:rsidRDefault="001220F6" w:rsidP="00391242">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74BB5A4" wp14:editId="36F29166">
            <wp:extent cx="3071371" cy="1895475"/>
            <wp:effectExtent l="0" t="0" r="0" b="0"/>
            <wp:docPr id="1764338335" name="Picture 12" descr="A graph of a tree ring 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38335" name="Picture 12" descr="A graph of a tree ring coun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0148" cy="1900892"/>
                    </a:xfrm>
                    <a:prstGeom prst="rect">
                      <a:avLst/>
                    </a:prstGeom>
                    <a:noFill/>
                  </pic:spPr>
                </pic:pic>
              </a:graphicData>
            </a:graphic>
          </wp:inline>
        </w:drawing>
      </w:r>
      <w:r>
        <w:rPr>
          <w:noProof/>
        </w:rPr>
        <mc:AlternateContent>
          <mc:Choice Requires="wps">
            <w:drawing>
              <wp:inline distT="0" distB="0" distL="0" distR="0" wp14:anchorId="4CB6D5EB" wp14:editId="1D39737D">
                <wp:extent cx="304800" cy="304800"/>
                <wp:effectExtent l="0" t="0" r="0" b="0"/>
                <wp:docPr id="208096810"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4504E1"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40103117" wp14:editId="48381F6A">
                <wp:extent cx="304800" cy="304800"/>
                <wp:effectExtent l="0" t="0" r="0" b="0"/>
                <wp:docPr id="790164413"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713A6C"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eastAsia="Times New Roman" w:hAnsi="Times New Roman" w:cs="Times New Roman"/>
          <w:noProof/>
          <w:sz w:val="24"/>
          <w:szCs w:val="24"/>
        </w:rPr>
        <w:drawing>
          <wp:inline distT="0" distB="0" distL="0" distR="0" wp14:anchorId="2C19FA1A" wp14:editId="7B9C940E">
            <wp:extent cx="3025069" cy="1866900"/>
            <wp:effectExtent l="0" t="0" r="4445" b="0"/>
            <wp:docPr id="852348098" name="Picture 9" descr="A graph showing the growth of the 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48098" name="Picture 9" descr="A graph showing the growth of the cor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9719" cy="1869770"/>
                    </a:xfrm>
                    <a:prstGeom prst="rect">
                      <a:avLst/>
                    </a:prstGeom>
                    <a:noFill/>
                  </pic:spPr>
                </pic:pic>
              </a:graphicData>
            </a:graphic>
          </wp:inline>
        </w:drawing>
      </w:r>
    </w:p>
    <w:p w14:paraId="6D53C6FB" w14:textId="5D7BD508" w:rsidR="00136A41" w:rsidRDefault="001220F6" w:rsidP="00391242">
      <w:pPr>
        <w:spacing w:line="240" w:lineRule="auto"/>
        <w:jc w:val="center"/>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Figure </w:t>
      </w:r>
      <w:r w:rsidR="00FB2CEC">
        <w:rPr>
          <w:rFonts w:ascii="Times New Roman" w:eastAsia="Times New Roman" w:hAnsi="Times New Roman" w:cs="Times New Roman"/>
          <w:sz w:val="24"/>
          <w:szCs w:val="24"/>
        </w:rPr>
        <w:t>10.</w:t>
      </w:r>
      <w:r w:rsidRPr="001C7A2B">
        <w:rPr>
          <w:rFonts w:ascii="Times New Roman" w:eastAsia="Times New Roman" w:hAnsi="Times New Roman" w:cs="Times New Roman"/>
          <w:sz w:val="24"/>
          <w:szCs w:val="24"/>
        </w:rPr>
        <w:t xml:space="preserve"> Shows the minimum ages collected</w:t>
      </w:r>
      <w:r w:rsidR="00136A41">
        <w:rPr>
          <w:rFonts w:ascii="Times New Roman" w:eastAsia="Times New Roman" w:hAnsi="Times New Roman" w:cs="Times New Roman"/>
          <w:sz w:val="24"/>
          <w:szCs w:val="24"/>
        </w:rPr>
        <w:t xml:space="preserve">. The number of cores increases sharply in the </w:t>
      </w:r>
      <w:r w:rsidR="004C0C25">
        <w:rPr>
          <w:rFonts w:ascii="Times New Roman" w:eastAsia="Times New Roman" w:hAnsi="Times New Roman" w:cs="Times New Roman"/>
          <w:sz w:val="24"/>
          <w:szCs w:val="24"/>
        </w:rPr>
        <w:t>mid-1990s</w:t>
      </w:r>
      <w:r w:rsidR="00136A41">
        <w:rPr>
          <w:rFonts w:ascii="Times New Roman" w:eastAsia="Times New Roman" w:hAnsi="Times New Roman" w:cs="Times New Roman"/>
          <w:sz w:val="24"/>
          <w:szCs w:val="24"/>
        </w:rPr>
        <w:t xml:space="preserve"> before plateauing around 2010</w:t>
      </w:r>
    </w:p>
    <w:p w14:paraId="6897EC28" w14:textId="6268E631" w:rsidR="001220F6" w:rsidRPr="001C7A2B" w:rsidRDefault="001220F6" w:rsidP="00391242">
      <w:pPr>
        <w:spacing w:line="240" w:lineRule="auto"/>
        <w:jc w:val="center"/>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 </w:t>
      </w:r>
    </w:p>
    <w:p w14:paraId="02120D29" w14:textId="1C5BB31D" w:rsidR="00FB24F5" w:rsidRDefault="001220F6" w:rsidP="00391242">
      <w:pPr>
        <w:spacing w:line="240" w:lineRule="auto"/>
        <w:ind w:firstLine="720"/>
        <w:rPr>
          <w:rFonts w:ascii="Times New Roman" w:eastAsia="Times New Roman" w:hAnsi="Times New Roman" w:cs="Times New Roman"/>
          <w:b/>
          <w:bCs/>
          <w:sz w:val="28"/>
          <w:szCs w:val="28"/>
        </w:rPr>
      </w:pPr>
      <w:r w:rsidRPr="001C7A2B">
        <w:rPr>
          <w:rFonts w:ascii="Times New Roman" w:eastAsia="Times New Roman" w:hAnsi="Times New Roman" w:cs="Times New Roman"/>
          <w:sz w:val="24"/>
          <w:szCs w:val="24"/>
        </w:rPr>
        <w:t>The average minimum age for cores collected and dated is 2000.4 or about 23 years old. Minimum ages peak in 1998 before declining until 2004. Regeneration stays constant until about 2010 before decreasing to</w:t>
      </w:r>
      <w:r>
        <w:rPr>
          <w:rFonts w:ascii="Times New Roman" w:eastAsia="Times New Roman" w:hAnsi="Times New Roman" w:cs="Times New Roman"/>
          <w:sz w:val="24"/>
          <w:szCs w:val="24"/>
        </w:rPr>
        <w:t xml:space="preserve"> only around 5 trees after 2010</w:t>
      </w:r>
      <w:r w:rsidRPr="001C7A2B">
        <w:rPr>
          <w:rFonts w:ascii="Times New Roman" w:eastAsia="Times New Roman" w:hAnsi="Times New Roman" w:cs="Times New Roman"/>
          <w:sz w:val="24"/>
          <w:szCs w:val="24"/>
        </w:rPr>
        <w:t>.</w:t>
      </w:r>
    </w:p>
    <w:p w14:paraId="643E95E2" w14:textId="3CCE3A97" w:rsidR="00FB24F5" w:rsidRPr="001C7A2B" w:rsidRDefault="00FB24F5" w:rsidP="00391242">
      <w:pPr>
        <w:spacing w:line="240" w:lineRule="auto"/>
        <w:rPr>
          <w:rFonts w:ascii="Times New Roman" w:eastAsia="Times New Roman" w:hAnsi="Times New Roman" w:cs="Times New Roman"/>
          <w:b/>
          <w:bCs/>
          <w:sz w:val="28"/>
          <w:szCs w:val="28"/>
        </w:rPr>
      </w:pPr>
    </w:p>
    <w:p w14:paraId="3459EC13" w14:textId="098F9472" w:rsidR="008D12BF" w:rsidRPr="001C7A2B" w:rsidRDefault="008D12BF" w:rsidP="004C5E1B">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Growth</w:t>
      </w:r>
    </w:p>
    <w:p w14:paraId="70E01C9F" w14:textId="6E234B6D" w:rsidR="00962AF0" w:rsidRPr="001C7A2B" w:rsidRDefault="00023B6C" w:rsidP="004C5E1B">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Basal area index and Ring Width Index were calculated for each site as well as an average for all sites.</w:t>
      </w:r>
    </w:p>
    <w:p w14:paraId="64D1B7B8" w14:textId="12A01A28" w:rsidR="00962AF0" w:rsidRPr="001C7A2B" w:rsidRDefault="00247EA9" w:rsidP="00391242">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50D6CB0" wp14:editId="2ECD4AAF">
            <wp:extent cx="3943350" cy="2433610"/>
            <wp:effectExtent l="0" t="0" r="0" b="5080"/>
            <wp:docPr id="10386144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48810" cy="2436979"/>
                    </a:xfrm>
                    <a:prstGeom prst="rect">
                      <a:avLst/>
                    </a:prstGeom>
                    <a:noFill/>
                  </pic:spPr>
                </pic:pic>
              </a:graphicData>
            </a:graphic>
          </wp:inline>
        </w:drawing>
      </w:r>
    </w:p>
    <w:p w14:paraId="00038658" w14:textId="14B6DC3E" w:rsidR="00962AF0" w:rsidRPr="001C7A2B" w:rsidRDefault="00962AF0" w:rsidP="00391242">
      <w:pPr>
        <w:spacing w:line="240" w:lineRule="auto"/>
        <w:ind w:left="720"/>
        <w:jc w:val="center"/>
        <w:rPr>
          <w:rFonts w:ascii="Times New Roman" w:eastAsia="Times New Roman" w:hAnsi="Times New Roman" w:cs="Times New Roman"/>
          <w:sz w:val="24"/>
          <w:szCs w:val="24"/>
        </w:rPr>
      </w:pPr>
    </w:p>
    <w:p w14:paraId="5761CEC1" w14:textId="04CB16CF" w:rsidR="00962AF0" w:rsidRPr="002B7000" w:rsidRDefault="00962AF0" w:rsidP="002B7000">
      <w:pPr>
        <w:spacing w:line="240" w:lineRule="auto"/>
        <w:ind w:left="720"/>
        <w:jc w:val="center"/>
        <w:rPr>
          <w:rFonts w:ascii="Times New Roman" w:eastAsia="Times New Roman" w:hAnsi="Times New Roman" w:cs="Times New Roman"/>
          <w:sz w:val="20"/>
          <w:szCs w:val="20"/>
        </w:rPr>
      </w:pPr>
      <w:r w:rsidRPr="001C7A2B">
        <w:rPr>
          <w:rFonts w:ascii="Times New Roman" w:eastAsia="Times New Roman" w:hAnsi="Times New Roman" w:cs="Times New Roman"/>
          <w:sz w:val="20"/>
          <w:szCs w:val="20"/>
        </w:rPr>
        <w:t xml:space="preserve">Figure </w:t>
      </w:r>
      <w:r w:rsidR="00FB2CEC">
        <w:rPr>
          <w:rFonts w:ascii="Times New Roman" w:eastAsia="Times New Roman" w:hAnsi="Times New Roman" w:cs="Times New Roman"/>
          <w:sz w:val="20"/>
          <w:szCs w:val="20"/>
        </w:rPr>
        <w:t>11</w:t>
      </w:r>
      <w:r w:rsidRPr="001C7A2B">
        <w:rPr>
          <w:rFonts w:ascii="Times New Roman" w:eastAsia="Times New Roman" w:hAnsi="Times New Roman" w:cs="Times New Roman"/>
          <w:sz w:val="20"/>
          <w:szCs w:val="20"/>
        </w:rPr>
        <w:t>. Ring Width Indices for all 4 sites as well as the average</w:t>
      </w:r>
      <w:r w:rsidR="00194C7F">
        <w:rPr>
          <w:rFonts w:ascii="Times New Roman" w:eastAsia="Times New Roman" w:hAnsi="Times New Roman" w:cs="Times New Roman"/>
          <w:sz w:val="20"/>
          <w:szCs w:val="20"/>
        </w:rPr>
        <w:t xml:space="preserve">. RWI </w:t>
      </w:r>
      <w:r w:rsidR="0069155C">
        <w:rPr>
          <w:rFonts w:ascii="Times New Roman" w:eastAsia="Times New Roman" w:hAnsi="Times New Roman" w:cs="Times New Roman"/>
          <w:sz w:val="20"/>
          <w:szCs w:val="20"/>
        </w:rPr>
        <w:t>usually declines over time as the trees increase in size.</w:t>
      </w:r>
    </w:p>
    <w:p w14:paraId="26A24A85" w14:textId="09AACC85" w:rsidR="00024FD4" w:rsidRPr="001C7A2B" w:rsidRDefault="00247EA9" w:rsidP="00391242">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4CC37AB" wp14:editId="65EF9FCA">
            <wp:extent cx="4117879" cy="2541319"/>
            <wp:effectExtent l="0" t="0" r="0" b="0"/>
            <wp:docPr id="223009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89" cy="2555149"/>
                    </a:xfrm>
                    <a:prstGeom prst="rect">
                      <a:avLst/>
                    </a:prstGeom>
                    <a:noFill/>
                  </pic:spPr>
                </pic:pic>
              </a:graphicData>
            </a:graphic>
          </wp:inline>
        </w:drawing>
      </w:r>
    </w:p>
    <w:p w14:paraId="68A90CB3" w14:textId="77D720BD" w:rsidR="00962AF0" w:rsidRDefault="00247EA9" w:rsidP="00391242">
      <w:pPr>
        <w:spacing w:line="240" w:lineRule="auto"/>
        <w:ind w:left="720"/>
        <w:jc w:val="center"/>
        <w:rPr>
          <w:rFonts w:ascii="Times New Roman" w:eastAsia="Times New Roman" w:hAnsi="Times New Roman" w:cs="Times New Roman"/>
          <w:sz w:val="20"/>
          <w:szCs w:val="20"/>
        </w:rPr>
      </w:pPr>
      <w:r w:rsidRPr="001C7A2B">
        <w:rPr>
          <w:rFonts w:ascii="Times New Roman" w:eastAsia="Times New Roman" w:hAnsi="Times New Roman" w:cs="Times New Roman"/>
          <w:sz w:val="20"/>
          <w:szCs w:val="20"/>
        </w:rPr>
        <w:t xml:space="preserve">Figure </w:t>
      </w:r>
      <w:r w:rsidR="00FB2CEC">
        <w:rPr>
          <w:rFonts w:ascii="Times New Roman" w:eastAsia="Times New Roman" w:hAnsi="Times New Roman" w:cs="Times New Roman"/>
          <w:sz w:val="20"/>
          <w:szCs w:val="20"/>
        </w:rPr>
        <w:t>12</w:t>
      </w:r>
      <w:r w:rsidRPr="001C7A2B">
        <w:rPr>
          <w:rFonts w:ascii="Times New Roman" w:eastAsia="Times New Roman" w:hAnsi="Times New Roman" w:cs="Times New Roman"/>
          <w:sz w:val="20"/>
          <w:szCs w:val="20"/>
        </w:rPr>
        <w:t>. Basal Area Indices for all 4 sites as well as the average.</w:t>
      </w:r>
      <w:r w:rsidR="0069155C">
        <w:rPr>
          <w:rFonts w:ascii="Times New Roman" w:eastAsia="Times New Roman" w:hAnsi="Times New Roman" w:cs="Times New Roman"/>
          <w:sz w:val="20"/>
          <w:szCs w:val="20"/>
        </w:rPr>
        <w:t xml:space="preserve"> BAI has constantly been rising overall with a sharp increase in 2023.</w:t>
      </w:r>
    </w:p>
    <w:p w14:paraId="55BDC749" w14:textId="77777777" w:rsidR="007D7253" w:rsidRDefault="007D7253" w:rsidP="00391242">
      <w:pPr>
        <w:spacing w:line="240" w:lineRule="auto"/>
        <w:ind w:left="720"/>
        <w:jc w:val="center"/>
        <w:rPr>
          <w:rFonts w:ascii="Times New Roman" w:eastAsia="Times New Roman" w:hAnsi="Times New Roman" w:cs="Times New Roman"/>
          <w:sz w:val="20"/>
          <w:szCs w:val="20"/>
        </w:rPr>
      </w:pPr>
    </w:p>
    <w:p w14:paraId="64C37845" w14:textId="77777777" w:rsidR="007D7253" w:rsidRDefault="007D7253" w:rsidP="00391242">
      <w:pPr>
        <w:spacing w:line="240" w:lineRule="auto"/>
        <w:ind w:left="720"/>
        <w:jc w:val="center"/>
        <w:rPr>
          <w:rFonts w:ascii="Times New Roman" w:eastAsia="Times New Roman" w:hAnsi="Times New Roman" w:cs="Times New Roman"/>
          <w:sz w:val="20"/>
          <w:szCs w:val="20"/>
        </w:rPr>
      </w:pPr>
    </w:p>
    <w:p w14:paraId="138FE002" w14:textId="77777777" w:rsidR="004E4A58" w:rsidRDefault="004E4A58" w:rsidP="00391242">
      <w:pPr>
        <w:spacing w:line="240" w:lineRule="auto"/>
        <w:ind w:left="720"/>
        <w:jc w:val="center"/>
        <w:rPr>
          <w:rFonts w:ascii="Times New Roman" w:eastAsia="Times New Roman" w:hAnsi="Times New Roman" w:cs="Times New Roman"/>
          <w:sz w:val="24"/>
          <w:szCs w:val="24"/>
        </w:rPr>
      </w:pPr>
    </w:p>
    <w:p w14:paraId="2580F03B" w14:textId="1CD9F69E" w:rsidR="00BA1BF5" w:rsidRPr="007E2B53" w:rsidRDefault="007A0361" w:rsidP="00391242">
      <w:pPr>
        <w:spacing w:line="240" w:lineRule="auto"/>
        <w:rPr>
          <w:rFonts w:ascii="Times New Roman" w:eastAsia="Times New Roman" w:hAnsi="Times New Roman" w:cs="Times New Roman"/>
          <w:b/>
          <w:bCs/>
          <w:sz w:val="24"/>
          <w:szCs w:val="24"/>
        </w:rPr>
      </w:pPr>
      <w:r w:rsidRPr="007E2B53">
        <w:rPr>
          <w:rFonts w:ascii="Times New Roman" w:eastAsia="Times New Roman" w:hAnsi="Times New Roman" w:cs="Times New Roman"/>
          <w:b/>
          <w:bCs/>
          <w:sz w:val="24"/>
          <w:szCs w:val="24"/>
        </w:rPr>
        <w:t>Response Function Analysis</w:t>
      </w:r>
    </w:p>
    <w:p w14:paraId="37E5FCC4" w14:textId="77777777" w:rsidR="007A0361" w:rsidRPr="007A0361" w:rsidRDefault="007A0361" w:rsidP="00391242">
      <w:pPr>
        <w:spacing w:line="240" w:lineRule="auto"/>
        <w:rPr>
          <w:rFonts w:ascii="Times New Roman" w:eastAsia="Times New Roman" w:hAnsi="Times New Roman" w:cs="Times New Roman"/>
          <w:sz w:val="24"/>
          <w:szCs w:val="24"/>
        </w:rPr>
      </w:pPr>
    </w:p>
    <w:p w14:paraId="39C8CF6A" w14:textId="33D6A362" w:rsidR="00B5791C" w:rsidRDefault="007E2B53" w:rsidP="002B7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response function analysis was run using the </w:t>
      </w:r>
      <w:proofErr w:type="spellStart"/>
      <w:r>
        <w:rPr>
          <w:rFonts w:ascii="Times New Roman" w:eastAsia="Times New Roman" w:hAnsi="Times New Roman" w:cs="Times New Roman"/>
          <w:sz w:val="24"/>
          <w:szCs w:val="24"/>
        </w:rPr>
        <w:t>Treeclim</w:t>
      </w:r>
      <w:proofErr w:type="spellEnd"/>
      <w:r>
        <w:rPr>
          <w:rFonts w:ascii="Times New Roman" w:eastAsia="Times New Roman" w:hAnsi="Times New Roman" w:cs="Times New Roman"/>
          <w:sz w:val="24"/>
          <w:szCs w:val="24"/>
        </w:rPr>
        <w:t xml:space="preserve"> package in R. An exact bootstrap method was used and a critical value of .05 or less was used.</w:t>
      </w:r>
    </w:p>
    <w:p w14:paraId="4DDE9A75" w14:textId="77777777" w:rsidR="009008BB" w:rsidRDefault="009008BB" w:rsidP="00391242">
      <w:pPr>
        <w:spacing w:line="240" w:lineRule="auto"/>
        <w:ind w:left="720"/>
        <w:jc w:val="center"/>
        <w:rPr>
          <w:rFonts w:ascii="Times New Roman" w:eastAsia="Times New Roman" w:hAnsi="Times New Roman" w:cs="Times New Roman"/>
          <w:sz w:val="24"/>
          <w:szCs w:val="24"/>
        </w:rPr>
      </w:pPr>
    </w:p>
    <w:p w14:paraId="57203D0C" w14:textId="5E0F71F5" w:rsidR="009008BB" w:rsidRDefault="00544454" w:rsidP="00391242">
      <w:pPr>
        <w:spacing w:line="240" w:lineRule="auto"/>
        <w:ind w:left="720"/>
        <w:jc w:val="center"/>
        <w:rPr>
          <w:rFonts w:ascii="Times New Roman" w:eastAsia="Times New Roman" w:hAnsi="Times New Roman" w:cs="Times New Roman"/>
          <w:sz w:val="24"/>
          <w:szCs w:val="24"/>
        </w:rPr>
      </w:pPr>
      <w:r w:rsidRPr="00544454">
        <w:rPr>
          <w:rFonts w:ascii="Times New Roman" w:eastAsia="Times New Roman" w:hAnsi="Times New Roman" w:cs="Times New Roman"/>
          <w:noProof/>
          <w:sz w:val="24"/>
          <w:szCs w:val="24"/>
        </w:rPr>
        <w:drawing>
          <wp:inline distT="0" distB="0" distL="0" distR="0" wp14:anchorId="1310ECD0" wp14:editId="62C5613C">
            <wp:extent cx="3177540" cy="933547"/>
            <wp:effectExtent l="0" t="0" r="3810" b="0"/>
            <wp:docPr id="58212821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28217" name="Picture 1" descr="A white background with black text&#10;&#10;Description automatically generated"/>
                    <pic:cNvPicPr/>
                  </pic:nvPicPr>
                  <pic:blipFill>
                    <a:blip r:embed="rId36"/>
                    <a:stretch>
                      <a:fillRect/>
                    </a:stretch>
                  </pic:blipFill>
                  <pic:spPr>
                    <a:xfrm>
                      <a:off x="0" y="0"/>
                      <a:ext cx="3200739" cy="940363"/>
                    </a:xfrm>
                    <a:prstGeom prst="rect">
                      <a:avLst/>
                    </a:prstGeom>
                  </pic:spPr>
                </pic:pic>
              </a:graphicData>
            </a:graphic>
          </wp:inline>
        </w:drawing>
      </w:r>
    </w:p>
    <w:p w14:paraId="497AD60C" w14:textId="5FEEB9B0" w:rsidR="008D12BF" w:rsidRPr="001C7A2B" w:rsidRDefault="009008BB" w:rsidP="002B7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FB2CEC">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Showing site specific and all chronologies for the water year (Oct-Sept). Significant response variables are June, July and September streamflow and October temperature. June PDSI was also significant</w:t>
      </w:r>
      <w:r w:rsidR="00D571C4">
        <w:rPr>
          <w:rFonts w:ascii="Times New Roman" w:eastAsia="Times New Roman" w:hAnsi="Times New Roman" w:cs="Times New Roman"/>
          <w:sz w:val="24"/>
          <w:szCs w:val="24"/>
        </w:rPr>
        <w:t xml:space="preserve"> even though it had a weak correlation value.</w:t>
      </w:r>
    </w:p>
    <w:p w14:paraId="700C74C3" w14:textId="5FF628A7" w:rsidR="00737064" w:rsidRDefault="008A74EF" w:rsidP="00391242">
      <w:pPr>
        <w:pStyle w:val="Heading2"/>
        <w:spacing w:line="240" w:lineRule="auto"/>
        <w:rPr>
          <w:rFonts w:ascii="Times New Roman" w:hAnsi="Times New Roman" w:cs="Times New Roman"/>
        </w:rPr>
      </w:pPr>
      <w:bookmarkStart w:id="74" w:name="_Toc187847475"/>
      <w:bookmarkStart w:id="75" w:name="_Toc187847538"/>
      <w:r w:rsidRPr="001C7A2B">
        <w:rPr>
          <w:rFonts w:ascii="Times New Roman" w:hAnsi="Times New Roman" w:cs="Times New Roman"/>
        </w:rPr>
        <w:t>A</w:t>
      </w:r>
      <w:r w:rsidR="00E14745" w:rsidRPr="001C7A2B">
        <w:rPr>
          <w:rFonts w:ascii="Times New Roman" w:hAnsi="Times New Roman" w:cs="Times New Roman"/>
        </w:rPr>
        <w:t>eri</w:t>
      </w:r>
      <w:r w:rsidRPr="001C7A2B">
        <w:rPr>
          <w:rFonts w:ascii="Times New Roman" w:hAnsi="Times New Roman" w:cs="Times New Roman"/>
        </w:rPr>
        <w:t>al imagery</w:t>
      </w:r>
      <w:bookmarkEnd w:id="74"/>
      <w:bookmarkEnd w:id="75"/>
    </w:p>
    <w:p w14:paraId="0634A645" w14:textId="77777777" w:rsidR="00354D95" w:rsidRPr="00354D95" w:rsidRDefault="00354D95" w:rsidP="00391242">
      <w:pPr>
        <w:spacing w:line="240" w:lineRule="auto"/>
      </w:pPr>
    </w:p>
    <w:p w14:paraId="29DFA50B" w14:textId="77777777" w:rsidR="00354D95" w:rsidRPr="001C7A2B" w:rsidRDefault="00354D95" w:rsidP="00391242">
      <w:pPr>
        <w:spacing w:line="240" w:lineRule="auto"/>
        <w:jc w:val="center"/>
        <w:rPr>
          <w:rFonts w:ascii="Times New Roman" w:eastAsia="Times New Roman" w:hAnsi="Times New Roman" w:cs="Times New Roman"/>
          <w:sz w:val="24"/>
          <w:szCs w:val="24"/>
        </w:rPr>
      </w:pPr>
    </w:p>
    <w:p w14:paraId="143DF7FE" w14:textId="53FA4453" w:rsidR="00E056A3" w:rsidRDefault="00354D95" w:rsidP="00391242">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FB68612" wp14:editId="711A0C3E">
            <wp:extent cx="6581453" cy="1219476"/>
            <wp:effectExtent l="0" t="0" r="0" b="0"/>
            <wp:docPr id="1738283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673859" cy="1236598"/>
                    </a:xfrm>
                    <a:prstGeom prst="rect">
                      <a:avLst/>
                    </a:prstGeom>
                    <a:noFill/>
                  </pic:spPr>
                </pic:pic>
              </a:graphicData>
            </a:graphic>
          </wp:inline>
        </w:drawing>
      </w:r>
    </w:p>
    <w:p w14:paraId="12E1996D" w14:textId="0354AE85" w:rsidR="00354D95" w:rsidRDefault="00391242" w:rsidP="00391242">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FB2CEC">
        <w:rPr>
          <w:rFonts w:ascii="Times New Roman" w:eastAsia="Times New Roman" w:hAnsi="Times New Roman" w:cs="Times New Roman"/>
          <w:sz w:val="24"/>
          <w:szCs w:val="24"/>
        </w:rPr>
        <w:t>13.</w:t>
      </w:r>
      <w:r>
        <w:rPr>
          <w:rFonts w:ascii="Times New Roman" w:eastAsia="Times New Roman" w:hAnsi="Times New Roman" w:cs="Times New Roman"/>
          <w:sz w:val="24"/>
          <w:szCs w:val="24"/>
        </w:rPr>
        <w:t xml:space="preserve"> Showing land classification changes from 2013 to 2023</w:t>
      </w:r>
      <w:r w:rsidR="003530F0">
        <w:rPr>
          <w:rFonts w:ascii="Times New Roman" w:eastAsia="Times New Roman" w:hAnsi="Times New Roman" w:cs="Times New Roman"/>
          <w:sz w:val="24"/>
          <w:szCs w:val="24"/>
        </w:rPr>
        <w:t>.</w:t>
      </w:r>
    </w:p>
    <w:p w14:paraId="42192114" w14:textId="70016399" w:rsidR="003530F0" w:rsidRPr="001C7A2B" w:rsidRDefault="003530F0" w:rsidP="003530F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percent of each image, shrubland is the largest class. The other classes fluctuate</w:t>
      </w:r>
      <w:r w:rsidR="004C5E1B">
        <w:rPr>
          <w:rFonts w:ascii="Times New Roman" w:eastAsia="Times New Roman" w:hAnsi="Times New Roman" w:cs="Times New Roman"/>
          <w:sz w:val="24"/>
          <w:szCs w:val="24"/>
        </w:rPr>
        <w:t xml:space="preserve"> but in general are always below 20 percent of the image.</w:t>
      </w:r>
    </w:p>
    <w:p w14:paraId="214D5E5C" w14:textId="77777777" w:rsidR="0046625E" w:rsidRPr="001C7A2B" w:rsidRDefault="0046625E" w:rsidP="00391242">
      <w:pPr>
        <w:spacing w:line="240" w:lineRule="auto"/>
        <w:rPr>
          <w:rFonts w:ascii="Times New Roman" w:eastAsia="Times New Roman" w:hAnsi="Times New Roman" w:cs="Times New Roman"/>
          <w:sz w:val="24"/>
          <w:szCs w:val="24"/>
        </w:rPr>
      </w:pPr>
    </w:p>
    <w:p w14:paraId="2985DB69" w14:textId="77777777" w:rsidR="00BA22D8" w:rsidRPr="001C7A2B" w:rsidRDefault="00023B6C" w:rsidP="00391242">
      <w:pPr>
        <w:pStyle w:val="Heading1"/>
        <w:spacing w:line="240" w:lineRule="auto"/>
        <w:rPr>
          <w:rFonts w:ascii="Times New Roman" w:eastAsia="Times New Roman" w:hAnsi="Times New Roman" w:cs="Times New Roman"/>
          <w:sz w:val="24"/>
          <w:szCs w:val="24"/>
        </w:rPr>
      </w:pPr>
      <w:bookmarkStart w:id="76" w:name="_Toc187847476"/>
      <w:bookmarkStart w:id="77" w:name="_Toc187847539"/>
      <w:r w:rsidRPr="001C7A2B">
        <w:rPr>
          <w:rFonts w:ascii="Times New Roman" w:hAnsi="Times New Roman" w:cs="Times New Roman"/>
        </w:rPr>
        <w:t>Discussion</w:t>
      </w:r>
      <w:bookmarkEnd w:id="76"/>
      <w:bookmarkEnd w:id="77"/>
    </w:p>
    <w:p w14:paraId="65F5EB45" w14:textId="3AB44B39" w:rsidR="00A71994" w:rsidRDefault="00A71994" w:rsidP="00391242">
      <w:pPr>
        <w:pStyle w:val="Heading2"/>
        <w:spacing w:line="240" w:lineRule="auto"/>
        <w:rPr>
          <w:rFonts w:ascii="Times New Roman" w:hAnsi="Times New Roman" w:cs="Times New Roman"/>
        </w:rPr>
      </w:pPr>
      <w:bookmarkStart w:id="78" w:name="_Toc187847477"/>
      <w:bookmarkStart w:id="79" w:name="_Toc187847540"/>
      <w:r w:rsidRPr="003C4B82">
        <w:rPr>
          <w:rFonts w:ascii="Times New Roman" w:hAnsi="Times New Roman" w:cs="Times New Roman"/>
        </w:rPr>
        <w:t>Seedling survivorship</w:t>
      </w:r>
      <w:r w:rsidR="001C7A2B" w:rsidRPr="003C4B82">
        <w:rPr>
          <w:rFonts w:ascii="Times New Roman" w:hAnsi="Times New Roman" w:cs="Times New Roman"/>
        </w:rPr>
        <w:t xml:space="preserve"> and demographics</w:t>
      </w:r>
      <w:bookmarkEnd w:id="78"/>
      <w:bookmarkEnd w:id="79"/>
    </w:p>
    <w:p w14:paraId="54BA96A4" w14:textId="761C27FE" w:rsidR="004C5E1B" w:rsidRDefault="00972671" w:rsidP="002B7000">
      <w:pPr>
        <w:spacing w:line="240" w:lineRule="auto"/>
        <w:ind w:firstLine="720"/>
        <w:rPr>
          <w:rFonts w:ascii="Times New Roman" w:hAnsi="Times New Roman" w:cs="Times New Roman"/>
          <w:sz w:val="24"/>
          <w:szCs w:val="24"/>
        </w:rPr>
      </w:pPr>
      <w:r w:rsidRPr="004F56DD">
        <w:rPr>
          <w:rFonts w:ascii="Times New Roman" w:hAnsi="Times New Roman" w:cs="Times New Roman"/>
          <w:sz w:val="24"/>
          <w:szCs w:val="24"/>
        </w:rPr>
        <w:t xml:space="preserve">Densities decreased </w:t>
      </w:r>
      <w:r w:rsidR="004F56DD" w:rsidRPr="004F56DD">
        <w:rPr>
          <w:rFonts w:ascii="Times New Roman" w:hAnsi="Times New Roman" w:cs="Times New Roman"/>
          <w:sz w:val="24"/>
          <w:szCs w:val="24"/>
        </w:rPr>
        <w:t xml:space="preserve">or stayed constant in </w:t>
      </w:r>
      <w:r w:rsidR="006D4832">
        <w:rPr>
          <w:rFonts w:ascii="Times New Roman" w:hAnsi="Times New Roman" w:cs="Times New Roman"/>
          <w:sz w:val="24"/>
          <w:szCs w:val="24"/>
        </w:rPr>
        <w:t>8</w:t>
      </w:r>
      <w:r w:rsidR="004F56DD" w:rsidRPr="004F56DD">
        <w:rPr>
          <w:rFonts w:ascii="Times New Roman" w:hAnsi="Times New Roman" w:cs="Times New Roman"/>
          <w:sz w:val="24"/>
          <w:szCs w:val="24"/>
        </w:rPr>
        <w:t xml:space="preserve">0% of </w:t>
      </w:r>
      <w:r w:rsidR="006D4832">
        <w:rPr>
          <w:rFonts w:ascii="Times New Roman" w:hAnsi="Times New Roman" w:cs="Times New Roman"/>
          <w:sz w:val="24"/>
          <w:szCs w:val="24"/>
        </w:rPr>
        <w:t>plots</w:t>
      </w:r>
      <w:r w:rsidR="004F56DD" w:rsidRPr="004F56DD">
        <w:rPr>
          <w:rFonts w:ascii="Times New Roman" w:hAnsi="Times New Roman" w:cs="Times New Roman"/>
          <w:sz w:val="24"/>
          <w:szCs w:val="24"/>
        </w:rPr>
        <w:t xml:space="preserve"> surveyed</w:t>
      </w:r>
      <w:r w:rsidR="006D4832">
        <w:rPr>
          <w:rFonts w:ascii="Times New Roman" w:hAnsi="Times New Roman" w:cs="Times New Roman"/>
          <w:sz w:val="24"/>
          <w:szCs w:val="24"/>
        </w:rPr>
        <w:t xml:space="preserve"> across the two sites</w:t>
      </w:r>
      <w:r w:rsidR="004F56DD" w:rsidRPr="004F56DD">
        <w:rPr>
          <w:rFonts w:ascii="Times New Roman" w:hAnsi="Times New Roman" w:cs="Times New Roman"/>
          <w:sz w:val="24"/>
          <w:szCs w:val="24"/>
        </w:rPr>
        <w:t xml:space="preserve">. However, densities did increase in the remaining </w:t>
      </w:r>
      <w:r w:rsidR="006D4832">
        <w:rPr>
          <w:rFonts w:ascii="Times New Roman" w:hAnsi="Times New Roman" w:cs="Times New Roman"/>
          <w:sz w:val="24"/>
          <w:szCs w:val="24"/>
        </w:rPr>
        <w:t>2</w:t>
      </w:r>
      <w:r w:rsidR="004F56DD" w:rsidRPr="004F56DD">
        <w:rPr>
          <w:rFonts w:ascii="Times New Roman" w:hAnsi="Times New Roman" w:cs="Times New Roman"/>
          <w:sz w:val="24"/>
          <w:szCs w:val="24"/>
        </w:rPr>
        <w:t>0% of sites. This could indicate that there was recruitment following the seed release in Spring of 2024. Sites that are suitable may be able to recruit seedlings in successive years.</w:t>
      </w:r>
      <w:r w:rsidR="00115356">
        <w:rPr>
          <w:rFonts w:ascii="Times New Roman" w:hAnsi="Times New Roman" w:cs="Times New Roman"/>
          <w:sz w:val="24"/>
          <w:szCs w:val="24"/>
        </w:rPr>
        <w:t xml:space="preserve"> </w:t>
      </w:r>
      <w:r w:rsidR="00115356" w:rsidRPr="00115356">
        <w:rPr>
          <w:rFonts w:ascii="Times New Roman" w:hAnsi="Times New Roman" w:cs="Times New Roman"/>
          <w:sz w:val="24"/>
          <w:szCs w:val="24"/>
        </w:rPr>
        <w:t xml:space="preserve">Both sites had all </w:t>
      </w:r>
      <w:r w:rsidR="00BA0B4E" w:rsidRPr="00115356">
        <w:rPr>
          <w:rFonts w:ascii="Times New Roman" w:hAnsi="Times New Roman" w:cs="Times New Roman"/>
          <w:sz w:val="24"/>
          <w:szCs w:val="24"/>
        </w:rPr>
        <w:t>three</w:t>
      </w:r>
      <w:r w:rsidR="00BA0B4E">
        <w:rPr>
          <w:rFonts w:ascii="Times New Roman" w:hAnsi="Times New Roman" w:cs="Times New Roman"/>
          <w:sz w:val="24"/>
          <w:szCs w:val="24"/>
        </w:rPr>
        <w:t xml:space="preserve"> s</w:t>
      </w:r>
      <w:r w:rsidR="00BA0B4E" w:rsidRPr="00115356">
        <w:rPr>
          <w:rFonts w:ascii="Times New Roman" w:hAnsi="Times New Roman" w:cs="Times New Roman"/>
          <w:sz w:val="24"/>
          <w:szCs w:val="24"/>
        </w:rPr>
        <w:t>ize</w:t>
      </w:r>
      <w:r w:rsidR="00115356" w:rsidRPr="00115356">
        <w:rPr>
          <w:rFonts w:ascii="Times New Roman" w:hAnsi="Times New Roman" w:cs="Times New Roman"/>
          <w:sz w:val="24"/>
          <w:szCs w:val="24"/>
        </w:rPr>
        <w:t xml:space="preserve"> metrics increase between each visit. </w:t>
      </w:r>
      <w:r w:rsidR="00FB2CEC">
        <w:rPr>
          <w:rFonts w:ascii="Times New Roman" w:hAnsi="Times New Roman" w:cs="Times New Roman"/>
          <w:sz w:val="24"/>
          <w:szCs w:val="24"/>
        </w:rPr>
        <w:t>Mean d</w:t>
      </w:r>
      <w:r w:rsidR="00115356" w:rsidRPr="00115356">
        <w:rPr>
          <w:rFonts w:ascii="Times New Roman" w:hAnsi="Times New Roman" w:cs="Times New Roman"/>
          <w:sz w:val="24"/>
          <w:szCs w:val="24"/>
        </w:rPr>
        <w:t>ensit</w:t>
      </w:r>
      <w:r w:rsidR="00FB2CEC">
        <w:rPr>
          <w:rFonts w:ascii="Times New Roman" w:hAnsi="Times New Roman" w:cs="Times New Roman"/>
          <w:sz w:val="24"/>
          <w:szCs w:val="24"/>
        </w:rPr>
        <w:t>y</w:t>
      </w:r>
      <w:r w:rsidR="00115356" w:rsidRPr="00115356">
        <w:rPr>
          <w:rFonts w:ascii="Times New Roman" w:hAnsi="Times New Roman" w:cs="Times New Roman"/>
          <w:sz w:val="24"/>
          <w:szCs w:val="24"/>
        </w:rPr>
        <w:t xml:space="preserve"> also decreased between all 3 visits. </w:t>
      </w:r>
      <w:r w:rsidR="002C5298">
        <w:rPr>
          <w:rFonts w:ascii="Times New Roman" w:hAnsi="Times New Roman" w:cs="Times New Roman"/>
          <w:sz w:val="24"/>
          <w:szCs w:val="24"/>
        </w:rPr>
        <w:t xml:space="preserve">Densities at Childs decreased quickly to about the same level as the densities at seedling plots. </w:t>
      </w:r>
      <w:r w:rsidR="0057078D">
        <w:rPr>
          <w:rFonts w:ascii="Times New Roman" w:hAnsi="Times New Roman" w:cs="Times New Roman"/>
          <w:sz w:val="24"/>
          <w:szCs w:val="24"/>
        </w:rPr>
        <w:t>Seedlings</w:t>
      </w:r>
      <w:r w:rsidR="00115356" w:rsidRPr="00115356">
        <w:rPr>
          <w:rFonts w:ascii="Times New Roman" w:hAnsi="Times New Roman" w:cs="Times New Roman"/>
          <w:sz w:val="24"/>
          <w:szCs w:val="24"/>
        </w:rPr>
        <w:t xml:space="preserve"> grow and thin themselves out over time</w:t>
      </w:r>
      <w:r w:rsidR="0057078D">
        <w:rPr>
          <w:rFonts w:ascii="Times New Roman" w:hAnsi="Times New Roman" w:cs="Times New Roman"/>
          <w:sz w:val="24"/>
          <w:szCs w:val="24"/>
        </w:rPr>
        <w:t xml:space="preserve"> as they get larger</w:t>
      </w:r>
      <w:r w:rsidR="00115356" w:rsidRPr="00115356">
        <w:rPr>
          <w:rFonts w:ascii="Times New Roman" w:hAnsi="Times New Roman" w:cs="Times New Roman"/>
          <w:sz w:val="24"/>
          <w:szCs w:val="24"/>
        </w:rPr>
        <w:t>. It is expected that they will continue to grow and decrease in density as the seedlings continue to mature.</w:t>
      </w:r>
      <w:r w:rsidR="00115356">
        <w:rPr>
          <w:rFonts w:ascii="Times New Roman" w:hAnsi="Times New Roman" w:cs="Times New Roman"/>
          <w:sz w:val="24"/>
          <w:szCs w:val="24"/>
        </w:rPr>
        <w:t xml:space="preserve"> </w:t>
      </w:r>
      <w:r w:rsidR="0057078D">
        <w:rPr>
          <w:rFonts w:ascii="Times New Roman" w:hAnsi="Times New Roman" w:cs="Times New Roman"/>
          <w:sz w:val="24"/>
          <w:szCs w:val="24"/>
        </w:rPr>
        <w:t>How quickly seedings grow could determine how quickly seedling densities decrease.</w:t>
      </w:r>
    </w:p>
    <w:p w14:paraId="074F37C4" w14:textId="5A9BAE8F" w:rsidR="006D4832" w:rsidRDefault="00160F37" w:rsidP="002B7000">
      <w:pPr>
        <w:spacing w:line="240" w:lineRule="auto"/>
        <w:ind w:firstLine="720"/>
        <w:rPr>
          <w:rFonts w:ascii="Times New Roman" w:hAnsi="Times New Roman" w:cs="Times New Roman"/>
          <w:sz w:val="24"/>
          <w:szCs w:val="24"/>
        </w:rPr>
      </w:pPr>
      <w:r>
        <w:rPr>
          <w:rFonts w:ascii="Times New Roman" w:hAnsi="Times New Roman" w:cs="Times New Roman"/>
          <w:sz w:val="24"/>
          <w:szCs w:val="24"/>
        </w:rPr>
        <w:t>Seedling</w:t>
      </w:r>
      <w:r w:rsidR="00115356">
        <w:rPr>
          <w:rFonts w:ascii="Times New Roman" w:hAnsi="Times New Roman" w:cs="Times New Roman"/>
          <w:sz w:val="24"/>
          <w:szCs w:val="24"/>
        </w:rPr>
        <w:t xml:space="preserve"> sizes </w:t>
      </w:r>
      <w:r w:rsidR="002C5298">
        <w:rPr>
          <w:rFonts w:ascii="Times New Roman" w:hAnsi="Times New Roman" w:cs="Times New Roman"/>
          <w:sz w:val="24"/>
          <w:szCs w:val="24"/>
        </w:rPr>
        <w:t xml:space="preserve">is being used a proxy for seedling health and potential. Seedlings at Childs grew larger than seedlings at Beasley. </w:t>
      </w:r>
      <w:r w:rsidR="00534991">
        <w:rPr>
          <w:rFonts w:ascii="Times New Roman" w:hAnsi="Times New Roman" w:cs="Times New Roman"/>
          <w:sz w:val="24"/>
          <w:szCs w:val="24"/>
        </w:rPr>
        <w:t>Seedling sizes may have changed and grown quicker at Childs due to the more disturbance created at this site from 2023 floods. The river now has two active channels near the where the site is and large deposits of flood debris. This added and extra disturbance could create more ideal conditions for seedling growth.</w:t>
      </w:r>
    </w:p>
    <w:p w14:paraId="241A2820" w14:textId="29D6E01A" w:rsidR="00972671" w:rsidRDefault="00043AF7" w:rsidP="00391242">
      <w:pPr>
        <w:spacing w:line="240" w:lineRule="auto"/>
        <w:ind w:firstLine="720"/>
        <w:rPr>
          <w:rFonts w:ascii="Times New Roman" w:hAnsi="Times New Roman" w:cs="Times New Roman"/>
          <w:sz w:val="24"/>
          <w:szCs w:val="24"/>
        </w:rPr>
      </w:pPr>
      <w:r>
        <w:rPr>
          <w:rFonts w:ascii="Times New Roman" w:hAnsi="Times New Roman" w:cs="Times New Roman"/>
          <w:sz w:val="24"/>
          <w:szCs w:val="24"/>
        </w:rPr>
        <w:t>Causes of mortality are difficult to determine. Most sites just had less seedling from before. At some sites the seedlings were showing signs of desiccation while sites LB 3 and LB 4 had encroachment of Common Cocklebur (</w:t>
      </w:r>
      <w:r w:rsidRPr="00DC037A">
        <w:rPr>
          <w:rFonts w:ascii="Times New Roman" w:hAnsi="Times New Roman" w:cs="Times New Roman"/>
          <w:i/>
          <w:iCs/>
          <w:sz w:val="24"/>
          <w:szCs w:val="24"/>
        </w:rPr>
        <w:t>Xanthium strumarium</w:t>
      </w:r>
      <w:r>
        <w:rPr>
          <w:rFonts w:ascii="Times New Roman" w:hAnsi="Times New Roman" w:cs="Times New Roman"/>
          <w:sz w:val="24"/>
          <w:szCs w:val="24"/>
        </w:rPr>
        <w:t>).</w:t>
      </w:r>
      <w:r w:rsidR="00B8633F">
        <w:rPr>
          <w:rFonts w:ascii="Times New Roman" w:hAnsi="Times New Roman" w:cs="Times New Roman"/>
          <w:sz w:val="24"/>
          <w:szCs w:val="24"/>
        </w:rPr>
        <w:t xml:space="preserve"> </w:t>
      </w:r>
      <w:r w:rsidRPr="00043AF7">
        <w:rPr>
          <w:rFonts w:ascii="Times New Roman" w:hAnsi="Times New Roman" w:cs="Times New Roman"/>
          <w:sz w:val="24"/>
          <w:szCs w:val="24"/>
        </w:rPr>
        <w:t>The Common Cocklebur seems to be most highly concentrated in the sandy center</w:t>
      </w:r>
      <w:r>
        <w:rPr>
          <w:rFonts w:ascii="Times New Roman" w:hAnsi="Times New Roman" w:cs="Times New Roman"/>
          <w:sz w:val="24"/>
          <w:szCs w:val="24"/>
        </w:rPr>
        <w:t xml:space="preserve"> of the depression while Fremont cottonwood seedlings ring the outside of the depression</w:t>
      </w:r>
      <w:r w:rsidR="00DC037A">
        <w:rPr>
          <w:rFonts w:ascii="Times New Roman" w:hAnsi="Times New Roman" w:cs="Times New Roman"/>
          <w:sz w:val="24"/>
          <w:szCs w:val="24"/>
        </w:rPr>
        <w:t>. Fremont cottonwoods within the center were taller as they were forced to grow quickly to compete with</w:t>
      </w:r>
      <w:r w:rsidR="0053089C">
        <w:rPr>
          <w:rFonts w:ascii="Times New Roman" w:hAnsi="Times New Roman" w:cs="Times New Roman"/>
          <w:sz w:val="24"/>
          <w:szCs w:val="24"/>
        </w:rPr>
        <w:t xml:space="preserve"> the cocklebur.</w:t>
      </w:r>
      <w:r w:rsidR="002C5298">
        <w:rPr>
          <w:rFonts w:ascii="Times New Roman" w:hAnsi="Times New Roman" w:cs="Times New Roman"/>
          <w:sz w:val="24"/>
          <w:szCs w:val="24"/>
        </w:rPr>
        <w:t xml:space="preserve"> Browsing was infrequently observed and at no plots did browsing seem to be a plot level impact.</w:t>
      </w:r>
    </w:p>
    <w:p w14:paraId="5C11E34E" w14:textId="77777777" w:rsidR="009363E3" w:rsidRDefault="009363E3" w:rsidP="00391242">
      <w:pPr>
        <w:pStyle w:val="ListParagraph"/>
        <w:spacing w:line="240" w:lineRule="auto"/>
        <w:ind w:left="0"/>
        <w:rPr>
          <w:rFonts w:ascii="Times New Roman" w:hAnsi="Times New Roman" w:cs="Times New Roman"/>
          <w:sz w:val="24"/>
          <w:szCs w:val="24"/>
        </w:rPr>
      </w:pPr>
    </w:p>
    <w:p w14:paraId="7691452F" w14:textId="6163BD5C" w:rsidR="009363E3" w:rsidRPr="00EE70C9" w:rsidRDefault="009363E3" w:rsidP="00391242">
      <w:pPr>
        <w:pStyle w:val="ListParagraph"/>
        <w:spacing w:line="240" w:lineRule="auto"/>
        <w:ind w:left="0"/>
        <w:rPr>
          <w:rFonts w:ascii="Times New Roman" w:hAnsi="Times New Roman" w:cs="Times New Roman"/>
          <w:sz w:val="32"/>
          <w:szCs w:val="32"/>
        </w:rPr>
      </w:pPr>
      <w:r w:rsidRPr="00EE70C9">
        <w:rPr>
          <w:rFonts w:ascii="Times New Roman" w:hAnsi="Times New Roman" w:cs="Times New Roman"/>
          <w:sz w:val="32"/>
          <w:szCs w:val="32"/>
        </w:rPr>
        <w:t>Variables</w:t>
      </w:r>
      <w:r w:rsidR="0053089C" w:rsidRPr="00EE70C9">
        <w:rPr>
          <w:rFonts w:ascii="Times New Roman" w:hAnsi="Times New Roman" w:cs="Times New Roman"/>
          <w:sz w:val="32"/>
          <w:szCs w:val="32"/>
        </w:rPr>
        <w:t xml:space="preserve"> impacting survivorship</w:t>
      </w:r>
    </w:p>
    <w:p w14:paraId="11A1C766" w14:textId="1B43EE25" w:rsidR="00CF51C6" w:rsidRDefault="00FE7B3A" w:rsidP="00391242">
      <w:pPr>
        <w:pStyle w:val="ListParagraph"/>
        <w:spacing w:line="240" w:lineRule="auto"/>
        <w:ind w:left="0" w:firstLine="720"/>
        <w:rPr>
          <w:rFonts w:ascii="Times New Roman" w:hAnsi="Times New Roman" w:cs="Times New Roman"/>
          <w:sz w:val="24"/>
          <w:szCs w:val="24"/>
        </w:rPr>
      </w:pPr>
      <w:r>
        <w:rPr>
          <w:rFonts w:ascii="Times New Roman" w:hAnsi="Times New Roman" w:cs="Times New Roman"/>
          <w:sz w:val="24"/>
          <w:szCs w:val="24"/>
        </w:rPr>
        <w:t>Each site had different variables significantly impact</w:t>
      </w:r>
      <w:r w:rsidR="0053089C">
        <w:rPr>
          <w:rFonts w:ascii="Times New Roman" w:hAnsi="Times New Roman" w:cs="Times New Roman"/>
          <w:sz w:val="24"/>
          <w:szCs w:val="24"/>
        </w:rPr>
        <w:t xml:space="preserve"> changes in density.</w:t>
      </w:r>
      <w:r w:rsidR="00D96B9D">
        <w:rPr>
          <w:rFonts w:ascii="Times New Roman" w:hAnsi="Times New Roman" w:cs="Times New Roman"/>
          <w:sz w:val="24"/>
          <w:szCs w:val="24"/>
        </w:rPr>
        <w:t xml:space="preserve"> </w:t>
      </w:r>
      <w:r w:rsidR="0053089C" w:rsidRPr="00D96B9D">
        <w:rPr>
          <w:rFonts w:ascii="Times New Roman" w:hAnsi="Times New Roman" w:cs="Times New Roman"/>
          <w:sz w:val="24"/>
          <w:szCs w:val="24"/>
        </w:rPr>
        <w:t xml:space="preserve">Light availability was the only variable that impacted survivorship at </w:t>
      </w:r>
      <w:r w:rsidR="009363E3" w:rsidRPr="00D96B9D">
        <w:rPr>
          <w:rFonts w:ascii="Times New Roman" w:hAnsi="Times New Roman" w:cs="Times New Roman"/>
          <w:sz w:val="24"/>
          <w:szCs w:val="24"/>
        </w:rPr>
        <w:t>Childs</w:t>
      </w:r>
      <w:r w:rsidR="0053089C" w:rsidRPr="00D96B9D">
        <w:rPr>
          <w:rFonts w:ascii="Times New Roman" w:hAnsi="Times New Roman" w:cs="Times New Roman"/>
          <w:sz w:val="24"/>
          <w:szCs w:val="24"/>
        </w:rPr>
        <w:t>.</w:t>
      </w:r>
      <w:r w:rsidR="00502BE2" w:rsidRPr="00D96B9D">
        <w:rPr>
          <w:rFonts w:ascii="Times New Roman" w:hAnsi="Times New Roman" w:cs="Times New Roman"/>
          <w:sz w:val="24"/>
          <w:szCs w:val="24"/>
        </w:rPr>
        <w:t xml:space="preserve"> </w:t>
      </w:r>
      <w:r w:rsidR="0053089C" w:rsidRPr="00CF51C6">
        <w:rPr>
          <w:rFonts w:ascii="Times New Roman" w:hAnsi="Times New Roman" w:cs="Times New Roman"/>
          <w:sz w:val="24"/>
          <w:szCs w:val="24"/>
        </w:rPr>
        <w:t>Meanwhile at Beasley, h</w:t>
      </w:r>
      <w:r w:rsidRPr="00CF51C6">
        <w:rPr>
          <w:rFonts w:ascii="Times New Roman" w:hAnsi="Times New Roman" w:cs="Times New Roman"/>
          <w:sz w:val="24"/>
          <w:szCs w:val="24"/>
        </w:rPr>
        <w:t xml:space="preserve">erbaceous </w:t>
      </w:r>
      <w:r w:rsidR="0053089C" w:rsidRPr="00CF51C6">
        <w:rPr>
          <w:rFonts w:ascii="Times New Roman" w:hAnsi="Times New Roman" w:cs="Times New Roman"/>
          <w:sz w:val="24"/>
          <w:szCs w:val="24"/>
        </w:rPr>
        <w:t xml:space="preserve">coverage </w:t>
      </w:r>
      <w:r w:rsidRPr="00CF51C6">
        <w:rPr>
          <w:rFonts w:ascii="Times New Roman" w:hAnsi="Times New Roman" w:cs="Times New Roman"/>
          <w:sz w:val="24"/>
          <w:szCs w:val="24"/>
        </w:rPr>
        <w:t>(positive)</w:t>
      </w:r>
      <w:r w:rsidR="0053089C" w:rsidRPr="00CF51C6">
        <w:rPr>
          <w:rFonts w:ascii="Times New Roman" w:hAnsi="Times New Roman" w:cs="Times New Roman"/>
          <w:sz w:val="24"/>
          <w:szCs w:val="24"/>
        </w:rPr>
        <w:t>, distance above river stage (positive) and changes in HDR</w:t>
      </w:r>
      <w:r w:rsidR="00160F37">
        <w:rPr>
          <w:rFonts w:ascii="Times New Roman" w:hAnsi="Times New Roman" w:cs="Times New Roman"/>
          <w:sz w:val="24"/>
          <w:szCs w:val="24"/>
        </w:rPr>
        <w:t xml:space="preserve"> (positive)</w:t>
      </w:r>
      <w:r w:rsidR="0053089C" w:rsidRPr="00CF51C6">
        <w:rPr>
          <w:rFonts w:ascii="Times New Roman" w:hAnsi="Times New Roman" w:cs="Times New Roman"/>
          <w:sz w:val="24"/>
          <w:szCs w:val="24"/>
        </w:rPr>
        <w:t xml:space="preserve"> were all related to seedling survivorship</w:t>
      </w:r>
      <w:r w:rsidR="00EE7C6B">
        <w:rPr>
          <w:rFonts w:ascii="Times New Roman" w:hAnsi="Times New Roman" w:cs="Times New Roman"/>
          <w:sz w:val="24"/>
          <w:szCs w:val="24"/>
        </w:rPr>
        <w:t xml:space="preserve">. </w:t>
      </w:r>
      <w:r w:rsidR="0053089C" w:rsidRPr="006405F4">
        <w:rPr>
          <w:rFonts w:ascii="Times New Roman" w:hAnsi="Times New Roman" w:cs="Times New Roman"/>
          <w:sz w:val="24"/>
          <w:szCs w:val="24"/>
        </w:rPr>
        <w:t xml:space="preserve">It is interesting that herbaceous coverage was positively correlated to seedling survivorship. </w:t>
      </w:r>
      <w:r w:rsidR="00502BE2">
        <w:rPr>
          <w:rFonts w:ascii="Times New Roman" w:hAnsi="Times New Roman" w:cs="Times New Roman"/>
          <w:sz w:val="24"/>
          <w:szCs w:val="24"/>
        </w:rPr>
        <w:t>One</w:t>
      </w:r>
      <w:r w:rsidR="0053089C" w:rsidRPr="006405F4">
        <w:rPr>
          <w:rFonts w:ascii="Times New Roman" w:hAnsi="Times New Roman" w:cs="Times New Roman"/>
          <w:sz w:val="24"/>
          <w:szCs w:val="24"/>
        </w:rPr>
        <w:t xml:space="preserve"> would expect that more herbaceous competition would negatively impact seedling </w:t>
      </w:r>
      <w:r w:rsidR="00CF51C6" w:rsidRPr="006405F4">
        <w:rPr>
          <w:rFonts w:ascii="Times New Roman" w:hAnsi="Times New Roman" w:cs="Times New Roman"/>
          <w:sz w:val="24"/>
          <w:szCs w:val="24"/>
        </w:rPr>
        <w:t>survival,</w:t>
      </w:r>
      <w:r w:rsidR="0053089C" w:rsidRPr="006405F4">
        <w:rPr>
          <w:rFonts w:ascii="Times New Roman" w:hAnsi="Times New Roman" w:cs="Times New Roman"/>
          <w:sz w:val="24"/>
          <w:szCs w:val="24"/>
        </w:rPr>
        <w:t xml:space="preserve"> but the opposite was true. I suspect that herbaceous coverage, including cottonwood seedlings, are highest in sites with favorable conditions. For example, areas near the water table and with lots of sunlight might recruit the most plant material. On the </w:t>
      </w:r>
      <w:r w:rsidR="00CF51C6" w:rsidRPr="006405F4">
        <w:rPr>
          <w:rFonts w:ascii="Times New Roman" w:hAnsi="Times New Roman" w:cs="Times New Roman"/>
          <w:sz w:val="24"/>
          <w:szCs w:val="24"/>
        </w:rPr>
        <w:t>other hand</w:t>
      </w:r>
      <w:r w:rsidR="0053089C" w:rsidRPr="006405F4">
        <w:rPr>
          <w:rFonts w:ascii="Times New Roman" w:hAnsi="Times New Roman" w:cs="Times New Roman"/>
          <w:sz w:val="24"/>
          <w:szCs w:val="24"/>
        </w:rPr>
        <w:t xml:space="preserve">, sites with low herbaceous coverage might be unsuitable for either cottonwoods or their </w:t>
      </w:r>
      <w:r w:rsidR="00CF51C6" w:rsidRPr="006405F4">
        <w:rPr>
          <w:rFonts w:ascii="Times New Roman" w:hAnsi="Times New Roman" w:cs="Times New Roman"/>
          <w:sz w:val="24"/>
          <w:szCs w:val="24"/>
        </w:rPr>
        <w:t>competitors</w:t>
      </w:r>
      <w:r w:rsidR="0053089C" w:rsidRPr="006405F4">
        <w:rPr>
          <w:rFonts w:ascii="Times New Roman" w:hAnsi="Times New Roman" w:cs="Times New Roman"/>
          <w:sz w:val="24"/>
          <w:szCs w:val="24"/>
        </w:rPr>
        <w:t xml:space="preserve">. </w:t>
      </w:r>
      <w:r w:rsidRPr="00EE70C9">
        <w:rPr>
          <w:rFonts w:ascii="Times New Roman" w:hAnsi="Times New Roman" w:cs="Times New Roman"/>
          <w:sz w:val="24"/>
          <w:szCs w:val="24"/>
        </w:rPr>
        <w:t>Distance above river stage</w:t>
      </w:r>
      <w:r w:rsidR="0053089C" w:rsidRPr="00EE70C9">
        <w:rPr>
          <w:rFonts w:ascii="Times New Roman" w:hAnsi="Times New Roman" w:cs="Times New Roman"/>
          <w:sz w:val="24"/>
          <w:szCs w:val="24"/>
        </w:rPr>
        <w:t xml:space="preserve"> was another significant variable. </w:t>
      </w:r>
      <w:r w:rsidR="00502BE2">
        <w:rPr>
          <w:rFonts w:ascii="Times New Roman" w:hAnsi="Times New Roman" w:cs="Times New Roman"/>
          <w:sz w:val="24"/>
          <w:szCs w:val="24"/>
        </w:rPr>
        <w:t xml:space="preserve">The closer a plot was to the river </w:t>
      </w:r>
      <w:r w:rsidR="00EE7C6B">
        <w:rPr>
          <w:rFonts w:ascii="Times New Roman" w:hAnsi="Times New Roman" w:cs="Times New Roman"/>
          <w:sz w:val="24"/>
          <w:szCs w:val="24"/>
        </w:rPr>
        <w:t>stage;</w:t>
      </w:r>
      <w:r w:rsidR="00502BE2">
        <w:rPr>
          <w:rFonts w:ascii="Times New Roman" w:hAnsi="Times New Roman" w:cs="Times New Roman"/>
          <w:sz w:val="24"/>
          <w:szCs w:val="24"/>
        </w:rPr>
        <w:t xml:space="preserve"> the higher seedling survival was. This is also consistent with cottonwood ecology as seedlings must be able to reach groundwater </w:t>
      </w:r>
      <w:r w:rsidR="00EE7C6B">
        <w:rPr>
          <w:rFonts w:ascii="Times New Roman" w:hAnsi="Times New Roman" w:cs="Times New Roman"/>
          <w:sz w:val="24"/>
          <w:szCs w:val="24"/>
        </w:rPr>
        <w:t>to</w:t>
      </w:r>
      <w:r w:rsidR="00502BE2">
        <w:rPr>
          <w:rFonts w:ascii="Times New Roman" w:hAnsi="Times New Roman" w:cs="Times New Roman"/>
          <w:sz w:val="24"/>
          <w:szCs w:val="24"/>
        </w:rPr>
        <w:t xml:space="preserve"> grow and survive in such a hot</w:t>
      </w:r>
      <w:r w:rsidR="00EE7C6B">
        <w:rPr>
          <w:rFonts w:ascii="Times New Roman" w:hAnsi="Times New Roman" w:cs="Times New Roman"/>
          <w:sz w:val="24"/>
          <w:szCs w:val="24"/>
        </w:rPr>
        <w:t>,</w:t>
      </w:r>
      <w:r w:rsidR="00502BE2">
        <w:rPr>
          <w:rFonts w:ascii="Times New Roman" w:hAnsi="Times New Roman" w:cs="Times New Roman"/>
          <w:sz w:val="24"/>
          <w:szCs w:val="24"/>
        </w:rPr>
        <w:t xml:space="preserve"> arid environment</w:t>
      </w:r>
      <w:r w:rsidR="00033E45">
        <w:rPr>
          <w:rFonts w:ascii="Times New Roman" w:hAnsi="Times New Roman" w:cs="Times New Roman"/>
          <w:sz w:val="24"/>
          <w:szCs w:val="24"/>
        </w:rPr>
        <w:t xml:space="preserve"> </w:t>
      </w:r>
      <w:r w:rsidR="00033E45">
        <w:rPr>
          <w:rFonts w:ascii="Times New Roman" w:hAnsi="Times New Roman" w:cs="Times New Roman"/>
          <w:sz w:val="24"/>
          <w:szCs w:val="24"/>
        </w:rPr>
        <w:fldChar w:fldCharType="begin"/>
      </w:r>
      <w:r w:rsidR="00033E45">
        <w:rPr>
          <w:rFonts w:ascii="Times New Roman" w:hAnsi="Times New Roman" w:cs="Times New Roman"/>
          <w:sz w:val="24"/>
          <w:szCs w:val="24"/>
        </w:rPr>
        <w:instrText xml:space="preserve"> ADDIN ZOTERO_ITEM CSL_CITATION {"citationID":"3QXarwfw","properties":{"formattedCitation":"(Cooper et al. 1999; Kalischuk, Rood, and Mahoney 2001)","plainCitation":"(Cooper et al. 1999; Kalischuk, Rood, and Mahoney 2001)","noteIndex":0},"citationItems":[{"id":3,"uris":["http://zotero.org/users/local/yyBX3i8n/items/SFPA89JJ"],"itemData":{"id":3,"type":"article-journal","container-title":"Regulated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A"}],"issued":{"date-parts":[["1999"]]}}},{"id":46,"uris":["http://zotero.org/users/local/yyBX3i8n/items/AGK7HNSR"],"itemData":{"id":46,"type":"article-journal","container-title":"Forest Ecology and Management","DOI":"10.1016/S0378-1127(00)00359-5","ISSN":"03781127","issue":"1-3","journalAbbreviation":"Forest Ecology and Management","language":"en","license":"https://www.elsevier.com/tdm/userlicense/1.0/","page":"75-89","source":"DOI.org (Crossref)","title":"Environmental influences on seedling growth of cottonwood species following a major flood","volume":"144","author":[{"family":"Kalischuk","given":"Andrea R."},{"family":"Rood","given":"Stewart B."},{"family":"Mahoney","given":"John M."}],"issued":{"date-parts":[["2001",4]]}}}],"schema":"https://github.com/citation-style-language/schema/raw/master/csl-citation.json"} </w:instrText>
      </w:r>
      <w:r w:rsidR="00033E45">
        <w:rPr>
          <w:rFonts w:ascii="Times New Roman" w:hAnsi="Times New Roman" w:cs="Times New Roman"/>
          <w:sz w:val="24"/>
          <w:szCs w:val="24"/>
        </w:rPr>
        <w:fldChar w:fldCharType="separate"/>
      </w:r>
      <w:r w:rsidR="00033E45" w:rsidRPr="00033E45">
        <w:rPr>
          <w:rFonts w:ascii="Times New Roman" w:hAnsi="Times New Roman" w:cs="Times New Roman"/>
          <w:sz w:val="24"/>
        </w:rPr>
        <w:t>(Cooper et al. 1999; Kalischuk, Rood, and Mahoney 2001)</w:t>
      </w:r>
      <w:r w:rsidR="00033E45">
        <w:rPr>
          <w:rFonts w:ascii="Times New Roman" w:hAnsi="Times New Roman" w:cs="Times New Roman"/>
          <w:sz w:val="24"/>
          <w:szCs w:val="24"/>
        </w:rPr>
        <w:fldChar w:fldCharType="end"/>
      </w:r>
      <w:r w:rsidR="00502BE2">
        <w:rPr>
          <w:rFonts w:ascii="Times New Roman" w:hAnsi="Times New Roman" w:cs="Times New Roman"/>
          <w:sz w:val="24"/>
          <w:szCs w:val="24"/>
        </w:rPr>
        <w:t>.</w:t>
      </w:r>
      <w:r w:rsidR="00EE7C6B">
        <w:rPr>
          <w:rFonts w:ascii="Times New Roman" w:hAnsi="Times New Roman" w:cs="Times New Roman"/>
          <w:sz w:val="24"/>
          <w:szCs w:val="24"/>
        </w:rPr>
        <w:t xml:space="preserve"> </w:t>
      </w:r>
      <w:r w:rsidR="00EE70C9" w:rsidRPr="00EE70C9">
        <w:rPr>
          <w:rFonts w:ascii="Times New Roman" w:hAnsi="Times New Roman" w:cs="Times New Roman"/>
          <w:sz w:val="24"/>
          <w:szCs w:val="24"/>
        </w:rPr>
        <w:t xml:space="preserve">Increases in </w:t>
      </w:r>
      <w:r w:rsidR="00CF51C6" w:rsidRPr="00EE70C9">
        <w:rPr>
          <w:rFonts w:ascii="Times New Roman" w:hAnsi="Times New Roman" w:cs="Times New Roman"/>
          <w:sz w:val="24"/>
          <w:szCs w:val="24"/>
        </w:rPr>
        <w:t xml:space="preserve">HDR </w:t>
      </w:r>
      <w:r w:rsidR="00EE70C9" w:rsidRPr="00EE70C9">
        <w:rPr>
          <w:rFonts w:ascii="Times New Roman" w:hAnsi="Times New Roman" w:cs="Times New Roman"/>
          <w:sz w:val="24"/>
          <w:szCs w:val="24"/>
        </w:rPr>
        <w:t xml:space="preserve">was also a significant factor for seedling </w:t>
      </w:r>
      <w:r w:rsidR="00EE7C6B" w:rsidRPr="00EE70C9">
        <w:rPr>
          <w:rFonts w:ascii="Times New Roman" w:hAnsi="Times New Roman" w:cs="Times New Roman"/>
          <w:sz w:val="24"/>
          <w:szCs w:val="24"/>
        </w:rPr>
        <w:t>survival</w:t>
      </w:r>
      <w:r w:rsidR="00EE70C9" w:rsidRPr="00EE70C9">
        <w:rPr>
          <w:rFonts w:ascii="Times New Roman" w:hAnsi="Times New Roman" w:cs="Times New Roman"/>
          <w:sz w:val="24"/>
          <w:szCs w:val="24"/>
        </w:rPr>
        <w:t xml:space="preserve"> at BRAP. As HDR increases, so does survival. A higher HDR indicates that a seedling is taller and narrower. Plots where seedlings grew taller and narrower saw higher survivorship</w:t>
      </w:r>
      <w:r w:rsidR="00EE7C6B">
        <w:rPr>
          <w:rFonts w:ascii="Times New Roman" w:hAnsi="Times New Roman" w:cs="Times New Roman"/>
          <w:sz w:val="24"/>
          <w:szCs w:val="24"/>
        </w:rPr>
        <w:t>. This could indicate that at some plots, seedling height can help drive survivorship.</w:t>
      </w:r>
    </w:p>
    <w:p w14:paraId="43327357" w14:textId="6715E7DA" w:rsidR="00D069DB" w:rsidRPr="00EE70C9" w:rsidRDefault="00D069DB" w:rsidP="00391242">
      <w:pPr>
        <w:pStyle w:val="ListParagraph"/>
        <w:spacing w:line="240" w:lineRule="auto"/>
        <w:ind w:left="0" w:firstLine="720"/>
        <w:rPr>
          <w:rFonts w:ascii="Times New Roman" w:hAnsi="Times New Roman" w:cs="Times New Roman"/>
          <w:sz w:val="24"/>
          <w:szCs w:val="24"/>
        </w:rPr>
      </w:pPr>
      <w:r>
        <w:rPr>
          <w:rFonts w:ascii="Times New Roman" w:hAnsi="Times New Roman" w:cs="Times New Roman"/>
          <w:sz w:val="24"/>
          <w:szCs w:val="24"/>
        </w:rPr>
        <w:t>Plots at Childs and BRAP had different factors influencing survivorship.</w:t>
      </w:r>
      <w:r w:rsidR="007E2B53">
        <w:rPr>
          <w:rFonts w:ascii="Times New Roman" w:hAnsi="Times New Roman" w:cs="Times New Roman"/>
          <w:sz w:val="24"/>
          <w:szCs w:val="24"/>
        </w:rPr>
        <w:t xml:space="preserve"> The variety of significant variables shows that seedling regeneration and survival is very site and plot specific. Seedlings regenerate in a diverse set of geomorphic settings and can be influenced by anything from light availability to distance from river stage.</w:t>
      </w:r>
    </w:p>
    <w:p w14:paraId="48650CD7" w14:textId="31B6AB1D" w:rsidR="00A71994" w:rsidRDefault="00A71994" w:rsidP="00391242">
      <w:pPr>
        <w:spacing w:line="240" w:lineRule="auto"/>
        <w:rPr>
          <w:rFonts w:ascii="Times New Roman" w:eastAsia="Times New Roman" w:hAnsi="Times New Roman" w:cs="Times New Roman"/>
          <w:bCs/>
          <w:sz w:val="24"/>
          <w:szCs w:val="24"/>
        </w:rPr>
      </w:pPr>
    </w:p>
    <w:p w14:paraId="25FD491F" w14:textId="64A36E58" w:rsidR="00A71994" w:rsidRPr="001C7A2B" w:rsidRDefault="00972671" w:rsidP="00391242">
      <w:pPr>
        <w:pStyle w:val="Heading2"/>
        <w:spacing w:line="240" w:lineRule="auto"/>
        <w:rPr>
          <w:rFonts w:ascii="Times New Roman" w:hAnsi="Times New Roman" w:cs="Times New Roman"/>
        </w:rPr>
      </w:pPr>
      <w:bookmarkStart w:id="80" w:name="_Toc187847478"/>
      <w:bookmarkStart w:id="81" w:name="_Toc187847541"/>
      <w:r w:rsidRPr="001C7A2B">
        <w:rPr>
          <w:rFonts w:ascii="Times New Roman" w:hAnsi="Times New Roman" w:cs="Times New Roman"/>
        </w:rPr>
        <w:lastRenderedPageBreak/>
        <w:t>Dendrochronology</w:t>
      </w:r>
      <w:bookmarkEnd w:id="80"/>
      <w:bookmarkEnd w:id="81"/>
    </w:p>
    <w:p w14:paraId="669109F0" w14:textId="59C2BB59" w:rsidR="00394DF0" w:rsidRPr="00394DF0" w:rsidRDefault="00394DF0" w:rsidP="00391242">
      <w:pPr>
        <w:spacing w:line="240" w:lineRule="auto"/>
        <w:rPr>
          <w:rFonts w:ascii="Times New Roman" w:eastAsia="Times New Roman" w:hAnsi="Times New Roman" w:cs="Times New Roman"/>
          <w:b/>
          <w:sz w:val="24"/>
          <w:szCs w:val="24"/>
        </w:rPr>
      </w:pPr>
      <w:r w:rsidRPr="00394DF0">
        <w:rPr>
          <w:rFonts w:ascii="Times New Roman" w:eastAsia="Times New Roman" w:hAnsi="Times New Roman" w:cs="Times New Roman"/>
          <w:b/>
          <w:sz w:val="24"/>
          <w:szCs w:val="24"/>
        </w:rPr>
        <w:t>Minimum ages</w:t>
      </w:r>
    </w:p>
    <w:p w14:paraId="3208A455" w14:textId="31502149" w:rsidR="00394DF0" w:rsidRDefault="006F42E5" w:rsidP="00391242">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sidR="00C97EC1">
        <w:rPr>
          <w:rFonts w:ascii="Times New Roman" w:eastAsia="Times New Roman" w:hAnsi="Times New Roman" w:cs="Times New Roman"/>
          <w:bCs/>
          <w:sz w:val="24"/>
          <w:szCs w:val="24"/>
        </w:rPr>
        <w:t xml:space="preserve">Most of the cottonwoods along the Verde River are young. The mean inner pith date goes back to around the year 2000. Very few trees have piths dating after 2010 which means that regeneration has been sparse since the </w:t>
      </w:r>
      <w:r w:rsidR="00534991">
        <w:rPr>
          <w:rFonts w:ascii="Times New Roman" w:eastAsia="Times New Roman" w:hAnsi="Times New Roman" w:cs="Times New Roman"/>
          <w:bCs/>
          <w:sz w:val="24"/>
          <w:szCs w:val="24"/>
        </w:rPr>
        <w:t>mid-2000s</w:t>
      </w:r>
      <w:r w:rsidR="00C97EC1">
        <w:rPr>
          <w:rFonts w:ascii="Times New Roman" w:eastAsia="Times New Roman" w:hAnsi="Times New Roman" w:cs="Times New Roman"/>
          <w:bCs/>
          <w:sz w:val="24"/>
          <w:szCs w:val="24"/>
        </w:rPr>
        <w:t>. There has been a relative absence of large winter floods since 2005 (Figure ??).</w:t>
      </w:r>
      <w:r w:rsidR="00091772">
        <w:rPr>
          <w:rFonts w:ascii="Times New Roman" w:eastAsia="Times New Roman" w:hAnsi="Times New Roman" w:cs="Times New Roman"/>
          <w:bCs/>
          <w:sz w:val="24"/>
          <w:szCs w:val="24"/>
        </w:rPr>
        <w:t xml:space="preserve"> Their young age could also be because of the relatively intact hydrology along the Verde River. Large floods occur frequently enough to constantly remove trees and recruit a younger cohort.</w:t>
      </w:r>
      <w:r w:rsidR="00C97EC1">
        <w:rPr>
          <w:rFonts w:ascii="Times New Roman" w:eastAsia="Times New Roman" w:hAnsi="Times New Roman" w:cs="Times New Roman"/>
          <w:bCs/>
          <w:sz w:val="24"/>
          <w:szCs w:val="24"/>
        </w:rPr>
        <w:t xml:space="preserve"> The Verde River floodplain has been largely depositional. Tree root collars are submerged under sediment leading to uncertainty about their exact age. However, based on the understanding of Fremont cottonwood ecology and the gauge record, it is likely that most of the cottonwoods cored germinated in winter floods in 1993 or 1995.</w:t>
      </w:r>
      <w:r w:rsidR="00033E45">
        <w:rPr>
          <w:rFonts w:ascii="Times New Roman" w:eastAsia="Times New Roman" w:hAnsi="Times New Roman" w:cs="Times New Roman"/>
          <w:bCs/>
          <w:sz w:val="24"/>
          <w:szCs w:val="24"/>
        </w:rPr>
        <w:t xml:space="preserve"> In two growing seasons, seedling heights reached an average of 36 cm</w:t>
      </w:r>
      <w:r w:rsidR="000078E9">
        <w:rPr>
          <w:rFonts w:ascii="Times New Roman" w:eastAsia="Times New Roman" w:hAnsi="Times New Roman" w:cs="Times New Roman"/>
          <w:bCs/>
          <w:sz w:val="24"/>
          <w:szCs w:val="24"/>
        </w:rPr>
        <w:t xml:space="preserve"> </w:t>
      </w:r>
      <w:r w:rsidR="00033E45">
        <w:rPr>
          <w:rFonts w:ascii="Times New Roman" w:eastAsia="Times New Roman" w:hAnsi="Times New Roman" w:cs="Times New Roman"/>
          <w:bCs/>
          <w:sz w:val="24"/>
          <w:szCs w:val="24"/>
        </w:rPr>
        <w:t>and 64 cm at BRAP and Childs specifically. To get from 1995 to the average inner pith date of 2000 means that the average Fremont cottonwood germinated .9 and 1.60 meters under the current land surface. However, this assumes that seedling growth is linear and constant.</w:t>
      </w:r>
    </w:p>
    <w:p w14:paraId="6762A1EC" w14:textId="5134F590" w:rsidR="00136A41" w:rsidRPr="00394DF0" w:rsidRDefault="00136A41" w:rsidP="00391242">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Cs/>
          <w:sz w:val="24"/>
          <w:szCs w:val="24"/>
        </w:rPr>
        <w:tab/>
        <w:t xml:space="preserve">There is also a very weak correlation (r2 </w:t>
      </w:r>
      <w:r w:rsidR="00E36BAC">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.06) between the age and diameter of cottonwoods cored. With no strong trend between age and diameter, it means that </w:t>
      </w:r>
      <w:r w:rsidR="00E36BAC">
        <w:rPr>
          <w:rFonts w:ascii="Times New Roman" w:eastAsia="Times New Roman" w:hAnsi="Times New Roman" w:cs="Times New Roman"/>
          <w:bCs/>
          <w:sz w:val="24"/>
          <w:szCs w:val="24"/>
        </w:rPr>
        <w:t>other factors may be influencing size. For example, competition between trees for sunlight may be suppressing smaller trees. Cottonwoods are shade intolerant species and because they tend to regenerate in short, distinct timeframes suppressed trees may be much smaller than dominant trees of the same age.</w:t>
      </w:r>
    </w:p>
    <w:p w14:paraId="61C6D686" w14:textId="59306D51" w:rsidR="00033E45" w:rsidRDefault="00F81706" w:rsidP="00391242">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p>
    <w:p w14:paraId="3F13361B" w14:textId="6207D6C3" w:rsidR="008959A3" w:rsidRPr="009613F6" w:rsidRDefault="00F81706" w:rsidP="00391242">
      <w:pPr>
        <w:spacing w:line="240" w:lineRule="auto"/>
        <w:rPr>
          <w:rFonts w:ascii="Times New Roman" w:eastAsia="Times New Roman" w:hAnsi="Times New Roman" w:cs="Times New Roman"/>
          <w:b/>
          <w:sz w:val="24"/>
          <w:szCs w:val="24"/>
        </w:rPr>
      </w:pPr>
      <w:r w:rsidRPr="009613F6">
        <w:rPr>
          <w:rFonts w:ascii="Times New Roman" w:eastAsia="Times New Roman" w:hAnsi="Times New Roman" w:cs="Times New Roman"/>
          <w:b/>
          <w:sz w:val="24"/>
          <w:szCs w:val="24"/>
        </w:rPr>
        <w:t>Tree growth</w:t>
      </w:r>
    </w:p>
    <w:p w14:paraId="1041F115" w14:textId="1478B7CB" w:rsidR="00972671" w:rsidRDefault="002E3CE7" w:rsidP="00391242">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Basal Area Index (</w:t>
      </w:r>
      <w:r w:rsidR="00972671" w:rsidRPr="008959A3">
        <w:rPr>
          <w:rFonts w:ascii="Times New Roman" w:eastAsia="Times New Roman" w:hAnsi="Times New Roman" w:cs="Times New Roman"/>
          <w:bCs/>
          <w:sz w:val="24"/>
          <w:szCs w:val="24"/>
        </w:rPr>
        <w:t>BAI</w:t>
      </w:r>
      <w:r>
        <w:rPr>
          <w:rFonts w:ascii="Times New Roman" w:eastAsia="Times New Roman" w:hAnsi="Times New Roman" w:cs="Times New Roman"/>
          <w:bCs/>
          <w:sz w:val="24"/>
          <w:szCs w:val="24"/>
        </w:rPr>
        <w:t>)</w:t>
      </w:r>
      <w:r w:rsidR="00972671" w:rsidRPr="008959A3">
        <w:rPr>
          <w:rFonts w:ascii="Times New Roman" w:eastAsia="Times New Roman" w:hAnsi="Times New Roman" w:cs="Times New Roman"/>
          <w:bCs/>
          <w:sz w:val="24"/>
          <w:szCs w:val="24"/>
        </w:rPr>
        <w:t xml:space="preserve"> </w:t>
      </w:r>
      <w:r w:rsidR="00394DF0" w:rsidRPr="008959A3">
        <w:rPr>
          <w:rFonts w:ascii="Times New Roman" w:eastAsia="Times New Roman" w:hAnsi="Times New Roman" w:cs="Times New Roman"/>
          <w:bCs/>
          <w:sz w:val="24"/>
          <w:szCs w:val="24"/>
        </w:rPr>
        <w:t>is generally increasing since about 1995</w:t>
      </w:r>
      <w:r w:rsidR="008959A3">
        <w:rPr>
          <w:rFonts w:ascii="Times New Roman" w:eastAsia="Times New Roman" w:hAnsi="Times New Roman" w:cs="Times New Roman"/>
          <w:bCs/>
          <w:sz w:val="24"/>
          <w:szCs w:val="24"/>
        </w:rPr>
        <w:t>. This means that the trees have been adding basal area at an above average rate.</w:t>
      </w:r>
      <w:r w:rsidR="00394DF0" w:rsidRPr="008959A3">
        <w:rPr>
          <w:rFonts w:ascii="Times New Roman" w:eastAsia="Times New Roman" w:hAnsi="Times New Roman" w:cs="Times New Roman"/>
          <w:bCs/>
          <w:sz w:val="24"/>
          <w:szCs w:val="24"/>
        </w:rPr>
        <w:t xml:space="preserve"> </w:t>
      </w:r>
      <w:r w:rsidR="008959A3" w:rsidRPr="008959A3">
        <w:rPr>
          <w:rFonts w:ascii="Times New Roman" w:eastAsia="Times New Roman" w:hAnsi="Times New Roman" w:cs="Times New Roman"/>
          <w:bCs/>
          <w:sz w:val="24"/>
          <w:szCs w:val="24"/>
        </w:rPr>
        <w:t xml:space="preserve">Meanwhile, </w:t>
      </w:r>
      <w:r>
        <w:rPr>
          <w:rFonts w:ascii="Times New Roman" w:eastAsia="Times New Roman" w:hAnsi="Times New Roman" w:cs="Times New Roman"/>
          <w:bCs/>
          <w:sz w:val="24"/>
          <w:szCs w:val="24"/>
        </w:rPr>
        <w:t>Ring Width Index (</w:t>
      </w:r>
      <w:r w:rsidR="00394DF0" w:rsidRPr="008959A3">
        <w:rPr>
          <w:rFonts w:ascii="Times New Roman" w:eastAsia="Times New Roman" w:hAnsi="Times New Roman" w:cs="Times New Roman"/>
          <w:bCs/>
          <w:sz w:val="24"/>
          <w:szCs w:val="24"/>
        </w:rPr>
        <w:t>RWI</w:t>
      </w:r>
      <w:r>
        <w:rPr>
          <w:rFonts w:ascii="Times New Roman" w:eastAsia="Times New Roman" w:hAnsi="Times New Roman" w:cs="Times New Roman"/>
          <w:bCs/>
          <w:sz w:val="24"/>
          <w:szCs w:val="24"/>
        </w:rPr>
        <w:t>)</w:t>
      </w:r>
      <w:r w:rsidR="00394DF0" w:rsidRPr="008959A3">
        <w:rPr>
          <w:rFonts w:ascii="Times New Roman" w:eastAsia="Times New Roman" w:hAnsi="Times New Roman" w:cs="Times New Roman"/>
          <w:bCs/>
          <w:sz w:val="24"/>
          <w:szCs w:val="24"/>
        </w:rPr>
        <w:t xml:space="preserve"> has been generally decreasing since about 2000.</w:t>
      </w:r>
      <w:r w:rsidR="008959A3" w:rsidRPr="008959A3">
        <w:rPr>
          <w:rFonts w:ascii="Times New Roman" w:eastAsia="Times New Roman" w:hAnsi="Times New Roman" w:cs="Times New Roman"/>
          <w:bCs/>
          <w:sz w:val="24"/>
          <w:szCs w:val="24"/>
        </w:rPr>
        <w:t xml:space="preserve"> This means that tree rings have been getting smaller.</w:t>
      </w:r>
      <w:r w:rsidR="008959A3">
        <w:rPr>
          <w:rFonts w:ascii="Times New Roman" w:eastAsia="Times New Roman" w:hAnsi="Times New Roman" w:cs="Times New Roman"/>
          <w:bCs/>
          <w:sz w:val="24"/>
          <w:szCs w:val="24"/>
        </w:rPr>
        <w:t xml:space="preserve"> This makes sense because as a tree gets taller over time, a larger volume of wood is </w:t>
      </w:r>
      <w:r>
        <w:rPr>
          <w:rFonts w:ascii="Times New Roman" w:eastAsia="Times New Roman" w:hAnsi="Times New Roman" w:cs="Times New Roman"/>
          <w:bCs/>
          <w:sz w:val="24"/>
          <w:szCs w:val="24"/>
        </w:rPr>
        <w:t>produced with a smaller ring. The above average BAI suggests that the riparian forests along the Verde River are continuing to grow and are yet to reach a mature, steady state.</w:t>
      </w:r>
      <w:r w:rsidR="00FE7B3A">
        <w:rPr>
          <w:rFonts w:ascii="Times New Roman" w:eastAsia="Times New Roman" w:hAnsi="Times New Roman" w:cs="Times New Roman"/>
          <w:bCs/>
          <w:sz w:val="24"/>
          <w:szCs w:val="24"/>
        </w:rPr>
        <w:t xml:space="preserve"> </w:t>
      </w:r>
      <w:r w:rsidR="00E34BE0">
        <w:rPr>
          <w:rFonts w:ascii="Times New Roman" w:eastAsia="Times New Roman" w:hAnsi="Times New Roman" w:cs="Times New Roman"/>
          <w:bCs/>
          <w:sz w:val="24"/>
          <w:szCs w:val="24"/>
        </w:rPr>
        <w:t xml:space="preserve">Although cottonwoods are pioneer species, they are still relatively young at 25-30 years old and continue to grow at a quick rate. </w:t>
      </w:r>
      <w:r w:rsidR="00FE7B3A">
        <w:rPr>
          <w:rFonts w:ascii="Times New Roman" w:eastAsia="Times New Roman" w:hAnsi="Times New Roman" w:cs="Times New Roman"/>
          <w:bCs/>
          <w:sz w:val="24"/>
          <w:szCs w:val="24"/>
        </w:rPr>
        <w:t>Both growth metrics also saw a sharp increase in 2023</w:t>
      </w:r>
      <w:r w:rsidR="00E34BE0">
        <w:rPr>
          <w:rFonts w:ascii="Times New Roman" w:eastAsia="Times New Roman" w:hAnsi="Times New Roman" w:cs="Times New Roman"/>
          <w:bCs/>
          <w:sz w:val="24"/>
          <w:szCs w:val="24"/>
        </w:rPr>
        <w:t xml:space="preserve"> where large floods could have cleared out competition or recharged local aquifers</w:t>
      </w:r>
      <w:r w:rsidR="00FE7B3A">
        <w:rPr>
          <w:rFonts w:ascii="Times New Roman" w:eastAsia="Times New Roman" w:hAnsi="Times New Roman" w:cs="Times New Roman"/>
          <w:bCs/>
          <w:sz w:val="24"/>
          <w:szCs w:val="24"/>
        </w:rPr>
        <w:t>.</w:t>
      </w:r>
    </w:p>
    <w:p w14:paraId="46DCF563" w14:textId="77777777" w:rsidR="009008BB" w:rsidRDefault="009008BB" w:rsidP="00391242">
      <w:pPr>
        <w:spacing w:line="240" w:lineRule="auto"/>
        <w:ind w:firstLine="720"/>
        <w:rPr>
          <w:rFonts w:ascii="Times New Roman" w:eastAsia="Times New Roman" w:hAnsi="Times New Roman" w:cs="Times New Roman"/>
          <w:bCs/>
          <w:sz w:val="24"/>
          <w:szCs w:val="24"/>
        </w:rPr>
      </w:pPr>
    </w:p>
    <w:p w14:paraId="66EFA805" w14:textId="50DC01C5" w:rsidR="00432094" w:rsidRPr="00432094" w:rsidRDefault="009008BB" w:rsidP="00391242">
      <w:pPr>
        <w:spacing w:line="240" w:lineRule="auto"/>
        <w:rPr>
          <w:rFonts w:ascii="Times New Roman" w:eastAsia="Times New Roman" w:hAnsi="Times New Roman" w:cs="Times New Roman"/>
          <w:b/>
          <w:sz w:val="24"/>
          <w:szCs w:val="24"/>
        </w:rPr>
      </w:pPr>
      <w:r w:rsidRPr="009613F6">
        <w:rPr>
          <w:rFonts w:ascii="Times New Roman" w:eastAsia="Times New Roman" w:hAnsi="Times New Roman" w:cs="Times New Roman"/>
          <w:b/>
          <w:sz w:val="24"/>
          <w:szCs w:val="24"/>
        </w:rPr>
        <w:t>Response to climate</w:t>
      </w:r>
    </w:p>
    <w:p w14:paraId="49ACC977" w14:textId="21669D10" w:rsidR="008971B1" w:rsidRDefault="008971B1" w:rsidP="00391242">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When the water year is considered</w:t>
      </w:r>
      <w:r w:rsidR="00CB1784">
        <w:rPr>
          <w:rFonts w:ascii="Times New Roman" w:eastAsia="Times New Roman" w:hAnsi="Times New Roman" w:cs="Times New Roman"/>
          <w:bCs/>
          <w:sz w:val="24"/>
          <w:szCs w:val="24"/>
        </w:rPr>
        <w:t xml:space="preserve"> (Table </w:t>
      </w:r>
      <w:r w:rsidR="00FB2CEC">
        <w:rPr>
          <w:rFonts w:ascii="Times New Roman" w:eastAsia="Times New Roman" w:hAnsi="Times New Roman" w:cs="Times New Roman"/>
          <w:bCs/>
          <w:sz w:val="24"/>
          <w:szCs w:val="24"/>
        </w:rPr>
        <w:t>7</w:t>
      </w:r>
      <w:r w:rsidR="00CB1784">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June, July </w:t>
      </w:r>
      <w:r w:rsidR="00233C82">
        <w:rPr>
          <w:rFonts w:ascii="Times New Roman" w:eastAsia="Times New Roman" w:hAnsi="Times New Roman" w:cs="Times New Roman"/>
          <w:bCs/>
          <w:sz w:val="24"/>
          <w:szCs w:val="24"/>
        </w:rPr>
        <w:t>streamflows,</w:t>
      </w:r>
      <w:r w:rsidR="006D6E41">
        <w:rPr>
          <w:rFonts w:ascii="Times New Roman" w:eastAsia="Times New Roman" w:hAnsi="Times New Roman" w:cs="Times New Roman"/>
          <w:bCs/>
          <w:sz w:val="24"/>
          <w:szCs w:val="24"/>
        </w:rPr>
        <w:t xml:space="preserve"> June PDSI, </w:t>
      </w:r>
      <w:r>
        <w:rPr>
          <w:rFonts w:ascii="Times New Roman" w:eastAsia="Times New Roman" w:hAnsi="Times New Roman" w:cs="Times New Roman"/>
          <w:bCs/>
          <w:sz w:val="24"/>
          <w:szCs w:val="24"/>
        </w:rPr>
        <w:t xml:space="preserve">and October temperatures cause a positive response in tree growth. September streamflows and negatively impact growth. </w:t>
      </w:r>
      <w:r w:rsidR="006D6E41">
        <w:rPr>
          <w:rFonts w:ascii="Times New Roman" w:eastAsia="Times New Roman" w:hAnsi="Times New Roman" w:cs="Times New Roman"/>
          <w:bCs/>
          <w:sz w:val="24"/>
          <w:szCs w:val="24"/>
        </w:rPr>
        <w:t xml:space="preserve">Higher October temperatures may help prolong the growing season for riparian trees which would allow them to increase their growth. Higher June and July flows </w:t>
      </w:r>
      <w:r w:rsidR="00233C82">
        <w:rPr>
          <w:rFonts w:ascii="Times New Roman" w:eastAsia="Times New Roman" w:hAnsi="Times New Roman" w:cs="Times New Roman"/>
          <w:bCs/>
          <w:sz w:val="24"/>
          <w:szCs w:val="24"/>
        </w:rPr>
        <w:t>could help alleviate high summer temperatures and recharge the alluvial aquifer that these trees draw water from.</w:t>
      </w:r>
      <w:r w:rsidR="006D6E41">
        <w:rPr>
          <w:rFonts w:ascii="Times New Roman" w:eastAsia="Times New Roman" w:hAnsi="Times New Roman" w:cs="Times New Roman"/>
          <w:bCs/>
          <w:sz w:val="24"/>
          <w:szCs w:val="24"/>
        </w:rPr>
        <w:t xml:space="preserve"> </w:t>
      </w:r>
      <w:r w:rsidR="001E4EA9">
        <w:rPr>
          <w:rFonts w:ascii="Times New Roman" w:eastAsia="Times New Roman" w:hAnsi="Times New Roman" w:cs="Times New Roman"/>
          <w:bCs/>
          <w:sz w:val="24"/>
          <w:szCs w:val="24"/>
        </w:rPr>
        <w:t>These responses are more consistent with the North American Monsoon. In this case, summer precipitation and the monsoon season drives tree growth.</w:t>
      </w:r>
    </w:p>
    <w:p w14:paraId="04D18F7C" w14:textId="64F8B8CA" w:rsidR="001E4EA9" w:rsidRDefault="001E4EA9" w:rsidP="00391242">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September streamflow and annual growth were negatively correlated </w:t>
      </w:r>
      <w:r w:rsidR="006D6E41">
        <w:rPr>
          <w:rFonts w:ascii="Times New Roman" w:eastAsia="Times New Roman" w:hAnsi="Times New Roman" w:cs="Times New Roman"/>
          <w:bCs/>
          <w:sz w:val="24"/>
          <w:szCs w:val="24"/>
        </w:rPr>
        <w:t xml:space="preserve">and June PDSI positively impacts tree growth </w:t>
      </w:r>
      <w:r>
        <w:rPr>
          <w:rFonts w:ascii="Times New Roman" w:eastAsia="Times New Roman" w:hAnsi="Times New Roman" w:cs="Times New Roman"/>
          <w:bCs/>
          <w:sz w:val="24"/>
          <w:szCs w:val="24"/>
        </w:rPr>
        <w:t>which is inconsistent with a monsoon driven system.</w:t>
      </w:r>
      <w:r w:rsidR="00DF5EEC">
        <w:rPr>
          <w:rFonts w:ascii="Times New Roman" w:eastAsia="Times New Roman" w:hAnsi="Times New Roman" w:cs="Times New Roman"/>
          <w:bCs/>
          <w:sz w:val="24"/>
          <w:szCs w:val="24"/>
        </w:rPr>
        <w:t xml:space="preserve"> These are also relatively weak correlations even though they are significant.</w:t>
      </w:r>
      <w:r w:rsidR="006D6E41">
        <w:rPr>
          <w:rFonts w:ascii="Times New Roman" w:eastAsia="Times New Roman" w:hAnsi="Times New Roman" w:cs="Times New Roman"/>
          <w:bCs/>
          <w:sz w:val="24"/>
          <w:szCs w:val="24"/>
        </w:rPr>
        <w:t xml:space="preserve"> One would expect September streamflow to positively impact streamflow</w:t>
      </w:r>
      <w:r w:rsidR="00233C82">
        <w:rPr>
          <w:rFonts w:ascii="Times New Roman" w:eastAsia="Times New Roman" w:hAnsi="Times New Roman" w:cs="Times New Roman"/>
          <w:bCs/>
          <w:sz w:val="24"/>
          <w:szCs w:val="24"/>
        </w:rPr>
        <w:t>.</w:t>
      </w:r>
      <w:r w:rsidR="001D1C1D">
        <w:rPr>
          <w:rFonts w:ascii="Times New Roman" w:eastAsia="Times New Roman" w:hAnsi="Times New Roman" w:cs="Times New Roman"/>
          <w:bCs/>
          <w:sz w:val="24"/>
          <w:szCs w:val="24"/>
        </w:rPr>
        <w:t xml:space="preserve"> June PDSI could positively impact tree growth because if temperatures are higher in June and trees have adequate water, they may be able to grow quicker.</w:t>
      </w:r>
    </w:p>
    <w:p w14:paraId="038BF95D" w14:textId="77777777" w:rsidR="008971B1" w:rsidRDefault="008971B1" w:rsidP="00391242">
      <w:pPr>
        <w:spacing w:line="240" w:lineRule="auto"/>
        <w:rPr>
          <w:rFonts w:ascii="Times New Roman" w:eastAsia="Times New Roman" w:hAnsi="Times New Roman" w:cs="Times New Roman"/>
          <w:bCs/>
          <w:sz w:val="24"/>
          <w:szCs w:val="24"/>
        </w:rPr>
      </w:pPr>
    </w:p>
    <w:p w14:paraId="6E107DA4" w14:textId="470FD1D9" w:rsidR="00023B6C" w:rsidRDefault="001C7A2B" w:rsidP="00391242">
      <w:pPr>
        <w:pStyle w:val="Heading2"/>
        <w:spacing w:line="240" w:lineRule="auto"/>
        <w:rPr>
          <w:rFonts w:ascii="Times New Roman" w:hAnsi="Times New Roman" w:cs="Times New Roman"/>
        </w:rPr>
      </w:pPr>
      <w:bookmarkStart w:id="82" w:name="_Toc187847479"/>
      <w:bookmarkStart w:id="83" w:name="_Toc187847542"/>
      <w:r w:rsidRPr="001C7A2B">
        <w:rPr>
          <w:rFonts w:ascii="Times New Roman" w:hAnsi="Times New Roman" w:cs="Times New Roman"/>
        </w:rPr>
        <w:t>Aerial Imagery</w:t>
      </w:r>
      <w:bookmarkEnd w:id="82"/>
      <w:bookmarkEnd w:id="83"/>
    </w:p>
    <w:p w14:paraId="0476924A" w14:textId="56885AC3" w:rsidR="001C7A2B" w:rsidRDefault="00D45FBD" w:rsidP="00391242">
      <w:pPr>
        <w:spacing w:line="240" w:lineRule="auto"/>
        <w:rPr>
          <w:rFonts w:ascii="Times New Roman" w:hAnsi="Times New Roman" w:cs="Times New Roman"/>
        </w:rPr>
      </w:pPr>
      <w:r>
        <w:rPr>
          <w:rFonts w:ascii="Times New Roman" w:hAnsi="Times New Roman" w:cs="Times New Roman"/>
        </w:rPr>
        <w:tab/>
      </w:r>
      <w:r w:rsidRPr="00BA0B4E">
        <w:rPr>
          <w:rFonts w:ascii="Times New Roman" w:hAnsi="Times New Roman" w:cs="Times New Roman"/>
          <w:sz w:val="24"/>
          <w:szCs w:val="24"/>
        </w:rPr>
        <w:t xml:space="preserve">The </w:t>
      </w:r>
      <w:r w:rsidR="00632CEB" w:rsidRPr="00BA0B4E">
        <w:rPr>
          <w:rFonts w:ascii="Times New Roman" w:hAnsi="Times New Roman" w:cs="Times New Roman"/>
          <w:sz w:val="24"/>
          <w:szCs w:val="24"/>
        </w:rPr>
        <w:t>largest class in every image is still</w:t>
      </w:r>
      <w:r w:rsidRPr="00BA0B4E">
        <w:rPr>
          <w:rFonts w:ascii="Times New Roman" w:hAnsi="Times New Roman" w:cs="Times New Roman"/>
          <w:sz w:val="24"/>
          <w:szCs w:val="24"/>
        </w:rPr>
        <w:t xml:space="preserve"> </w:t>
      </w:r>
      <w:r w:rsidR="00632CEB" w:rsidRPr="00BA0B4E">
        <w:rPr>
          <w:rFonts w:ascii="Times New Roman" w:hAnsi="Times New Roman" w:cs="Times New Roman"/>
          <w:sz w:val="24"/>
          <w:szCs w:val="24"/>
        </w:rPr>
        <w:t>upland</w:t>
      </w:r>
      <w:r w:rsidRPr="00BA0B4E">
        <w:rPr>
          <w:rFonts w:ascii="Times New Roman" w:hAnsi="Times New Roman" w:cs="Times New Roman"/>
          <w:sz w:val="24"/>
          <w:szCs w:val="24"/>
        </w:rPr>
        <w:t xml:space="preserve">. This makes sense as riparian areas in the southwest make up a small geographic area. </w:t>
      </w:r>
      <w:r w:rsidR="00534991">
        <w:rPr>
          <w:rFonts w:ascii="Times New Roman" w:hAnsi="Times New Roman" w:cs="Times New Roman"/>
          <w:sz w:val="24"/>
          <w:szCs w:val="24"/>
        </w:rPr>
        <w:t xml:space="preserve">Childs seemed to have to most changes in </w:t>
      </w:r>
      <w:r w:rsidR="001D1C1D">
        <w:rPr>
          <w:rFonts w:ascii="Times New Roman" w:hAnsi="Times New Roman" w:cs="Times New Roman"/>
          <w:sz w:val="24"/>
          <w:szCs w:val="24"/>
        </w:rPr>
        <w:t>its</w:t>
      </w:r>
      <w:r w:rsidR="00534991">
        <w:rPr>
          <w:rFonts w:ascii="Times New Roman" w:hAnsi="Times New Roman" w:cs="Times New Roman"/>
          <w:sz w:val="24"/>
          <w:szCs w:val="24"/>
        </w:rPr>
        <w:t xml:space="preserve"> classes. </w:t>
      </w:r>
      <w:r w:rsidR="001D1C1D">
        <w:rPr>
          <w:rFonts w:ascii="Times New Roman" w:hAnsi="Times New Roman" w:cs="Times New Roman"/>
          <w:sz w:val="24"/>
          <w:szCs w:val="24"/>
        </w:rPr>
        <w:t>Changes in the riparian area may be difficult to detect because they occupy such a small area of the image. Small changes on an already small geographic area may be difficult to find or interpret.</w:t>
      </w:r>
    </w:p>
    <w:p w14:paraId="7D8E8237" w14:textId="77777777" w:rsidR="00BB00EA" w:rsidRDefault="00BB00EA" w:rsidP="00391242">
      <w:pPr>
        <w:spacing w:line="240" w:lineRule="auto"/>
        <w:rPr>
          <w:rFonts w:ascii="Times New Roman" w:hAnsi="Times New Roman" w:cs="Times New Roman"/>
          <w:sz w:val="24"/>
          <w:szCs w:val="24"/>
        </w:rPr>
      </w:pPr>
    </w:p>
    <w:p w14:paraId="14788604" w14:textId="558CB7DE" w:rsidR="00BB00EA" w:rsidRDefault="00BB00EA" w:rsidP="00391242">
      <w:pPr>
        <w:pStyle w:val="Heading2"/>
        <w:spacing w:line="240" w:lineRule="auto"/>
      </w:pPr>
      <w:bookmarkStart w:id="84" w:name="_Toc187847480"/>
      <w:bookmarkStart w:id="85" w:name="_Toc187847543"/>
      <w:r>
        <w:t>Conclusions and Implications</w:t>
      </w:r>
      <w:bookmarkEnd w:id="84"/>
      <w:bookmarkEnd w:id="85"/>
    </w:p>
    <w:p w14:paraId="70A9A11B" w14:textId="70214E0C" w:rsidR="001C7A2B" w:rsidRPr="00883070" w:rsidRDefault="00BB00EA" w:rsidP="00391242">
      <w:pPr>
        <w:spacing w:line="240" w:lineRule="auto"/>
        <w:ind w:firstLine="720"/>
      </w:pPr>
      <w:r>
        <w:t xml:space="preserve">Fremont cottonwoods that established after the 2023 winter floods continue to grow and reduce in density. Seedling plots seem to be impacted by different variables </w:t>
      </w:r>
      <w:r w:rsidR="00091772">
        <w:t xml:space="preserve">depending on their location. In </w:t>
      </w:r>
      <w:r w:rsidR="00883070">
        <w:t>addition</w:t>
      </w:r>
      <w:r w:rsidR="00091772">
        <w:t>, the wide variety of significant variables impacting seedling survival shows that a combination of factors is important in maintaining seedlings.</w:t>
      </w:r>
      <w:r w:rsidR="00883070">
        <w:t xml:space="preserve"> </w:t>
      </w:r>
      <w:r>
        <w:t>Most Fremont cottonwoods on the Verde are relatively young and date about to the year 2000. They continue to grow and add basal area at an increasing rate, suggesting that the forest has yet to reach a mature state.</w:t>
      </w:r>
      <w:r w:rsidR="00883070">
        <w:t xml:space="preserve"> </w:t>
      </w:r>
      <w:r>
        <w:t>Fremont cottonwood growth appears to be driven by summer streamflow. This also is when streamflows are the lowest. As baseflows continue to decline, their growth and resilience could be at risk.</w:t>
      </w:r>
      <w:r w:rsidR="00883070">
        <w:t xml:space="preserve"> Maintaining higher flows during the summer irrigation season would positively benefit riparian forests.</w:t>
      </w:r>
      <w:r w:rsidR="00091772">
        <w:t xml:space="preserve"> Keeping the natural systems and hydrology along the Verde River is crucial to maintaining and protecting its riparian forests.</w:t>
      </w:r>
    </w:p>
    <w:p w14:paraId="7EA8BE75" w14:textId="4BA4246B" w:rsidR="00186D33" w:rsidRDefault="00FE7B3A" w:rsidP="00391242">
      <w:pPr>
        <w:pStyle w:val="Heading2"/>
        <w:spacing w:line="240" w:lineRule="auto"/>
      </w:pPr>
      <w:bookmarkStart w:id="86" w:name="_Toc187847481"/>
      <w:bookmarkStart w:id="87" w:name="_Toc187847544"/>
      <w:r>
        <w:t>Limitations</w:t>
      </w:r>
      <w:bookmarkEnd w:id="86"/>
      <w:bookmarkEnd w:id="87"/>
    </w:p>
    <w:p w14:paraId="2D1CCB43" w14:textId="175E26A8" w:rsidR="00C97EC1" w:rsidRPr="00C97EC1" w:rsidRDefault="00883070" w:rsidP="00391242">
      <w:pPr>
        <w:spacing w:line="240" w:lineRule="auto"/>
      </w:pPr>
      <w:r>
        <w:t>Dendrochronology</w:t>
      </w:r>
    </w:p>
    <w:p w14:paraId="01926CB2" w14:textId="77777777" w:rsidR="00C97EC1" w:rsidRDefault="00C97EC1" w:rsidP="00391242">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Riparian floodplain topography is constantly changing with time. Large floods are constantly changing and reshaping floodplain structure. Because of this, the elevation that the cores were taken at in October 2023 are not necessarily the ground elevation that the trees geminated on. This means that there is potentially a segment of tree bole that is not being dated. </w:t>
      </w:r>
    </w:p>
    <w:p w14:paraId="696088A8" w14:textId="77777777" w:rsidR="00C97EC1" w:rsidRDefault="00C97EC1" w:rsidP="00391242">
      <w:pPr>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3AEEDAF" wp14:editId="38E1170F">
            <wp:extent cx="1516380" cy="1599223"/>
            <wp:effectExtent l="0" t="0" r="7620" b="1270"/>
            <wp:docPr id="534715466" name="Picture 13" descr="A tree with green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15466" name="Picture 13" descr="A tree with green leaves&#10;&#10;Description automatically generated"/>
                    <pic:cNvPicPr/>
                  </pic:nvPicPr>
                  <pic:blipFill rotWithShape="1">
                    <a:blip r:embed="rId38" cstate="print">
                      <a:extLst>
                        <a:ext uri="{28A0092B-C50C-407E-A947-70E740481C1C}">
                          <a14:useLocalDpi xmlns:a14="http://schemas.microsoft.com/office/drawing/2010/main" val="0"/>
                        </a:ext>
                      </a:extLst>
                    </a:blip>
                    <a:srcRect l="7499" r="34028" b="17778"/>
                    <a:stretch/>
                  </pic:blipFill>
                  <pic:spPr bwMode="auto">
                    <a:xfrm>
                      <a:off x="0" y="0"/>
                      <a:ext cx="1526088" cy="1609461"/>
                    </a:xfrm>
                    <a:prstGeom prst="rect">
                      <a:avLst/>
                    </a:prstGeom>
                    <a:ln>
                      <a:noFill/>
                    </a:ln>
                    <a:extLst>
                      <a:ext uri="{53640926-AAD7-44D8-BBD7-CCE9431645EC}">
                        <a14:shadowObscured xmlns:a14="http://schemas.microsoft.com/office/drawing/2010/main"/>
                      </a:ext>
                    </a:extLst>
                  </pic:spPr>
                </pic:pic>
              </a:graphicData>
            </a:graphic>
          </wp:inline>
        </w:drawing>
      </w:r>
    </w:p>
    <w:p w14:paraId="37678460" w14:textId="222CE4E1" w:rsidR="00C97EC1" w:rsidRDefault="00C97EC1" w:rsidP="00391242">
      <w:pPr>
        <w:pStyle w:val="NoSpacing"/>
        <w:jc w:val="center"/>
      </w:pPr>
      <w:r>
        <w:t xml:space="preserve">Figure </w:t>
      </w:r>
      <w:r w:rsidR="00FB2CEC">
        <w:t>14.</w:t>
      </w:r>
      <w:r>
        <w:t xml:space="preserve"> </w:t>
      </w:r>
      <w:r w:rsidR="00CF1901">
        <w:t>A schematic showing how changes in ground surface elevation can impact minimum tree ages</w:t>
      </w:r>
    </w:p>
    <w:p w14:paraId="194E3909" w14:textId="77777777" w:rsidR="00C97EC1" w:rsidRDefault="00C97EC1" w:rsidP="00391242">
      <w:pPr>
        <w:spacing w:line="240" w:lineRule="auto"/>
      </w:pPr>
    </w:p>
    <w:p w14:paraId="68EEBFCC" w14:textId="77777777" w:rsidR="00C97EC1" w:rsidRDefault="00C97EC1" w:rsidP="00391242">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However, because Fremont cottonwoods grow rapidly and ground surface elevations only change occasionally, we are confident that the determined minimum age is close to the actual age of the tree.</w:t>
      </w:r>
    </w:p>
    <w:p w14:paraId="2A40D16C" w14:textId="48BC0590" w:rsidR="00C97EC1" w:rsidRDefault="00C97EC1" w:rsidP="00391242">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For the creation of the chronology, most of the segments for most of the cores were poorly correlated to each other. However, the series for this study are short, with most being less than 30 years old. In addition, traditional chronology building is based on the idea that climate (and usually precipitation) is the strongest factor influencing growth. However, because riparian cottonwoods are phreatophytes and connected to perennial water year around, it is possible that other factors impact tree growth more. </w:t>
      </w:r>
    </w:p>
    <w:p w14:paraId="18AE8346" w14:textId="77777777" w:rsidR="007113BA" w:rsidRDefault="007113BA" w:rsidP="00391242">
      <w:pPr>
        <w:spacing w:line="240" w:lineRule="auto"/>
        <w:rPr>
          <w:rFonts w:ascii="Times New Roman" w:eastAsia="Times New Roman" w:hAnsi="Times New Roman" w:cs="Times New Roman"/>
          <w:sz w:val="24"/>
          <w:szCs w:val="24"/>
        </w:rPr>
      </w:pPr>
    </w:p>
    <w:p w14:paraId="5CEA2DBD" w14:textId="7168EA2D" w:rsidR="007113BA" w:rsidRPr="00FB2CEC" w:rsidRDefault="00391242" w:rsidP="00391242">
      <w:pPr>
        <w:spacing w:line="240" w:lineRule="auto"/>
        <w:rPr>
          <w:rFonts w:ascii="Times New Roman" w:eastAsia="Times New Roman" w:hAnsi="Times New Roman" w:cs="Times New Roman"/>
          <w:sz w:val="40"/>
          <w:szCs w:val="40"/>
        </w:rPr>
      </w:pPr>
      <w:r w:rsidRPr="00FB2CEC">
        <w:rPr>
          <w:rFonts w:ascii="Times New Roman" w:eastAsia="Times New Roman" w:hAnsi="Times New Roman" w:cs="Times New Roman"/>
          <w:sz w:val="40"/>
          <w:szCs w:val="40"/>
        </w:rPr>
        <w:t>Next steps</w:t>
      </w:r>
    </w:p>
    <w:p w14:paraId="71FD7D13" w14:textId="1D1C6B0E" w:rsidR="00391242" w:rsidRDefault="00391242" w:rsidP="00391242">
      <w:pPr>
        <w:pStyle w:val="ListParagraph"/>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Soil texture analysis</w:t>
      </w:r>
      <w:r w:rsidR="00FB2CEC">
        <w:rPr>
          <w:rFonts w:ascii="Times New Roman" w:eastAsia="Times New Roman" w:hAnsi="Times New Roman" w:cs="Times New Roman"/>
          <w:sz w:val="24"/>
          <w:szCs w:val="24"/>
        </w:rPr>
        <w:t xml:space="preserve"> (lab work to be completed soon)</w:t>
      </w:r>
    </w:p>
    <w:p w14:paraId="3F402A4E" w14:textId="4CBADC7E" w:rsidR="00391242" w:rsidRDefault="00391242" w:rsidP="00391242">
      <w:pPr>
        <w:pStyle w:val="ListParagraph"/>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West Clear Creek cores</w:t>
      </w:r>
      <w:r w:rsidR="00FB2CEC">
        <w:rPr>
          <w:rFonts w:ascii="Times New Roman" w:eastAsia="Times New Roman" w:hAnsi="Times New Roman" w:cs="Times New Roman"/>
          <w:sz w:val="24"/>
          <w:szCs w:val="24"/>
        </w:rPr>
        <w:t xml:space="preserve"> (need to get that done)</w:t>
      </w:r>
    </w:p>
    <w:p w14:paraId="159BB3FF" w14:textId="59DE0303" w:rsidR="00391242" w:rsidRPr="00391242" w:rsidRDefault="00391242" w:rsidP="00391242">
      <w:pPr>
        <w:pStyle w:val="ListParagraph"/>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Imagery analysis</w:t>
      </w:r>
    </w:p>
    <w:p w14:paraId="024E332C" w14:textId="77777777" w:rsidR="007113BA" w:rsidRDefault="007113BA" w:rsidP="00391242">
      <w:pPr>
        <w:spacing w:line="240" w:lineRule="auto"/>
        <w:rPr>
          <w:rFonts w:ascii="Times New Roman" w:eastAsia="Times New Roman" w:hAnsi="Times New Roman" w:cs="Times New Roman"/>
          <w:sz w:val="24"/>
          <w:szCs w:val="24"/>
        </w:rPr>
      </w:pPr>
    </w:p>
    <w:p w14:paraId="1B5EC047" w14:textId="3BCF6E9E" w:rsidR="00BE3F9B" w:rsidRDefault="00BE3F9B" w:rsidP="00391242">
      <w:pPr>
        <w:pStyle w:val="Heading2"/>
        <w:spacing w:line="240" w:lineRule="auto"/>
      </w:pPr>
      <w:bookmarkStart w:id="88" w:name="_Toc187847482"/>
      <w:bookmarkStart w:id="89" w:name="_Toc187847545"/>
      <w:r w:rsidRPr="00BE3F9B">
        <w:lastRenderedPageBreak/>
        <w:t>Appendix</w:t>
      </w:r>
      <w:bookmarkEnd w:id="88"/>
      <w:bookmarkEnd w:id="89"/>
    </w:p>
    <w:p w14:paraId="5F4CDCFB" w14:textId="6362F1DB" w:rsidR="00C97EC1" w:rsidRDefault="00C97EC1" w:rsidP="00391242">
      <w:pPr>
        <w:spacing w:line="240" w:lineRule="auto"/>
      </w:pPr>
      <w:r>
        <w:rPr>
          <w:noProof/>
        </w:rPr>
        <w:drawing>
          <wp:inline distT="0" distB="0" distL="0" distR="0" wp14:anchorId="1470C758" wp14:editId="6A23492F">
            <wp:extent cx="4549140" cy="3032760"/>
            <wp:effectExtent l="0" t="0" r="3810" b="0"/>
            <wp:docPr id="1814226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49140" cy="3032760"/>
                    </a:xfrm>
                    <a:prstGeom prst="rect">
                      <a:avLst/>
                    </a:prstGeom>
                    <a:noFill/>
                  </pic:spPr>
                </pic:pic>
              </a:graphicData>
            </a:graphic>
          </wp:inline>
        </w:drawing>
      </w:r>
    </w:p>
    <w:p w14:paraId="62713660" w14:textId="24C68A0F" w:rsidR="00D069DB" w:rsidRPr="00C97EC1" w:rsidRDefault="00D069DB" w:rsidP="00391242">
      <w:pPr>
        <w:spacing w:line="240" w:lineRule="auto"/>
      </w:pPr>
      <w:r>
        <w:t xml:space="preserve">Figure </w:t>
      </w:r>
      <w:r w:rsidR="00FB2CEC">
        <w:t>1</w:t>
      </w:r>
      <w:r>
        <w:t xml:space="preserve"> Showing the Below Camp Verde USGS </w:t>
      </w:r>
      <w:r w:rsidR="00FB2CEC">
        <w:t>gauge</w:t>
      </w:r>
      <w:r>
        <w:t>. The hydrograph shows from 1989 to December 2024. Large floods occur in 1993, 1995, 2005 and 2023.</w:t>
      </w:r>
    </w:p>
    <w:p w14:paraId="624DD4A2" w14:textId="77777777" w:rsidR="002C3655" w:rsidRDefault="002C3655" w:rsidP="00391242">
      <w:pPr>
        <w:spacing w:line="240" w:lineRule="auto"/>
      </w:pPr>
    </w:p>
    <w:p w14:paraId="4C1A3F6D" w14:textId="77777777" w:rsidR="002C3655" w:rsidRDefault="002C3655" w:rsidP="00391242">
      <w:pPr>
        <w:spacing w:line="240" w:lineRule="auto"/>
      </w:pPr>
    </w:p>
    <w:p w14:paraId="5C28A14D" w14:textId="77777777" w:rsidR="007913BD" w:rsidRDefault="007913BD" w:rsidP="00391242">
      <w:pPr>
        <w:spacing w:line="240" w:lineRule="auto"/>
        <w:rPr>
          <w:rFonts w:ascii="Times New Roman" w:eastAsia="Times New Roman" w:hAnsi="Times New Roman" w:cs="Times New Roman"/>
          <w:sz w:val="24"/>
          <w:szCs w:val="24"/>
        </w:rPr>
      </w:pPr>
    </w:p>
    <w:p w14:paraId="06B3E7AE" w14:textId="77777777" w:rsidR="006D4832" w:rsidRDefault="006D4832" w:rsidP="00391242">
      <w:pPr>
        <w:spacing w:line="24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E5C9B0" wp14:editId="587720A7">
            <wp:extent cx="2712721" cy="2034540"/>
            <wp:effectExtent l="0" t="3810" r="7620" b="7620"/>
            <wp:docPr id="1232599241" name="Picture 17" descr="A plant on the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33373" name="Picture 17" descr="A plant on the ground&#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2722062" cy="2041546"/>
                    </a:xfrm>
                    <a:prstGeom prst="rect">
                      <a:avLst/>
                    </a:prstGeom>
                  </pic:spPr>
                </pic:pic>
              </a:graphicData>
            </a:graphic>
          </wp:inline>
        </w:drawing>
      </w:r>
      <w:r>
        <w:rPr>
          <w:rFonts w:ascii="Times New Roman" w:hAnsi="Times New Roman" w:cs="Times New Roman"/>
          <w:noProof/>
          <w:sz w:val="24"/>
          <w:szCs w:val="24"/>
        </w:rPr>
        <w:drawing>
          <wp:inline distT="0" distB="0" distL="0" distR="0" wp14:anchorId="6D2C9DF4" wp14:editId="63B47A12">
            <wp:extent cx="2687038" cy="2015279"/>
            <wp:effectExtent l="0" t="6985" r="0" b="0"/>
            <wp:docPr id="218755126" name="Picture 16" descr="A rocky area with trees and bus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67275" name="Picture 16" descr="A rocky area with trees and bushe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rot="5400000" flipV="1">
                      <a:off x="0" y="0"/>
                      <a:ext cx="2718889" cy="2039167"/>
                    </a:xfrm>
                    <a:prstGeom prst="rect">
                      <a:avLst/>
                    </a:prstGeom>
                  </pic:spPr>
                </pic:pic>
              </a:graphicData>
            </a:graphic>
          </wp:inline>
        </w:drawing>
      </w:r>
    </w:p>
    <w:p w14:paraId="3ECBAF84" w14:textId="1154D82C" w:rsidR="006D4832" w:rsidRDefault="006D4832" w:rsidP="00391242">
      <w:pPr>
        <w:spacing w:line="24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Figure </w:t>
      </w:r>
      <w:r w:rsidR="00FB2CEC">
        <w:rPr>
          <w:rFonts w:ascii="Times New Roman" w:hAnsi="Times New Roman" w:cs="Times New Roman"/>
          <w:sz w:val="24"/>
          <w:szCs w:val="24"/>
        </w:rPr>
        <w:t>2</w:t>
      </w:r>
      <w:r>
        <w:rPr>
          <w:rFonts w:ascii="Times New Roman" w:hAnsi="Times New Roman" w:cs="Times New Roman"/>
          <w:sz w:val="24"/>
          <w:szCs w:val="24"/>
        </w:rPr>
        <w:t>. Left showing Common Cocklebur from Beasley Flats while the right shows the Cocklebur overtopping the Fremont cottonwood seedlings</w:t>
      </w:r>
      <w:ins w:id="90" w:author="Quentin R McCalla" w:date="2024-10-18T16:32:00Z" w16du:dateUtc="2024-10-18T23:32:00Z">
        <w:r>
          <w:rPr>
            <w:rFonts w:ascii="Times New Roman" w:hAnsi="Times New Roman" w:cs="Times New Roman"/>
            <w:sz w:val="24"/>
            <w:szCs w:val="24"/>
          </w:rPr>
          <w:t xml:space="preserve"> </w:t>
        </w:r>
      </w:ins>
      <w:r>
        <w:rPr>
          <w:rFonts w:ascii="Times New Roman" w:hAnsi="Times New Roman" w:cs="Times New Roman"/>
          <w:sz w:val="24"/>
          <w:szCs w:val="24"/>
        </w:rPr>
        <w:t>during June 2024 visit</w:t>
      </w:r>
    </w:p>
    <w:p w14:paraId="2719225D" w14:textId="77777777" w:rsidR="006D4832" w:rsidRDefault="006D4832" w:rsidP="00391242">
      <w:pPr>
        <w:spacing w:line="240" w:lineRule="auto"/>
        <w:ind w:firstLine="720"/>
        <w:jc w:val="center"/>
        <w:rPr>
          <w:rFonts w:ascii="Times New Roman" w:hAnsi="Times New Roman" w:cs="Times New Roman"/>
          <w:sz w:val="24"/>
          <w:szCs w:val="24"/>
        </w:rPr>
      </w:pPr>
    </w:p>
    <w:p w14:paraId="0A48013C" w14:textId="77777777" w:rsidR="006D4832" w:rsidRDefault="006D4832" w:rsidP="00391242">
      <w:pPr>
        <w:spacing w:line="240" w:lineRule="auto"/>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DBBFC0D" wp14:editId="4FC14DB2">
            <wp:extent cx="2474275" cy="1855706"/>
            <wp:effectExtent l="4445" t="0" r="6985" b="6985"/>
            <wp:docPr id="64551700" name="Picture 4" descr="A person standing in a field of bus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1303" name="Picture 4" descr="A person standing in a field of bushe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rot="5400000">
                      <a:off x="0" y="0"/>
                      <a:ext cx="2485916" cy="1864437"/>
                    </a:xfrm>
                    <a:prstGeom prst="rect">
                      <a:avLst/>
                    </a:prstGeom>
                  </pic:spPr>
                </pic:pic>
              </a:graphicData>
            </a:graphic>
          </wp:inline>
        </w:drawing>
      </w:r>
    </w:p>
    <w:p w14:paraId="07641E29" w14:textId="07B8BA7B" w:rsidR="006D4832" w:rsidRPr="00587EBA" w:rsidRDefault="006D4832" w:rsidP="00391242">
      <w:pPr>
        <w:spacing w:line="240" w:lineRule="auto"/>
        <w:ind w:firstLine="720"/>
        <w:jc w:val="center"/>
        <w:rPr>
          <w:rFonts w:ascii="Times New Roman" w:hAnsi="Times New Roman" w:cs="Times New Roman"/>
          <w:sz w:val="24"/>
          <w:szCs w:val="24"/>
        </w:rPr>
      </w:pPr>
      <w:r>
        <w:rPr>
          <w:rFonts w:ascii="Times New Roman" w:hAnsi="Times New Roman" w:cs="Times New Roman"/>
          <w:sz w:val="24"/>
          <w:szCs w:val="24"/>
        </w:rPr>
        <w:t>Figure</w:t>
      </w:r>
      <w:r w:rsidR="00FB2CEC">
        <w:rPr>
          <w:rFonts w:ascii="Times New Roman" w:hAnsi="Times New Roman" w:cs="Times New Roman"/>
          <w:sz w:val="24"/>
          <w:szCs w:val="24"/>
        </w:rPr>
        <w:t xml:space="preserve"> 3.</w:t>
      </w:r>
      <w:r>
        <w:rPr>
          <w:rFonts w:ascii="Times New Roman" w:hAnsi="Times New Roman" w:cs="Times New Roman"/>
          <w:sz w:val="24"/>
          <w:szCs w:val="24"/>
        </w:rPr>
        <w:t xml:space="preserve"> Showing the same cocklebur over 1.5 meters tall during the Fall 2024 visit.</w:t>
      </w:r>
    </w:p>
    <w:p w14:paraId="01C23839" w14:textId="77777777" w:rsidR="002C3655" w:rsidRPr="001C7A2B" w:rsidRDefault="002C3655" w:rsidP="00391242">
      <w:pPr>
        <w:spacing w:line="240" w:lineRule="auto"/>
        <w:rPr>
          <w:rFonts w:ascii="Times New Roman" w:eastAsia="Times New Roman" w:hAnsi="Times New Roman" w:cs="Times New Roman"/>
          <w:sz w:val="24"/>
          <w:szCs w:val="24"/>
        </w:rPr>
      </w:pPr>
    </w:p>
    <w:p w14:paraId="7718BD96" w14:textId="77777777" w:rsidR="00A43D9B" w:rsidRPr="00FB2CEC" w:rsidRDefault="00A43D9B" w:rsidP="00391242">
      <w:pPr>
        <w:spacing w:line="240" w:lineRule="auto"/>
        <w:ind w:left="720"/>
        <w:rPr>
          <w:rFonts w:ascii="Times New Roman" w:eastAsia="Times New Roman" w:hAnsi="Times New Roman" w:cs="Times New Roman"/>
          <w:sz w:val="24"/>
          <w:szCs w:val="24"/>
        </w:rPr>
      </w:pPr>
      <w:r w:rsidRPr="00FB2CEC">
        <w:rPr>
          <w:rFonts w:ascii="Times New Roman" w:eastAsia="Times New Roman" w:hAnsi="Times New Roman" w:cs="Times New Roman"/>
          <w:sz w:val="24"/>
          <w:szCs w:val="24"/>
        </w:rPr>
        <w:t>Correlations</w:t>
      </w:r>
    </w:p>
    <w:p w14:paraId="0B2E18C2" w14:textId="188416A0" w:rsidR="00A43D9B" w:rsidRPr="00582C91" w:rsidRDefault="00A43D9B" w:rsidP="00391242">
      <w:pPr>
        <w:pStyle w:val="ListParagraph"/>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Correlations were run using the </w:t>
      </w:r>
      <w:proofErr w:type="spellStart"/>
      <w:r>
        <w:rPr>
          <w:rFonts w:ascii="Times New Roman" w:eastAsia="Times New Roman" w:hAnsi="Times New Roman" w:cs="Times New Roman"/>
          <w:sz w:val="20"/>
          <w:szCs w:val="20"/>
        </w:rPr>
        <w:t>Treeclim</w:t>
      </w:r>
      <w:proofErr w:type="spellEnd"/>
      <w:r>
        <w:rPr>
          <w:rFonts w:ascii="Times New Roman" w:eastAsia="Times New Roman" w:hAnsi="Times New Roman" w:cs="Times New Roman"/>
          <w:sz w:val="20"/>
          <w:szCs w:val="20"/>
        </w:rPr>
        <w:t xml:space="preserve"> package. Chronologies were correlated with the 4 variables using an exact bootstrap method and a critical p-value of </w:t>
      </w:r>
      <w:r w:rsidRPr="00582C91">
        <w:rPr>
          <w:rFonts w:ascii="Times New Roman" w:eastAsia="Times New Roman" w:hAnsi="Times New Roman" w:cs="Times New Roman"/>
          <w:sz w:val="20"/>
          <w:szCs w:val="20"/>
        </w:rPr>
        <w:t xml:space="preserve">.05 </w:t>
      </w:r>
      <w:r>
        <w:rPr>
          <w:rFonts w:ascii="Times New Roman" w:eastAsia="Times New Roman" w:hAnsi="Times New Roman" w:cs="Times New Roman"/>
          <w:sz w:val="20"/>
          <w:szCs w:val="20"/>
        </w:rPr>
        <w:t>or less.</w:t>
      </w:r>
      <w:r w:rsidR="00FB2CEC">
        <w:rPr>
          <w:rFonts w:ascii="Times New Roman" w:eastAsia="Times New Roman" w:hAnsi="Times New Roman" w:cs="Times New Roman"/>
          <w:sz w:val="20"/>
          <w:szCs w:val="20"/>
        </w:rPr>
        <w:t xml:space="preserve"> Images for each site were plotted.</w:t>
      </w:r>
    </w:p>
    <w:p w14:paraId="0278884C" w14:textId="77777777" w:rsidR="00A43D9B" w:rsidRDefault="00A43D9B" w:rsidP="00391242">
      <w:pPr>
        <w:spacing w:line="240" w:lineRule="auto"/>
        <w:rPr>
          <w:rFonts w:ascii="Times New Roman" w:eastAsia="Times New Roman" w:hAnsi="Times New Roman" w:cs="Times New Roman"/>
          <w:sz w:val="24"/>
          <w:szCs w:val="24"/>
        </w:rPr>
      </w:pPr>
    </w:p>
    <w:p w14:paraId="65117977" w14:textId="77777777" w:rsidR="00A43D9B" w:rsidRDefault="00A43D9B" w:rsidP="00391242">
      <w:pPr>
        <w:spacing w:line="240" w:lineRule="auto"/>
        <w:ind w:left="720"/>
        <w:jc w:val="center"/>
        <w:rPr>
          <w:rFonts w:ascii="Times New Roman" w:eastAsia="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5021"/>
        <w:gridCol w:w="5049"/>
      </w:tblGrid>
      <w:tr w:rsidR="00A43D9B" w14:paraId="7D6558A2" w14:textId="77777777" w:rsidTr="00D20A36">
        <w:tc>
          <w:tcPr>
            <w:tcW w:w="5395" w:type="dxa"/>
          </w:tcPr>
          <w:p w14:paraId="6A6DAA5D"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6BEAB45" wp14:editId="3BBD6902">
                  <wp:extent cx="1971565" cy="1971565"/>
                  <wp:effectExtent l="0" t="0" r="0" b="0"/>
                  <wp:docPr id="192014430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83846" cy="1983846"/>
                          </a:xfrm>
                          <a:prstGeom prst="rect">
                            <a:avLst/>
                          </a:prstGeom>
                          <a:noFill/>
                        </pic:spPr>
                      </pic:pic>
                    </a:graphicData>
                  </a:graphic>
                </wp:inline>
              </w:drawing>
            </w:r>
          </w:p>
          <w:p w14:paraId="0C2DA45B"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Cor </w:t>
            </w:r>
            <w:proofErr w:type="spellStart"/>
            <w:r>
              <w:rPr>
                <w:rFonts w:ascii="Times New Roman" w:eastAsia="Times New Roman" w:hAnsi="Times New Roman" w:cs="Times New Roman"/>
                <w:sz w:val="24"/>
                <w:szCs w:val="24"/>
              </w:rPr>
              <w:t>crn</w:t>
            </w:r>
            <w:proofErr w:type="spellEnd"/>
          </w:p>
        </w:tc>
        <w:tc>
          <w:tcPr>
            <w:tcW w:w="5395" w:type="dxa"/>
          </w:tcPr>
          <w:p w14:paraId="4E06E01E"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C723DA0" wp14:editId="75B32366">
                  <wp:extent cx="2019410" cy="2019410"/>
                  <wp:effectExtent l="0" t="0" r="0" b="0"/>
                  <wp:docPr id="21155827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29177" cy="2029177"/>
                          </a:xfrm>
                          <a:prstGeom prst="rect">
                            <a:avLst/>
                          </a:prstGeom>
                          <a:noFill/>
                        </pic:spPr>
                      </pic:pic>
                    </a:graphicData>
                  </a:graphic>
                </wp:inline>
              </w:drawing>
            </w:r>
          </w:p>
          <w:p w14:paraId="78D0CD6A"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w:t>
            </w:r>
            <w:proofErr w:type="spellStart"/>
            <w:r>
              <w:rPr>
                <w:rFonts w:ascii="Times New Roman" w:eastAsia="Times New Roman" w:hAnsi="Times New Roman" w:cs="Times New Roman"/>
                <w:sz w:val="24"/>
                <w:szCs w:val="24"/>
              </w:rPr>
              <w:t>crn</w:t>
            </w:r>
            <w:proofErr w:type="spellEnd"/>
          </w:p>
        </w:tc>
      </w:tr>
      <w:tr w:rsidR="00A43D9B" w14:paraId="0ED6F49B" w14:textId="77777777" w:rsidTr="00D20A36">
        <w:tc>
          <w:tcPr>
            <w:tcW w:w="5395" w:type="dxa"/>
          </w:tcPr>
          <w:p w14:paraId="34064C3E"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461FF0E" wp14:editId="6E82B7CA">
                  <wp:extent cx="1622066" cy="1622066"/>
                  <wp:effectExtent l="0" t="0" r="0" b="0"/>
                  <wp:docPr id="31718376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26832" cy="1626832"/>
                          </a:xfrm>
                          <a:prstGeom prst="rect">
                            <a:avLst/>
                          </a:prstGeom>
                          <a:noFill/>
                        </pic:spPr>
                      </pic:pic>
                    </a:graphicData>
                  </a:graphic>
                </wp:inline>
              </w:drawing>
            </w:r>
          </w:p>
          <w:p w14:paraId="70A7B712"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Childs</w:t>
            </w:r>
          </w:p>
        </w:tc>
        <w:tc>
          <w:tcPr>
            <w:tcW w:w="5395" w:type="dxa"/>
          </w:tcPr>
          <w:p w14:paraId="6D27117E"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7D1BC64" wp14:editId="3435137B">
                  <wp:extent cx="1852551" cy="1852551"/>
                  <wp:effectExtent l="0" t="0" r="0" b="0"/>
                  <wp:docPr id="185264657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62230" cy="1862230"/>
                          </a:xfrm>
                          <a:prstGeom prst="rect">
                            <a:avLst/>
                          </a:prstGeom>
                          <a:noFill/>
                        </pic:spPr>
                      </pic:pic>
                    </a:graphicData>
                  </a:graphic>
                </wp:inline>
              </w:drawing>
            </w:r>
          </w:p>
        </w:tc>
      </w:tr>
      <w:tr w:rsidR="00A43D9B" w14:paraId="2B6542C1" w14:textId="77777777" w:rsidTr="00D20A36">
        <w:tc>
          <w:tcPr>
            <w:tcW w:w="5395" w:type="dxa"/>
          </w:tcPr>
          <w:p w14:paraId="67728C16"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33936A3" wp14:editId="74F20D10">
                  <wp:extent cx="2481943" cy="2481943"/>
                  <wp:effectExtent l="0" t="0" r="0" b="0"/>
                  <wp:docPr id="58457553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85960" cy="2485960"/>
                          </a:xfrm>
                          <a:prstGeom prst="rect">
                            <a:avLst/>
                          </a:prstGeom>
                          <a:noFill/>
                        </pic:spPr>
                      </pic:pic>
                    </a:graphicData>
                  </a:graphic>
                </wp:inline>
              </w:drawing>
            </w:r>
          </w:p>
          <w:p w14:paraId="30752785"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UB</w:t>
            </w:r>
          </w:p>
        </w:tc>
        <w:tc>
          <w:tcPr>
            <w:tcW w:w="5395" w:type="dxa"/>
          </w:tcPr>
          <w:p w14:paraId="1979F901"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4EC16C7" wp14:editId="70327C6C">
                  <wp:extent cx="2541320" cy="2541320"/>
                  <wp:effectExtent l="0" t="0" r="0" b="0"/>
                  <wp:docPr id="47703682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48376" cy="2548376"/>
                          </a:xfrm>
                          <a:prstGeom prst="rect">
                            <a:avLst/>
                          </a:prstGeom>
                          <a:noFill/>
                        </pic:spPr>
                      </pic:pic>
                    </a:graphicData>
                  </a:graphic>
                </wp:inline>
              </w:drawing>
            </w:r>
          </w:p>
          <w:p w14:paraId="77524D1D"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LB</w:t>
            </w:r>
          </w:p>
        </w:tc>
      </w:tr>
    </w:tbl>
    <w:p w14:paraId="5E785BB6" w14:textId="77777777" w:rsidR="002D6445" w:rsidRPr="001C7A2B" w:rsidRDefault="002D6445" w:rsidP="00391242">
      <w:pPr>
        <w:spacing w:line="240" w:lineRule="auto"/>
        <w:rPr>
          <w:rFonts w:ascii="Times New Roman" w:eastAsia="Times New Roman" w:hAnsi="Times New Roman" w:cs="Times New Roman"/>
          <w:sz w:val="24"/>
          <w:szCs w:val="24"/>
        </w:rPr>
      </w:pPr>
    </w:p>
    <w:p w14:paraId="4A633DF1" w14:textId="0B03F28A" w:rsidR="002D6445" w:rsidRDefault="00A43D9B" w:rsidP="0039124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Response</w:t>
      </w:r>
      <w:r w:rsidR="001220F6">
        <w:rPr>
          <w:rFonts w:ascii="Times New Roman" w:eastAsia="Times New Roman" w:hAnsi="Times New Roman" w:cs="Times New Roman"/>
          <w:sz w:val="24"/>
          <w:szCs w:val="24"/>
        </w:rPr>
        <w:t xml:space="preserve"> function</w:t>
      </w:r>
    </w:p>
    <w:p w14:paraId="3646A41B" w14:textId="75DBAF9C" w:rsidR="00FB2CEC" w:rsidRPr="001C7A2B" w:rsidRDefault="00FB2CEC" w:rsidP="0039124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Response functions were run using the </w:t>
      </w:r>
      <w:proofErr w:type="spellStart"/>
      <w:r>
        <w:rPr>
          <w:rFonts w:ascii="Times New Roman" w:eastAsia="Times New Roman" w:hAnsi="Times New Roman" w:cs="Times New Roman"/>
          <w:sz w:val="20"/>
          <w:szCs w:val="20"/>
        </w:rPr>
        <w:t>Treeclim</w:t>
      </w:r>
      <w:proofErr w:type="spellEnd"/>
      <w:r>
        <w:rPr>
          <w:rFonts w:ascii="Times New Roman" w:eastAsia="Times New Roman" w:hAnsi="Times New Roman" w:cs="Times New Roman"/>
          <w:sz w:val="20"/>
          <w:szCs w:val="20"/>
        </w:rPr>
        <w:t xml:space="preserve"> package. Chronologies were tested against the 4 variables using an exact bootstrap method and a critical p-value of </w:t>
      </w:r>
      <w:r w:rsidRPr="00582C91">
        <w:rPr>
          <w:rFonts w:ascii="Times New Roman" w:eastAsia="Times New Roman" w:hAnsi="Times New Roman" w:cs="Times New Roman"/>
          <w:sz w:val="20"/>
          <w:szCs w:val="20"/>
        </w:rPr>
        <w:t xml:space="preserve">.05 </w:t>
      </w:r>
      <w:r>
        <w:rPr>
          <w:rFonts w:ascii="Times New Roman" w:eastAsia="Times New Roman" w:hAnsi="Times New Roman" w:cs="Times New Roman"/>
          <w:sz w:val="20"/>
          <w:szCs w:val="20"/>
        </w:rPr>
        <w:t>or less. Images for each site were plotted.</w:t>
      </w:r>
    </w:p>
    <w:tbl>
      <w:tblPr>
        <w:tblStyle w:val="TableGrid"/>
        <w:tblW w:w="0" w:type="auto"/>
        <w:tblInd w:w="720" w:type="dxa"/>
        <w:tblLook w:val="04A0" w:firstRow="1" w:lastRow="0" w:firstColumn="1" w:lastColumn="0" w:noHBand="0" w:noVBand="1"/>
      </w:tblPr>
      <w:tblGrid>
        <w:gridCol w:w="4991"/>
        <w:gridCol w:w="5079"/>
      </w:tblGrid>
      <w:tr w:rsidR="00A43D9B" w14:paraId="015B40C5" w14:textId="77777777" w:rsidTr="00DB3618">
        <w:tc>
          <w:tcPr>
            <w:tcW w:w="5395" w:type="dxa"/>
          </w:tcPr>
          <w:p w14:paraId="714F86EE"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062D5B" wp14:editId="2B06FF7C">
                  <wp:extent cx="2090057" cy="2090057"/>
                  <wp:effectExtent l="0" t="0" r="5715" b="5715"/>
                  <wp:docPr id="15680234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00701" cy="2100701"/>
                          </a:xfrm>
                          <a:prstGeom prst="rect">
                            <a:avLst/>
                          </a:prstGeom>
                          <a:noFill/>
                        </pic:spPr>
                      </pic:pic>
                    </a:graphicData>
                  </a:graphic>
                </wp:inline>
              </w:drawing>
            </w:r>
          </w:p>
          <w:p w14:paraId="12F854FF" w14:textId="77777777" w:rsidR="00A43D9B" w:rsidRDefault="00A43D9B" w:rsidP="00391242">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Allcor</w:t>
            </w:r>
            <w:proofErr w:type="spellEnd"/>
          </w:p>
        </w:tc>
        <w:tc>
          <w:tcPr>
            <w:tcW w:w="5395" w:type="dxa"/>
          </w:tcPr>
          <w:p w14:paraId="5BE169EA"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684029A" wp14:editId="51649D85">
                  <wp:extent cx="1662545" cy="1662545"/>
                  <wp:effectExtent l="0" t="0" r="0" b="0"/>
                  <wp:docPr id="7579653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76175" cy="1676175"/>
                          </a:xfrm>
                          <a:prstGeom prst="rect">
                            <a:avLst/>
                          </a:prstGeom>
                          <a:noFill/>
                        </pic:spPr>
                      </pic:pic>
                    </a:graphicData>
                  </a:graphic>
                </wp:inline>
              </w:drawing>
            </w:r>
          </w:p>
          <w:p w14:paraId="71A92772"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w:t>
            </w:r>
            <w:proofErr w:type="spellStart"/>
            <w:r>
              <w:rPr>
                <w:rFonts w:ascii="Times New Roman" w:eastAsia="Times New Roman" w:hAnsi="Times New Roman" w:cs="Times New Roman"/>
                <w:sz w:val="24"/>
                <w:szCs w:val="24"/>
              </w:rPr>
              <w:t>crn</w:t>
            </w:r>
            <w:proofErr w:type="spellEnd"/>
          </w:p>
        </w:tc>
      </w:tr>
      <w:tr w:rsidR="00A43D9B" w14:paraId="6258FA7B" w14:textId="77777777" w:rsidTr="00DB3618">
        <w:tc>
          <w:tcPr>
            <w:tcW w:w="5395" w:type="dxa"/>
          </w:tcPr>
          <w:p w14:paraId="24D07EE3"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BFBCD69" wp14:editId="260403AC">
                  <wp:extent cx="2417196" cy="2417196"/>
                  <wp:effectExtent l="0" t="0" r="2540" b="2540"/>
                  <wp:docPr id="17194398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25341" cy="2425341"/>
                          </a:xfrm>
                          <a:prstGeom prst="rect">
                            <a:avLst/>
                          </a:prstGeom>
                          <a:noFill/>
                        </pic:spPr>
                      </pic:pic>
                    </a:graphicData>
                  </a:graphic>
                </wp:inline>
              </w:drawing>
            </w:r>
          </w:p>
          <w:p w14:paraId="6DA0A294"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Childs</w:t>
            </w:r>
          </w:p>
        </w:tc>
        <w:tc>
          <w:tcPr>
            <w:tcW w:w="5395" w:type="dxa"/>
          </w:tcPr>
          <w:p w14:paraId="468A047C"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30D9EC0" wp14:editId="3C8FE73E">
                  <wp:extent cx="2600605" cy="2600605"/>
                  <wp:effectExtent l="0" t="0" r="9525" b="9525"/>
                  <wp:docPr id="54182176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11902" cy="2611902"/>
                          </a:xfrm>
                          <a:prstGeom prst="rect">
                            <a:avLst/>
                          </a:prstGeom>
                          <a:noFill/>
                        </pic:spPr>
                      </pic:pic>
                    </a:graphicData>
                  </a:graphic>
                </wp:inline>
              </w:drawing>
            </w:r>
          </w:p>
          <w:p w14:paraId="37DADCE4"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Shep</w:t>
            </w:r>
          </w:p>
        </w:tc>
      </w:tr>
      <w:tr w:rsidR="00A43D9B" w14:paraId="45FE940F" w14:textId="77777777" w:rsidTr="00DB3618">
        <w:tc>
          <w:tcPr>
            <w:tcW w:w="5395" w:type="dxa"/>
          </w:tcPr>
          <w:p w14:paraId="0A8E30DB" w14:textId="77777777" w:rsidR="00A43D9B" w:rsidRDefault="00A43D9B" w:rsidP="00391242">
            <w:pPr>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lastRenderedPageBreak/>
              <w:drawing>
                <wp:inline distT="0" distB="0" distL="0" distR="0" wp14:anchorId="77A717E7" wp14:editId="604CFCB7">
                  <wp:extent cx="1979820" cy="1979820"/>
                  <wp:effectExtent l="0" t="0" r="1905" b="1905"/>
                  <wp:docPr id="74519636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89401" cy="1989401"/>
                          </a:xfrm>
                          <a:prstGeom prst="rect">
                            <a:avLst/>
                          </a:prstGeom>
                          <a:noFill/>
                        </pic:spPr>
                      </pic:pic>
                    </a:graphicData>
                  </a:graphic>
                </wp:inline>
              </w:drawing>
            </w:r>
          </w:p>
          <w:p w14:paraId="0BF4F1D1" w14:textId="77777777" w:rsidR="00A43D9B" w:rsidRDefault="00A43D9B" w:rsidP="00391242">
            <w:pPr>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UB </w:t>
            </w:r>
          </w:p>
        </w:tc>
        <w:tc>
          <w:tcPr>
            <w:tcW w:w="5395" w:type="dxa"/>
          </w:tcPr>
          <w:p w14:paraId="4EED9180" w14:textId="77777777" w:rsidR="00A43D9B" w:rsidRDefault="00A43D9B" w:rsidP="00391242">
            <w:pPr>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0487E5CE" wp14:editId="6C87C3D5">
                  <wp:extent cx="2011349" cy="2011349"/>
                  <wp:effectExtent l="0" t="0" r="8255" b="8255"/>
                  <wp:docPr id="16008928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16943" cy="2016943"/>
                          </a:xfrm>
                          <a:prstGeom prst="rect">
                            <a:avLst/>
                          </a:prstGeom>
                          <a:noFill/>
                        </pic:spPr>
                      </pic:pic>
                    </a:graphicData>
                  </a:graphic>
                </wp:inline>
              </w:drawing>
            </w:r>
          </w:p>
          <w:p w14:paraId="0AF3CCA5" w14:textId="77777777" w:rsidR="00A43D9B" w:rsidRPr="00F6662E" w:rsidRDefault="00A43D9B" w:rsidP="00391242">
            <w:pPr>
              <w:rPr>
                <w:rFonts w:ascii="Times New Roman" w:eastAsia="Times New Roman" w:hAnsi="Times New Roman" w:cs="Times New Roman"/>
                <w:noProof/>
                <w:sz w:val="24"/>
                <w:szCs w:val="24"/>
              </w:rPr>
            </w:pPr>
            <w:r>
              <w:rPr>
                <w:rFonts w:ascii="Times New Roman" w:eastAsia="Times New Roman" w:hAnsi="Times New Roman" w:cs="Times New Roman"/>
                <w:b/>
                <w:bCs/>
                <w:noProof/>
                <w:sz w:val="24"/>
                <w:szCs w:val="24"/>
              </w:rPr>
              <w:t>LB</w:t>
            </w:r>
          </w:p>
        </w:tc>
      </w:tr>
    </w:tbl>
    <w:p w14:paraId="5282CD2E" w14:textId="77777777" w:rsidR="00A43D9B" w:rsidRPr="001C7A2B" w:rsidRDefault="00A43D9B" w:rsidP="00391242">
      <w:pPr>
        <w:spacing w:line="240" w:lineRule="auto"/>
        <w:ind w:left="720"/>
        <w:jc w:val="center"/>
        <w:rPr>
          <w:rFonts w:ascii="Times New Roman" w:eastAsia="Times New Roman" w:hAnsi="Times New Roman" w:cs="Times New Roman"/>
          <w:sz w:val="24"/>
          <w:szCs w:val="24"/>
        </w:rPr>
      </w:pPr>
    </w:p>
    <w:p w14:paraId="5C4C24CF" w14:textId="77777777" w:rsidR="002D6445" w:rsidRPr="001C7A2B" w:rsidRDefault="002D6445" w:rsidP="00391242">
      <w:pPr>
        <w:spacing w:line="240" w:lineRule="auto"/>
        <w:rPr>
          <w:rFonts w:ascii="Times New Roman" w:eastAsia="Times New Roman" w:hAnsi="Times New Roman" w:cs="Times New Roman"/>
          <w:sz w:val="24"/>
          <w:szCs w:val="24"/>
        </w:rPr>
      </w:pPr>
    </w:p>
    <w:p w14:paraId="634A0EED" w14:textId="77777777" w:rsidR="002F0455" w:rsidRPr="001C7A2B" w:rsidRDefault="002F0455" w:rsidP="00391242">
      <w:pPr>
        <w:spacing w:line="240" w:lineRule="auto"/>
        <w:rPr>
          <w:rFonts w:ascii="Times New Roman" w:eastAsia="Times New Roman" w:hAnsi="Times New Roman" w:cs="Times New Roman"/>
          <w:sz w:val="24"/>
          <w:szCs w:val="24"/>
        </w:rPr>
      </w:pPr>
    </w:p>
    <w:p w14:paraId="702D065E" w14:textId="77777777" w:rsidR="002D6445" w:rsidRPr="001C7A2B" w:rsidRDefault="002D6445" w:rsidP="00391242">
      <w:pPr>
        <w:spacing w:line="240" w:lineRule="auto"/>
        <w:rPr>
          <w:rFonts w:ascii="Times New Roman" w:eastAsia="Times New Roman" w:hAnsi="Times New Roman" w:cs="Times New Roman"/>
          <w:sz w:val="24"/>
          <w:szCs w:val="24"/>
        </w:rPr>
      </w:pPr>
    </w:p>
    <w:p w14:paraId="0709916E" w14:textId="77777777" w:rsidR="00FB2CEC" w:rsidRDefault="00FB2CEC" w:rsidP="00391242">
      <w:pPr>
        <w:pStyle w:val="Heading1"/>
        <w:spacing w:line="240" w:lineRule="auto"/>
        <w:jc w:val="center"/>
        <w:rPr>
          <w:rFonts w:ascii="Times New Roman" w:hAnsi="Times New Roman" w:cs="Times New Roman"/>
        </w:rPr>
      </w:pPr>
    </w:p>
    <w:p w14:paraId="0D645BD5" w14:textId="77777777" w:rsidR="00FB2CEC" w:rsidRDefault="00FB2CEC" w:rsidP="00391242">
      <w:pPr>
        <w:pStyle w:val="Heading1"/>
        <w:spacing w:line="240" w:lineRule="auto"/>
        <w:jc w:val="center"/>
        <w:rPr>
          <w:rFonts w:ascii="Times New Roman" w:hAnsi="Times New Roman" w:cs="Times New Roman"/>
        </w:rPr>
      </w:pPr>
    </w:p>
    <w:p w14:paraId="18C90822" w14:textId="77777777" w:rsidR="00FB2CEC" w:rsidRDefault="00FB2CEC" w:rsidP="00391242">
      <w:pPr>
        <w:pStyle w:val="Heading1"/>
        <w:spacing w:line="240" w:lineRule="auto"/>
        <w:jc w:val="center"/>
        <w:rPr>
          <w:rFonts w:ascii="Times New Roman" w:hAnsi="Times New Roman" w:cs="Times New Roman"/>
        </w:rPr>
      </w:pPr>
    </w:p>
    <w:p w14:paraId="6CC6E638" w14:textId="77777777" w:rsidR="00FB2CEC" w:rsidRDefault="00FB2CEC" w:rsidP="00391242">
      <w:pPr>
        <w:pStyle w:val="Heading1"/>
        <w:spacing w:line="240" w:lineRule="auto"/>
        <w:jc w:val="center"/>
        <w:rPr>
          <w:rFonts w:ascii="Times New Roman" w:hAnsi="Times New Roman" w:cs="Times New Roman"/>
        </w:rPr>
      </w:pPr>
    </w:p>
    <w:p w14:paraId="792AB16E" w14:textId="77777777" w:rsidR="00FB2CEC" w:rsidRDefault="00FB2CEC" w:rsidP="00391242">
      <w:pPr>
        <w:pStyle w:val="Heading1"/>
        <w:spacing w:line="240" w:lineRule="auto"/>
        <w:jc w:val="center"/>
        <w:rPr>
          <w:rFonts w:ascii="Times New Roman" w:hAnsi="Times New Roman" w:cs="Times New Roman"/>
        </w:rPr>
      </w:pPr>
    </w:p>
    <w:p w14:paraId="0AA84A7D" w14:textId="77777777" w:rsidR="00FB2CEC" w:rsidRDefault="00FB2CEC" w:rsidP="00391242">
      <w:pPr>
        <w:pStyle w:val="Heading1"/>
        <w:spacing w:line="240" w:lineRule="auto"/>
        <w:jc w:val="center"/>
        <w:rPr>
          <w:rFonts w:ascii="Times New Roman" w:hAnsi="Times New Roman" w:cs="Times New Roman"/>
        </w:rPr>
      </w:pPr>
    </w:p>
    <w:p w14:paraId="24895E6D" w14:textId="77777777" w:rsidR="00FB2CEC" w:rsidRDefault="00FB2CEC" w:rsidP="00391242">
      <w:pPr>
        <w:pStyle w:val="Heading1"/>
        <w:spacing w:line="240" w:lineRule="auto"/>
        <w:jc w:val="center"/>
        <w:rPr>
          <w:rFonts w:ascii="Times New Roman" w:hAnsi="Times New Roman" w:cs="Times New Roman"/>
        </w:rPr>
      </w:pPr>
    </w:p>
    <w:p w14:paraId="4EFB277D" w14:textId="77777777" w:rsidR="00FB2CEC" w:rsidRDefault="00FB2CEC" w:rsidP="00FB2CEC"/>
    <w:p w14:paraId="2E1A43E1" w14:textId="77777777" w:rsidR="00FB2CEC" w:rsidRDefault="00FB2CEC" w:rsidP="00FB2CEC"/>
    <w:p w14:paraId="768134C1" w14:textId="77777777" w:rsidR="00FB2CEC" w:rsidRDefault="00FB2CEC" w:rsidP="00FB2CEC"/>
    <w:p w14:paraId="6D7F21C1" w14:textId="77777777" w:rsidR="00FB2CEC" w:rsidRPr="00FB2CEC" w:rsidRDefault="00FB2CEC" w:rsidP="00FB2CEC"/>
    <w:p w14:paraId="00AB7826" w14:textId="77777777" w:rsidR="00FB2CEC" w:rsidRDefault="00FB2CEC" w:rsidP="00391242">
      <w:pPr>
        <w:pStyle w:val="Heading1"/>
        <w:spacing w:line="240" w:lineRule="auto"/>
        <w:jc w:val="center"/>
        <w:rPr>
          <w:rFonts w:ascii="Times New Roman" w:hAnsi="Times New Roman" w:cs="Times New Roman"/>
        </w:rPr>
      </w:pPr>
    </w:p>
    <w:p w14:paraId="0A5A36F1" w14:textId="44F83238" w:rsidR="002D6445" w:rsidRPr="001C7A2B" w:rsidRDefault="0054703F" w:rsidP="00391242">
      <w:pPr>
        <w:pStyle w:val="Heading1"/>
        <w:spacing w:line="240" w:lineRule="auto"/>
        <w:jc w:val="center"/>
        <w:rPr>
          <w:rFonts w:ascii="Times New Roman" w:hAnsi="Times New Roman" w:cs="Times New Roman"/>
        </w:rPr>
      </w:pPr>
      <w:bookmarkStart w:id="91" w:name="_Toc187847483"/>
      <w:bookmarkStart w:id="92" w:name="_Toc187847546"/>
      <w:r w:rsidRPr="001C7A2B">
        <w:rPr>
          <w:rFonts w:ascii="Times New Roman" w:hAnsi="Times New Roman" w:cs="Times New Roman"/>
        </w:rPr>
        <w:t>Works Cited</w:t>
      </w:r>
      <w:bookmarkEnd w:id="91"/>
      <w:bookmarkEnd w:id="92"/>
    </w:p>
    <w:p w14:paraId="6B4FBB1F" w14:textId="77777777" w:rsidR="002D6445" w:rsidRPr="001C7A2B" w:rsidRDefault="002D6445" w:rsidP="00391242">
      <w:pPr>
        <w:spacing w:line="240" w:lineRule="auto"/>
        <w:rPr>
          <w:rFonts w:ascii="Times New Roman" w:eastAsia="Times New Roman" w:hAnsi="Times New Roman" w:cs="Times New Roman"/>
          <w:sz w:val="24"/>
          <w:szCs w:val="24"/>
        </w:rPr>
      </w:pPr>
    </w:p>
    <w:p w14:paraId="5D9FD799" w14:textId="77777777" w:rsidR="00FB2CEC" w:rsidRPr="00FB2CEC" w:rsidRDefault="00FB2CEC" w:rsidP="00FB2CEC">
      <w:pPr>
        <w:pStyle w:val="Bibliography"/>
        <w:rPr>
          <w:rFonts w:ascii="Times New Roman" w:hAnsi="Times New Roman" w:cs="Times New Roman"/>
          <w:sz w:val="24"/>
        </w:rPr>
      </w:pPr>
      <w:r>
        <w:rPr>
          <w:rFonts w:eastAsia="Times New Roman"/>
          <w:sz w:val="24"/>
          <w:szCs w:val="24"/>
        </w:rPr>
        <w:fldChar w:fldCharType="begin"/>
      </w:r>
      <w:r>
        <w:rPr>
          <w:rFonts w:eastAsia="Times New Roman"/>
          <w:sz w:val="24"/>
          <w:szCs w:val="24"/>
        </w:rPr>
        <w:instrText xml:space="preserve"> ADDIN ZOTERO_BIBL {"uncited":[],"omitted":[],"custom":[]} CSL_BIBLIOGRAPHY </w:instrText>
      </w:r>
      <w:r>
        <w:rPr>
          <w:rFonts w:eastAsia="Times New Roman"/>
          <w:sz w:val="24"/>
          <w:szCs w:val="24"/>
        </w:rPr>
        <w:fldChar w:fldCharType="separate"/>
      </w:r>
      <w:r w:rsidRPr="00FB2CEC">
        <w:rPr>
          <w:rFonts w:ascii="Times New Roman" w:hAnsi="Times New Roman" w:cs="Times New Roman"/>
          <w:sz w:val="24"/>
        </w:rPr>
        <w:t xml:space="preserve">Alam, J. 1997. “Irrigation in the Verde Valley.” </w:t>
      </w:r>
      <w:r w:rsidRPr="00FB2CEC">
        <w:rPr>
          <w:rFonts w:ascii="Times New Roman" w:hAnsi="Times New Roman" w:cs="Times New Roman"/>
          <w:i/>
          <w:iCs/>
          <w:sz w:val="24"/>
        </w:rPr>
        <w:t>A report of the irrigation diversion improvement project. Verde Natural Resource Conservation District</w:t>
      </w:r>
      <w:r w:rsidRPr="00FB2CEC">
        <w:rPr>
          <w:rFonts w:ascii="Times New Roman" w:hAnsi="Times New Roman" w:cs="Times New Roman"/>
          <w:sz w:val="24"/>
        </w:rPr>
        <w:t>.</w:t>
      </w:r>
    </w:p>
    <w:p w14:paraId="581EE62B"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Blasch, Kyle W, John P Hoffmann, Leslie F Graser, Jeannie R Bryson, and Alan L Flint. 2006. </w:t>
      </w:r>
      <w:r w:rsidRPr="00FB2CEC">
        <w:rPr>
          <w:rFonts w:ascii="Times New Roman" w:hAnsi="Times New Roman" w:cs="Times New Roman"/>
          <w:i/>
          <w:iCs/>
          <w:sz w:val="24"/>
        </w:rPr>
        <w:t>Hydrogeology of the Upper and Middle Verde River Watersheds, Central Arizona</w:t>
      </w:r>
      <w:r w:rsidRPr="00FB2CEC">
        <w:rPr>
          <w:rFonts w:ascii="Times New Roman" w:hAnsi="Times New Roman" w:cs="Times New Roman"/>
          <w:sz w:val="24"/>
        </w:rPr>
        <w:t>. U. S. Geological Survey.</w:t>
      </w:r>
    </w:p>
    <w:p w14:paraId="3470D471"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Braun-Blanquet, J. 1964. </w:t>
      </w:r>
      <w:r w:rsidRPr="00FB2CEC">
        <w:rPr>
          <w:rFonts w:ascii="Times New Roman" w:hAnsi="Times New Roman" w:cs="Times New Roman"/>
          <w:i/>
          <w:iCs/>
          <w:sz w:val="24"/>
        </w:rPr>
        <w:t>Pflanzensoziologie</w:t>
      </w:r>
      <w:r w:rsidRPr="00FB2CEC">
        <w:rPr>
          <w:rFonts w:ascii="Times New Roman" w:hAnsi="Times New Roman" w:cs="Times New Roman"/>
          <w:sz w:val="24"/>
        </w:rPr>
        <w:t>. Vienna: Springer Vienna. doi:10.1007/978-3-7091-8110-2.</w:t>
      </w:r>
    </w:p>
    <w:p w14:paraId="6792BE34"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Bunn, Andrew G. 2010. “Statistical and Visual Crossdating in R Using the dplR Library.” </w:t>
      </w:r>
      <w:r w:rsidRPr="00FB2CEC">
        <w:rPr>
          <w:rFonts w:ascii="Times New Roman" w:hAnsi="Times New Roman" w:cs="Times New Roman"/>
          <w:i/>
          <w:iCs/>
          <w:sz w:val="24"/>
        </w:rPr>
        <w:t>Dendrochronologia</w:t>
      </w:r>
      <w:r w:rsidRPr="00FB2CEC">
        <w:rPr>
          <w:rFonts w:ascii="Times New Roman" w:hAnsi="Times New Roman" w:cs="Times New Roman"/>
          <w:sz w:val="24"/>
        </w:rPr>
        <w:t xml:space="preserve"> 28(4): 251–58. doi:10.1016/j.dendro.2009.12.001.</w:t>
      </w:r>
    </w:p>
    <w:p w14:paraId="0397B1DA"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Cooper, David J, David M Merritt, Douglas C Andersen, and Rodney A Chimner. 1999. “Factors Controlling the Establishment of Fremont Cottonwood Seedlings on the Upper Green River, USA.” </w:t>
      </w:r>
      <w:r w:rsidRPr="00FB2CEC">
        <w:rPr>
          <w:rFonts w:ascii="Times New Roman" w:hAnsi="Times New Roman" w:cs="Times New Roman"/>
          <w:i/>
          <w:iCs/>
          <w:sz w:val="24"/>
        </w:rPr>
        <w:t>Regulated Rivers: Research &amp; Management: An International Journal Devoted to River Research and Management</w:t>
      </w:r>
      <w:r w:rsidRPr="00FB2CEC">
        <w:rPr>
          <w:rFonts w:ascii="Times New Roman" w:hAnsi="Times New Roman" w:cs="Times New Roman"/>
          <w:sz w:val="24"/>
        </w:rPr>
        <w:t xml:space="preserve"> 15(5): 419–40.</w:t>
      </w:r>
    </w:p>
    <w:p w14:paraId="6D8EAD51"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Dyson, Megan, Ger Bergkamp, and John Scanlon. 2003. “Flow: The Essentials of Environmental Flows.” </w:t>
      </w:r>
      <w:r w:rsidRPr="00FB2CEC">
        <w:rPr>
          <w:rFonts w:ascii="Times New Roman" w:hAnsi="Times New Roman" w:cs="Times New Roman"/>
          <w:i/>
          <w:iCs/>
          <w:sz w:val="24"/>
        </w:rPr>
        <w:t>IUCN, Gland, Switzerland and Cambridge, UK</w:t>
      </w:r>
      <w:r w:rsidRPr="00FB2CEC">
        <w:rPr>
          <w:rFonts w:ascii="Times New Roman" w:hAnsi="Times New Roman" w:cs="Times New Roman"/>
          <w:sz w:val="24"/>
        </w:rPr>
        <w:t>: 20–87.</w:t>
      </w:r>
    </w:p>
    <w:p w14:paraId="159BF450"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i/>
          <w:iCs/>
          <w:sz w:val="24"/>
        </w:rPr>
        <w:t>Ecological Implications of Verde River Flows</w:t>
      </w:r>
      <w:r w:rsidRPr="00FB2CEC">
        <w:rPr>
          <w:rFonts w:ascii="Times New Roman" w:hAnsi="Times New Roman" w:cs="Times New Roman"/>
          <w:sz w:val="24"/>
        </w:rPr>
        <w:t>. 2008. Arizona Water Institute, The Nature Conservancy, and Verde River Basin Partnership.</w:t>
      </w:r>
    </w:p>
    <w:p w14:paraId="1AF86C85"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Ffolliott, Peter F, Leonard F DeBano, Malchus B Baker Jr, Daniel G Neary, and Kenneth N Brooks. 2004. “Hydrology and Impacts of Disturbances on Hydrologic Function.” </w:t>
      </w:r>
      <w:r w:rsidRPr="00FB2CEC">
        <w:rPr>
          <w:rFonts w:ascii="Times New Roman" w:hAnsi="Times New Roman" w:cs="Times New Roman"/>
          <w:i/>
          <w:iCs/>
          <w:sz w:val="24"/>
        </w:rPr>
        <w:t>Riparian Areas of the Southwestern United States: Hydrology, Ecology, and Management; Baker, MB, Ffolliott, PF, DeBano, LF, Neary, DG, Eds</w:t>
      </w:r>
      <w:r w:rsidRPr="00FB2CEC">
        <w:rPr>
          <w:rFonts w:ascii="Times New Roman" w:hAnsi="Times New Roman" w:cs="Times New Roman"/>
          <w:sz w:val="24"/>
        </w:rPr>
        <w:t>: 51.</w:t>
      </w:r>
    </w:p>
    <w:p w14:paraId="4767DA6C"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Kalischuk, Andrea R., Stewart B. Rood, and John M. Mahoney. 2001. “Environmental Influences on Seedling Growth of Cottonwood Species Following a Major Flood.” </w:t>
      </w:r>
      <w:r w:rsidRPr="00FB2CEC">
        <w:rPr>
          <w:rFonts w:ascii="Times New Roman" w:hAnsi="Times New Roman" w:cs="Times New Roman"/>
          <w:i/>
          <w:iCs/>
          <w:sz w:val="24"/>
        </w:rPr>
        <w:t>Forest Ecology and Management</w:t>
      </w:r>
      <w:r w:rsidRPr="00FB2CEC">
        <w:rPr>
          <w:rFonts w:ascii="Times New Roman" w:hAnsi="Times New Roman" w:cs="Times New Roman"/>
          <w:sz w:val="24"/>
        </w:rPr>
        <w:t xml:space="preserve"> 144(1–3): 75–89. doi:10.1016/S0378-1127(00)00359-5.</w:t>
      </w:r>
    </w:p>
    <w:p w14:paraId="76332C3C"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Schultz, RC, TM Isenhart, JP Colletti, WW Simpkins, RP Udawatta, and PL Schultz. 2009. “Riparian and Upland Buffer Practices.” </w:t>
      </w:r>
      <w:r w:rsidRPr="00FB2CEC">
        <w:rPr>
          <w:rFonts w:ascii="Times New Roman" w:hAnsi="Times New Roman" w:cs="Times New Roman"/>
          <w:i/>
          <w:iCs/>
          <w:sz w:val="24"/>
        </w:rPr>
        <w:t>North American agroforestry: An integrated science and practice</w:t>
      </w:r>
      <w:r w:rsidRPr="00FB2CEC">
        <w:rPr>
          <w:rFonts w:ascii="Times New Roman" w:hAnsi="Times New Roman" w:cs="Times New Roman"/>
          <w:sz w:val="24"/>
        </w:rPr>
        <w:t>: 163–218.</w:t>
      </w:r>
    </w:p>
    <w:p w14:paraId="2434F32F"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Stromberg, Julie C. 1993. “Fremont Cottonwood-Goodding Willow Riparian Forests: A Review of Their Ecology, Threats, and Recovery Potential.” </w:t>
      </w:r>
      <w:r w:rsidRPr="00FB2CEC">
        <w:rPr>
          <w:rFonts w:ascii="Times New Roman" w:hAnsi="Times New Roman" w:cs="Times New Roman"/>
          <w:i/>
          <w:iCs/>
          <w:sz w:val="24"/>
        </w:rPr>
        <w:t>Journal of the Arizona-Nevada Academy of Science</w:t>
      </w:r>
      <w:r w:rsidRPr="00FB2CEC">
        <w:rPr>
          <w:rFonts w:ascii="Times New Roman" w:hAnsi="Times New Roman" w:cs="Times New Roman"/>
          <w:sz w:val="24"/>
        </w:rPr>
        <w:t>: 97–110.</w:t>
      </w:r>
    </w:p>
    <w:p w14:paraId="1E620F71"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Stromberg, Juliet C. 1997. “Growth and Survivorship of Fremont Cottonwood, Goodding Willow, and Salt Cedar Seedlings after Large Floods in Central Arizona.” </w:t>
      </w:r>
      <w:r w:rsidRPr="00FB2CEC">
        <w:rPr>
          <w:rFonts w:ascii="Times New Roman" w:hAnsi="Times New Roman" w:cs="Times New Roman"/>
          <w:i/>
          <w:iCs/>
          <w:sz w:val="24"/>
        </w:rPr>
        <w:t>The Great Basin Naturalist</w:t>
      </w:r>
      <w:r w:rsidRPr="00FB2CEC">
        <w:rPr>
          <w:rFonts w:ascii="Times New Roman" w:hAnsi="Times New Roman" w:cs="Times New Roman"/>
          <w:sz w:val="24"/>
        </w:rPr>
        <w:t>: 198–208.</w:t>
      </w:r>
    </w:p>
    <w:p w14:paraId="32F732D3"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USDA. 2012. </w:t>
      </w:r>
      <w:r w:rsidRPr="00FB2CEC">
        <w:rPr>
          <w:rFonts w:ascii="Times New Roman" w:hAnsi="Times New Roman" w:cs="Times New Roman"/>
          <w:i/>
          <w:iCs/>
          <w:sz w:val="24"/>
        </w:rPr>
        <w:t>Yavapai County Profile</w:t>
      </w:r>
      <w:r w:rsidRPr="00FB2CEC">
        <w:rPr>
          <w:rFonts w:ascii="Times New Roman" w:hAnsi="Times New Roman" w:cs="Times New Roman"/>
          <w:sz w:val="24"/>
        </w:rPr>
        <w:t>. https://agcensus.library.cornell.edu/wp-content/uploads/2012-Arizona-cp04025.pdf.</w:t>
      </w:r>
    </w:p>
    <w:p w14:paraId="50659B26"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USFWS. 2012. </w:t>
      </w:r>
      <w:r w:rsidRPr="00FB2CEC">
        <w:rPr>
          <w:rFonts w:ascii="Times New Roman" w:hAnsi="Times New Roman" w:cs="Times New Roman"/>
          <w:i/>
          <w:iCs/>
          <w:sz w:val="24"/>
        </w:rPr>
        <w:t>Designation of Critical Habitat for Southwestern Willow Flycatcher</w:t>
      </w:r>
      <w:r w:rsidRPr="00FB2CEC">
        <w:rPr>
          <w:rFonts w:ascii="Times New Roman" w:hAnsi="Times New Roman" w:cs="Times New Roman"/>
          <w:sz w:val="24"/>
        </w:rPr>
        <w:t>.</w:t>
      </w:r>
    </w:p>
    <w:p w14:paraId="64FDDA1E"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Wirt, Laurie, Ed DeWitt, and Victoria E Langenheim. 2005. </w:t>
      </w:r>
      <w:r w:rsidRPr="00FB2CEC">
        <w:rPr>
          <w:rFonts w:ascii="Times New Roman" w:hAnsi="Times New Roman" w:cs="Times New Roman"/>
          <w:i/>
          <w:iCs/>
          <w:sz w:val="24"/>
        </w:rPr>
        <w:t>Geologic Framework of Aquifer Units and Ground-Water Flowpaths, Verde River Headwaters, North-Central Arizona</w:t>
      </w:r>
      <w:r w:rsidRPr="00FB2CEC">
        <w:rPr>
          <w:rFonts w:ascii="Times New Roman" w:hAnsi="Times New Roman" w:cs="Times New Roman"/>
          <w:sz w:val="24"/>
        </w:rPr>
        <w:t>. US Geological Survey.</w:t>
      </w:r>
    </w:p>
    <w:p w14:paraId="79A59E84"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Zang, Christian, and Franco Biondi. 2015. “Treeclim: An R Package for the Numerical Calibration of Proxy‐climate Relationships.” </w:t>
      </w:r>
      <w:r w:rsidRPr="00FB2CEC">
        <w:rPr>
          <w:rFonts w:ascii="Times New Roman" w:hAnsi="Times New Roman" w:cs="Times New Roman"/>
          <w:i/>
          <w:iCs/>
          <w:sz w:val="24"/>
        </w:rPr>
        <w:t>Ecography</w:t>
      </w:r>
      <w:r w:rsidRPr="00FB2CEC">
        <w:rPr>
          <w:rFonts w:ascii="Times New Roman" w:hAnsi="Times New Roman" w:cs="Times New Roman"/>
          <w:sz w:val="24"/>
        </w:rPr>
        <w:t xml:space="preserve"> 38(4): 431–36. doi:10.1111/ecog.01335.</w:t>
      </w:r>
    </w:p>
    <w:p w14:paraId="01CF9843" w14:textId="274C0E91" w:rsidR="002D6445" w:rsidRPr="001C7A2B" w:rsidRDefault="00FB2CEC" w:rsidP="0039124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sectPr w:rsidR="002D6445" w:rsidRPr="001C7A2B" w:rsidSect="00F6125C">
      <w:footerReference w:type="default" r:id="rId55"/>
      <w:pgSz w:w="12240" w:h="15840"/>
      <w:pgMar w:top="720" w:right="720" w:bottom="720" w:left="720" w:header="720" w:footer="720"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Quentin R McCalla" w:date="2024-08-27T13:03:00Z" w:initials="QM">
    <w:p w14:paraId="3C4A410D" w14:textId="77777777" w:rsidR="00F72E3A" w:rsidRDefault="00F72E3A" w:rsidP="00F72E3A">
      <w:pPr>
        <w:pStyle w:val="CommentText"/>
      </w:pPr>
      <w:r>
        <w:rPr>
          <w:rStyle w:val="CommentReference"/>
        </w:rPr>
        <w:annotationRef/>
      </w:r>
      <w:r>
        <w:t>Add error and uncertainty</w:t>
      </w:r>
    </w:p>
  </w:comment>
  <w:comment w:id="1" w:author="Quentin R McCalla" w:date="2024-08-27T13:04:00Z" w:initials="QM">
    <w:p w14:paraId="0F6F3F42" w14:textId="77777777" w:rsidR="00F72E3A" w:rsidRDefault="00F72E3A" w:rsidP="00F72E3A">
      <w:pPr>
        <w:pStyle w:val="CommentText"/>
      </w:pPr>
      <w:r>
        <w:rPr>
          <w:rStyle w:val="CommentReference"/>
        </w:rPr>
        <w:annotationRef/>
      </w:r>
      <w:r>
        <w:t>Add significant digits to caliphers</w:t>
      </w:r>
    </w:p>
  </w:comment>
  <w:comment w:id="2" w:author="Quentin R McCalla" w:date="2024-08-27T13:06:00Z" w:initials="QM">
    <w:p w14:paraId="2834F33E" w14:textId="77777777" w:rsidR="00F72E3A" w:rsidRDefault="00F72E3A" w:rsidP="00F72E3A">
      <w:pPr>
        <w:pStyle w:val="CommentText"/>
      </w:pPr>
      <w:r>
        <w:rPr>
          <w:rStyle w:val="CommentReference"/>
        </w:rPr>
        <w:annotationRef/>
      </w:r>
      <w:r>
        <w:t>Add specs of all instruments</w:t>
      </w:r>
    </w:p>
  </w:comment>
  <w:comment w:id="3" w:author="Quentin R McCalla" w:date="2024-08-27T13:23:00Z" w:initials="QM">
    <w:p w14:paraId="7F9BFF03" w14:textId="77777777" w:rsidR="0026655A" w:rsidRDefault="0026655A" w:rsidP="0026655A">
      <w:pPr>
        <w:pStyle w:val="CommentText"/>
      </w:pPr>
      <w:r>
        <w:rPr>
          <w:rStyle w:val="CommentReference"/>
        </w:rPr>
        <w:annotationRef/>
      </w:r>
      <w:r>
        <w:t>Investigate journals</w:t>
      </w:r>
    </w:p>
  </w:comment>
  <w:comment w:id="4" w:author="Quentin R McCalla" w:date="2024-08-27T13:26:00Z" w:initials="QM">
    <w:p w14:paraId="7E7E208D" w14:textId="77777777" w:rsidR="0026655A" w:rsidRDefault="0026655A" w:rsidP="0026655A">
      <w:pPr>
        <w:pStyle w:val="CommentText"/>
      </w:pPr>
      <w:r>
        <w:rPr>
          <w:rStyle w:val="CommentReference"/>
        </w:rPr>
        <w:annotationRef/>
      </w:r>
      <w:r>
        <w:t>Field, laboratory , analysis methods</w:t>
      </w:r>
    </w:p>
  </w:comment>
  <w:comment w:id="5" w:author="Quentin R McCalla" w:date="2024-08-27T13:04:00Z" w:initials="QM">
    <w:p w14:paraId="49B9BC66" w14:textId="2C450653" w:rsidR="00F72E3A" w:rsidRDefault="00F72E3A" w:rsidP="00F72E3A">
      <w:pPr>
        <w:pStyle w:val="CommentText"/>
      </w:pPr>
      <w:r>
        <w:rPr>
          <w:rStyle w:val="CommentReference"/>
        </w:rPr>
        <w:annotationRef/>
      </w:r>
      <w:r>
        <w:t>Category of error</w:t>
      </w:r>
    </w:p>
  </w:comment>
  <w:comment w:id="10" w:author="Abraham E Springer" w:date="2024-10-18T13:33:00Z" w:initials="AS">
    <w:p w14:paraId="4FC5FFCC" w14:textId="77777777" w:rsidR="00973221" w:rsidRDefault="00973221" w:rsidP="00973221">
      <w:pPr>
        <w:pStyle w:val="CommentText"/>
      </w:pPr>
      <w:r>
        <w:rPr>
          <w:rStyle w:val="CommentReference"/>
        </w:rPr>
        <w:annotationRef/>
      </w:r>
      <w:r>
        <w:t>Use all SI units.</w:t>
      </w:r>
    </w:p>
  </w:comment>
  <w:comment w:id="13" w:author="Abraham E Springer" w:date="2024-10-18T13:40:00Z" w:initials="AS">
    <w:p w14:paraId="00233810" w14:textId="77777777" w:rsidR="00973221" w:rsidRDefault="00973221" w:rsidP="00973221">
      <w:pPr>
        <w:pStyle w:val="CommentText"/>
      </w:pPr>
      <w:r>
        <w:rPr>
          <w:rStyle w:val="CommentReference"/>
        </w:rPr>
        <w:annotationRef/>
      </w:r>
      <w:r>
        <w:t>Any location you mention in the text should be labeled on your map.</w:t>
      </w:r>
    </w:p>
  </w:comment>
  <w:comment w:id="16" w:author="Abraham E Springer" w:date="2024-10-18T13:42:00Z" w:initials="AS">
    <w:p w14:paraId="104FF913" w14:textId="77777777" w:rsidR="00973221" w:rsidRDefault="00973221" w:rsidP="00973221">
      <w:pPr>
        <w:pStyle w:val="CommentText"/>
      </w:pPr>
      <w:r>
        <w:rPr>
          <w:rStyle w:val="CommentReference"/>
        </w:rPr>
        <w:annotationRef/>
      </w:r>
      <w:r>
        <w:t>Also use Gardner 2012 and 2013</w:t>
      </w:r>
    </w:p>
  </w:comment>
  <w:comment w:id="17" w:author="Abraham E Springer" w:date="2024-10-18T13:45:00Z" w:initials="AS">
    <w:p w14:paraId="3323F834" w14:textId="77777777" w:rsidR="004D0CF1" w:rsidRDefault="00553350" w:rsidP="004D0CF1">
      <w:pPr>
        <w:pStyle w:val="CommentText"/>
      </w:pPr>
      <w:r>
        <w:rPr>
          <w:rStyle w:val="CommentReference"/>
        </w:rPr>
        <w:annotationRef/>
      </w:r>
      <w:r w:rsidR="004D0CF1">
        <w:t>You might also cite the following here and indicate the link of forest fire and restoration to the river.</w:t>
      </w:r>
    </w:p>
    <w:p w14:paraId="05F5B6F7" w14:textId="77777777" w:rsidR="004D0CF1" w:rsidRDefault="004D0CF1" w:rsidP="004D0CF1">
      <w:pPr>
        <w:pStyle w:val="CommentText"/>
      </w:pPr>
    </w:p>
    <w:p w14:paraId="35715A73" w14:textId="77777777" w:rsidR="004D0CF1" w:rsidRDefault="004D0CF1" w:rsidP="004D0CF1">
      <w:pPr>
        <w:pStyle w:val="CommentText"/>
      </w:pPr>
      <w:hyperlink r:id="rId1" w:history="1">
        <w:r w:rsidRPr="005F3664">
          <w:rPr>
            <w:rStyle w:val="Hyperlink"/>
          </w:rPr>
          <w:t>https://doi.org/10.1016/j.forpol.2019.101999</w:t>
        </w:r>
      </w:hyperlink>
    </w:p>
  </w:comment>
  <w:comment w:id="18" w:author="Ryan Porter" w:date="2024-01-17T09:42:00Z" w:initials="RP">
    <w:p w14:paraId="5ED4197C" w14:textId="3B72F11E" w:rsidR="00261712" w:rsidRDefault="00261712">
      <w:pPr>
        <w:pStyle w:val="CommentText"/>
      </w:pPr>
      <w:r>
        <w:rPr>
          <w:rStyle w:val="CommentReference"/>
        </w:rPr>
        <w:annotationRef/>
      </w:r>
      <w:r>
        <w:t>Really well written below, make sure for your proposal you lead with a paragraph that a) introduced the problem and how you will address it before diving into the details.</w:t>
      </w:r>
    </w:p>
  </w:comment>
  <w:comment w:id="20" w:author="Abraham E Springer" w:date="2024-10-18T14:22:00Z" w:initials="AS">
    <w:p w14:paraId="0507252B" w14:textId="77777777" w:rsidR="004D0CF1" w:rsidRDefault="004D0CF1" w:rsidP="004D0CF1">
      <w:pPr>
        <w:pStyle w:val="CommentText"/>
      </w:pPr>
      <w:r>
        <w:rPr>
          <w:rStyle w:val="CommentReference"/>
        </w:rPr>
        <w:annotationRef/>
      </w:r>
      <w:r>
        <w:t>Might have a short woody plant list of the next 3-5 most common riparian trees</w:t>
      </w:r>
    </w:p>
  </w:comment>
  <w:comment w:id="27" w:author="Ryan Porter" w:date="2024-01-17T10:27:00Z" w:initials="RP">
    <w:p w14:paraId="4A827EA6" w14:textId="4A71479A" w:rsidR="00333382" w:rsidRDefault="00333382">
      <w:pPr>
        <w:pStyle w:val="CommentText"/>
      </w:pPr>
      <w:r>
        <w:rPr>
          <w:rStyle w:val="CommentReference"/>
        </w:rPr>
        <w:annotationRef/>
      </w:r>
      <w:r>
        <w:t>Lead with overview paragraph before going into details</w:t>
      </w:r>
    </w:p>
  </w:comment>
  <w:comment w:id="33" w:author="Quentin R McCalla" w:date="2024-08-27T14:26:00Z" w:initials="QM">
    <w:p w14:paraId="2F3279D4" w14:textId="77777777" w:rsidR="003D69A4" w:rsidRDefault="003D69A4" w:rsidP="003D69A4">
      <w:pPr>
        <w:pStyle w:val="CommentText"/>
      </w:pPr>
      <w:r>
        <w:rPr>
          <w:rStyle w:val="CommentReference"/>
        </w:rPr>
        <w:annotationRef/>
      </w:r>
      <w:r>
        <w:t>Accuracy?</w:t>
      </w:r>
    </w:p>
  </w:comment>
  <w:comment w:id="34" w:author="Quentin R McCalla" w:date="2024-08-27T15:44:00Z" w:initials="QM">
    <w:p w14:paraId="66F5766C" w14:textId="77777777" w:rsidR="00051F2D" w:rsidRDefault="00051F2D" w:rsidP="00051F2D">
      <w:pPr>
        <w:pStyle w:val="CommentText"/>
      </w:pPr>
      <w:r>
        <w:rPr>
          <w:rStyle w:val="CommentReference"/>
        </w:rPr>
        <w:annotationRef/>
      </w:r>
      <w:r>
        <w:t>.3 to .6 M</w:t>
      </w:r>
    </w:p>
  </w:comment>
  <w:comment w:id="36" w:author="Quentin R McCalla" w:date="2024-08-27T14:26:00Z" w:initials="QM">
    <w:p w14:paraId="5D937584" w14:textId="27287ACB" w:rsidR="003D69A4" w:rsidRDefault="003D69A4" w:rsidP="003D69A4">
      <w:pPr>
        <w:pStyle w:val="CommentText"/>
      </w:pPr>
      <w:r>
        <w:rPr>
          <w:rStyle w:val="CommentReference"/>
        </w:rPr>
        <w:annotationRef/>
      </w:r>
      <w:r>
        <w:t>To what digit</w:t>
      </w:r>
    </w:p>
  </w:comment>
  <w:comment w:id="37" w:author="Quentin R McCalla" w:date="2024-08-27T15:45:00Z" w:initials="QM">
    <w:p w14:paraId="2B85D32C" w14:textId="77777777" w:rsidR="00051F2D" w:rsidRDefault="00051F2D" w:rsidP="00051F2D">
      <w:pPr>
        <w:pStyle w:val="CommentText"/>
      </w:pPr>
      <w:r>
        <w:rPr>
          <w:rStyle w:val="CommentReference"/>
        </w:rPr>
        <w:annotationRef/>
      </w:r>
      <w:r>
        <w:t>To the centimeter</w:t>
      </w:r>
    </w:p>
  </w:comment>
  <w:comment w:id="39" w:author="Quentin R McCalla" w:date="2024-08-27T14:26:00Z" w:initials="QM">
    <w:p w14:paraId="059AEC8B" w14:textId="1809E6B9" w:rsidR="003D69A4" w:rsidRDefault="003D69A4" w:rsidP="003D69A4">
      <w:pPr>
        <w:pStyle w:val="CommentText"/>
      </w:pPr>
      <w:r>
        <w:rPr>
          <w:rStyle w:val="CommentReference"/>
        </w:rPr>
        <w:annotationRef/>
      </w:r>
      <w:r>
        <w:t>PSI accuracy</w:t>
      </w:r>
    </w:p>
  </w:comment>
  <w:comment w:id="50" w:author="Quentin R McCalla" w:date="2024-08-27T14:26:00Z" w:initials="QM">
    <w:p w14:paraId="0EC570F0" w14:textId="77777777" w:rsidR="00D069DB" w:rsidRDefault="00D069DB" w:rsidP="00D069DB">
      <w:pPr>
        <w:pStyle w:val="CommentText"/>
      </w:pPr>
      <w:r>
        <w:rPr>
          <w:rStyle w:val="CommentReference"/>
        </w:rPr>
        <w:annotationRef/>
      </w:r>
      <w:r>
        <w:t>Accuracy?</w:t>
      </w:r>
    </w:p>
  </w:comment>
  <w:comment w:id="51" w:author="Quentin R McCalla" w:date="2024-08-27T15:44:00Z" w:initials="QM">
    <w:p w14:paraId="478A6634" w14:textId="77777777" w:rsidR="00D069DB" w:rsidRDefault="00D069DB" w:rsidP="00D069DB">
      <w:pPr>
        <w:pStyle w:val="CommentText"/>
      </w:pPr>
      <w:r>
        <w:rPr>
          <w:rStyle w:val="CommentReference"/>
        </w:rPr>
        <w:annotationRef/>
      </w:r>
      <w:r>
        <w:t>.3 to .6 M</w:t>
      </w:r>
    </w:p>
  </w:comment>
  <w:comment w:id="54" w:author="Quentin R McCalla" w:date="2024-12-17T11:46:00Z" w:initials="QM">
    <w:p w14:paraId="4CF16A50" w14:textId="77777777" w:rsidR="00A60E93" w:rsidRDefault="00A60E93" w:rsidP="00A60E93">
      <w:pPr>
        <w:pStyle w:val="CommentText"/>
      </w:pPr>
      <w:r>
        <w:rPr>
          <w:rStyle w:val="CommentReference"/>
        </w:rPr>
        <w:annotationRef/>
      </w:r>
      <w:r>
        <w:t>cite</w:t>
      </w:r>
    </w:p>
  </w:comment>
  <w:comment w:id="59" w:author="Quentin R McCalla" w:date="2024-12-12T13:48:00Z" w:initials="QM">
    <w:p w14:paraId="525EA150" w14:textId="20085EC6" w:rsidR="003930E5" w:rsidRDefault="003930E5" w:rsidP="003930E5">
      <w:pPr>
        <w:pStyle w:val="CommentText"/>
      </w:pPr>
      <w:r>
        <w:rPr>
          <w:rStyle w:val="CommentReference"/>
        </w:rPr>
        <w:annotationRef/>
      </w:r>
      <w:r>
        <w:t>Find citation</w:t>
      </w:r>
    </w:p>
  </w:comment>
  <w:comment w:id="60" w:author="Quentin R McCalla" w:date="2024-12-16T14:07:00Z" w:initials="QM">
    <w:p w14:paraId="01888F31" w14:textId="77777777" w:rsidR="00EF3281" w:rsidRDefault="00EF3281" w:rsidP="00EF3281">
      <w:pPr>
        <w:pStyle w:val="CommentText"/>
      </w:pPr>
      <w:r>
        <w:rPr>
          <w:rStyle w:val="CommentReference"/>
        </w:rPr>
        <w:annotationRef/>
      </w:r>
      <w:r>
        <w:t>Response function analysis description</w:t>
      </w:r>
    </w:p>
  </w:comment>
  <w:comment w:id="61" w:author="Quentin R McCalla" w:date="2024-12-12T13:48:00Z" w:initials="QM">
    <w:p w14:paraId="75D27D7D" w14:textId="553E54C5" w:rsidR="00330B98" w:rsidRDefault="00330B98" w:rsidP="00330B98">
      <w:pPr>
        <w:pStyle w:val="CommentText"/>
      </w:pPr>
      <w:r>
        <w:rPr>
          <w:rStyle w:val="CommentReference"/>
        </w:rPr>
        <w:annotationRef/>
      </w:r>
      <w:r>
        <w:t>Find citation</w:t>
      </w:r>
    </w:p>
  </w:comment>
  <w:comment w:id="64" w:author="Quentin R McCalla" w:date="2024-08-27T13:11:00Z" w:initials="QM">
    <w:p w14:paraId="59044C43" w14:textId="01BF9740" w:rsidR="00F72E3A" w:rsidRDefault="00F72E3A" w:rsidP="00F72E3A">
      <w:pPr>
        <w:pStyle w:val="CommentText"/>
      </w:pPr>
      <w:r>
        <w:rPr>
          <w:rStyle w:val="CommentReference"/>
        </w:rPr>
        <w:annotationRef/>
      </w:r>
      <w:r>
        <w:t>Bare soil and extent of water after flood</w:t>
      </w:r>
    </w:p>
  </w:comment>
  <w:comment w:id="73" w:author="Abraham E Springer" w:date="2024-10-18T14:54:00Z" w:initials="AS">
    <w:p w14:paraId="42F7FD2F" w14:textId="77777777" w:rsidR="00393A87" w:rsidRDefault="00393A87" w:rsidP="00393A87">
      <w:pPr>
        <w:pStyle w:val="CommentText"/>
      </w:pPr>
      <w:r>
        <w:rPr>
          <w:rStyle w:val="CommentReference"/>
        </w:rPr>
        <w:annotationRef/>
      </w:r>
      <w:r>
        <w:t>I’ll need to let your committee review these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C4A410D" w15:done="1"/>
  <w15:commentEx w15:paraId="0F6F3F42" w15:paraIdParent="3C4A410D" w15:done="1"/>
  <w15:commentEx w15:paraId="2834F33E" w15:paraIdParent="3C4A410D" w15:done="1"/>
  <w15:commentEx w15:paraId="7F9BFF03" w15:paraIdParent="3C4A410D" w15:done="1"/>
  <w15:commentEx w15:paraId="7E7E208D" w15:paraIdParent="3C4A410D" w15:done="1"/>
  <w15:commentEx w15:paraId="49B9BC66" w15:done="1"/>
  <w15:commentEx w15:paraId="4FC5FFCC" w15:done="1"/>
  <w15:commentEx w15:paraId="00233810" w15:done="1"/>
  <w15:commentEx w15:paraId="104FF913" w15:done="1"/>
  <w15:commentEx w15:paraId="35715A73" w15:done="0"/>
  <w15:commentEx w15:paraId="5ED4197C" w15:done="1"/>
  <w15:commentEx w15:paraId="0507252B" w15:done="1"/>
  <w15:commentEx w15:paraId="4A827EA6" w15:done="1"/>
  <w15:commentEx w15:paraId="2F3279D4" w15:done="1"/>
  <w15:commentEx w15:paraId="66F5766C" w15:paraIdParent="2F3279D4" w15:done="1"/>
  <w15:commentEx w15:paraId="5D937584" w15:done="1"/>
  <w15:commentEx w15:paraId="2B85D32C" w15:paraIdParent="5D937584" w15:done="1"/>
  <w15:commentEx w15:paraId="059AEC8B" w15:done="1"/>
  <w15:commentEx w15:paraId="0EC570F0" w15:done="1"/>
  <w15:commentEx w15:paraId="478A6634" w15:paraIdParent="0EC570F0" w15:done="1"/>
  <w15:commentEx w15:paraId="4CF16A50" w15:done="1"/>
  <w15:commentEx w15:paraId="525EA150" w15:done="1"/>
  <w15:commentEx w15:paraId="01888F31" w15:done="1"/>
  <w15:commentEx w15:paraId="75D27D7D" w15:done="1"/>
  <w15:commentEx w15:paraId="59044C43" w15:done="1"/>
  <w15:commentEx w15:paraId="42F7FD2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7D460365" w16cex:dateUtc="2024-08-27T20:04:00Z"/>
  <w16cex:commentExtensible w16cex:durableId="71ABF662" w16cex:dateUtc="2024-10-18T20:33:00Z"/>
  <w16cex:commentExtensible w16cex:durableId="404498E5" w16cex:dateUtc="2024-10-18T20:40:00Z"/>
  <w16cex:commentExtensible w16cex:durableId="34B75044" w16cex:dateUtc="2024-10-18T20:42:00Z"/>
  <w16cex:commentExtensible w16cex:durableId="2176762D" w16cex:dateUtc="2024-10-18T20:45:00Z"/>
  <w16cex:commentExtensible w16cex:durableId="314C952F" w16cex:dateUtc="2024-01-17T16:42:00Z"/>
  <w16cex:commentExtensible w16cex:durableId="4887A709" w16cex:dateUtc="2024-10-18T21:22:00Z"/>
  <w16cex:commentExtensible w16cex:durableId="32EA8B94" w16cex:dateUtc="2024-01-17T17:27:00Z"/>
  <w16cex:commentExtensible w16cex:durableId="2A72D633" w16cex:dateUtc="2024-08-27T21:26:00Z"/>
  <w16cex:commentExtensible w16cex:durableId="63FB1CA9" w16cex:dateUtc="2024-08-27T22:44:00Z"/>
  <w16cex:commentExtensible w16cex:durableId="013AFCED" w16cex:dateUtc="2024-08-27T21:26:00Z"/>
  <w16cex:commentExtensible w16cex:durableId="7F960262" w16cex:dateUtc="2024-08-27T22:45:00Z"/>
  <w16cex:commentExtensible w16cex:durableId="5809AEB3" w16cex:dateUtc="2024-08-27T21:26:00Z"/>
  <w16cex:commentExtensible w16cex:durableId="07E6E2AF" w16cex:dateUtc="2024-08-27T21:26:00Z"/>
  <w16cex:commentExtensible w16cex:durableId="2BCE0986" w16cex:dateUtc="2024-08-27T22:44:00Z"/>
  <w16cex:commentExtensible w16cex:durableId="63573891" w16cex:dateUtc="2024-12-17T16:46:00Z"/>
  <w16cex:commentExtensible w16cex:durableId="507E0CCE" w16cex:dateUtc="2024-12-12T20:48:00Z"/>
  <w16cex:commentExtensible w16cex:durableId="2BBAAD5B" w16cex:dateUtc="2024-12-16T21:07:00Z"/>
  <w16cex:commentExtensible w16cex:durableId="40C52713" w16cex:dateUtc="2024-12-12T20:48:00Z"/>
  <w16cex:commentExtensible w16cex:durableId="50B31F83" w16cex:dateUtc="2024-08-27T20:11:00Z"/>
  <w16cex:commentExtensible w16cex:durableId="0851C73C" w16cex:dateUtc="2024-10-18T21: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C4A410D" w16cid:durableId="0A3B67EF"/>
  <w16cid:commentId w16cid:paraId="0F6F3F42" w16cid:durableId="6E2219D7"/>
  <w16cid:commentId w16cid:paraId="2834F33E" w16cid:durableId="6A71BC86"/>
  <w16cid:commentId w16cid:paraId="7F9BFF03" w16cid:durableId="43C28BA9"/>
  <w16cid:commentId w16cid:paraId="7E7E208D" w16cid:durableId="750C8631"/>
  <w16cid:commentId w16cid:paraId="49B9BC66" w16cid:durableId="7D460365"/>
  <w16cid:commentId w16cid:paraId="4FC5FFCC" w16cid:durableId="71ABF662"/>
  <w16cid:commentId w16cid:paraId="00233810" w16cid:durableId="404498E5"/>
  <w16cid:commentId w16cid:paraId="104FF913" w16cid:durableId="34B75044"/>
  <w16cid:commentId w16cid:paraId="35715A73" w16cid:durableId="2176762D"/>
  <w16cid:commentId w16cid:paraId="5ED4197C" w16cid:durableId="314C952F"/>
  <w16cid:commentId w16cid:paraId="0507252B" w16cid:durableId="4887A709"/>
  <w16cid:commentId w16cid:paraId="4A827EA6" w16cid:durableId="32EA8B94"/>
  <w16cid:commentId w16cid:paraId="2F3279D4" w16cid:durableId="2A72D633"/>
  <w16cid:commentId w16cid:paraId="66F5766C" w16cid:durableId="63FB1CA9"/>
  <w16cid:commentId w16cid:paraId="5D937584" w16cid:durableId="013AFCED"/>
  <w16cid:commentId w16cid:paraId="2B85D32C" w16cid:durableId="7F960262"/>
  <w16cid:commentId w16cid:paraId="059AEC8B" w16cid:durableId="5809AEB3"/>
  <w16cid:commentId w16cid:paraId="0EC570F0" w16cid:durableId="07E6E2AF"/>
  <w16cid:commentId w16cid:paraId="478A6634" w16cid:durableId="2BCE0986"/>
  <w16cid:commentId w16cid:paraId="4CF16A50" w16cid:durableId="63573891"/>
  <w16cid:commentId w16cid:paraId="525EA150" w16cid:durableId="507E0CCE"/>
  <w16cid:commentId w16cid:paraId="01888F31" w16cid:durableId="2BBAAD5B"/>
  <w16cid:commentId w16cid:paraId="75D27D7D" w16cid:durableId="40C52713"/>
  <w16cid:commentId w16cid:paraId="59044C43" w16cid:durableId="50B31F83"/>
  <w16cid:commentId w16cid:paraId="42F7FD2F" w16cid:durableId="0851C7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9B0314" w14:textId="77777777" w:rsidR="00E03A58" w:rsidRDefault="00E03A58" w:rsidP="0092233A">
      <w:pPr>
        <w:spacing w:line="240" w:lineRule="auto"/>
      </w:pPr>
      <w:r>
        <w:separator/>
      </w:r>
    </w:p>
  </w:endnote>
  <w:endnote w:type="continuationSeparator" w:id="0">
    <w:p w14:paraId="1D313F42" w14:textId="77777777" w:rsidR="00E03A58" w:rsidRDefault="00E03A58" w:rsidP="009223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4443850"/>
      <w:docPartObj>
        <w:docPartGallery w:val="Page Numbers (Bottom of Page)"/>
        <w:docPartUnique/>
      </w:docPartObj>
    </w:sdtPr>
    <w:sdtEndPr>
      <w:rPr>
        <w:noProof/>
      </w:rPr>
    </w:sdtEndPr>
    <w:sdtContent>
      <w:p w14:paraId="44E15BE3" w14:textId="777CDB90" w:rsidR="0092233A" w:rsidRDefault="009223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672590" w14:textId="3618FBB3" w:rsidR="00F6125C" w:rsidRDefault="00F612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D3A0D9" w14:textId="77777777" w:rsidR="00E03A58" w:rsidRDefault="00E03A58" w:rsidP="0092233A">
      <w:pPr>
        <w:spacing w:line="240" w:lineRule="auto"/>
      </w:pPr>
      <w:r>
        <w:separator/>
      </w:r>
    </w:p>
  </w:footnote>
  <w:footnote w:type="continuationSeparator" w:id="0">
    <w:p w14:paraId="631B3DF8" w14:textId="77777777" w:rsidR="00E03A58" w:rsidRDefault="00E03A58" w:rsidP="009223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0B19CF"/>
    <w:multiLevelType w:val="hybridMultilevel"/>
    <w:tmpl w:val="1466F7AA"/>
    <w:lvl w:ilvl="0" w:tplc="EA9862A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A93384"/>
    <w:multiLevelType w:val="hybridMultilevel"/>
    <w:tmpl w:val="911EC34E"/>
    <w:lvl w:ilvl="0" w:tplc="0696252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09563607">
    <w:abstractNumId w:val="12"/>
  </w:num>
  <w:num w:numId="2" w16cid:durableId="1773554445">
    <w:abstractNumId w:val="1"/>
  </w:num>
  <w:num w:numId="3" w16cid:durableId="188035069">
    <w:abstractNumId w:val="9"/>
  </w:num>
  <w:num w:numId="4" w16cid:durableId="357245792">
    <w:abstractNumId w:val="7"/>
  </w:num>
  <w:num w:numId="5" w16cid:durableId="1501891426">
    <w:abstractNumId w:val="6"/>
  </w:num>
  <w:num w:numId="6" w16cid:durableId="65960795">
    <w:abstractNumId w:val="8"/>
  </w:num>
  <w:num w:numId="7" w16cid:durableId="1459686047">
    <w:abstractNumId w:val="4"/>
  </w:num>
  <w:num w:numId="8" w16cid:durableId="1557203036">
    <w:abstractNumId w:val="3"/>
  </w:num>
  <w:num w:numId="9" w16cid:durableId="1184443773">
    <w:abstractNumId w:val="13"/>
  </w:num>
  <w:num w:numId="10" w16cid:durableId="270624645">
    <w:abstractNumId w:val="14"/>
  </w:num>
  <w:num w:numId="11" w16cid:durableId="80181043">
    <w:abstractNumId w:val="2"/>
  </w:num>
  <w:num w:numId="12" w16cid:durableId="747919660">
    <w:abstractNumId w:val="5"/>
  </w:num>
  <w:num w:numId="13" w16cid:durableId="590435354">
    <w:abstractNumId w:val="11"/>
  </w:num>
  <w:num w:numId="14" w16cid:durableId="936059515">
    <w:abstractNumId w:val="0"/>
  </w:num>
  <w:num w:numId="15" w16cid:durableId="16688226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Quentin R McCalla">
    <w15:presenceInfo w15:providerId="AD" w15:userId="S::qm43@nau.edu::286ae024-a980-4c77-9399-2a95e1ecfbda"/>
  </w15:person>
  <w15:person w15:author="Abraham E Springer">
    <w15:presenceInfo w15:providerId="AD" w15:userId="S::Abe.Springer@nau.edu::1d0a048d-6d92-4ff3-91fc-943c08ec52ed"/>
  </w15:person>
  <w15:person w15:author="Ryan Porter">
    <w15:presenceInfo w15:providerId="Windows Live" w15:userId="3a993ebccfd15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445"/>
    <w:rsid w:val="000078E9"/>
    <w:rsid w:val="00011803"/>
    <w:rsid w:val="00012102"/>
    <w:rsid w:val="000123F5"/>
    <w:rsid w:val="00023B6C"/>
    <w:rsid w:val="00024FD4"/>
    <w:rsid w:val="00033E45"/>
    <w:rsid w:val="00040C57"/>
    <w:rsid w:val="00043AF7"/>
    <w:rsid w:val="00045AE8"/>
    <w:rsid w:val="00046F78"/>
    <w:rsid w:val="00051F2D"/>
    <w:rsid w:val="0005456F"/>
    <w:rsid w:val="00057080"/>
    <w:rsid w:val="00072F79"/>
    <w:rsid w:val="000802F7"/>
    <w:rsid w:val="00083000"/>
    <w:rsid w:val="000868BB"/>
    <w:rsid w:val="00091772"/>
    <w:rsid w:val="00094683"/>
    <w:rsid w:val="00096104"/>
    <w:rsid w:val="000A10E6"/>
    <w:rsid w:val="000A637D"/>
    <w:rsid w:val="000B09FA"/>
    <w:rsid w:val="000D1507"/>
    <w:rsid w:val="000D1ACF"/>
    <w:rsid w:val="000D7696"/>
    <w:rsid w:val="000E2593"/>
    <w:rsid w:val="00101A4C"/>
    <w:rsid w:val="001060D2"/>
    <w:rsid w:val="001109CB"/>
    <w:rsid w:val="00115356"/>
    <w:rsid w:val="001220F6"/>
    <w:rsid w:val="0013038C"/>
    <w:rsid w:val="00136A41"/>
    <w:rsid w:val="001437AF"/>
    <w:rsid w:val="0015292F"/>
    <w:rsid w:val="00160F37"/>
    <w:rsid w:val="0016765C"/>
    <w:rsid w:val="001733B5"/>
    <w:rsid w:val="00174E5B"/>
    <w:rsid w:val="00181A17"/>
    <w:rsid w:val="001840B2"/>
    <w:rsid w:val="001841FF"/>
    <w:rsid w:val="00186D33"/>
    <w:rsid w:val="00194C7F"/>
    <w:rsid w:val="001961D8"/>
    <w:rsid w:val="00196419"/>
    <w:rsid w:val="0019699D"/>
    <w:rsid w:val="001A0161"/>
    <w:rsid w:val="001A3EAA"/>
    <w:rsid w:val="001A5D33"/>
    <w:rsid w:val="001B23BA"/>
    <w:rsid w:val="001B3AD0"/>
    <w:rsid w:val="001C1ECF"/>
    <w:rsid w:val="001C7A2B"/>
    <w:rsid w:val="001C7CAA"/>
    <w:rsid w:val="001D022D"/>
    <w:rsid w:val="001D106B"/>
    <w:rsid w:val="001D1C1D"/>
    <w:rsid w:val="001D30C3"/>
    <w:rsid w:val="001D3E62"/>
    <w:rsid w:val="001D670F"/>
    <w:rsid w:val="001E4EA9"/>
    <w:rsid w:val="001F71EB"/>
    <w:rsid w:val="001F7312"/>
    <w:rsid w:val="00202542"/>
    <w:rsid w:val="0020332C"/>
    <w:rsid w:val="0021397E"/>
    <w:rsid w:val="00230FD7"/>
    <w:rsid w:val="00231B38"/>
    <w:rsid w:val="00233C82"/>
    <w:rsid w:val="00236338"/>
    <w:rsid w:val="00245E58"/>
    <w:rsid w:val="00247EA9"/>
    <w:rsid w:val="00261712"/>
    <w:rsid w:val="00264A5D"/>
    <w:rsid w:val="0026655A"/>
    <w:rsid w:val="002824E9"/>
    <w:rsid w:val="002879B0"/>
    <w:rsid w:val="002916DF"/>
    <w:rsid w:val="00291F55"/>
    <w:rsid w:val="00294BB9"/>
    <w:rsid w:val="002A1263"/>
    <w:rsid w:val="002A421B"/>
    <w:rsid w:val="002A4FBD"/>
    <w:rsid w:val="002A5171"/>
    <w:rsid w:val="002A66C7"/>
    <w:rsid w:val="002B7000"/>
    <w:rsid w:val="002B73EA"/>
    <w:rsid w:val="002C17F8"/>
    <w:rsid w:val="002C275B"/>
    <w:rsid w:val="002C2E41"/>
    <w:rsid w:val="002C3655"/>
    <w:rsid w:val="002C5298"/>
    <w:rsid w:val="002C529A"/>
    <w:rsid w:val="002C602B"/>
    <w:rsid w:val="002C6FA9"/>
    <w:rsid w:val="002D1334"/>
    <w:rsid w:val="002D1453"/>
    <w:rsid w:val="002D3E00"/>
    <w:rsid w:val="002D5893"/>
    <w:rsid w:val="002D6445"/>
    <w:rsid w:val="002E02F5"/>
    <w:rsid w:val="002E1A87"/>
    <w:rsid w:val="002E37DD"/>
    <w:rsid w:val="002E3BAB"/>
    <w:rsid w:val="002E3CE7"/>
    <w:rsid w:val="002F0455"/>
    <w:rsid w:val="0030050E"/>
    <w:rsid w:val="003113AF"/>
    <w:rsid w:val="00316175"/>
    <w:rsid w:val="00317E1C"/>
    <w:rsid w:val="00325849"/>
    <w:rsid w:val="00330B98"/>
    <w:rsid w:val="00330E33"/>
    <w:rsid w:val="00332A8B"/>
    <w:rsid w:val="00333382"/>
    <w:rsid w:val="00333681"/>
    <w:rsid w:val="0035172C"/>
    <w:rsid w:val="00352164"/>
    <w:rsid w:val="003530F0"/>
    <w:rsid w:val="00354D95"/>
    <w:rsid w:val="0035777B"/>
    <w:rsid w:val="003604B2"/>
    <w:rsid w:val="00360BB7"/>
    <w:rsid w:val="003676E3"/>
    <w:rsid w:val="003751EC"/>
    <w:rsid w:val="00375BF3"/>
    <w:rsid w:val="00380308"/>
    <w:rsid w:val="0038147B"/>
    <w:rsid w:val="00385FCD"/>
    <w:rsid w:val="00391242"/>
    <w:rsid w:val="003913F1"/>
    <w:rsid w:val="003930E5"/>
    <w:rsid w:val="00393A87"/>
    <w:rsid w:val="00394DF0"/>
    <w:rsid w:val="00395132"/>
    <w:rsid w:val="0039685B"/>
    <w:rsid w:val="003C0F28"/>
    <w:rsid w:val="003C41DE"/>
    <w:rsid w:val="003C4571"/>
    <w:rsid w:val="003C4B82"/>
    <w:rsid w:val="003C6C66"/>
    <w:rsid w:val="003D4EA3"/>
    <w:rsid w:val="003D69A4"/>
    <w:rsid w:val="003E0B7E"/>
    <w:rsid w:val="003E4509"/>
    <w:rsid w:val="003E4938"/>
    <w:rsid w:val="0040282C"/>
    <w:rsid w:val="00402AFF"/>
    <w:rsid w:val="00411ABE"/>
    <w:rsid w:val="00417551"/>
    <w:rsid w:val="0042724F"/>
    <w:rsid w:val="00430795"/>
    <w:rsid w:val="004310F6"/>
    <w:rsid w:val="00432094"/>
    <w:rsid w:val="00432D15"/>
    <w:rsid w:val="0045416B"/>
    <w:rsid w:val="00465BEB"/>
    <w:rsid w:val="0046625E"/>
    <w:rsid w:val="0047004E"/>
    <w:rsid w:val="00472D03"/>
    <w:rsid w:val="00473C26"/>
    <w:rsid w:val="0049341B"/>
    <w:rsid w:val="004A0B52"/>
    <w:rsid w:val="004B0493"/>
    <w:rsid w:val="004B45D9"/>
    <w:rsid w:val="004C0C25"/>
    <w:rsid w:val="004C5E1B"/>
    <w:rsid w:val="004D0CF1"/>
    <w:rsid w:val="004D5D8E"/>
    <w:rsid w:val="004E17C8"/>
    <w:rsid w:val="004E2B75"/>
    <w:rsid w:val="004E4A58"/>
    <w:rsid w:val="004F56DD"/>
    <w:rsid w:val="004F741C"/>
    <w:rsid w:val="00501C89"/>
    <w:rsid w:val="00502BE2"/>
    <w:rsid w:val="005050EB"/>
    <w:rsid w:val="00526287"/>
    <w:rsid w:val="0053089C"/>
    <w:rsid w:val="00534991"/>
    <w:rsid w:val="00542824"/>
    <w:rsid w:val="00544454"/>
    <w:rsid w:val="0054703F"/>
    <w:rsid w:val="005530A0"/>
    <w:rsid w:val="00553350"/>
    <w:rsid w:val="0057078D"/>
    <w:rsid w:val="00582C91"/>
    <w:rsid w:val="00586722"/>
    <w:rsid w:val="00587EBA"/>
    <w:rsid w:val="005A3F87"/>
    <w:rsid w:val="005C2527"/>
    <w:rsid w:val="005C580A"/>
    <w:rsid w:val="005D42B2"/>
    <w:rsid w:val="005E001F"/>
    <w:rsid w:val="005E3B94"/>
    <w:rsid w:val="005E546D"/>
    <w:rsid w:val="005F799B"/>
    <w:rsid w:val="005F7CF3"/>
    <w:rsid w:val="00603A41"/>
    <w:rsid w:val="0060579A"/>
    <w:rsid w:val="00610DBA"/>
    <w:rsid w:val="00630201"/>
    <w:rsid w:val="00630B17"/>
    <w:rsid w:val="00630B87"/>
    <w:rsid w:val="00632CEB"/>
    <w:rsid w:val="006405F4"/>
    <w:rsid w:val="006437D3"/>
    <w:rsid w:val="00644276"/>
    <w:rsid w:val="00654BE3"/>
    <w:rsid w:val="006601F1"/>
    <w:rsid w:val="00677E56"/>
    <w:rsid w:val="00682568"/>
    <w:rsid w:val="0069155C"/>
    <w:rsid w:val="00692302"/>
    <w:rsid w:val="006935C9"/>
    <w:rsid w:val="006A2FB1"/>
    <w:rsid w:val="006B71BB"/>
    <w:rsid w:val="006C7C1B"/>
    <w:rsid w:val="006D4832"/>
    <w:rsid w:val="006D5507"/>
    <w:rsid w:val="006D6E41"/>
    <w:rsid w:val="006E16D1"/>
    <w:rsid w:val="006E522C"/>
    <w:rsid w:val="006E5391"/>
    <w:rsid w:val="006F0302"/>
    <w:rsid w:val="006F42E5"/>
    <w:rsid w:val="00704C29"/>
    <w:rsid w:val="007113BA"/>
    <w:rsid w:val="007238C7"/>
    <w:rsid w:val="00737064"/>
    <w:rsid w:val="0074742F"/>
    <w:rsid w:val="00752442"/>
    <w:rsid w:val="00754470"/>
    <w:rsid w:val="00754FE5"/>
    <w:rsid w:val="00757199"/>
    <w:rsid w:val="00765005"/>
    <w:rsid w:val="00767D5E"/>
    <w:rsid w:val="00773793"/>
    <w:rsid w:val="00782AFC"/>
    <w:rsid w:val="00783B30"/>
    <w:rsid w:val="007913BD"/>
    <w:rsid w:val="0079657F"/>
    <w:rsid w:val="007A0361"/>
    <w:rsid w:val="007B46E3"/>
    <w:rsid w:val="007C2A38"/>
    <w:rsid w:val="007C30E9"/>
    <w:rsid w:val="007D7253"/>
    <w:rsid w:val="007E0E08"/>
    <w:rsid w:val="007E2B53"/>
    <w:rsid w:val="007E31F6"/>
    <w:rsid w:val="007F0AAF"/>
    <w:rsid w:val="007F1E0C"/>
    <w:rsid w:val="007F274A"/>
    <w:rsid w:val="007F5AE8"/>
    <w:rsid w:val="0080128A"/>
    <w:rsid w:val="00802152"/>
    <w:rsid w:val="008141BC"/>
    <w:rsid w:val="0081691F"/>
    <w:rsid w:val="00831414"/>
    <w:rsid w:val="00834D6B"/>
    <w:rsid w:val="0086725B"/>
    <w:rsid w:val="00876A1C"/>
    <w:rsid w:val="00883070"/>
    <w:rsid w:val="0088768C"/>
    <w:rsid w:val="008959A3"/>
    <w:rsid w:val="008971B1"/>
    <w:rsid w:val="008A15C8"/>
    <w:rsid w:val="008A74EF"/>
    <w:rsid w:val="008B4451"/>
    <w:rsid w:val="008C2D44"/>
    <w:rsid w:val="008C7B7D"/>
    <w:rsid w:val="008D12BF"/>
    <w:rsid w:val="008D3995"/>
    <w:rsid w:val="008D4A30"/>
    <w:rsid w:val="008F5CFE"/>
    <w:rsid w:val="009008BB"/>
    <w:rsid w:val="00900C5C"/>
    <w:rsid w:val="009140D8"/>
    <w:rsid w:val="0092233A"/>
    <w:rsid w:val="00927B58"/>
    <w:rsid w:val="00935D80"/>
    <w:rsid w:val="009363E3"/>
    <w:rsid w:val="00940C14"/>
    <w:rsid w:val="00952529"/>
    <w:rsid w:val="00953CBB"/>
    <w:rsid w:val="009613F6"/>
    <w:rsid w:val="00962AF0"/>
    <w:rsid w:val="00966263"/>
    <w:rsid w:val="00970E50"/>
    <w:rsid w:val="00972671"/>
    <w:rsid w:val="00973221"/>
    <w:rsid w:val="00984670"/>
    <w:rsid w:val="00995ED3"/>
    <w:rsid w:val="009B0987"/>
    <w:rsid w:val="009B45A8"/>
    <w:rsid w:val="009B5D15"/>
    <w:rsid w:val="009C2937"/>
    <w:rsid w:val="009D2C87"/>
    <w:rsid w:val="009E2265"/>
    <w:rsid w:val="009E71B3"/>
    <w:rsid w:val="009F0907"/>
    <w:rsid w:val="009F4F17"/>
    <w:rsid w:val="009F5540"/>
    <w:rsid w:val="009F59F3"/>
    <w:rsid w:val="00A03AFB"/>
    <w:rsid w:val="00A3068D"/>
    <w:rsid w:val="00A3237C"/>
    <w:rsid w:val="00A43D9B"/>
    <w:rsid w:val="00A60E93"/>
    <w:rsid w:val="00A63228"/>
    <w:rsid w:val="00A64B67"/>
    <w:rsid w:val="00A64C8F"/>
    <w:rsid w:val="00A71994"/>
    <w:rsid w:val="00A73636"/>
    <w:rsid w:val="00A84E37"/>
    <w:rsid w:val="00A90DF2"/>
    <w:rsid w:val="00A9658D"/>
    <w:rsid w:val="00AA1641"/>
    <w:rsid w:val="00AA44FF"/>
    <w:rsid w:val="00AB3666"/>
    <w:rsid w:val="00AC2FB5"/>
    <w:rsid w:val="00AC5DFA"/>
    <w:rsid w:val="00AD0ED5"/>
    <w:rsid w:val="00AE3889"/>
    <w:rsid w:val="00AF06B9"/>
    <w:rsid w:val="00B16521"/>
    <w:rsid w:val="00B17985"/>
    <w:rsid w:val="00B20107"/>
    <w:rsid w:val="00B234C7"/>
    <w:rsid w:val="00B27546"/>
    <w:rsid w:val="00B32463"/>
    <w:rsid w:val="00B4220C"/>
    <w:rsid w:val="00B53077"/>
    <w:rsid w:val="00B54D96"/>
    <w:rsid w:val="00B564FC"/>
    <w:rsid w:val="00B5791C"/>
    <w:rsid w:val="00B639FE"/>
    <w:rsid w:val="00B63EF4"/>
    <w:rsid w:val="00B701BA"/>
    <w:rsid w:val="00B71B2C"/>
    <w:rsid w:val="00B71E5B"/>
    <w:rsid w:val="00B72265"/>
    <w:rsid w:val="00B73532"/>
    <w:rsid w:val="00B75B7D"/>
    <w:rsid w:val="00B77A20"/>
    <w:rsid w:val="00B81515"/>
    <w:rsid w:val="00B82126"/>
    <w:rsid w:val="00B83C5C"/>
    <w:rsid w:val="00B8457A"/>
    <w:rsid w:val="00B8633F"/>
    <w:rsid w:val="00B91807"/>
    <w:rsid w:val="00B932A8"/>
    <w:rsid w:val="00BA0431"/>
    <w:rsid w:val="00BA0B4E"/>
    <w:rsid w:val="00BA1BF5"/>
    <w:rsid w:val="00BA22D8"/>
    <w:rsid w:val="00BA44E0"/>
    <w:rsid w:val="00BA4848"/>
    <w:rsid w:val="00BA50C3"/>
    <w:rsid w:val="00BA6684"/>
    <w:rsid w:val="00BB00A8"/>
    <w:rsid w:val="00BB00EA"/>
    <w:rsid w:val="00BC5E39"/>
    <w:rsid w:val="00BC65CF"/>
    <w:rsid w:val="00BE3F9B"/>
    <w:rsid w:val="00BE60FD"/>
    <w:rsid w:val="00BE71C4"/>
    <w:rsid w:val="00BE7C62"/>
    <w:rsid w:val="00BF06F1"/>
    <w:rsid w:val="00C12B43"/>
    <w:rsid w:val="00C20B8A"/>
    <w:rsid w:val="00C22D41"/>
    <w:rsid w:val="00C3171B"/>
    <w:rsid w:val="00C4407B"/>
    <w:rsid w:val="00C508F6"/>
    <w:rsid w:val="00C60126"/>
    <w:rsid w:val="00C60EFE"/>
    <w:rsid w:val="00C65D12"/>
    <w:rsid w:val="00C6660F"/>
    <w:rsid w:val="00C71485"/>
    <w:rsid w:val="00C75801"/>
    <w:rsid w:val="00C85318"/>
    <w:rsid w:val="00C90829"/>
    <w:rsid w:val="00C9459B"/>
    <w:rsid w:val="00C97EC1"/>
    <w:rsid w:val="00CA378C"/>
    <w:rsid w:val="00CA7285"/>
    <w:rsid w:val="00CB1784"/>
    <w:rsid w:val="00CB5CB0"/>
    <w:rsid w:val="00CC12CF"/>
    <w:rsid w:val="00CC772E"/>
    <w:rsid w:val="00CD09EA"/>
    <w:rsid w:val="00CD542D"/>
    <w:rsid w:val="00CD5532"/>
    <w:rsid w:val="00CD6E42"/>
    <w:rsid w:val="00CE08C3"/>
    <w:rsid w:val="00CE1404"/>
    <w:rsid w:val="00CE19AC"/>
    <w:rsid w:val="00CE47AF"/>
    <w:rsid w:val="00CF1901"/>
    <w:rsid w:val="00CF4B18"/>
    <w:rsid w:val="00CF51C6"/>
    <w:rsid w:val="00D020C6"/>
    <w:rsid w:val="00D069DB"/>
    <w:rsid w:val="00D07746"/>
    <w:rsid w:val="00D07D44"/>
    <w:rsid w:val="00D13619"/>
    <w:rsid w:val="00D30F0E"/>
    <w:rsid w:val="00D341A8"/>
    <w:rsid w:val="00D34EEC"/>
    <w:rsid w:val="00D45B74"/>
    <w:rsid w:val="00D45FBD"/>
    <w:rsid w:val="00D50B59"/>
    <w:rsid w:val="00D55784"/>
    <w:rsid w:val="00D571C4"/>
    <w:rsid w:val="00D57725"/>
    <w:rsid w:val="00D6134B"/>
    <w:rsid w:val="00D6404A"/>
    <w:rsid w:val="00D70AFE"/>
    <w:rsid w:val="00D719D6"/>
    <w:rsid w:val="00D775C2"/>
    <w:rsid w:val="00D843FA"/>
    <w:rsid w:val="00D96B9D"/>
    <w:rsid w:val="00DA1CD1"/>
    <w:rsid w:val="00DA22DE"/>
    <w:rsid w:val="00DA4761"/>
    <w:rsid w:val="00DB0D5C"/>
    <w:rsid w:val="00DB1282"/>
    <w:rsid w:val="00DB40FF"/>
    <w:rsid w:val="00DB4352"/>
    <w:rsid w:val="00DB64D3"/>
    <w:rsid w:val="00DC037A"/>
    <w:rsid w:val="00DE561E"/>
    <w:rsid w:val="00DE5B44"/>
    <w:rsid w:val="00DE7724"/>
    <w:rsid w:val="00DF1CF0"/>
    <w:rsid w:val="00DF39FF"/>
    <w:rsid w:val="00DF5EEC"/>
    <w:rsid w:val="00E016C4"/>
    <w:rsid w:val="00E03356"/>
    <w:rsid w:val="00E03A58"/>
    <w:rsid w:val="00E056A3"/>
    <w:rsid w:val="00E0669F"/>
    <w:rsid w:val="00E11A30"/>
    <w:rsid w:val="00E12E57"/>
    <w:rsid w:val="00E14745"/>
    <w:rsid w:val="00E22BDE"/>
    <w:rsid w:val="00E22C7F"/>
    <w:rsid w:val="00E34BE0"/>
    <w:rsid w:val="00E36BAC"/>
    <w:rsid w:val="00E37478"/>
    <w:rsid w:val="00E40F92"/>
    <w:rsid w:val="00E51367"/>
    <w:rsid w:val="00E53658"/>
    <w:rsid w:val="00E536F5"/>
    <w:rsid w:val="00E5780A"/>
    <w:rsid w:val="00E579B3"/>
    <w:rsid w:val="00E62C1F"/>
    <w:rsid w:val="00E631FC"/>
    <w:rsid w:val="00E75DAF"/>
    <w:rsid w:val="00E827BE"/>
    <w:rsid w:val="00E91AA7"/>
    <w:rsid w:val="00E9699C"/>
    <w:rsid w:val="00EB4F2D"/>
    <w:rsid w:val="00EB6C4B"/>
    <w:rsid w:val="00EC0DBF"/>
    <w:rsid w:val="00EC325E"/>
    <w:rsid w:val="00EC55C3"/>
    <w:rsid w:val="00EC55CB"/>
    <w:rsid w:val="00ED0F78"/>
    <w:rsid w:val="00ED4685"/>
    <w:rsid w:val="00EE70C9"/>
    <w:rsid w:val="00EE7C6B"/>
    <w:rsid w:val="00EF3281"/>
    <w:rsid w:val="00EF43F6"/>
    <w:rsid w:val="00F00915"/>
    <w:rsid w:val="00F052C2"/>
    <w:rsid w:val="00F11E54"/>
    <w:rsid w:val="00F12BE9"/>
    <w:rsid w:val="00F12D71"/>
    <w:rsid w:val="00F15D5E"/>
    <w:rsid w:val="00F20778"/>
    <w:rsid w:val="00F20EB8"/>
    <w:rsid w:val="00F21803"/>
    <w:rsid w:val="00F21BD6"/>
    <w:rsid w:val="00F2216E"/>
    <w:rsid w:val="00F25ED2"/>
    <w:rsid w:val="00F33D74"/>
    <w:rsid w:val="00F36578"/>
    <w:rsid w:val="00F4310A"/>
    <w:rsid w:val="00F44F7E"/>
    <w:rsid w:val="00F56811"/>
    <w:rsid w:val="00F6125C"/>
    <w:rsid w:val="00F65D4B"/>
    <w:rsid w:val="00F6662E"/>
    <w:rsid w:val="00F714D0"/>
    <w:rsid w:val="00F72E3A"/>
    <w:rsid w:val="00F73994"/>
    <w:rsid w:val="00F80AAD"/>
    <w:rsid w:val="00F81706"/>
    <w:rsid w:val="00F86600"/>
    <w:rsid w:val="00F942EE"/>
    <w:rsid w:val="00F959B3"/>
    <w:rsid w:val="00FA38C3"/>
    <w:rsid w:val="00FB0378"/>
    <w:rsid w:val="00FB04D8"/>
    <w:rsid w:val="00FB2147"/>
    <w:rsid w:val="00FB24F5"/>
    <w:rsid w:val="00FB2CEC"/>
    <w:rsid w:val="00FB6D55"/>
    <w:rsid w:val="00FC29B7"/>
    <w:rsid w:val="00FD7398"/>
    <w:rsid w:val="00FE1686"/>
    <w:rsid w:val="00FE7B3A"/>
    <w:rsid w:val="00FF1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69774"/>
  <w15:docId w15:val="{E9299AEE-742B-4044-A93C-E53D1E02D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61712"/>
    <w:pPr>
      <w:spacing w:line="240" w:lineRule="auto"/>
    </w:pPr>
  </w:style>
  <w:style w:type="character" w:styleId="CommentReference">
    <w:name w:val="annotation reference"/>
    <w:basedOn w:val="DefaultParagraphFont"/>
    <w:uiPriority w:val="99"/>
    <w:semiHidden/>
    <w:unhideWhenUsed/>
    <w:rsid w:val="00261712"/>
    <w:rPr>
      <w:sz w:val="16"/>
      <w:szCs w:val="16"/>
    </w:rPr>
  </w:style>
  <w:style w:type="paragraph" w:styleId="CommentText">
    <w:name w:val="annotation text"/>
    <w:basedOn w:val="Normal"/>
    <w:link w:val="CommentTextChar"/>
    <w:uiPriority w:val="99"/>
    <w:unhideWhenUsed/>
    <w:rsid w:val="00261712"/>
    <w:pPr>
      <w:spacing w:line="240" w:lineRule="auto"/>
    </w:pPr>
    <w:rPr>
      <w:sz w:val="20"/>
      <w:szCs w:val="20"/>
    </w:rPr>
  </w:style>
  <w:style w:type="character" w:customStyle="1" w:styleId="CommentTextChar">
    <w:name w:val="Comment Text Char"/>
    <w:basedOn w:val="DefaultParagraphFont"/>
    <w:link w:val="CommentText"/>
    <w:uiPriority w:val="99"/>
    <w:rsid w:val="00261712"/>
    <w:rPr>
      <w:sz w:val="20"/>
      <w:szCs w:val="20"/>
    </w:rPr>
  </w:style>
  <w:style w:type="paragraph" w:styleId="CommentSubject">
    <w:name w:val="annotation subject"/>
    <w:basedOn w:val="CommentText"/>
    <w:next w:val="CommentText"/>
    <w:link w:val="CommentSubjectChar"/>
    <w:uiPriority w:val="99"/>
    <w:semiHidden/>
    <w:unhideWhenUsed/>
    <w:rsid w:val="00261712"/>
    <w:rPr>
      <w:b/>
      <w:bCs/>
    </w:rPr>
  </w:style>
  <w:style w:type="character" w:customStyle="1" w:styleId="CommentSubjectChar">
    <w:name w:val="Comment Subject Char"/>
    <w:basedOn w:val="CommentTextChar"/>
    <w:link w:val="CommentSubject"/>
    <w:uiPriority w:val="99"/>
    <w:semiHidden/>
    <w:rsid w:val="00261712"/>
    <w:rPr>
      <w:b/>
      <w:bCs/>
      <w:sz w:val="20"/>
      <w:szCs w:val="20"/>
    </w:rPr>
  </w:style>
  <w:style w:type="paragraph" w:styleId="ListParagraph">
    <w:name w:val="List Paragraph"/>
    <w:basedOn w:val="Normal"/>
    <w:uiPriority w:val="34"/>
    <w:qFormat/>
    <w:rsid w:val="00B639FE"/>
    <w:pPr>
      <w:ind w:left="720"/>
      <w:contextualSpacing/>
    </w:pPr>
  </w:style>
  <w:style w:type="table" w:styleId="TableGrid">
    <w:name w:val="Table Grid"/>
    <w:basedOn w:val="TableNormal"/>
    <w:uiPriority w:val="39"/>
    <w:rsid w:val="00465B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233A"/>
    <w:pPr>
      <w:tabs>
        <w:tab w:val="center" w:pos="4680"/>
        <w:tab w:val="right" w:pos="9360"/>
      </w:tabs>
      <w:spacing w:line="240" w:lineRule="auto"/>
    </w:pPr>
  </w:style>
  <w:style w:type="character" w:customStyle="1" w:styleId="HeaderChar">
    <w:name w:val="Header Char"/>
    <w:basedOn w:val="DefaultParagraphFont"/>
    <w:link w:val="Header"/>
    <w:uiPriority w:val="99"/>
    <w:rsid w:val="0092233A"/>
  </w:style>
  <w:style w:type="paragraph" w:styleId="Footer">
    <w:name w:val="footer"/>
    <w:basedOn w:val="Normal"/>
    <w:link w:val="FooterChar"/>
    <w:uiPriority w:val="99"/>
    <w:unhideWhenUsed/>
    <w:rsid w:val="0092233A"/>
    <w:pPr>
      <w:tabs>
        <w:tab w:val="center" w:pos="4680"/>
        <w:tab w:val="right" w:pos="9360"/>
      </w:tabs>
      <w:spacing w:line="240" w:lineRule="auto"/>
    </w:pPr>
  </w:style>
  <w:style w:type="character" w:customStyle="1" w:styleId="FooterChar">
    <w:name w:val="Footer Char"/>
    <w:basedOn w:val="DefaultParagraphFont"/>
    <w:link w:val="Footer"/>
    <w:uiPriority w:val="99"/>
    <w:rsid w:val="0092233A"/>
  </w:style>
  <w:style w:type="paragraph" w:styleId="Bibliography">
    <w:name w:val="Bibliography"/>
    <w:basedOn w:val="Normal"/>
    <w:next w:val="Normal"/>
    <w:uiPriority w:val="37"/>
    <w:unhideWhenUsed/>
    <w:rsid w:val="000D1507"/>
  </w:style>
  <w:style w:type="character" w:styleId="Hyperlink">
    <w:name w:val="Hyperlink"/>
    <w:basedOn w:val="DefaultParagraphFont"/>
    <w:uiPriority w:val="99"/>
    <w:unhideWhenUsed/>
    <w:rsid w:val="007913BD"/>
    <w:rPr>
      <w:color w:val="0000FF" w:themeColor="hyperlink"/>
      <w:u w:val="single"/>
    </w:rPr>
  </w:style>
  <w:style w:type="character" w:styleId="UnresolvedMention">
    <w:name w:val="Unresolved Mention"/>
    <w:basedOn w:val="DefaultParagraphFont"/>
    <w:uiPriority w:val="99"/>
    <w:semiHidden/>
    <w:unhideWhenUsed/>
    <w:rsid w:val="007913BD"/>
    <w:rPr>
      <w:color w:val="605E5C"/>
      <w:shd w:val="clear" w:color="auto" w:fill="E1DFDD"/>
    </w:rPr>
  </w:style>
  <w:style w:type="character" w:styleId="FollowedHyperlink">
    <w:name w:val="FollowedHyperlink"/>
    <w:basedOn w:val="DefaultParagraphFont"/>
    <w:uiPriority w:val="99"/>
    <w:semiHidden/>
    <w:unhideWhenUsed/>
    <w:rsid w:val="004B0493"/>
    <w:rPr>
      <w:color w:val="800080" w:themeColor="followedHyperlink"/>
      <w:u w:val="single"/>
    </w:rPr>
  </w:style>
  <w:style w:type="paragraph" w:styleId="NoSpacing">
    <w:name w:val="No Spacing"/>
    <w:uiPriority w:val="1"/>
    <w:qFormat/>
    <w:rsid w:val="005D42B2"/>
    <w:pPr>
      <w:spacing w:line="240" w:lineRule="auto"/>
    </w:pPr>
  </w:style>
  <w:style w:type="character" w:styleId="PlaceholderText">
    <w:name w:val="Placeholder Text"/>
    <w:basedOn w:val="DefaultParagraphFont"/>
    <w:uiPriority w:val="99"/>
    <w:semiHidden/>
    <w:rsid w:val="00DA4761"/>
    <w:rPr>
      <w:color w:val="666666"/>
    </w:rPr>
  </w:style>
  <w:style w:type="paragraph" w:styleId="TOCHeading">
    <w:name w:val="TOC Heading"/>
    <w:basedOn w:val="Heading1"/>
    <w:next w:val="Normal"/>
    <w:uiPriority w:val="39"/>
    <w:unhideWhenUsed/>
    <w:qFormat/>
    <w:rsid w:val="00F6125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F6125C"/>
    <w:pPr>
      <w:spacing w:after="100"/>
    </w:pPr>
  </w:style>
  <w:style w:type="paragraph" w:styleId="TOC2">
    <w:name w:val="toc 2"/>
    <w:basedOn w:val="Normal"/>
    <w:next w:val="Normal"/>
    <w:autoRedefine/>
    <w:uiPriority w:val="39"/>
    <w:unhideWhenUsed/>
    <w:rsid w:val="00F6125C"/>
    <w:pPr>
      <w:spacing w:after="100"/>
      <w:ind w:left="220"/>
    </w:pPr>
  </w:style>
  <w:style w:type="paragraph" w:styleId="Caption">
    <w:name w:val="caption"/>
    <w:basedOn w:val="Normal"/>
    <w:next w:val="Normal"/>
    <w:uiPriority w:val="35"/>
    <w:unhideWhenUsed/>
    <w:qFormat/>
    <w:rsid w:val="00F6125C"/>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612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28745">
      <w:bodyDiv w:val="1"/>
      <w:marLeft w:val="0"/>
      <w:marRight w:val="0"/>
      <w:marTop w:val="0"/>
      <w:marBottom w:val="0"/>
      <w:divBdr>
        <w:top w:val="none" w:sz="0" w:space="0" w:color="auto"/>
        <w:left w:val="none" w:sz="0" w:space="0" w:color="auto"/>
        <w:bottom w:val="none" w:sz="0" w:space="0" w:color="auto"/>
        <w:right w:val="none" w:sz="0" w:space="0" w:color="auto"/>
      </w:divBdr>
    </w:div>
    <w:div w:id="115873899">
      <w:bodyDiv w:val="1"/>
      <w:marLeft w:val="0"/>
      <w:marRight w:val="0"/>
      <w:marTop w:val="0"/>
      <w:marBottom w:val="0"/>
      <w:divBdr>
        <w:top w:val="none" w:sz="0" w:space="0" w:color="auto"/>
        <w:left w:val="none" w:sz="0" w:space="0" w:color="auto"/>
        <w:bottom w:val="none" w:sz="0" w:space="0" w:color="auto"/>
        <w:right w:val="none" w:sz="0" w:space="0" w:color="auto"/>
      </w:divBdr>
    </w:div>
    <w:div w:id="235165362">
      <w:bodyDiv w:val="1"/>
      <w:marLeft w:val="0"/>
      <w:marRight w:val="0"/>
      <w:marTop w:val="0"/>
      <w:marBottom w:val="0"/>
      <w:divBdr>
        <w:top w:val="none" w:sz="0" w:space="0" w:color="auto"/>
        <w:left w:val="none" w:sz="0" w:space="0" w:color="auto"/>
        <w:bottom w:val="none" w:sz="0" w:space="0" w:color="auto"/>
        <w:right w:val="none" w:sz="0" w:space="0" w:color="auto"/>
      </w:divBdr>
    </w:div>
    <w:div w:id="519052802">
      <w:bodyDiv w:val="1"/>
      <w:marLeft w:val="0"/>
      <w:marRight w:val="0"/>
      <w:marTop w:val="0"/>
      <w:marBottom w:val="0"/>
      <w:divBdr>
        <w:top w:val="none" w:sz="0" w:space="0" w:color="auto"/>
        <w:left w:val="none" w:sz="0" w:space="0" w:color="auto"/>
        <w:bottom w:val="none" w:sz="0" w:space="0" w:color="auto"/>
        <w:right w:val="none" w:sz="0" w:space="0" w:color="auto"/>
      </w:divBdr>
    </w:div>
    <w:div w:id="630600209">
      <w:bodyDiv w:val="1"/>
      <w:marLeft w:val="0"/>
      <w:marRight w:val="0"/>
      <w:marTop w:val="0"/>
      <w:marBottom w:val="0"/>
      <w:divBdr>
        <w:top w:val="none" w:sz="0" w:space="0" w:color="auto"/>
        <w:left w:val="none" w:sz="0" w:space="0" w:color="auto"/>
        <w:bottom w:val="none" w:sz="0" w:space="0" w:color="auto"/>
        <w:right w:val="none" w:sz="0" w:space="0" w:color="auto"/>
      </w:divBdr>
    </w:div>
    <w:div w:id="681080884">
      <w:bodyDiv w:val="1"/>
      <w:marLeft w:val="0"/>
      <w:marRight w:val="0"/>
      <w:marTop w:val="0"/>
      <w:marBottom w:val="0"/>
      <w:divBdr>
        <w:top w:val="none" w:sz="0" w:space="0" w:color="auto"/>
        <w:left w:val="none" w:sz="0" w:space="0" w:color="auto"/>
        <w:bottom w:val="none" w:sz="0" w:space="0" w:color="auto"/>
        <w:right w:val="none" w:sz="0" w:space="0" w:color="auto"/>
      </w:divBdr>
    </w:div>
    <w:div w:id="777598983">
      <w:bodyDiv w:val="1"/>
      <w:marLeft w:val="0"/>
      <w:marRight w:val="0"/>
      <w:marTop w:val="0"/>
      <w:marBottom w:val="0"/>
      <w:divBdr>
        <w:top w:val="none" w:sz="0" w:space="0" w:color="auto"/>
        <w:left w:val="none" w:sz="0" w:space="0" w:color="auto"/>
        <w:bottom w:val="none" w:sz="0" w:space="0" w:color="auto"/>
        <w:right w:val="none" w:sz="0" w:space="0" w:color="auto"/>
      </w:divBdr>
    </w:div>
    <w:div w:id="837576103">
      <w:bodyDiv w:val="1"/>
      <w:marLeft w:val="0"/>
      <w:marRight w:val="0"/>
      <w:marTop w:val="0"/>
      <w:marBottom w:val="0"/>
      <w:divBdr>
        <w:top w:val="none" w:sz="0" w:space="0" w:color="auto"/>
        <w:left w:val="none" w:sz="0" w:space="0" w:color="auto"/>
        <w:bottom w:val="none" w:sz="0" w:space="0" w:color="auto"/>
        <w:right w:val="none" w:sz="0" w:space="0" w:color="auto"/>
      </w:divBdr>
    </w:div>
    <w:div w:id="1107652669">
      <w:bodyDiv w:val="1"/>
      <w:marLeft w:val="0"/>
      <w:marRight w:val="0"/>
      <w:marTop w:val="0"/>
      <w:marBottom w:val="0"/>
      <w:divBdr>
        <w:top w:val="none" w:sz="0" w:space="0" w:color="auto"/>
        <w:left w:val="none" w:sz="0" w:space="0" w:color="auto"/>
        <w:bottom w:val="none" w:sz="0" w:space="0" w:color="auto"/>
        <w:right w:val="none" w:sz="0" w:space="0" w:color="auto"/>
      </w:divBdr>
    </w:div>
    <w:div w:id="1150369584">
      <w:bodyDiv w:val="1"/>
      <w:marLeft w:val="0"/>
      <w:marRight w:val="0"/>
      <w:marTop w:val="0"/>
      <w:marBottom w:val="0"/>
      <w:divBdr>
        <w:top w:val="none" w:sz="0" w:space="0" w:color="auto"/>
        <w:left w:val="none" w:sz="0" w:space="0" w:color="auto"/>
        <w:bottom w:val="none" w:sz="0" w:space="0" w:color="auto"/>
        <w:right w:val="none" w:sz="0" w:space="0" w:color="auto"/>
      </w:divBdr>
    </w:div>
    <w:div w:id="1430276167">
      <w:bodyDiv w:val="1"/>
      <w:marLeft w:val="0"/>
      <w:marRight w:val="0"/>
      <w:marTop w:val="0"/>
      <w:marBottom w:val="0"/>
      <w:divBdr>
        <w:top w:val="none" w:sz="0" w:space="0" w:color="auto"/>
        <w:left w:val="none" w:sz="0" w:space="0" w:color="auto"/>
        <w:bottom w:val="none" w:sz="0" w:space="0" w:color="auto"/>
        <w:right w:val="none" w:sz="0" w:space="0" w:color="auto"/>
      </w:divBdr>
    </w:div>
    <w:div w:id="1574311938">
      <w:bodyDiv w:val="1"/>
      <w:marLeft w:val="0"/>
      <w:marRight w:val="0"/>
      <w:marTop w:val="0"/>
      <w:marBottom w:val="0"/>
      <w:divBdr>
        <w:top w:val="none" w:sz="0" w:space="0" w:color="auto"/>
        <w:left w:val="none" w:sz="0" w:space="0" w:color="auto"/>
        <w:bottom w:val="none" w:sz="0" w:space="0" w:color="auto"/>
        <w:right w:val="none" w:sz="0" w:space="0" w:color="auto"/>
      </w:divBdr>
    </w:div>
    <w:div w:id="20777827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016/j.forpol.2019.10199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earthexplorer.usgs.gov/"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5.png"/><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azgeo-open-data-agic.hub.arcgis.com"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hyperlink" Target="https://www.ncei.noaa.gov/access/monitoring/climate-at-a-glance/county/time-series/AZ-025/tmin/1/0/1993-2023?base_prd=true&amp;begbaseyear=1901&amp;endbaseyear=2000"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jpe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microsoft.com/office/2011/relationships/people" Target="people.xml"/><Relationship Id="rId10" Type="http://schemas.microsoft.com/office/2016/09/relationships/commentsIds" Target="commentsId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E16A6-A031-446F-BB98-8DEC13F8C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18013</TotalTime>
  <Pages>27</Pages>
  <Words>9622</Words>
  <Characters>54847</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Abraham E Springer</dc:creator>
  <cp:lastModifiedBy>Quentin R McCalla</cp:lastModifiedBy>
  <cp:revision>72</cp:revision>
  <dcterms:created xsi:type="dcterms:W3CDTF">2024-12-16T16:36:00Z</dcterms:created>
  <dcterms:modified xsi:type="dcterms:W3CDTF">2025-01-15T23:11:00Z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id="da6Whu1v"/&gt;&lt;style id="http://www.zotero.org/styles/american-political-science-association" locale="en-US" hasBibliography="1" bibliographyStyleHasBeenSet="1"/&gt;&lt;prefs&gt;&lt;pref name="fieldType" value=</vt:lpwstr>
  </property>
  <property fmtid="{D5CDD505-2E9C-101B-9397-08002B2CF9AE}" pid="3" name="ZOTERO_PREF_2">
    <vt:lpwstr>"Field"/&gt;&lt;pref name="automaticJournalAbbreviations" value="true"/&gt;&lt;/prefs&gt;&lt;/data&gt;</vt:lpwstr>
  </property>
</Properties>
</file>