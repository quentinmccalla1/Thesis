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11247D0"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535B52">
        <w:rPr>
          <w:rFonts w:ascii="Times New Roman" w:hAnsi="Times New Roman" w:cs="Times New Roman"/>
          <w:sz w:val="24"/>
          <w:szCs w:val="24"/>
        </w:rPr>
        <w:t>cottonwoods</w:t>
      </w:r>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w:t>
      </w:r>
      <w:proofErr w:type="gramStart"/>
      <w:r w:rsidR="00FF6467">
        <w:rPr>
          <w:rFonts w:ascii="Times New Roman" w:hAnsi="Times New Roman" w:cs="Times New Roman"/>
          <w:sz w:val="24"/>
          <w:szCs w:val="24"/>
        </w:rPr>
        <w:t>during</w:t>
      </w:r>
      <w:proofErr w:type="gramEnd"/>
      <w:r w:rsidR="00FF6467">
        <w:rPr>
          <w:rFonts w:ascii="Times New Roman" w:hAnsi="Times New Roman" w:cs="Times New Roman"/>
          <w:sz w:val="24"/>
          <w:szCs w:val="24"/>
        </w:rPr>
        <w:t xml:space="preserve">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01BBDF9"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4C242064"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w:t>
      </w:r>
      <w:r w:rsidR="00F76484">
        <w:rPr>
          <w:rFonts w:ascii="Times New Roman" w:eastAsia="Times New Roman" w:hAnsi="Times New Roman" w:cs="Times New Roman"/>
          <w:sz w:val="24"/>
          <w:szCs w:val="24"/>
          <w:highlight w:val="white"/>
        </w:rPr>
        <w:t>.</w:t>
      </w:r>
      <w:r w:rsidRPr="00E817FB">
        <w:rPr>
          <w:rFonts w:ascii="Times New Roman" w:eastAsia="Times New Roman" w:hAnsi="Times New Roman" w:cs="Times New Roman"/>
          <w:sz w:val="24"/>
          <w:szCs w:val="24"/>
          <w:highlight w:val="white"/>
        </w:rPr>
        <w:t xml:space="preserve">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51BE7887" w:rsidR="005D722B" w:rsidRPr="00E817FB" w:rsidRDefault="00D079C5">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1"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2"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This allows the seeds to be deposited on bare, moist mineral soil created by high winter flows. Regeneration of Fremont cottonwood and Good</w:t>
      </w:r>
      <w:r w:rsidR="00F76484">
        <w:rPr>
          <w:rFonts w:ascii="Times New Roman" w:eastAsia="Times New Roman" w:hAnsi="Times New Roman" w:cs="Times New Roman"/>
          <w:sz w:val="24"/>
          <w:szCs w:val="24"/>
        </w:rPr>
        <w:t>d</w:t>
      </w:r>
      <w:r w:rsidRPr="00E817FB">
        <w:rPr>
          <w:rFonts w:ascii="Times New Roman" w:eastAsia="Times New Roman" w:hAnsi="Times New Roman" w:cs="Times New Roman"/>
          <w:sz w:val="24"/>
          <w:szCs w:val="24"/>
        </w:rPr>
        <w:t xml:space="preserve">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12D117F4"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3"/>
      <w:commentRangeStart w:id="34"/>
      <w:r w:rsidRPr="00E817FB">
        <w:rPr>
          <w:rFonts w:ascii="Times New Roman" w:eastAsia="Times New Roman" w:hAnsi="Times New Roman" w:cs="Times New Roman"/>
          <w:sz w:val="24"/>
          <w:szCs w:val="24"/>
        </w:rPr>
        <w:t xml:space="preserve">winter </w:t>
      </w:r>
      <w:commentRangeEnd w:id="33"/>
      <w:r w:rsidRPr="00E817FB">
        <w:rPr>
          <w:rStyle w:val="CommentReference"/>
          <w:rFonts w:ascii="Times New Roman" w:hAnsi="Times New Roman" w:cs="Times New Roman"/>
          <w:sz w:val="24"/>
          <w:szCs w:val="24"/>
        </w:rPr>
        <w:commentReference w:id="33"/>
      </w:r>
      <w:commentRangeEnd w:id="34"/>
      <w:r w:rsidR="007D00BA">
        <w:rPr>
          <w:rStyle w:val="CommentReference"/>
        </w:rPr>
        <w:commentReference w:id="34"/>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w:t>
      </w:r>
      <w:r w:rsidR="00C34FF1">
        <w:rPr>
          <w:rFonts w:ascii="Times New Roman" w:eastAsia="Times New Roman" w:hAnsi="Times New Roman" w:cs="Times New Roman"/>
          <w:sz w:val="24"/>
          <w:szCs w:val="24"/>
        </w:rPr>
        <w:t xml:space="preserve">(AEP) </w:t>
      </w:r>
      <w:r w:rsidR="00F76484">
        <w:rPr>
          <w:rFonts w:ascii="Times New Roman" w:eastAsia="Times New Roman" w:hAnsi="Times New Roman" w:cs="Times New Roman"/>
          <w:sz w:val="24"/>
          <w:szCs w:val="24"/>
        </w:rPr>
        <w:t>flood</w:t>
      </w:r>
      <w:r w:rsidR="00C34FF1">
        <w:rPr>
          <w:rFonts w:ascii="Times New Roman" w:eastAsia="Times New Roman" w:hAnsi="Times New Roman" w:cs="Times New Roman"/>
          <w:sz w:val="24"/>
          <w:szCs w:val="24"/>
        </w:rPr>
        <w:t>. This means that there is between a four and 10 percent chance a flood of this magnitude would occur in any given year.</w:t>
      </w:r>
      <w:r w:rsidR="00F76484">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commentRangeStart w:id="35"/>
      <w:r w:rsidR="00535B52">
        <w:rPr>
          <w:rFonts w:ascii="Times New Roman" w:eastAsia="Times New Roman" w:hAnsi="Times New Roman" w:cs="Times New Roman"/>
          <w:sz w:val="24"/>
          <w:szCs w:val="24"/>
        </w:rPr>
        <w:t>Peak snowmelt occurred in mid-March and almost reached 1000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 Flows then declined to the summer and fall low</w:t>
      </w:r>
      <w:r w:rsidR="00F76484">
        <w:rPr>
          <w:rFonts w:ascii="Times New Roman" w:eastAsia="Times New Roman" w:hAnsi="Times New Roman" w:cs="Times New Roman"/>
          <w:sz w:val="24"/>
          <w:szCs w:val="24"/>
        </w:rPr>
        <w:t>-</w:t>
      </w:r>
      <w:r w:rsidR="00535B52">
        <w:rPr>
          <w:rFonts w:ascii="Times New Roman" w:eastAsia="Times New Roman" w:hAnsi="Times New Roman" w:cs="Times New Roman"/>
          <w:sz w:val="24"/>
          <w:szCs w:val="24"/>
        </w:rPr>
        <w:t xml:space="preserve">flow </w:t>
      </w:r>
      <w:r w:rsidR="00535B52">
        <w:rPr>
          <w:rFonts w:ascii="Times New Roman" w:eastAsia="Times New Roman" w:hAnsi="Times New Roman" w:cs="Times New Roman"/>
          <w:sz w:val="24"/>
          <w:szCs w:val="24"/>
        </w:rPr>
        <w:lastRenderedPageBreak/>
        <w:t>period where baseflows can drop below 1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w:t>
      </w:r>
      <w:commentRangeEnd w:id="35"/>
      <w:r w:rsidR="00535B52">
        <w:rPr>
          <w:rStyle w:val="CommentReference"/>
        </w:rPr>
        <w:commentReference w:id="35"/>
      </w:r>
      <w:r w:rsidR="00535B52">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77AA5E25" w14:textId="2090C916" w:rsidR="0029521D" w:rsidRDefault="0029521D" w:rsidP="0029521D">
      <w:pPr>
        <w:spacing w:line="480" w:lineRule="auto"/>
        <w:ind w:firstLine="360"/>
        <w:jc w:val="center"/>
        <w:rPr>
          <w:rFonts w:ascii="Times New Roman" w:eastAsia="Times New Roman" w:hAnsi="Times New Roman" w:cs="Times New Roman"/>
          <w:sz w:val="24"/>
          <w:szCs w:val="24"/>
        </w:rPr>
      </w:pPr>
    </w:p>
    <w:p w14:paraId="7F56F04E" w14:textId="283FC921" w:rsidR="00535B52" w:rsidRDefault="00535B52"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213BE9F" wp14:editId="60B18835">
            <wp:extent cx="3313845" cy="3552825"/>
            <wp:effectExtent l="0" t="0" r="1270" b="0"/>
            <wp:docPr id="1979249199" name="Picture 5" descr="A graph of a graph showing the amount of snow all over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199" name="Picture 5" descr="A graph of a graph showing the amount of snow all over the bod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532" cy="3565355"/>
                    </a:xfrm>
                    <a:prstGeom prst="rect">
                      <a:avLst/>
                    </a:prstGeom>
                  </pic:spPr>
                </pic:pic>
              </a:graphicData>
            </a:graphic>
          </wp:inline>
        </w:drawing>
      </w:r>
    </w:p>
    <w:p w14:paraId="5318AA1C" w14:textId="627D9935"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Mean daily discharge for Near Camp Verde, AZ USGS gage</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(09506000) for 2023.</w:t>
      </w:r>
    </w:p>
    <w:p w14:paraId="655D7D70" w14:textId="3A91ABCE" w:rsidR="00640FF1" w:rsidRPr="00E817FB" w:rsidRDefault="00914619">
      <w:pPr>
        <w:spacing w:line="480" w:lineRule="auto"/>
        <w:ind w:firstLine="720"/>
        <w:rPr>
          <w:rFonts w:ascii="Times New Roman" w:eastAsia="Times New Roman" w:hAnsi="Times New Roman" w:cs="Times New Roman"/>
          <w:sz w:val="24"/>
          <w:szCs w:val="24"/>
        </w:rPr>
        <w:pPrChange w:id="3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 xml:space="preserve">This study used the following research questions to understand regeneration and </w:t>
      </w:r>
      <w:r w:rsidR="00F76484">
        <w:rPr>
          <w:rFonts w:ascii="Times New Roman" w:eastAsia="Times New Roman" w:hAnsi="Times New Roman" w:cs="Times New Roman"/>
          <w:sz w:val="24"/>
          <w:szCs w:val="24"/>
        </w:rPr>
        <w:t>establishment</w:t>
      </w:r>
      <w:r w:rsidR="007D00BA">
        <w:rPr>
          <w:rFonts w:ascii="Times New Roman" w:eastAsia="Times New Roman" w:hAnsi="Times New Roman" w:cs="Times New Roman"/>
          <w:sz w:val="24"/>
          <w:szCs w:val="24"/>
        </w:rPr>
        <w:t xml:space="preserve"> of </w:t>
      </w:r>
      <w:r w:rsidR="00F76484">
        <w:rPr>
          <w:rFonts w:ascii="Times New Roman" w:eastAsia="Times New Roman" w:hAnsi="Times New Roman" w:cs="Times New Roman"/>
          <w:sz w:val="24"/>
          <w:szCs w:val="24"/>
        </w:rPr>
        <w:t xml:space="preserve">Fremont </w:t>
      </w:r>
      <w:r w:rsidR="007D00BA">
        <w:rPr>
          <w:rFonts w:ascii="Times New Roman" w:eastAsia="Times New Roman" w:hAnsi="Times New Roman" w:cs="Times New Roman"/>
          <w:sz w:val="24"/>
          <w:szCs w:val="24"/>
        </w:rPr>
        <w:t>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9"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0"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1" w:author="Abraham E Springer" w:date="2025-02-17T12:19:00Z" w16du:dateUtc="2025-02-17T19:19:00Z">
          <w:pPr>
            <w:pStyle w:val="Heading2"/>
          </w:pPr>
        </w:pPrChange>
      </w:pPr>
      <w:commentRangeStart w:id="42"/>
      <w:commentRangeStart w:id="43"/>
      <w:r w:rsidRPr="00E817FB">
        <w:rPr>
          <w:rFonts w:ascii="Times New Roman" w:hAnsi="Times New Roman" w:cs="Times New Roman"/>
          <w:sz w:val="24"/>
          <w:szCs w:val="24"/>
        </w:rPr>
        <w:t>Methods</w:t>
      </w:r>
      <w:commentRangeEnd w:id="42"/>
      <w:r w:rsidR="00640FF1" w:rsidRPr="00E817FB">
        <w:rPr>
          <w:rStyle w:val="CommentReference"/>
          <w:rFonts w:ascii="Times New Roman" w:eastAsia="Arial" w:hAnsi="Times New Roman" w:cs="Times New Roman"/>
          <w:color w:val="auto"/>
          <w:sz w:val="24"/>
          <w:szCs w:val="24"/>
        </w:rPr>
        <w:commentReference w:id="42"/>
      </w:r>
      <w:commentRangeEnd w:id="43"/>
      <w:r w:rsidR="00640FF1" w:rsidRPr="00E817FB">
        <w:rPr>
          <w:rStyle w:val="CommentReference"/>
          <w:rFonts w:ascii="Times New Roman" w:eastAsia="Arial" w:hAnsi="Times New Roman" w:cs="Times New Roman"/>
          <w:color w:val="auto"/>
          <w:sz w:val="24"/>
          <w:szCs w:val="24"/>
        </w:rPr>
        <w:commentReference w:id="43"/>
      </w:r>
    </w:p>
    <w:p w14:paraId="2E939A78" w14:textId="494A3A20" w:rsidR="005D722B" w:rsidRPr="00E817FB" w:rsidRDefault="0030203B">
      <w:pPr>
        <w:pStyle w:val="Heading3"/>
        <w:spacing w:line="480" w:lineRule="auto"/>
        <w:rPr>
          <w:rFonts w:ascii="Times New Roman" w:hAnsi="Times New Roman" w:cs="Times New Roman"/>
          <w:sz w:val="24"/>
          <w:szCs w:val="24"/>
        </w:rPr>
        <w:pPrChange w:id="44" w:author="Abraham E Springer" w:date="2025-02-17T12:19:00Z" w16du:dateUtc="2025-02-17T19:19:00Z">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7ACB5A80" w14:textId="48202229" w:rsidR="009A0005" w:rsidRPr="00E817FB" w:rsidRDefault="009A0005">
      <w:pPr>
        <w:spacing w:line="480" w:lineRule="auto"/>
        <w:ind w:firstLine="360"/>
        <w:rPr>
          <w:rFonts w:ascii="Times New Roman" w:eastAsia="Times New Roman" w:hAnsi="Times New Roman" w:cs="Times New Roman"/>
          <w:sz w:val="24"/>
          <w:szCs w:val="24"/>
        </w:rPr>
        <w:pPrChange w:id="4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Beasley Flat River Access Point (BRAP)</w:t>
      </w:r>
      <w:r w:rsidR="00F76484">
        <w:rPr>
          <w:rFonts w:ascii="Times New Roman" w:eastAsia="Times New Roman" w:hAnsi="Times New Roman" w:cs="Times New Roman"/>
          <w:sz w:val="24"/>
          <w:szCs w:val="24"/>
        </w:rPr>
        <w:t>,</w:t>
      </w:r>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r w:rsidR="007D00BA">
        <w:rPr>
          <w:rFonts w:ascii="Times New Roman" w:eastAsia="Times New Roman" w:hAnsi="Times New Roman" w:cs="Times New Roman"/>
          <w:sz w:val="24"/>
          <w:szCs w:val="24"/>
        </w:rPr>
        <w:t xml:space="preserve"> (Figure </w:t>
      </w:r>
      <w:r w:rsidR="00F76484">
        <w:rPr>
          <w:rFonts w:ascii="Times New Roman" w:eastAsia="Times New Roman" w:hAnsi="Times New Roman" w:cs="Times New Roman"/>
          <w:sz w:val="24"/>
          <w:szCs w:val="24"/>
        </w:rPr>
        <w:t>2</w:t>
      </w:r>
      <w:r w:rsidR="007D00BA">
        <w:rPr>
          <w:rFonts w:ascii="Times New Roman" w:eastAsia="Times New Roman" w:hAnsi="Times New Roman" w:cs="Times New Roman"/>
          <w:sz w:val="24"/>
          <w:szCs w:val="24"/>
        </w:rPr>
        <w:t>)</w:t>
      </w:r>
      <w:r w:rsidR="00F76484">
        <w:rPr>
          <w:rFonts w:ascii="Times New Roman" w:eastAsia="Times New Roman" w:hAnsi="Times New Roman" w:cs="Times New Roman"/>
          <w:sz w:val="24"/>
          <w:szCs w:val="24"/>
        </w:rPr>
        <w:t xml:space="preserve"> were chosen to visit repeatedly</w:t>
      </w:r>
      <w:r w:rsidRPr="00E817FB">
        <w:rPr>
          <w:rFonts w:ascii="Times New Roman" w:eastAsia="Times New Roman" w:hAnsi="Times New Roman" w:cs="Times New Roman"/>
          <w:sz w:val="24"/>
          <w:szCs w:val="24"/>
        </w:rPr>
        <w:t>. A third site at Sheep Bridge River Access Point was used to collect tree cores but was not used to study seedling mortality monitoring because</w:t>
      </w:r>
      <w:r w:rsidR="00F76484">
        <w:rPr>
          <w:rFonts w:ascii="Times New Roman" w:eastAsia="Times New Roman" w:hAnsi="Times New Roman" w:cs="Times New Roman"/>
          <w:sz w:val="24"/>
          <w:szCs w:val="24"/>
        </w:rPr>
        <w:t xml:space="preserve"> of its remote location</w:t>
      </w:r>
      <w:r w:rsidRPr="00E817FB">
        <w:rPr>
          <w:rFonts w:ascii="Times New Roman" w:eastAsia="Times New Roman" w:hAnsi="Times New Roman" w:cs="Times New Roman"/>
          <w:sz w:val="24"/>
          <w:szCs w:val="24"/>
        </w:rPr>
        <w:t xml:space="preserve">. All three sites have healthy Fremont cottonwood-Goodding’s willow riparian, gallery forests and have a largely intact </w:t>
      </w:r>
      <w:commentRangeStart w:id="46"/>
      <w:commentRangeStart w:id="47"/>
      <w:commentRangeStart w:id="48"/>
      <w:commentRangeStart w:id="49"/>
      <w:r w:rsidRPr="00E817FB">
        <w:rPr>
          <w:rFonts w:ascii="Times New Roman" w:eastAsia="Times New Roman" w:hAnsi="Times New Roman" w:cs="Times New Roman"/>
          <w:sz w:val="24"/>
          <w:szCs w:val="24"/>
        </w:rPr>
        <w:t>hydrology</w:t>
      </w:r>
      <w:commentRangeEnd w:id="46"/>
      <w:r w:rsidR="00CE6A20" w:rsidRPr="00E817FB">
        <w:rPr>
          <w:rStyle w:val="CommentReference"/>
          <w:rFonts w:ascii="Times New Roman" w:hAnsi="Times New Roman" w:cs="Times New Roman"/>
          <w:sz w:val="24"/>
          <w:szCs w:val="24"/>
        </w:rPr>
        <w:commentReference w:id="46"/>
      </w:r>
      <w:commentRangeEnd w:id="47"/>
      <w:r w:rsidR="00CE6A20" w:rsidRPr="00E817FB">
        <w:rPr>
          <w:rStyle w:val="CommentReference"/>
          <w:rFonts w:ascii="Times New Roman" w:hAnsi="Times New Roman" w:cs="Times New Roman"/>
          <w:sz w:val="24"/>
          <w:szCs w:val="24"/>
        </w:rPr>
        <w:commentReference w:id="47"/>
      </w:r>
      <w:commentRangeEnd w:id="48"/>
      <w:r w:rsidR="00640FF1" w:rsidRPr="00E817FB">
        <w:rPr>
          <w:rStyle w:val="CommentReference"/>
          <w:rFonts w:ascii="Times New Roman" w:hAnsi="Times New Roman" w:cs="Times New Roman"/>
          <w:sz w:val="24"/>
          <w:szCs w:val="24"/>
        </w:rPr>
        <w:commentReference w:id="48"/>
      </w:r>
      <w:commentRangeEnd w:id="49"/>
      <w:r w:rsidR="007D00BA">
        <w:rPr>
          <w:rStyle w:val="CommentReference"/>
        </w:rPr>
        <w:commentReference w:id="49"/>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0"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C023FA9" w14:textId="6D5792BA" w:rsidR="009A0005" w:rsidRPr="002054B5"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ind w:left="360"/>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5A96C5BE" w14:textId="2AF9AE23" w:rsidR="009954F4" w:rsidRPr="00E817FB" w:rsidRDefault="009954F4">
      <w:pPr>
        <w:pStyle w:val="Heading3"/>
        <w:spacing w:line="480" w:lineRule="auto"/>
        <w:rPr>
          <w:rFonts w:ascii="Times New Roman" w:hAnsi="Times New Roman" w:cs="Times New Roman"/>
          <w:sz w:val="24"/>
          <w:szCs w:val="24"/>
        </w:rPr>
        <w:pPrChange w:id="52"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2D1A44C5" w:rsidR="00140FC2" w:rsidRPr="00E817FB" w:rsidRDefault="005327A1">
      <w:pPr>
        <w:spacing w:line="480" w:lineRule="auto"/>
        <w:ind w:firstLine="720"/>
        <w:rPr>
          <w:rFonts w:ascii="Times New Roman" w:eastAsia="Times New Roman" w:hAnsi="Times New Roman" w:cs="Times New Roman"/>
          <w:sz w:val="24"/>
          <w:szCs w:val="24"/>
        </w:rPr>
        <w:pPrChange w:id="5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w:t>
      </w:r>
      <w:r w:rsidR="00F76484">
        <w:rPr>
          <w:rFonts w:ascii="Times New Roman" w:hAnsi="Times New Roman" w:cs="Times New Roman"/>
          <w:sz w:val="24"/>
          <w:szCs w:val="24"/>
        </w:rPr>
        <w:t>each BRAP and Childs</w:t>
      </w:r>
      <w:r w:rsidR="00140FC2" w:rsidRPr="00E817FB">
        <w:rPr>
          <w:rFonts w:ascii="Times New Roman" w:hAnsi="Times New Roman" w:cs="Times New Roman"/>
          <w:sz w:val="24"/>
          <w:szCs w:val="24"/>
        </w:rPr>
        <w:t xml:space="preserve">.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a radius </w:t>
      </w:r>
      <w:r w:rsidR="00F76484">
        <w:rPr>
          <w:rFonts w:ascii="Times New Roman" w:eastAsia="Times New Roman" w:hAnsi="Times New Roman" w:cs="Times New Roman"/>
          <w:sz w:val="24"/>
          <w:szCs w:val="24"/>
        </w:rPr>
        <w:t xml:space="preserve">determined </w:t>
      </w:r>
      <w:r w:rsidR="00140FC2" w:rsidRPr="00E817FB">
        <w:rPr>
          <w:rFonts w:ascii="Times New Roman" w:eastAsia="Times New Roman" w:hAnsi="Times New Roman" w:cs="Times New Roman"/>
          <w:sz w:val="24"/>
          <w:szCs w:val="24"/>
        </w:rPr>
        <w:t xml:space="preserve">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xml:space="preserve">. After the polygon was created and the area determined </w:t>
      </w:r>
      <w:r w:rsidRPr="00E817FB">
        <w:rPr>
          <w:rFonts w:ascii="Times New Roman" w:eastAsia="Times New Roman" w:hAnsi="Times New Roman" w:cs="Times New Roman"/>
          <w:sz w:val="24"/>
          <w:szCs w:val="24"/>
        </w:rPr>
        <w:lastRenderedPageBreak/>
        <w:t>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5"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56"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5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58"/>
      <w:r w:rsidRPr="00E817FB">
        <w:rPr>
          <w:rFonts w:ascii="Times New Roman" w:eastAsia="Times New Roman" w:hAnsi="Times New Roman" w:cs="Times New Roman"/>
          <w:sz w:val="24"/>
          <w:szCs w:val="24"/>
        </w:rPr>
        <w:t>plot</w:t>
      </w:r>
      <w:commentRangeEnd w:id="58"/>
      <w:r w:rsidR="00B96AB8">
        <w:rPr>
          <w:rFonts w:ascii="Times New Roman" w:eastAsia="Times New Roman" w:hAnsi="Times New Roman" w:cs="Times New Roman"/>
          <w:sz w:val="24"/>
          <w:szCs w:val="24"/>
        </w:rPr>
        <w:t xml:space="preserve"> at an accuracy of </w:t>
      </w:r>
      <w:r w:rsidR="00C00DA9">
        <w:rPr>
          <w:rStyle w:val="CommentReference"/>
        </w:rPr>
        <w:commentReference w:id="58"/>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1" w:author="Quentin R McCalla" w:date="2024-10-29T10:31:00Z" w16du:dateUtc="2024-10-29T17:31:00Z"/>
          <w:rFonts w:ascii="Times New Roman" w:eastAsia="Times New Roman" w:hAnsi="Times New Roman" w:cs="Times New Roman"/>
          <w:sz w:val="24"/>
          <w:szCs w:val="24"/>
        </w:rPr>
        <w:pPrChange w:id="6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3"/>
      <w:r w:rsidRPr="00E817FB">
        <w:rPr>
          <w:rFonts w:ascii="Times New Roman" w:eastAsia="Times New Roman" w:hAnsi="Times New Roman" w:cs="Times New Roman"/>
          <w:sz w:val="24"/>
          <w:szCs w:val="24"/>
        </w:rPr>
        <w:t xml:space="preserve">Blanquet </w:t>
      </w:r>
      <w:commentRangeEnd w:id="63"/>
      <w:r w:rsidRPr="00E817FB">
        <w:rPr>
          <w:rStyle w:val="CommentReference"/>
          <w:rFonts w:ascii="Times New Roman" w:hAnsi="Times New Roman" w:cs="Times New Roman"/>
          <w:sz w:val="24"/>
          <w:szCs w:val="24"/>
        </w:rPr>
        <w:commentReference w:id="63"/>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4" w:name="_Hlk185250511"/>
    </w:p>
    <w:bookmarkEnd w:id="64"/>
    <w:p w14:paraId="5D33EAD2" w14:textId="77777777" w:rsidR="00140FC2" w:rsidRPr="00E817FB" w:rsidRDefault="00140FC2">
      <w:pPr>
        <w:spacing w:line="480" w:lineRule="auto"/>
        <w:rPr>
          <w:rFonts w:ascii="Times New Roman" w:hAnsi="Times New Roman" w:cs="Times New Roman"/>
          <w:sz w:val="24"/>
          <w:szCs w:val="24"/>
          <w:lang w:val="en-US"/>
        </w:rPr>
        <w:pPrChange w:id="65"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66"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67"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placed in a 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69"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1" w:author="Abraham E Springer" w:date="2025-02-17T12:19:00Z" w16du:dateUtc="2025-02-17T19:19:00Z">
          <w:pPr>
            <w:spacing w:line="240" w:lineRule="auto"/>
          </w:pPr>
        </w:pPrChange>
      </w:pPr>
      <m:oMathPara>
        <m:oMath>
          <m:r>
            <w:ins w:id="72" w:author="Quentin R McCalla" w:date="2024-10-29T10:31:00Z" w16du:dateUtc="2024-10-29T17:31:00Z">
              <w:rPr>
                <w:rFonts w:ascii="Cambria Math" w:eastAsia="Times New Roman" w:hAnsi="Cambria Math" w:cs="Times New Roman"/>
                <w:sz w:val="24"/>
                <w:szCs w:val="24"/>
              </w:rPr>
              <m:t>HDR=</m:t>
            </w:ins>
          </m:r>
          <m:f>
            <m:fPr>
              <m:ctrlPr>
                <w:ins w:id="73" w:author="Quentin R McCalla" w:date="2024-10-29T10:32:00Z" w16du:dateUtc="2024-10-29T17:32:00Z">
                  <w:rPr>
                    <w:rFonts w:ascii="Cambria Math" w:eastAsia="Times New Roman" w:hAnsi="Cambria Math" w:cs="Times New Roman"/>
                    <w:i/>
                    <w:sz w:val="24"/>
                    <w:szCs w:val="24"/>
                  </w:rPr>
                </w:ins>
              </m:ctrlPr>
            </m:fPr>
            <m:num>
              <m:r>
                <w:ins w:id="74" w:author="Quentin R McCalla" w:date="2024-10-29T10:33:00Z" w16du:dateUtc="2024-10-29T17:33:00Z">
                  <w:rPr>
                    <w:rFonts w:ascii="Cambria Math" w:eastAsia="Times New Roman" w:hAnsi="Cambria Math" w:cs="Times New Roman"/>
                    <w:sz w:val="24"/>
                    <w:szCs w:val="24"/>
                  </w:rPr>
                  <m:t>Height (cm)</m:t>
                </w:ins>
              </m:r>
            </m:num>
            <m:den>
              <m:r>
                <w:ins w:id="75"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76"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77" w:author="Abraham E Springer" w:date="2025-02-17T12:19:00Z" w16du:dateUtc="2025-02-17T19:19:00Z">
          <w:pPr>
            <w:spacing w:line="240" w:lineRule="auto"/>
            <w:ind w:firstLine="720"/>
          </w:pPr>
        </w:pPrChange>
      </w:pPr>
    </w:p>
    <w:p w14:paraId="2AE45290" w14:textId="0DA981FE" w:rsidR="00DD6FD8" w:rsidRPr="00E817FB" w:rsidRDefault="00DD6FD8">
      <w:pPr>
        <w:spacing w:line="480" w:lineRule="auto"/>
        <w:ind w:firstLine="720"/>
        <w:rPr>
          <w:rFonts w:ascii="Times New Roman" w:eastAsia="Times New Roman" w:hAnsi="Times New Roman" w:cs="Times New Roman"/>
          <w:sz w:val="24"/>
          <w:szCs w:val="24"/>
        </w:rPr>
        <w:pPrChange w:id="7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Changes in density and seedling size were determined by subtracting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2024 values from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r w:rsidR="009E1F5F">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7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0" w:author="Abraham E Springer" w:date="2025-02-17T12:19:00Z" w16du:dateUtc="2025-02-17T19:19:00Z">
          <w:pPr>
            <w:pStyle w:val="Heading3"/>
          </w:pPr>
        </w:pPrChange>
      </w:pPr>
      <w:r w:rsidRPr="00E817FB">
        <w:rPr>
          <w:rFonts w:ascii="Times New Roman" w:hAnsi="Times New Roman" w:cs="Times New Roman"/>
          <w:sz w:val="24"/>
          <w:szCs w:val="24"/>
        </w:rPr>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w:t>
      </w:r>
      <w:r w:rsidRPr="00E817FB">
        <w:rPr>
          <w:rFonts w:ascii="Times New Roman" w:eastAsia="Times New Roman" w:hAnsi="Times New Roman" w:cs="Times New Roman"/>
          <w:sz w:val="24"/>
          <w:szCs w:val="24"/>
        </w:rPr>
        <w:lastRenderedPageBreak/>
        <w:t xml:space="preserve">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2"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607116E" w:rsidR="00721FD3" w:rsidRPr="00E817FB" w:rsidRDefault="00721FD3">
      <w:pPr>
        <w:spacing w:line="480" w:lineRule="auto"/>
        <w:ind w:firstLine="360"/>
        <w:rPr>
          <w:rFonts w:ascii="Times New Roman" w:eastAsia="Times New Roman" w:hAnsi="Times New Roman" w:cs="Times New Roman"/>
          <w:sz w:val="24"/>
          <w:szCs w:val="24"/>
        </w:rPr>
        <w:pPrChange w:id="8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w:t>
      </w:r>
      <w:r w:rsidR="00F76484">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4"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85"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64357A21" w:rsidR="00794EE5"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w:t>
      </w:r>
      <w:r w:rsidR="00F76484">
        <w:rPr>
          <w:rFonts w:ascii="Times New Roman" w:eastAsia="Times New Roman" w:hAnsi="Times New Roman" w:cs="Times New Roman"/>
          <w:sz w:val="24"/>
          <w:szCs w:val="24"/>
        </w:rPr>
        <w:t>calculate</w:t>
      </w:r>
      <w:r w:rsidR="00794EE5" w:rsidRPr="00E817FB">
        <w:rPr>
          <w:rFonts w:ascii="Times New Roman" w:eastAsia="Times New Roman" w:hAnsi="Times New Roman" w:cs="Times New Roman"/>
          <w:sz w:val="24"/>
          <w:szCs w:val="24"/>
        </w:rPr>
        <w:t xml:space="preserve"> Ring Width Indices (RWI) and Basal Area Increment (BAI) for the crossdated series to then be compared to climate variables.</w:t>
      </w:r>
    </w:p>
    <w:p w14:paraId="578EAC75" w14:textId="683B7502" w:rsidR="008C4730" w:rsidRPr="00F76484" w:rsidRDefault="008C4730">
      <w:pPr>
        <w:spacing w:line="480" w:lineRule="auto"/>
        <w:rPr>
          <w:rFonts w:ascii="Times New Roman" w:eastAsia="Times New Roman" w:hAnsi="Times New Roman" w:cs="Times New Roman"/>
          <w:b/>
          <w:bCs/>
          <w:sz w:val="24"/>
          <w:szCs w:val="24"/>
        </w:rPr>
        <w:pPrChange w:id="87" w:author="Abraham E Springer" w:date="2025-02-17T12:19:00Z" w16du:dateUtc="2025-02-17T19:19:00Z">
          <w:pPr>
            <w:spacing w:line="240" w:lineRule="auto"/>
          </w:pPr>
        </w:pPrChange>
      </w:pPr>
      <w:r w:rsidRPr="00F76484">
        <w:rPr>
          <w:rFonts w:ascii="Times New Roman" w:eastAsia="Times New Roman" w:hAnsi="Times New Roman" w:cs="Times New Roman"/>
          <w:b/>
          <w:bCs/>
          <w:sz w:val="24"/>
          <w:szCs w:val="24"/>
        </w:rPr>
        <w:t>Correlation to climate</w:t>
      </w:r>
    </w:p>
    <w:p w14:paraId="79173075" w14:textId="6E8C3D98" w:rsidR="008C4730" w:rsidRPr="00E817FB" w:rsidRDefault="00AE7F5E">
      <w:pPr>
        <w:spacing w:line="480" w:lineRule="auto"/>
        <w:ind w:firstLine="720"/>
        <w:rPr>
          <w:rFonts w:ascii="Times New Roman" w:eastAsia="Times New Roman" w:hAnsi="Times New Roman" w:cs="Times New Roman"/>
          <w:sz w:val="24"/>
          <w:szCs w:val="24"/>
        </w:rPr>
        <w:pPrChange w:id="8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 xml:space="preserve">Palmer Drought Severity </w:t>
      </w:r>
      <w:r w:rsidR="00376AD5" w:rsidRPr="00E817FB">
        <w:rPr>
          <w:rFonts w:ascii="Times New Roman" w:eastAsia="Times New Roman" w:hAnsi="Times New Roman" w:cs="Times New Roman"/>
          <w:sz w:val="24"/>
          <w:szCs w:val="24"/>
        </w:rPr>
        <w:lastRenderedPageBreak/>
        <w:t>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89" w:author="Abraham E Springer" w:date="2025-02-17T12:19:00Z" w16du:dateUtc="2025-02-17T19:19:00Z">
          <w:pPr>
            <w:spacing w:line="240" w:lineRule="auto"/>
          </w:pPr>
        </w:pPrChange>
      </w:pPr>
    </w:p>
    <w:p w14:paraId="000E1E54" w14:textId="77777777" w:rsidR="008C4730" w:rsidRPr="00F76484" w:rsidRDefault="008C4730">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commentRangeStart w:id="91"/>
      <w:r w:rsidRPr="00F76484">
        <w:rPr>
          <w:rFonts w:ascii="Times New Roman" w:eastAsia="Times New Roman" w:hAnsi="Times New Roman" w:cs="Times New Roman"/>
          <w:b/>
          <w:bCs/>
          <w:sz w:val="24"/>
          <w:szCs w:val="24"/>
        </w:rPr>
        <w:t>Response Function Analysis</w:t>
      </w:r>
      <w:commentRangeEnd w:id="91"/>
      <w:r w:rsidRPr="00F76484">
        <w:rPr>
          <w:rStyle w:val="CommentReference"/>
          <w:rFonts w:ascii="Times New Roman" w:hAnsi="Times New Roman" w:cs="Times New Roman"/>
          <w:b/>
          <w:bCs/>
          <w:sz w:val="24"/>
          <w:szCs w:val="24"/>
        </w:rPr>
        <w:commentReference w:id="91"/>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9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3"/>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93"/>
      <w:r w:rsidRPr="00E817FB">
        <w:rPr>
          <w:rStyle w:val="CommentReference"/>
          <w:rFonts w:ascii="Times New Roman" w:hAnsi="Times New Roman" w:cs="Times New Roman"/>
          <w:sz w:val="24"/>
          <w:szCs w:val="24"/>
        </w:rPr>
        <w:commentReference w:id="93"/>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A response function 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1"/>
        <w:pPrChange w:id="94" w:author="Abraham E Springer" w:date="2025-02-17T12:19:00Z" w16du:dateUtc="2025-02-17T19:19:00Z">
          <w:pPr>
            <w:pStyle w:val="Heading2"/>
          </w:pPr>
        </w:pPrChange>
      </w:pPr>
      <w:r w:rsidRPr="00E817FB">
        <w:t>Results</w:t>
      </w:r>
    </w:p>
    <w:p w14:paraId="2054BE43" w14:textId="2C4136B2" w:rsidR="00DD6FD8" w:rsidRPr="00E817FB" w:rsidRDefault="001E78B7">
      <w:pPr>
        <w:spacing w:line="480" w:lineRule="auto"/>
        <w:rPr>
          <w:rFonts w:ascii="Times New Roman" w:hAnsi="Times New Roman" w:cs="Times New Roman"/>
          <w:sz w:val="24"/>
          <w:szCs w:val="24"/>
        </w:rPr>
        <w:pPrChange w:id="95"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96"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97" w:author="Abraham E Springer" w:date="2025-02-17T12:19:00Z" w16du:dateUtc="2025-02-17T19:19:00Z">
          <w:pPr>
            <w:ind w:left="1080"/>
          </w:pPr>
        </w:pPrChange>
      </w:pPr>
    </w:p>
    <w:p w14:paraId="71D2BD42" w14:textId="12BE0DB7" w:rsidR="00916537" w:rsidRDefault="00916537" w:rsidP="00916537">
      <w:pPr>
        <w:spacing w:line="480" w:lineRule="auto"/>
        <w:ind w:left="1080"/>
        <w:jc w:val="center"/>
        <w:rPr>
          <w:rFonts w:ascii="Times New Roman" w:hAnsi="Times New Roman" w:cs="Times New Roman"/>
          <w:sz w:val="24"/>
          <w:szCs w:val="24"/>
        </w:rPr>
      </w:pPr>
    </w:p>
    <w:p w14:paraId="62F623CA" w14:textId="056E4725" w:rsidR="007F4E50" w:rsidRDefault="007F4E50"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2ABFB9A" wp14:editId="575BD6F4">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0F318361" w14:textId="482DC380"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AF7FA0">
        <w:rPr>
          <w:rFonts w:ascii="Times New Roman" w:hAnsi="Times New Roman" w:cs="Times New Roman"/>
          <w:sz w:val="24"/>
          <w:szCs w:val="24"/>
        </w:rPr>
        <w:t>3</w:t>
      </w:r>
      <w:r>
        <w:rPr>
          <w:rFonts w:ascii="Times New Roman" w:hAnsi="Times New Roman" w:cs="Times New Roman"/>
          <w:sz w:val="24"/>
          <w:szCs w:val="24"/>
        </w:rPr>
        <w:t>. Mean site seedling densities across the three visits.</w:t>
      </w:r>
    </w:p>
    <w:p w14:paraId="3F9EC36C" w14:textId="32348194" w:rsidR="0029180D" w:rsidRPr="00E817FB" w:rsidRDefault="0029180D">
      <w:pPr>
        <w:spacing w:line="480" w:lineRule="auto"/>
        <w:ind w:firstLine="720"/>
        <w:rPr>
          <w:rFonts w:ascii="Times New Roman" w:hAnsi="Times New Roman" w:cs="Times New Roman"/>
          <w:sz w:val="24"/>
          <w:szCs w:val="24"/>
        </w:rPr>
        <w:pPrChange w:id="98" w:author="Abraham E Springer" w:date="2025-02-17T12:19:00Z" w16du:dateUtc="2025-02-17T19:19:00Z">
          <w:pPr>
            <w:ind w:firstLine="720"/>
          </w:pPr>
        </w:pPrChange>
      </w:pPr>
      <w:r w:rsidRPr="00E817FB">
        <w:rPr>
          <w:rFonts w:ascii="Times New Roman" w:hAnsi="Times New Roman" w:cs="Times New Roman"/>
          <w:sz w:val="24"/>
          <w:szCs w:val="24"/>
        </w:rPr>
        <w:t xml:space="preserve"> At BRAP</w:t>
      </w:r>
      <w:r w:rsidR="002054B5">
        <w:rPr>
          <w:rFonts w:ascii="Times New Roman" w:hAnsi="Times New Roman" w:cs="Times New Roman"/>
          <w:sz w:val="24"/>
          <w:szCs w:val="24"/>
        </w:rPr>
        <w:t xml:space="preserve"> both BRAP and Childs, densities only slightly decreased between Fall 2023 and Spring 2024 visits. Both sites saw larger decreases from the 2024 growing season with Childs densities decreasing by over half. Both sites ended up with nearly identical mean densities following Fall 2024 surveys.</w:t>
      </w:r>
    </w:p>
    <w:p w14:paraId="4DE7DB5D" w14:textId="48BBE505" w:rsidR="00DD6FD8" w:rsidRPr="00E817FB" w:rsidRDefault="00DD6FD8">
      <w:pPr>
        <w:spacing w:line="480" w:lineRule="auto"/>
        <w:rPr>
          <w:rFonts w:ascii="Times New Roman" w:hAnsi="Times New Roman" w:cs="Times New Roman"/>
          <w:sz w:val="24"/>
          <w:szCs w:val="24"/>
        </w:rPr>
        <w:pPrChange w:id="99"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w:t>
      </w:r>
      <w:r w:rsidR="00D03C42">
        <w:rPr>
          <w:rFonts w:ascii="Times New Roman" w:hAnsi="Times New Roman" w:cs="Times New Roman"/>
          <w:sz w:val="24"/>
          <w:szCs w:val="24"/>
        </w:rPr>
        <w:lastRenderedPageBreak/>
        <w:t xml:space="preserve">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00DE53DB" w14:textId="40BF6BE1" w:rsidR="00766ECE" w:rsidRPr="0029521D"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drawing>
          <wp:inline distT="0" distB="0" distL="0" distR="0" wp14:anchorId="0A9A5CE0" wp14:editId="58F8817B">
            <wp:extent cx="3696216" cy="1562318"/>
            <wp:effectExtent l="0" t="0" r="0" b="0"/>
            <wp:docPr id="211143964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9646" name="Picture 1" descr="A table with numbers and text&#10;&#10;AI-generated content may be incorrect."/>
                    <pic:cNvPicPr/>
                  </pic:nvPicPr>
                  <pic:blipFill>
                    <a:blip r:embed="rId15"/>
                    <a:stretch>
                      <a:fillRect/>
                    </a:stretch>
                  </pic:blipFill>
                  <pic:spPr>
                    <a:xfrm>
                      <a:off x="0" y="0"/>
                      <a:ext cx="3696216" cy="1562318"/>
                    </a:xfrm>
                    <a:prstGeom prst="rect">
                      <a:avLst/>
                    </a:prstGeom>
                  </pic:spPr>
                </pic:pic>
              </a:graphicData>
            </a:graphic>
          </wp:inline>
        </w:drawing>
      </w:r>
    </w:p>
    <w:p w14:paraId="4B236208" w14:textId="1D1DC529" w:rsidR="00914619" w:rsidRPr="00E817FB" w:rsidRDefault="00766ECE">
      <w:pPr>
        <w:spacing w:line="480" w:lineRule="auto"/>
        <w:jc w:val="center"/>
        <w:rPr>
          <w:rFonts w:ascii="Times New Roman" w:hAnsi="Times New Roman" w:cs="Times New Roman"/>
          <w:sz w:val="24"/>
          <w:szCs w:val="24"/>
        </w:rPr>
        <w:pPrChange w:id="100" w:author="Abraham E Springer" w:date="2025-02-17T12:19:00Z" w16du:dateUtc="2025-02-17T19:19:00Z">
          <w:pPr>
            <w:jc w:val="center"/>
          </w:pPr>
        </w:pPrChange>
      </w:pPr>
      <w:r w:rsidRPr="00766ECE">
        <w:rPr>
          <w:rFonts w:ascii="Times New Roman" w:hAnsi="Times New Roman" w:cs="Times New Roman"/>
          <w:sz w:val="24"/>
          <w:szCs w:val="24"/>
        </w:rPr>
        <w:drawing>
          <wp:inline distT="0" distB="0" distL="0" distR="0" wp14:anchorId="1A217A4F" wp14:editId="061B4F83">
            <wp:extent cx="4531224" cy="2242012"/>
            <wp:effectExtent l="0" t="0" r="3175" b="6350"/>
            <wp:docPr id="130100461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4614" name="Picture 1" descr="A screenshot of a table&#10;&#10;AI-generated content may be incorrect."/>
                    <pic:cNvPicPr/>
                  </pic:nvPicPr>
                  <pic:blipFill>
                    <a:blip r:embed="rId16"/>
                    <a:stretch>
                      <a:fillRect/>
                    </a:stretch>
                  </pic:blipFill>
                  <pic:spPr>
                    <a:xfrm>
                      <a:off x="0" y="0"/>
                      <a:ext cx="4537163" cy="2244951"/>
                    </a:xfrm>
                    <a:prstGeom prst="rect">
                      <a:avLst/>
                    </a:prstGeom>
                  </pic:spPr>
                </pic:pic>
              </a:graphicData>
            </a:graphic>
          </wp:inline>
        </w:drawing>
      </w:r>
    </w:p>
    <w:p w14:paraId="419B02BB" w14:textId="5D933589" w:rsidR="00914619" w:rsidRPr="00E817FB" w:rsidRDefault="00766ECE">
      <w:pPr>
        <w:spacing w:line="480" w:lineRule="auto"/>
        <w:ind w:left="1080"/>
        <w:jc w:val="center"/>
        <w:rPr>
          <w:rFonts w:ascii="Times New Roman" w:hAnsi="Times New Roman" w:cs="Times New Roman"/>
          <w:sz w:val="24"/>
          <w:szCs w:val="24"/>
        </w:rPr>
        <w:pPrChange w:id="101" w:author="Abraham E Springer" w:date="2025-02-17T12:19:00Z" w16du:dateUtc="2025-02-17T19:19:00Z">
          <w:pPr>
            <w:ind w:left="1080"/>
            <w:jc w:val="center"/>
          </w:pPr>
        </w:pPrChange>
      </w:pPr>
      <w:r w:rsidRPr="00766ECE">
        <w:rPr>
          <w:rFonts w:ascii="Times New Roman" w:hAnsi="Times New Roman" w:cs="Times New Roman"/>
          <w:sz w:val="24"/>
          <w:szCs w:val="24"/>
        </w:rPr>
        <w:drawing>
          <wp:inline distT="0" distB="0" distL="0" distR="0" wp14:anchorId="7379AE72" wp14:editId="492838E4">
            <wp:extent cx="4018524" cy="2078182"/>
            <wp:effectExtent l="0" t="0" r="1270" b="0"/>
            <wp:docPr id="2073608471"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8471" name="Picture 1" descr="A table with numbers and symbols&#10;&#10;AI-generated content may be incorrect."/>
                    <pic:cNvPicPr/>
                  </pic:nvPicPr>
                  <pic:blipFill>
                    <a:blip r:embed="rId17"/>
                    <a:stretch>
                      <a:fillRect/>
                    </a:stretch>
                  </pic:blipFill>
                  <pic:spPr>
                    <a:xfrm>
                      <a:off x="0" y="0"/>
                      <a:ext cx="4026382" cy="2082246"/>
                    </a:xfrm>
                    <a:prstGeom prst="rect">
                      <a:avLst/>
                    </a:prstGeom>
                  </pic:spPr>
                </pic:pic>
              </a:graphicData>
            </a:graphic>
          </wp:inline>
        </w:drawing>
      </w:r>
    </w:p>
    <w:p w14:paraId="04D111E8" w14:textId="08B021C2" w:rsidR="00914619" w:rsidRPr="00E817FB" w:rsidRDefault="00914619">
      <w:pPr>
        <w:spacing w:line="480" w:lineRule="auto"/>
        <w:ind w:left="1080"/>
        <w:jc w:val="center"/>
        <w:rPr>
          <w:rFonts w:ascii="Times New Roman" w:hAnsi="Times New Roman" w:cs="Times New Roman"/>
          <w:sz w:val="24"/>
          <w:szCs w:val="24"/>
        </w:rPr>
        <w:pPrChange w:id="102" w:author="Abraham E Springer" w:date="2025-02-17T12:19:00Z" w16du:dateUtc="2025-02-17T19:19:00Z">
          <w:pPr>
            <w:ind w:left="1080"/>
            <w:jc w:val="center"/>
          </w:pPr>
        </w:pPrChange>
      </w:pPr>
    </w:p>
    <w:p w14:paraId="2EAE9864" w14:textId="19C29A85" w:rsidR="00C51A95" w:rsidRPr="00766ECE" w:rsidRDefault="00C51A95" w:rsidP="00766ECE">
      <w:pPr>
        <w:spacing w:line="480" w:lineRule="auto"/>
        <w:rPr>
          <w:rFonts w:ascii="Times New Roman" w:hAnsi="Times New Roman" w:cs="Times New Roman"/>
          <w:b/>
          <w:bCs/>
          <w:sz w:val="24"/>
          <w:szCs w:val="24"/>
        </w:rPr>
      </w:pPr>
      <w:r w:rsidRPr="00122E73">
        <w:rPr>
          <w:rFonts w:ascii="Times New Roman" w:hAnsi="Times New Roman" w:cs="Times New Roman"/>
          <w:b/>
          <w:bCs/>
          <w:sz w:val="24"/>
          <w:szCs w:val="24"/>
        </w:rPr>
        <w:t>Logistic regression model</w:t>
      </w:r>
    </w:p>
    <w:p w14:paraId="63C05AFD" w14:textId="075F445D"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lastRenderedPageBreak/>
        <w:drawing>
          <wp:inline distT="0" distB="0" distL="0" distR="0" wp14:anchorId="6CCE6532" wp14:editId="23697725">
            <wp:extent cx="3658111" cy="1257475"/>
            <wp:effectExtent l="0" t="0" r="0" b="0"/>
            <wp:docPr id="75398215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2150" name="Picture 1" descr="A close-up of a graph&#10;&#10;AI-generated content may be incorrect."/>
                    <pic:cNvPicPr/>
                  </pic:nvPicPr>
                  <pic:blipFill>
                    <a:blip r:embed="rId18"/>
                    <a:stretch>
                      <a:fillRect/>
                    </a:stretch>
                  </pic:blipFill>
                  <pic:spPr>
                    <a:xfrm>
                      <a:off x="0" y="0"/>
                      <a:ext cx="3658111" cy="125747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03"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74C9501E" w14:textId="1EA534B9" w:rsidR="00323119" w:rsidRDefault="00766ECE" w:rsidP="00766ECE">
      <w:pPr>
        <w:spacing w:line="480" w:lineRule="auto"/>
        <w:jc w:val="center"/>
        <w:rPr>
          <w:rFonts w:ascii="Times New Roman" w:hAnsi="Times New Roman" w:cs="Times New Roman"/>
          <w:sz w:val="24"/>
          <w:szCs w:val="24"/>
        </w:rPr>
        <w:pPrChange w:id="104" w:author="Abraham E Springer" w:date="2025-02-17T12:19:00Z" w16du:dateUtc="2025-02-17T19:19:00Z">
          <w:pPr>
            <w:jc w:val="center"/>
          </w:pPr>
        </w:pPrChange>
      </w:pPr>
      <w:r w:rsidRPr="00766ECE">
        <w:rPr>
          <w:rFonts w:ascii="Times New Roman" w:hAnsi="Times New Roman" w:cs="Times New Roman"/>
          <w:sz w:val="24"/>
          <w:szCs w:val="24"/>
        </w:rPr>
        <w:drawing>
          <wp:inline distT="0" distB="0" distL="0" distR="0" wp14:anchorId="0D4B2151" wp14:editId="2AEB443A">
            <wp:extent cx="3581900" cy="1114581"/>
            <wp:effectExtent l="0" t="0" r="0" b="9525"/>
            <wp:docPr id="4876160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6098" name="Picture 1" descr="A black text on a white background&#10;&#10;AI-generated content may be incorrect."/>
                    <pic:cNvPicPr/>
                  </pic:nvPicPr>
                  <pic:blipFill>
                    <a:blip r:embed="rId19"/>
                    <a:stretch>
                      <a:fillRect/>
                    </a:stretch>
                  </pic:blipFill>
                  <pic:spPr>
                    <a:xfrm>
                      <a:off x="0" y="0"/>
                      <a:ext cx="3581900" cy="1114581"/>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05"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06"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07"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08"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09"/>
      <w:r w:rsidRPr="00E817FB">
        <w:rPr>
          <w:rFonts w:ascii="Times New Roman" w:hAnsi="Times New Roman" w:cs="Times New Roman"/>
          <w:sz w:val="24"/>
          <w:szCs w:val="24"/>
        </w:rPr>
        <w:t>plots</w:t>
      </w:r>
      <w:commentRangeEnd w:id="109"/>
      <w:r w:rsidR="00FC1ECA" w:rsidRPr="00E817FB">
        <w:rPr>
          <w:rStyle w:val="CommentReference"/>
          <w:rFonts w:ascii="Times New Roman" w:hAnsi="Times New Roman" w:cs="Times New Roman"/>
          <w:sz w:val="24"/>
          <w:szCs w:val="24"/>
        </w:rPr>
        <w:commentReference w:id="109"/>
      </w:r>
    </w:p>
    <w:p w14:paraId="34024A57" w14:textId="3FA417D8" w:rsidR="00AD2706" w:rsidRDefault="00AD2706">
      <w:pPr>
        <w:spacing w:line="480" w:lineRule="auto"/>
        <w:ind w:left="1080"/>
        <w:jc w:val="center"/>
        <w:rPr>
          <w:rFonts w:ascii="Times New Roman" w:hAnsi="Times New Roman" w:cs="Times New Roman"/>
          <w:sz w:val="24"/>
          <w:szCs w:val="24"/>
        </w:rPr>
      </w:pPr>
    </w:p>
    <w:p w14:paraId="7BFFD07D" w14:textId="1095FD4A" w:rsidR="007F4E50" w:rsidRDefault="007F4E50" w:rsidP="007F4E50">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522BFB8" wp14:editId="0FFC2674">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EB10705" w14:textId="6E7C6B17" w:rsidR="00E817FB" w:rsidRDefault="00E817FB">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6B5CFD">
        <w:rPr>
          <w:rFonts w:ascii="Times New Roman" w:hAnsi="Times New Roman" w:cs="Times New Roman"/>
          <w:sz w:val="24"/>
          <w:szCs w:val="24"/>
        </w:rPr>
        <w:t>4</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11" w:author="Abraham E Springer" w:date="2025-02-17T12:19:00Z" w16du:dateUtc="2025-02-17T19:19:00Z">
          <w:pPr>
            <w:ind w:left="1080"/>
          </w:pPr>
        </w:pPrChange>
      </w:pPr>
    </w:p>
    <w:p w14:paraId="19FE71BA" w14:textId="66F1913C" w:rsidR="00A1262E" w:rsidRPr="00E817FB" w:rsidRDefault="00794EE5">
      <w:pPr>
        <w:spacing w:line="480" w:lineRule="auto"/>
        <w:rPr>
          <w:rFonts w:ascii="Times New Roman" w:hAnsi="Times New Roman" w:cs="Times New Roman"/>
          <w:sz w:val="24"/>
          <w:szCs w:val="24"/>
        </w:rPr>
        <w:pPrChange w:id="112"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 xml:space="preserve">&lt;.05) </w:t>
      </w:r>
      <w:r w:rsidR="008C7B4A">
        <w:rPr>
          <w:rFonts w:ascii="Times New Roman" w:hAnsi="Times New Roman" w:cs="Times New Roman"/>
          <w:sz w:val="24"/>
          <w:szCs w:val="24"/>
        </w:rPr>
        <w:t xml:space="preserve">(Figure </w:t>
      </w:r>
      <w:r w:rsidR="00CA75BB">
        <w:rPr>
          <w:rFonts w:ascii="Times New Roman" w:hAnsi="Times New Roman" w:cs="Times New Roman"/>
          <w:sz w:val="24"/>
          <w:szCs w:val="24"/>
        </w:rPr>
        <w:t>4</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13"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14"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FA7646B" w14:textId="6F94B650" w:rsidR="007F4E50" w:rsidRPr="007F4E50" w:rsidRDefault="00712DFB" w:rsidP="007F4E50">
      <w:pPr>
        <w:spacing w:line="480" w:lineRule="auto"/>
        <w:ind w:firstLine="720"/>
        <w:rPr>
          <w:rFonts w:ascii="Times New Roman" w:eastAsia="Times New Roman" w:hAnsi="Times New Roman" w:cs="Times New Roman"/>
          <w:bCs/>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15"/>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6</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Meanwhile, Ring Width Index (RWI) has been generally decreasing since about 2000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5</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15"/>
      <w:r w:rsidR="00B96AB8">
        <w:rPr>
          <w:rStyle w:val="CommentReference"/>
        </w:rPr>
        <w:commentReference w:id="115"/>
      </w:r>
    </w:p>
    <w:p w14:paraId="54929E53" w14:textId="7CF1AD91" w:rsidR="007F4E50" w:rsidRPr="00E817FB" w:rsidRDefault="007F4E50" w:rsidP="007F4E50">
      <w:pPr>
        <w:spacing w:line="480" w:lineRule="auto"/>
        <w:jc w:val="center"/>
        <w:rPr>
          <w:rFonts w:ascii="Times New Roman" w:hAnsi="Times New Roman" w:cs="Times New Roman"/>
          <w:sz w:val="24"/>
          <w:szCs w:val="24"/>
        </w:rPr>
        <w:sectPr w:rsidR="007F4E50" w:rsidRPr="00E817FB" w:rsidSect="00973E57">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14:ligatures w14:val="standardContextual"/>
        </w:rPr>
        <w:lastRenderedPageBreak/>
        <w:drawing>
          <wp:inline distT="0" distB="0" distL="0" distR="0" wp14:anchorId="5E9C83C4" wp14:editId="296E854A">
            <wp:extent cx="3305175" cy="3289285"/>
            <wp:effectExtent l="0" t="0" r="0" b="6985"/>
            <wp:docPr id="2034159993"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9993" name="Picture 2" descr="A graph of a number of ye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9276" cy="3293367"/>
                    </a:xfrm>
                    <a:prstGeom prst="rect">
                      <a:avLst/>
                    </a:prstGeom>
                  </pic:spPr>
                </pic:pic>
              </a:graphicData>
            </a:graphic>
          </wp:inline>
        </w:drawing>
      </w:r>
    </w:p>
    <w:p w14:paraId="78696E61" w14:textId="102E13E9" w:rsidR="00F231ED" w:rsidRPr="00E817FB" w:rsidRDefault="00F231ED">
      <w:pPr>
        <w:spacing w:line="480" w:lineRule="auto"/>
        <w:jc w:val="center"/>
        <w:rPr>
          <w:rFonts w:ascii="Times New Roman" w:hAnsi="Times New Roman" w:cs="Times New Roman"/>
          <w:sz w:val="24"/>
          <w:szCs w:val="24"/>
        </w:rPr>
        <w:pPrChange w:id="116" w:author="Abraham E Springer" w:date="2025-02-17T12:19:00Z" w16du:dateUtc="2025-02-17T19:19:00Z">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5</w:t>
      </w:r>
      <w:r w:rsidR="009370D1">
        <w:rPr>
          <w:rFonts w:ascii="Times New Roman" w:hAnsi="Times New Roman" w:cs="Times New Roman"/>
          <w:sz w:val="24"/>
          <w:szCs w:val="24"/>
        </w:rPr>
        <w:t>.</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2BE02241" w:rsidR="004E3D9E" w:rsidRDefault="004E3D9E" w:rsidP="009F5464">
      <w:pPr>
        <w:spacing w:line="480" w:lineRule="auto"/>
        <w:jc w:val="center"/>
        <w:rPr>
          <w:rFonts w:ascii="Times New Roman" w:hAnsi="Times New Roman" w:cs="Times New Roman"/>
          <w:sz w:val="24"/>
          <w:szCs w:val="24"/>
        </w:rPr>
      </w:pPr>
    </w:p>
    <w:p w14:paraId="2A248485" w14:textId="4519170E" w:rsidR="001B3E95" w:rsidRPr="00E817FB" w:rsidRDefault="001B3E95"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E963AD1" wp14:editId="49F45206">
            <wp:extent cx="2934653" cy="3009900"/>
            <wp:effectExtent l="0" t="0" r="0" b="0"/>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8405" cy="3013749"/>
                    </a:xfrm>
                    <a:prstGeom prst="rect">
                      <a:avLst/>
                    </a:prstGeom>
                  </pic:spPr>
                </pic:pic>
              </a:graphicData>
            </a:graphic>
          </wp:inline>
        </w:drawing>
      </w:r>
    </w:p>
    <w:p w14:paraId="51DFA7DB" w14:textId="5E05977C" w:rsidR="00F231ED" w:rsidRPr="00E817FB" w:rsidRDefault="00F231ED">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E817FB">
        <w:rPr>
          <w:rFonts w:ascii="Times New Roman" w:hAnsi="Times New Roman" w:cs="Times New Roman"/>
          <w:sz w:val="24"/>
          <w:szCs w:val="24"/>
        </w:rPr>
        <w:lastRenderedPageBreak/>
        <w:t xml:space="preserve">Figure </w:t>
      </w:r>
      <w:r w:rsidR="00CA75BB">
        <w:rPr>
          <w:rFonts w:ascii="Times New Roman" w:hAnsi="Times New Roman" w:cs="Times New Roman"/>
          <w:sz w:val="24"/>
          <w:szCs w:val="24"/>
        </w:rPr>
        <w:t>6</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18" w:author="Abraham E Springer" w:date="2025-02-17T12:19:00Z" w16du:dateUtc="2025-02-17T19:19:00Z">
          <w:pPr/>
        </w:pPrChange>
      </w:pPr>
    </w:p>
    <w:p w14:paraId="3A6EF2DE" w14:textId="3B6515A2" w:rsidR="007D30B7" w:rsidRPr="00CA75BB" w:rsidRDefault="00A1262E" w:rsidP="00C00DA9">
      <w:pPr>
        <w:spacing w:line="480" w:lineRule="auto"/>
        <w:rPr>
          <w:ins w:id="119" w:author="Abraham E Springer" w:date="2025-02-17T13:31:00Z" w16du:dateUtc="2025-02-17T20:31:00Z"/>
          <w:rFonts w:ascii="Times New Roman" w:hAnsi="Times New Roman" w:cs="Times New Roman"/>
          <w:b/>
          <w:bCs/>
          <w:sz w:val="24"/>
          <w:szCs w:val="24"/>
        </w:rPr>
      </w:pPr>
      <w:r w:rsidRPr="00CA75BB">
        <w:rPr>
          <w:rFonts w:ascii="Times New Roman" w:hAnsi="Times New Roman" w:cs="Times New Roman"/>
          <w:b/>
          <w:bCs/>
          <w:sz w:val="24"/>
          <w:szCs w:val="24"/>
        </w:rPr>
        <w:t xml:space="preserve">Response function analysis </w:t>
      </w:r>
    </w:p>
    <w:p w14:paraId="7E055EF1" w14:textId="0946A61F" w:rsidR="008C7B4A" w:rsidRDefault="00B96AB8">
      <w:pPr>
        <w:spacing w:line="480" w:lineRule="auto"/>
        <w:rPr>
          <w:rFonts w:ascii="Times New Roman" w:hAnsi="Times New Roman" w:cs="Times New Roman"/>
          <w:sz w:val="24"/>
          <w:szCs w:val="24"/>
        </w:rPr>
        <w:pPrChange w:id="120"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4C73B5AF" w14:textId="5F31FA91"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drawing>
          <wp:inline distT="0" distB="0" distL="0" distR="0" wp14:anchorId="1B6672F5" wp14:editId="1BD8102D">
            <wp:extent cx="4544695" cy="1554479"/>
            <wp:effectExtent l="0" t="0" r="0" b="8255"/>
            <wp:docPr id="1705166235"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6235" name="Picture 1" descr="A black and white text on a white background&#10;&#10;AI-generated content may be incorrect."/>
                    <pic:cNvPicPr/>
                  </pic:nvPicPr>
                  <pic:blipFill>
                    <a:blip r:embed="rId23"/>
                    <a:stretch>
                      <a:fillRect/>
                    </a:stretch>
                  </pic:blipFill>
                  <pic:spPr>
                    <a:xfrm>
                      <a:off x="0" y="0"/>
                      <a:ext cx="4553499" cy="1557490"/>
                    </a:xfrm>
                    <a:prstGeom prst="rect">
                      <a:avLst/>
                    </a:prstGeom>
                  </pic:spPr>
                </pic:pic>
              </a:graphicData>
            </a:graphic>
          </wp:inline>
        </w:drawing>
      </w:r>
    </w:p>
    <w:p w14:paraId="7C31903D" w14:textId="15DDD10C" w:rsidR="008D7A70" w:rsidRPr="00E817FB" w:rsidRDefault="009954F4">
      <w:pPr>
        <w:pStyle w:val="Heading2"/>
        <w:spacing w:line="480" w:lineRule="auto"/>
        <w:rPr>
          <w:rFonts w:ascii="Times New Roman" w:hAnsi="Times New Roman" w:cs="Times New Roman"/>
          <w:sz w:val="24"/>
          <w:szCs w:val="24"/>
        </w:rPr>
        <w:pPrChange w:id="121"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22"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22"/>
    </w:p>
    <w:p w14:paraId="1C2ABB11" w14:textId="1DF606AD" w:rsidR="00FC1F64" w:rsidRPr="00E817FB" w:rsidRDefault="008D7A70">
      <w:pPr>
        <w:spacing w:line="480" w:lineRule="auto"/>
        <w:ind w:firstLine="720"/>
        <w:rPr>
          <w:rFonts w:ascii="Times New Roman" w:hAnsi="Times New Roman" w:cs="Times New Roman"/>
          <w:sz w:val="24"/>
          <w:szCs w:val="24"/>
        </w:rPr>
        <w:pPrChange w:id="12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2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2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lastRenderedPageBreak/>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09893D15" w14:textId="37973CEE" w:rsidR="0050557B" w:rsidRPr="00AF7FA0" w:rsidRDefault="0050557B">
      <w:pPr>
        <w:pStyle w:val="ListParagraph"/>
        <w:spacing w:line="480" w:lineRule="auto"/>
        <w:ind w:left="0" w:firstLine="720"/>
        <w:rPr>
          <w:rFonts w:ascii="Times New Roman" w:eastAsia="Times New Roman" w:hAnsi="Times New Roman" w:cs="Times New Roman"/>
          <w:bCs/>
          <w:sz w:val="24"/>
          <w:szCs w:val="24"/>
        </w:rPr>
        <w:pPrChange w:id="126" w:author="Abraham E Springer" w:date="2025-02-17T12:19:00Z" w16du:dateUtc="2025-02-17T19:19:00Z">
          <w:pPr>
            <w:pStyle w:val="ListParagraph"/>
            <w:spacing w:line="240" w:lineRule="auto"/>
            <w:ind w:left="0"/>
          </w:pPr>
        </w:pPrChange>
      </w:pPr>
      <w:r w:rsidRPr="00E817FB">
        <w:rPr>
          <w:rFonts w:ascii="Times New Roman" w:eastAsia="Times New Roman" w:hAnsi="Times New Roman" w:cs="Times New Roman"/>
          <w:bCs/>
          <w:sz w:val="24"/>
          <w:szCs w:val="24"/>
        </w:rPr>
        <w:t>In two growing seasons, seedling heights reached an average</w:t>
      </w:r>
      <w:r w:rsidR="00CA75BB">
        <w:rPr>
          <w:rFonts w:ascii="Times New Roman" w:eastAsia="Times New Roman" w:hAnsi="Times New Roman" w:cs="Times New Roman"/>
          <w:bCs/>
          <w:sz w:val="24"/>
          <w:szCs w:val="24"/>
        </w:rPr>
        <w:t xml:space="preserve"> height</w:t>
      </w:r>
      <w:r w:rsidRPr="00E817FB">
        <w:rPr>
          <w:rFonts w:ascii="Times New Roman" w:eastAsia="Times New Roman" w:hAnsi="Times New Roman" w:cs="Times New Roman"/>
          <w:bCs/>
          <w:sz w:val="24"/>
          <w:szCs w:val="24"/>
        </w:rPr>
        <w:t xml:space="preserv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127"/>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27"/>
      <w:r w:rsidR="008C7B4A">
        <w:rPr>
          <w:rStyle w:val="CommentReference"/>
        </w:rPr>
        <w:commentReference w:id="127"/>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28"/>
      <w:r w:rsidR="00BD6EE2">
        <w:rPr>
          <w:rFonts w:ascii="Times New Roman" w:eastAsia="Times New Roman" w:hAnsi="Times New Roman" w:cs="Times New Roman"/>
          <w:bCs/>
          <w:sz w:val="24"/>
          <w:szCs w:val="24"/>
        </w:rPr>
        <w:t>River</w:t>
      </w:r>
      <w:commentRangeEnd w:id="128"/>
      <w:r w:rsidR="00951CAD">
        <w:rPr>
          <w:rStyle w:val="CommentReference"/>
        </w:rPr>
        <w:commentReference w:id="128"/>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r w:rsidR="00833686">
        <w:rPr>
          <w:rFonts w:ascii="Times New Roman" w:eastAsia="Times New Roman" w:hAnsi="Times New Roman" w:cs="Times New Roman"/>
          <w:bCs/>
          <w:sz w:val="24"/>
          <w:szCs w:val="24"/>
        </w:rPr>
        <w:t xml:space="preserve"> Light was found to be a significant variable for seedling survivorship in this study so it being limited compared to other Arizona rivers could explain the slower seedling growth.</w:t>
      </w:r>
    </w:p>
    <w:p w14:paraId="7DDB7741" w14:textId="77777777" w:rsidR="008D7A70" w:rsidRPr="00E817FB" w:rsidRDefault="008D7A70">
      <w:pPr>
        <w:pStyle w:val="Heading3"/>
        <w:spacing w:line="480" w:lineRule="auto"/>
        <w:pPrChange w:id="129" w:author="Abraham E Springer" w:date="2025-02-17T12:19:00Z" w16du:dateUtc="2025-02-17T19:19:00Z">
          <w:pPr>
            <w:pStyle w:val="Heading3"/>
          </w:pPr>
        </w:pPrChange>
      </w:pPr>
      <w:r w:rsidRPr="00E817FB">
        <w:lastRenderedPageBreak/>
        <w:t xml:space="preserve">Variables impacting </w:t>
      </w:r>
      <w:commentRangeStart w:id="130"/>
      <w:r w:rsidRPr="00E817FB">
        <w:t>survivorship</w:t>
      </w:r>
      <w:commentRangeEnd w:id="130"/>
      <w:r w:rsidR="00C97A93" w:rsidRPr="00E817FB">
        <w:rPr>
          <w:rStyle w:val="CommentReference"/>
          <w:rFonts w:ascii="Times New Roman" w:hAnsi="Times New Roman" w:cs="Times New Roman"/>
          <w:sz w:val="24"/>
          <w:szCs w:val="24"/>
        </w:rPr>
        <w:commentReference w:id="130"/>
      </w:r>
    </w:p>
    <w:p w14:paraId="2DEB5D09" w14:textId="4A98ECD5" w:rsidR="00FC1F64" w:rsidRPr="00712DFB" w:rsidRDefault="00FC1F64">
      <w:pPr>
        <w:spacing w:line="480" w:lineRule="auto"/>
        <w:rPr>
          <w:rFonts w:ascii="Times New Roman" w:hAnsi="Times New Roman" w:cs="Times New Roman"/>
          <w:b/>
          <w:bCs/>
          <w:sz w:val="24"/>
          <w:szCs w:val="24"/>
        </w:rPr>
        <w:pPrChange w:id="131"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32"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33"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34"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135"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136"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37"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lastRenderedPageBreak/>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3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39"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40" w:author="Abraham E Springer" w:date="2025-02-17T12:19:00Z" w16du:dateUtc="2025-02-17T19:19:00Z">
          <w:pPr>
            <w:pStyle w:val="Heading3"/>
          </w:pPr>
        </w:pPrChange>
      </w:pPr>
      <w:r w:rsidRPr="00E817FB">
        <w:t>Dendrochronology</w:t>
      </w:r>
      <w:bookmarkEnd w:id="138"/>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4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0AD4B14D" w:rsidR="0029180D" w:rsidRPr="00E817FB" w:rsidRDefault="008D7A70">
      <w:pPr>
        <w:spacing w:line="480" w:lineRule="auto"/>
        <w:rPr>
          <w:rFonts w:ascii="Times New Roman" w:eastAsia="Times New Roman" w:hAnsi="Times New Roman" w:cs="Times New Roman"/>
          <w:bCs/>
          <w:sz w:val="24"/>
          <w:szCs w:val="24"/>
        </w:rPr>
        <w:pPrChange w:id="14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 Lopez &amp;Springer,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xml:space="preserve">. This could help explain why there are few cottonwoods dating back to this time. It is possible that </w:t>
      </w:r>
      <w:r w:rsidR="00CA75BB">
        <w:rPr>
          <w:rFonts w:ascii="Times New Roman" w:eastAsia="Times New Roman" w:hAnsi="Times New Roman" w:cs="Times New Roman"/>
          <w:bCs/>
          <w:sz w:val="24"/>
          <w:szCs w:val="24"/>
        </w:rPr>
        <w:t>c</w:t>
      </w:r>
      <w:r w:rsidR="00833CD9" w:rsidRPr="00E817FB">
        <w:rPr>
          <w:rFonts w:ascii="Times New Roman" w:eastAsia="Times New Roman" w:hAnsi="Times New Roman" w:cs="Times New Roman"/>
          <w:bCs/>
          <w:sz w:val="24"/>
          <w:szCs w:val="24"/>
        </w:rPr>
        <w:t>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t>
      </w:r>
      <w:r w:rsidR="00CA75BB">
        <w:rPr>
          <w:rFonts w:ascii="Times New Roman" w:eastAsia="Times New Roman" w:hAnsi="Times New Roman" w:cs="Times New Roman"/>
          <w:bCs/>
          <w:sz w:val="24"/>
          <w:szCs w:val="24"/>
        </w:rPr>
        <w:t>w</w:t>
      </w:r>
      <w:r w:rsidR="00833CD9" w:rsidRPr="00E817FB">
        <w:rPr>
          <w:rFonts w:ascii="Times New Roman" w:eastAsia="Times New Roman" w:hAnsi="Times New Roman" w:cs="Times New Roman"/>
          <w:bCs/>
          <w:sz w:val="24"/>
          <w:szCs w:val="24"/>
        </w:rPr>
        <w:t>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29A71945" w14:textId="3F08794F" w:rsidR="008D7A70" w:rsidRPr="00E817FB" w:rsidRDefault="008D7A70">
      <w:pPr>
        <w:spacing w:line="480" w:lineRule="auto"/>
        <w:rPr>
          <w:rFonts w:ascii="Times New Roman" w:eastAsia="Times New Roman" w:hAnsi="Times New Roman" w:cs="Times New Roman"/>
          <w:b/>
          <w:sz w:val="24"/>
          <w:szCs w:val="24"/>
        </w:rPr>
        <w:pPrChange w:id="143"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44"/>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44"/>
      <w:r w:rsidR="00BD6EE2">
        <w:rPr>
          <w:rStyle w:val="CommentReference"/>
        </w:rPr>
        <w:commentReference w:id="144"/>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45"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w:t>
      </w:r>
      <w:r w:rsidR="00AF7FA0">
        <w:rPr>
          <w:rFonts w:ascii="Times New Roman" w:eastAsia="Times New Roman" w:hAnsi="Times New Roman" w:cs="Times New Roman"/>
          <w:bCs/>
          <w:sz w:val="24"/>
          <w:szCs w:val="24"/>
        </w:rPr>
        <w:t>, p-value ≤ .05</w:t>
      </w:r>
      <w:r w:rsidRPr="00E817FB">
        <w:rPr>
          <w:rFonts w:ascii="Times New Roman" w:eastAsia="Times New Roman" w:hAnsi="Times New Roman" w:cs="Times New Roman"/>
          <w:bCs/>
          <w:sz w:val="24"/>
          <w:szCs w:val="24"/>
        </w:rPr>
        <w:t xml:space="preserve">) between the age and diameter of cottonwoods cored. With no strong trend between age and diameter, it means that other factors may be influencing size. For example, competition between trees for </w:t>
      </w:r>
      <w:r w:rsidRPr="00E817FB">
        <w:rPr>
          <w:rFonts w:ascii="Times New Roman" w:eastAsia="Times New Roman" w:hAnsi="Times New Roman" w:cs="Times New Roman"/>
          <w:bCs/>
          <w:sz w:val="24"/>
          <w:szCs w:val="24"/>
        </w:rPr>
        <w:lastRenderedPageBreak/>
        <w:t>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46" w:author="Abraham E Springer" w:date="2025-02-17T12:19:00Z" w16du:dateUtc="2025-02-17T19:19:00Z">
          <w:pPr>
            <w:spacing w:line="240" w:lineRule="auto"/>
          </w:pPr>
        </w:pPrChange>
      </w:pPr>
    </w:p>
    <w:p w14:paraId="7FBA7A39" w14:textId="48A73E42" w:rsidR="005C19E0" w:rsidRPr="0066033F" w:rsidRDefault="008D7A70">
      <w:pPr>
        <w:spacing w:line="480" w:lineRule="auto"/>
        <w:rPr>
          <w:rFonts w:ascii="Times New Roman" w:eastAsia="Times New Roman" w:hAnsi="Times New Roman" w:cs="Times New Roman"/>
          <w:b/>
          <w:sz w:val="24"/>
          <w:szCs w:val="24"/>
        </w:rPr>
        <w:pPrChange w:id="147"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148"/>
      <w:r w:rsidRPr="00E817FB">
        <w:rPr>
          <w:rFonts w:ascii="Times New Roman" w:eastAsia="Times New Roman" w:hAnsi="Times New Roman" w:cs="Times New Roman"/>
          <w:b/>
          <w:sz w:val="24"/>
          <w:szCs w:val="24"/>
        </w:rPr>
        <w:t>growth</w:t>
      </w:r>
      <w:commentRangeEnd w:id="148"/>
      <w:r w:rsidR="0033562F">
        <w:rPr>
          <w:rStyle w:val="CommentReference"/>
        </w:rPr>
        <w:commentReference w:id="148"/>
      </w:r>
    </w:p>
    <w:p w14:paraId="2E7E4C84" w14:textId="5597E02C" w:rsidR="00C32A60" w:rsidRPr="00E817FB" w:rsidRDefault="00C32A60">
      <w:pPr>
        <w:spacing w:line="480" w:lineRule="auto"/>
        <w:ind w:firstLine="720"/>
        <w:rPr>
          <w:rFonts w:ascii="Times New Roman" w:eastAsia="Times New Roman" w:hAnsi="Times New Roman" w:cs="Times New Roman"/>
          <w:bCs/>
          <w:sz w:val="24"/>
          <w:szCs w:val="24"/>
        </w:rPr>
        <w:pPrChange w:id="14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w:t>
      </w:r>
      <w:r w:rsidR="000176E1">
        <w:rPr>
          <w:rFonts w:ascii="Times New Roman" w:eastAsia="Times New Roman" w:hAnsi="Times New Roman" w:cs="Times New Roman"/>
          <w:bCs/>
          <w:sz w:val="24"/>
          <w:szCs w:val="24"/>
        </w:rPr>
        <w:t xml:space="preserve"> (Figure 7)</w:t>
      </w:r>
      <w:r w:rsidR="005C19E0" w:rsidRPr="00E817FB">
        <w:rPr>
          <w:rFonts w:ascii="Times New Roman" w:eastAsia="Times New Roman" w:hAnsi="Times New Roman" w:cs="Times New Roman"/>
          <w:bCs/>
          <w:sz w:val="24"/>
          <w:szCs w:val="24"/>
        </w:rPr>
        <w:t xml:space="preserve">. Basal area increased slowly during the establishment phase (for about 10 years). This was then followed by another decade of rapid growth before leveling off and entering the mature growth stage. A key difference between the Canadian study and this study being the </w:t>
      </w:r>
      <w:r w:rsidR="00CA75BB">
        <w:rPr>
          <w:rFonts w:ascii="Times New Roman" w:eastAsia="Times New Roman" w:hAnsi="Times New Roman" w:cs="Times New Roman"/>
          <w:bCs/>
          <w:sz w:val="24"/>
          <w:szCs w:val="24"/>
        </w:rPr>
        <w:t>amount of growth</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4"/>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61A2F084"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0176E1">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 xml:space="preserve">.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r w:rsidR="00883D1B">
        <w:rPr>
          <w:rFonts w:ascii="Times New Roman" w:eastAsia="Times New Roman" w:hAnsi="Times New Roman" w:cs="Times New Roman"/>
          <w:bCs/>
          <w:sz w:val="24"/>
          <w:szCs w:val="24"/>
        </w:rPr>
        <w:t xml:space="preserve"> (right)</w:t>
      </w:r>
      <w:r w:rsidR="006A3C07">
        <w:rPr>
          <w:rFonts w:ascii="Times New Roman" w:eastAsia="Times New Roman" w:hAnsi="Times New Roman" w:cs="Times New Roman"/>
          <w:bCs/>
          <w:sz w:val="24"/>
          <w:szCs w:val="24"/>
        </w:rPr>
        <w:t>.</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50" w:author="Abraham E Springer" w:date="2025-02-17T12:19:00Z" w16du:dateUtc="2025-02-17T19:19:00Z">
          <w:pPr>
            <w:spacing w:line="240" w:lineRule="auto"/>
            <w:ind w:firstLine="720"/>
          </w:pPr>
        </w:pPrChange>
      </w:pPr>
    </w:p>
    <w:p w14:paraId="0BCBD292" w14:textId="29C6E59E" w:rsidR="008D7A70" w:rsidRPr="00E817FB" w:rsidRDefault="008D7A70" w:rsidP="00CA75BB">
      <w:pPr>
        <w:spacing w:line="480" w:lineRule="auto"/>
        <w:ind w:firstLine="720"/>
        <w:rPr>
          <w:rFonts w:ascii="Times New Roman" w:eastAsia="Times New Roman" w:hAnsi="Times New Roman" w:cs="Times New Roman"/>
          <w:bCs/>
          <w:sz w:val="24"/>
          <w:szCs w:val="24"/>
        </w:rPr>
        <w:pPrChange w:id="15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 xml:space="preserve">It is likely that some of these </w:t>
      </w:r>
      <w:r w:rsidR="00CA75BB">
        <w:rPr>
          <w:rFonts w:ascii="Times New Roman" w:eastAsia="Times New Roman" w:hAnsi="Times New Roman" w:cs="Times New Roman"/>
          <w:bCs/>
          <w:sz w:val="24"/>
          <w:szCs w:val="24"/>
        </w:rPr>
        <w:t>individuals</w:t>
      </w:r>
      <w:r w:rsidR="00137F56">
        <w:rPr>
          <w:rFonts w:ascii="Times New Roman" w:eastAsia="Times New Roman" w:hAnsi="Times New Roman" w:cs="Times New Roman"/>
          <w:bCs/>
          <w:sz w:val="24"/>
          <w:szCs w:val="24"/>
        </w:rPr>
        <w:t xml:space="preserve"> approach or exceed the </w:t>
      </w:r>
      <w:r w:rsidR="00CA75BB">
        <w:rPr>
          <w:rFonts w:ascii="Times New Roman" w:eastAsia="Times New Roman" w:hAnsi="Times New Roman" w:cs="Times New Roman"/>
          <w:bCs/>
          <w:sz w:val="24"/>
          <w:szCs w:val="24"/>
        </w:rPr>
        <w:t>150-year</w:t>
      </w:r>
      <w:r w:rsidR="00137F56">
        <w:rPr>
          <w:rFonts w:ascii="Times New Roman" w:eastAsia="Times New Roman" w:hAnsi="Times New Roman" w:cs="Times New Roman"/>
          <w:bCs/>
          <w:sz w:val="24"/>
          <w:szCs w:val="24"/>
        </w:rPr>
        <w:t xml:space="preserve">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 xml:space="preserve">P. </w:t>
      </w:r>
      <w:proofErr w:type="spellStart"/>
      <w:r w:rsidR="00137F56">
        <w:rPr>
          <w:rFonts w:ascii="Times New Roman" w:eastAsia="Times New Roman" w:hAnsi="Times New Roman" w:cs="Times New Roman"/>
          <w:bCs/>
          <w:i/>
          <w:iCs/>
          <w:sz w:val="24"/>
          <w:szCs w:val="24"/>
        </w:rPr>
        <w:t>deltoides</w:t>
      </w:r>
      <w:proofErr w:type="spellEnd"/>
      <w:r w:rsidR="00137F56">
        <w:rPr>
          <w:rFonts w:ascii="Times New Roman" w:eastAsia="Times New Roman" w:hAnsi="Times New Roman" w:cs="Times New Roman"/>
          <w:bCs/>
          <w:i/>
          <w:iCs/>
          <w:sz w:val="24"/>
          <w:szCs w:val="24"/>
        </w:rPr>
        <w:t>)</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proofErr w:type="spellStart"/>
      <w:r w:rsidR="00137F56" w:rsidRPr="00833686">
        <w:rPr>
          <w:rFonts w:ascii="Times New Roman" w:eastAsia="Times New Roman" w:hAnsi="Times New Roman" w:cs="Times New Roman"/>
          <w:bCs/>
          <w:i/>
          <w:iCs/>
          <w:sz w:val="24"/>
          <w:szCs w:val="24"/>
        </w:rPr>
        <w:t>angustafolia</w:t>
      </w:r>
      <w:proofErr w:type="spellEnd"/>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5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5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54"/>
      <w:r w:rsidRPr="00E817FB">
        <w:rPr>
          <w:rFonts w:ascii="Times New Roman" w:eastAsia="Times New Roman" w:hAnsi="Times New Roman" w:cs="Times New Roman"/>
          <w:bCs/>
          <w:sz w:val="24"/>
          <w:szCs w:val="24"/>
        </w:rPr>
        <w:t>flows</w:t>
      </w:r>
      <w:commentRangeEnd w:id="154"/>
      <w:r w:rsidRPr="00E817FB">
        <w:rPr>
          <w:rStyle w:val="CommentReference"/>
          <w:rFonts w:ascii="Times New Roman" w:hAnsi="Times New Roman" w:cs="Times New Roman"/>
          <w:sz w:val="24"/>
          <w:szCs w:val="24"/>
        </w:rPr>
        <w:commentReference w:id="154"/>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0391BD5D" w:rsidR="00E47F22" w:rsidRPr="00E817FB" w:rsidRDefault="008C66DD">
      <w:pPr>
        <w:spacing w:line="480" w:lineRule="auto"/>
        <w:ind w:firstLine="720"/>
        <w:rPr>
          <w:rFonts w:ascii="Times New Roman" w:eastAsia="Times New Roman" w:hAnsi="Times New Roman" w:cs="Times New Roman"/>
          <w:bCs/>
          <w:sz w:val="24"/>
          <w:szCs w:val="24"/>
        </w:rPr>
        <w:pPrChange w:id="155"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xml:space="preserve">, meaningful precipitation usually arrives in mid-July. Therefore, June and July </w:t>
      </w:r>
      <w:r w:rsidR="00E93F3A" w:rsidRPr="00E817FB">
        <w:rPr>
          <w:rFonts w:ascii="Times New Roman" w:eastAsia="Times New Roman" w:hAnsi="Times New Roman" w:cs="Times New Roman"/>
          <w:bCs/>
          <w:sz w:val="24"/>
          <w:szCs w:val="24"/>
        </w:rPr>
        <w:lastRenderedPageBreak/>
        <w:t>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56"/>
      <w:commentRangeStart w:id="157"/>
      <w:r w:rsidR="0089221C" w:rsidRPr="00E817FB">
        <w:rPr>
          <w:rFonts w:ascii="Times New Roman" w:eastAsia="Times New Roman" w:hAnsi="Times New Roman" w:cs="Times New Roman"/>
          <w:bCs/>
          <w:sz w:val="24"/>
          <w:szCs w:val="24"/>
        </w:rPr>
        <w:t xml:space="preserve">Southwest </w:t>
      </w:r>
      <w:commentRangeEnd w:id="156"/>
      <w:r w:rsidR="0089221C" w:rsidRPr="00E817FB">
        <w:rPr>
          <w:rStyle w:val="CommentReference"/>
          <w:rFonts w:ascii="Times New Roman" w:hAnsi="Times New Roman" w:cs="Times New Roman"/>
          <w:sz w:val="24"/>
          <w:szCs w:val="24"/>
        </w:rPr>
        <w:commentReference w:id="156"/>
      </w:r>
      <w:commentRangeEnd w:id="157"/>
      <w:r w:rsidR="00B35759" w:rsidRPr="00E817FB">
        <w:rPr>
          <w:rStyle w:val="CommentReference"/>
          <w:rFonts w:ascii="Times New Roman" w:hAnsi="Times New Roman" w:cs="Times New Roman"/>
          <w:sz w:val="24"/>
          <w:szCs w:val="24"/>
        </w:rPr>
        <w:commentReference w:id="157"/>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Higher flows could increase water availability and allow them to cool themselves </w:t>
      </w:r>
      <w:r w:rsidR="00CA75BB">
        <w:rPr>
          <w:rFonts w:ascii="Times New Roman" w:eastAsia="Times New Roman" w:hAnsi="Times New Roman" w:cs="Times New Roman"/>
          <w:bCs/>
          <w:sz w:val="24"/>
          <w:szCs w:val="24"/>
        </w:rPr>
        <w:t>more efficiently</w:t>
      </w:r>
      <w:r w:rsidR="008D7A70" w:rsidRPr="00E817FB">
        <w:rPr>
          <w:rFonts w:ascii="Times New Roman" w:eastAsia="Times New Roman" w:hAnsi="Times New Roman" w:cs="Times New Roman"/>
          <w:bCs/>
          <w:sz w:val="24"/>
          <w:szCs w:val="24"/>
        </w:rPr>
        <w:t xml:space="preserve">. </w:t>
      </w:r>
    </w:p>
    <w:p w14:paraId="78F27D60" w14:textId="15BCAD4E"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commentRangeStart w:id="158"/>
      <w:commentRangeStart w:id="159"/>
      <w:r>
        <w:t>Establishment</w:t>
      </w:r>
      <w:commentRangeEnd w:id="158"/>
      <w:r w:rsidR="00194CE3">
        <w:rPr>
          <w:rStyle w:val="CommentReference"/>
          <w:rFonts w:ascii="Arial" w:eastAsia="Arial" w:hAnsi="Arial" w:cs="Arial"/>
          <w:color w:val="auto"/>
        </w:rPr>
        <w:commentReference w:id="158"/>
      </w:r>
      <w:commentRangeEnd w:id="159"/>
      <w:r w:rsidR="00C34FF1">
        <w:rPr>
          <w:rStyle w:val="CommentReference"/>
          <w:rFonts w:ascii="Arial" w:eastAsia="Arial" w:hAnsi="Arial" w:cs="Arial"/>
          <w:color w:val="auto"/>
        </w:rPr>
        <w:commentReference w:id="159"/>
      </w:r>
    </w:p>
    <w:p w14:paraId="29F591E2" w14:textId="39ED11BD"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The Verde River and its floodplain are largely depositional. Riparian tree root collars are submerged</w:t>
      </w:r>
      <w:r w:rsidR="00CA75BB">
        <w:rPr>
          <w:rFonts w:ascii="Times New Roman" w:hAnsi="Times New Roman" w:cs="Times New Roman"/>
          <w:sz w:val="24"/>
          <w:szCs w:val="24"/>
        </w:rPr>
        <w:t xml:space="preserve"> by sediment</w:t>
      </w:r>
      <w:r w:rsidRPr="005B47D3">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the height the core was taken. However, Fremont cottonwoods grow rapidly. Stromberg 1997 documented them </w:t>
      </w:r>
      <w:r w:rsidR="00AF7FA0">
        <w:rPr>
          <w:rFonts w:ascii="Times New Roman" w:hAnsi="Times New Roman" w:cs="Times New Roman"/>
          <w:sz w:val="24"/>
          <w:szCs w:val="24"/>
        </w:rPr>
        <w:t>averaging</w:t>
      </w:r>
      <w:r w:rsidRPr="005B47D3">
        <w:rPr>
          <w:rFonts w:ascii="Times New Roman" w:hAnsi="Times New Roman" w:cs="Times New Roman"/>
          <w:sz w:val="24"/>
          <w:szCs w:val="24"/>
        </w:rPr>
        <w:t xml:space="preserve"> heights of over 1m in just two growing seasons. Seedlings from this study averaged over .5 m in two growing seasons. It is unlikely that ages at coring height are many years off from their original germination date.</w:t>
      </w:r>
    </w:p>
    <w:p w14:paraId="53F36878" w14:textId="693E71E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lastRenderedPageBreak/>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w:t>
      </w:r>
      <w:r w:rsidRPr="00194CE3">
        <w:rPr>
          <w:rFonts w:ascii="Times New Roman" w:hAnsi="Times New Roman" w:cs="Times New Roman"/>
          <w:sz w:val="24"/>
          <w:szCs w:val="24"/>
        </w:rPr>
        <w:t xml:space="preserve">anthropogenic impacts </w:t>
      </w:r>
      <w:r w:rsidRPr="00194CE3">
        <w:rPr>
          <w:rFonts w:ascii="Times New Roman" w:hAnsi="Times New Roman" w:cs="Times New Roman"/>
          <w:sz w:val="24"/>
          <w:szCs w:val="24"/>
        </w:rPr>
        <w:fldChar w:fldCharType="begin"/>
      </w:r>
      <w:r w:rsidRPr="00194CE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194CE3">
        <w:rPr>
          <w:rFonts w:ascii="Times New Roman" w:hAnsi="Times New Roman" w:cs="Times New Roman"/>
          <w:sz w:val="24"/>
          <w:szCs w:val="24"/>
        </w:rPr>
        <w:fldChar w:fldCharType="separate"/>
      </w:r>
      <w:r w:rsidRPr="00194CE3">
        <w:rPr>
          <w:rFonts w:ascii="Times New Roman" w:hAnsi="Times New Roman" w:cs="Times New Roman"/>
          <w:sz w:val="24"/>
          <w:szCs w:val="24"/>
        </w:rPr>
        <w:t>(Lopez &amp; Springer, 2002)</w:t>
      </w:r>
      <w:r w:rsidRPr="00194CE3">
        <w:rPr>
          <w:rFonts w:ascii="Times New Roman" w:hAnsi="Times New Roman" w:cs="Times New Roman"/>
          <w:sz w:val="24"/>
          <w:szCs w:val="24"/>
        </w:rPr>
        <w:fldChar w:fldCharType="end"/>
      </w:r>
      <w:r w:rsidRPr="00194CE3">
        <w:rPr>
          <w:rFonts w:ascii="Times New Roman" w:hAnsi="Times New Roman" w:cs="Times New Roman"/>
          <w:sz w:val="24"/>
          <w:szCs w:val="24"/>
        </w:rPr>
        <w:t>. However, Fremont cottonwoods establishment within the past 40 years</w:t>
      </w:r>
      <w:r w:rsidRPr="005B47D3">
        <w:rPr>
          <w:rFonts w:ascii="Times New Roman" w:hAnsi="Times New Roman" w:cs="Times New Roman"/>
          <w:sz w:val="24"/>
          <w:szCs w:val="24"/>
        </w:rPr>
        <w:t xml:space="preserve">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w:t>
      </w:r>
      <w:r w:rsidR="00E850DA">
        <w:rPr>
          <w:rFonts w:ascii="Times New Roman" w:hAnsi="Times New Roman" w:cs="Times New Roman"/>
          <w:sz w:val="24"/>
          <w:szCs w:val="24"/>
        </w:rPr>
        <w:t xml:space="preserve"> (less than a 2% </w:t>
      </w:r>
      <w:r w:rsidR="00C34FF1">
        <w:rPr>
          <w:rFonts w:ascii="Times New Roman" w:hAnsi="Times New Roman" w:cs="Times New Roman"/>
          <w:sz w:val="24"/>
          <w:szCs w:val="24"/>
        </w:rPr>
        <w:t>AEP</w:t>
      </w:r>
      <w:r w:rsidR="00E850DA">
        <w:rPr>
          <w:rFonts w:ascii="Times New Roman" w:hAnsi="Times New Roman" w:cs="Times New Roman"/>
          <w:sz w:val="24"/>
          <w:szCs w:val="24"/>
        </w:rPr>
        <w:t xml:space="preserve">), </w:t>
      </w:r>
      <w:r w:rsidR="00E850DA" w:rsidRPr="005B47D3">
        <w:rPr>
          <w:rFonts w:ascii="Times New Roman" w:hAnsi="Times New Roman" w:cs="Times New Roman"/>
          <w:sz w:val="24"/>
          <w:szCs w:val="24"/>
        </w:rPr>
        <w:t>and</w:t>
      </w:r>
      <w:r w:rsidRPr="005B47D3">
        <w:rPr>
          <w:rFonts w:ascii="Times New Roman" w:hAnsi="Times New Roman" w:cs="Times New Roman"/>
          <w:sz w:val="24"/>
          <w:szCs w:val="24"/>
        </w:rPr>
        <w:t xml:space="preserve"> 1995</w:t>
      </w:r>
      <w:r w:rsidR="00E850DA">
        <w:rPr>
          <w:rFonts w:ascii="Times New Roman" w:hAnsi="Times New Roman" w:cs="Times New Roman"/>
          <w:sz w:val="24"/>
          <w:szCs w:val="24"/>
        </w:rPr>
        <w:t xml:space="preserve"> (4% </w:t>
      </w:r>
      <w:r w:rsidR="00C34FF1">
        <w:rPr>
          <w:rFonts w:ascii="Times New Roman" w:hAnsi="Times New Roman" w:cs="Times New Roman"/>
          <w:sz w:val="24"/>
          <w:szCs w:val="24"/>
        </w:rPr>
        <w:t>AEP</w:t>
      </w:r>
      <w:r w:rsidR="00E850DA">
        <w:rPr>
          <w:rFonts w:ascii="Times New Roman" w:hAnsi="Times New Roman" w:cs="Times New Roman"/>
          <w:sz w:val="24"/>
          <w:szCs w:val="24"/>
        </w:rPr>
        <w:t>)</w:t>
      </w:r>
      <w:r w:rsidRPr="005B47D3">
        <w:rPr>
          <w:rFonts w:ascii="Times New Roman" w:hAnsi="Times New Roman" w:cs="Times New Roman"/>
          <w:sz w:val="24"/>
          <w:szCs w:val="24"/>
        </w:rPr>
        <w:t xml:space="preserve"> and the following years.</w:t>
      </w:r>
    </w:p>
    <w:p w14:paraId="3BFB9A96" w14:textId="6477522D"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1997 found cottonwood regeneration occurred in successive years following these two large floods. </w:t>
      </w:r>
      <w:r w:rsidR="00194CE3">
        <w:rPr>
          <w:rFonts w:ascii="Times New Roman" w:hAnsi="Times New Roman" w:cs="Times New Roman"/>
          <w:sz w:val="24"/>
          <w:szCs w:val="24"/>
        </w:rPr>
        <w:t>This</w:t>
      </w:r>
      <w:r w:rsidRPr="005B47D3">
        <w:rPr>
          <w:rFonts w:ascii="Times New Roman" w:hAnsi="Times New Roman" w:cs="Times New Roman"/>
          <w:sz w:val="24"/>
          <w:szCs w:val="24"/>
        </w:rPr>
        <w:t xml:space="preserve"> study observed seedling survival through the first growing season for cohorts from both 2023 and 2024. While 2023 was a large winter flood, 2024 floods had an </w:t>
      </w:r>
      <w:r w:rsidR="00C34FF1">
        <w:rPr>
          <w:rFonts w:ascii="Times New Roman" w:hAnsi="Times New Roman" w:cs="Times New Roman"/>
          <w:sz w:val="24"/>
          <w:szCs w:val="24"/>
        </w:rPr>
        <w:t>AEP</w:t>
      </w:r>
      <w:r w:rsidRPr="005B47D3">
        <w:rPr>
          <w:rFonts w:ascii="Times New Roman" w:hAnsi="Times New Roman" w:cs="Times New Roman"/>
          <w:sz w:val="24"/>
          <w:szCs w:val="24"/>
        </w:rPr>
        <w:t xml:space="preserve"> of more than 50% (</w:t>
      </w:r>
      <w:hyperlink r:id="rId26" w:history="1">
        <w:r w:rsidRPr="00194CE3">
          <w:rPr>
            <w:rStyle w:val="Hyperlink"/>
            <w:rFonts w:ascii="Times New Roman" w:hAnsi="Times New Roman" w:cs="Times New Roman"/>
            <w:sz w:val="18"/>
            <w:szCs w:val="18"/>
          </w:rPr>
          <w:t>https://streamstats.usgs.gov/ss/?gage=09506000&amp;tab=info</w:t>
        </w:r>
      </w:hyperlink>
      <w:r w:rsidRPr="00194CE3">
        <w:rPr>
          <w:rFonts w:ascii="Times New Roman" w:hAnsi="Times New Roman" w:cs="Times New Roman"/>
          <w:sz w:val="18"/>
          <w:szCs w:val="18"/>
        </w:rPr>
        <w:t xml:space="preserve">). </w:t>
      </w:r>
      <w:r w:rsidRPr="005B47D3">
        <w:rPr>
          <w:rFonts w:ascii="Times New Roman" w:hAnsi="Times New Roman" w:cs="Times New Roman"/>
          <w:sz w:val="24"/>
          <w:szCs w:val="24"/>
        </w:rPr>
        <w:t>This shows that cottonwood regeneration is not tied directly to a single year but rather multiple years following floods, even if following years don’t have large floods.</w:t>
      </w:r>
    </w:p>
    <w:p w14:paraId="73FB642E" w14:textId="75B03E06" w:rsidR="00E744E4" w:rsidRDefault="00E744E4" w:rsidP="00AF7FA0">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Peaks in regeneration were observed following 1993, 1997 and 2005</w:t>
      </w:r>
      <w:r w:rsidR="006B5CFD">
        <w:rPr>
          <w:rFonts w:ascii="Times New Roman" w:hAnsi="Times New Roman" w:cs="Times New Roman"/>
          <w:sz w:val="24"/>
          <w:szCs w:val="24"/>
        </w:rPr>
        <w:t xml:space="preserve"> (Figure 4.)</w:t>
      </w:r>
      <w:r w:rsidRPr="005B47D3">
        <w:rPr>
          <w:rFonts w:ascii="Times New Roman" w:hAnsi="Times New Roman" w:cs="Times New Roman"/>
          <w:sz w:val="24"/>
          <w:szCs w:val="24"/>
        </w:rPr>
        <w:t>. Peaks in regeneration after 1993 and 2005</w:t>
      </w:r>
      <w:r w:rsidR="00F65CE9">
        <w:rPr>
          <w:rFonts w:ascii="Times New Roman" w:hAnsi="Times New Roman" w:cs="Times New Roman"/>
          <w:sz w:val="24"/>
          <w:szCs w:val="24"/>
        </w:rPr>
        <w:t xml:space="preserve">, which had an </w:t>
      </w:r>
      <w:r w:rsidR="00C34FF1">
        <w:rPr>
          <w:rFonts w:ascii="Times New Roman" w:hAnsi="Times New Roman" w:cs="Times New Roman"/>
          <w:sz w:val="24"/>
          <w:szCs w:val="24"/>
        </w:rPr>
        <w:t>AEP</w:t>
      </w:r>
      <w:r w:rsidR="00F65CE9">
        <w:rPr>
          <w:rFonts w:ascii="Times New Roman" w:hAnsi="Times New Roman" w:cs="Times New Roman"/>
          <w:sz w:val="24"/>
          <w:szCs w:val="24"/>
        </w:rPr>
        <w:t xml:space="preserve"> </w:t>
      </w:r>
      <w:r w:rsidR="00E850DA">
        <w:rPr>
          <w:rFonts w:ascii="Times New Roman" w:hAnsi="Times New Roman" w:cs="Times New Roman"/>
          <w:sz w:val="24"/>
          <w:szCs w:val="24"/>
        </w:rPr>
        <w:t>between a 10</w:t>
      </w:r>
      <w:r w:rsidR="00F65CE9">
        <w:rPr>
          <w:rFonts w:ascii="Times New Roman" w:hAnsi="Times New Roman" w:cs="Times New Roman"/>
          <w:sz w:val="24"/>
          <w:szCs w:val="24"/>
        </w:rPr>
        <w:t>%</w:t>
      </w:r>
      <w:r w:rsidR="00E850DA">
        <w:rPr>
          <w:rFonts w:ascii="Times New Roman" w:hAnsi="Times New Roman" w:cs="Times New Roman"/>
          <w:sz w:val="24"/>
          <w:szCs w:val="24"/>
        </w:rPr>
        <w:t xml:space="preserve"> and 4%</w:t>
      </w:r>
      <w:r w:rsidR="00F65CE9">
        <w:rPr>
          <w:rFonts w:ascii="Times New Roman" w:hAnsi="Times New Roman" w:cs="Times New Roman"/>
          <w:sz w:val="24"/>
          <w:szCs w:val="24"/>
        </w:rPr>
        <w:t>,</w:t>
      </w:r>
      <w:r w:rsidRPr="005B47D3">
        <w:rPr>
          <w:rFonts w:ascii="Times New Roman" w:hAnsi="Times New Roman" w:cs="Times New Roman"/>
          <w:sz w:val="24"/>
          <w:szCs w:val="24"/>
        </w:rPr>
        <w:t xml:space="preserve"> are likely directly related to large floods of that year. </w:t>
      </w:r>
      <w:r>
        <w:rPr>
          <w:rFonts w:ascii="Times New Roman" w:hAnsi="Times New Roman" w:cs="Times New Roman"/>
          <w:sz w:val="24"/>
          <w:szCs w:val="24"/>
        </w:rPr>
        <w:t>Although 1993 had the largest flood</w:t>
      </w:r>
      <w:r w:rsidR="00E850DA">
        <w:rPr>
          <w:rFonts w:ascii="Times New Roman" w:hAnsi="Times New Roman" w:cs="Times New Roman"/>
          <w:sz w:val="24"/>
          <w:szCs w:val="24"/>
        </w:rPr>
        <w:t xml:space="preserve"> </w:t>
      </w:r>
      <w:r>
        <w:rPr>
          <w:rFonts w:ascii="Times New Roman" w:hAnsi="Times New Roman" w:cs="Times New Roman"/>
          <w:sz w:val="24"/>
          <w:szCs w:val="24"/>
        </w:rPr>
        <w:t>the peak in 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296F5368" w:rsidR="00E744E4" w:rsidRDefault="00194CE3"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However, the largest peak in ages between 1997 and 2003 is likely just regeneration occurring in successive years</w:t>
      </w:r>
      <w:r>
        <w:rPr>
          <w:rFonts w:ascii="Times New Roman" w:hAnsi="Times New Roman" w:cs="Times New Roman"/>
          <w:sz w:val="24"/>
          <w:szCs w:val="24"/>
        </w:rPr>
        <w:t xml:space="preserve"> following floods</w:t>
      </w:r>
      <w:r w:rsidRPr="005B47D3">
        <w:rPr>
          <w:rFonts w:ascii="Times New Roman" w:hAnsi="Times New Roman" w:cs="Times New Roman"/>
          <w:sz w:val="24"/>
          <w:szCs w:val="24"/>
        </w:rPr>
        <w:t xml:space="preserve">. Large floods in 1993 and again in 1995 would have created large areas of suitable habitat for regeneration. The absence of large floods between 1995 and 2005 could have allowed seedlings to grow without being scoured away. As seedlings </w:t>
      </w:r>
      <w:r w:rsidRPr="005B47D3">
        <w:rPr>
          <w:rFonts w:ascii="Times New Roman" w:hAnsi="Times New Roman" w:cs="Times New Roman"/>
          <w:sz w:val="24"/>
          <w:szCs w:val="24"/>
        </w:rPr>
        <w:lastRenderedPageBreak/>
        <w:t xml:space="preserve">continued to </w:t>
      </w:r>
      <w:r>
        <w:rPr>
          <w:rFonts w:ascii="Times New Roman" w:hAnsi="Times New Roman" w:cs="Times New Roman"/>
          <w:sz w:val="24"/>
          <w:szCs w:val="24"/>
        </w:rPr>
        <w:t>recruit</w:t>
      </w:r>
      <w:r w:rsidR="00CA75BB">
        <w:rPr>
          <w:rFonts w:ascii="Times New Roman" w:hAnsi="Times New Roman" w:cs="Times New Roman"/>
          <w:sz w:val="24"/>
          <w:szCs w:val="24"/>
        </w:rPr>
        <w:t xml:space="preserve"> and grow</w:t>
      </w:r>
      <w:r w:rsidRPr="005B47D3">
        <w:rPr>
          <w:rFonts w:ascii="Times New Roman" w:hAnsi="Times New Roman" w:cs="Times New Roman"/>
          <w:sz w:val="24"/>
          <w:szCs w:val="24"/>
        </w:rPr>
        <w:t xml:space="preserve"> during this time, observed ages decline as available habitat is occupied.</w:t>
      </w:r>
      <w:r>
        <w:rPr>
          <w:rFonts w:ascii="Times New Roman" w:hAnsi="Times New Roman" w:cs="Times New Roman"/>
          <w:sz w:val="24"/>
          <w:szCs w:val="24"/>
        </w:rPr>
        <w:t xml:space="preserve"> When</w:t>
      </w:r>
      <w:r w:rsidR="00E744E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4E4">
        <w:rPr>
          <w:rFonts w:ascii="Times New Roman" w:hAnsi="Times New Roman" w:cs="Times New Roman"/>
          <w:sz w:val="24"/>
          <w:szCs w:val="24"/>
        </w:rPr>
        <w:t>winter 2005 floods occurred, seedlings were already large and flexible enough to withstand</w:t>
      </w:r>
      <w:r>
        <w:rPr>
          <w:rFonts w:ascii="Times New Roman" w:hAnsi="Times New Roman" w:cs="Times New Roman"/>
          <w:sz w:val="24"/>
          <w:szCs w:val="24"/>
        </w:rPr>
        <w:t xml:space="preserve"> the</w:t>
      </w:r>
      <w:r w:rsidR="00E744E4">
        <w:rPr>
          <w:rFonts w:ascii="Times New Roman" w:hAnsi="Times New Roman" w:cs="Times New Roman"/>
          <w:sz w:val="24"/>
          <w:szCs w:val="24"/>
        </w:rPr>
        <w:t xml:space="preserve"> large floods. </w:t>
      </w:r>
      <w:r>
        <w:rPr>
          <w:rFonts w:ascii="Times New Roman" w:hAnsi="Times New Roman" w:cs="Times New Roman"/>
          <w:sz w:val="24"/>
          <w:szCs w:val="24"/>
        </w:rPr>
        <w:t>Less</w:t>
      </w:r>
      <w:r w:rsidR="00F040A7">
        <w:rPr>
          <w:rFonts w:ascii="Times New Roman" w:hAnsi="Times New Roman" w:cs="Times New Roman"/>
          <w:sz w:val="24"/>
          <w:szCs w:val="24"/>
        </w:rPr>
        <w:t xml:space="preserve"> saplings and trees </w:t>
      </w:r>
      <w:r>
        <w:rPr>
          <w:rFonts w:ascii="Times New Roman" w:hAnsi="Times New Roman" w:cs="Times New Roman"/>
          <w:sz w:val="24"/>
          <w:szCs w:val="24"/>
        </w:rPr>
        <w:t xml:space="preserve">were </w:t>
      </w:r>
      <w:r w:rsidR="00F040A7">
        <w:rPr>
          <w:rFonts w:ascii="Times New Roman" w:hAnsi="Times New Roman" w:cs="Times New Roman"/>
          <w:sz w:val="24"/>
          <w:szCs w:val="24"/>
        </w:rPr>
        <w:t>destroyed by this winter flood,</w:t>
      </w:r>
      <w:r>
        <w:rPr>
          <w:rFonts w:ascii="Times New Roman" w:hAnsi="Times New Roman" w:cs="Times New Roman"/>
          <w:sz w:val="24"/>
          <w:szCs w:val="24"/>
        </w:rPr>
        <w:t xml:space="preserve"> leading to</w:t>
      </w:r>
      <w:r w:rsidR="00F040A7">
        <w:rPr>
          <w:rFonts w:ascii="Times New Roman" w:hAnsi="Times New Roman" w:cs="Times New Roman"/>
          <w:sz w:val="24"/>
          <w:szCs w:val="24"/>
        </w:rPr>
        <w:t xml:space="preserve"> </w:t>
      </w:r>
      <w:r w:rsidR="00E744E4">
        <w:rPr>
          <w:rFonts w:ascii="Times New Roman" w:hAnsi="Times New Roman" w:cs="Times New Roman"/>
          <w:sz w:val="24"/>
          <w:szCs w:val="24"/>
        </w:rPr>
        <w:t xml:space="preserve">less </w:t>
      </w:r>
      <w:r>
        <w:rPr>
          <w:rFonts w:ascii="Times New Roman" w:hAnsi="Times New Roman" w:cs="Times New Roman"/>
          <w:sz w:val="24"/>
          <w:szCs w:val="24"/>
        </w:rPr>
        <w:t>available habitat and regeneration.</w:t>
      </w:r>
      <w:r w:rsidR="00E744E4">
        <w:rPr>
          <w:rFonts w:ascii="Times New Roman" w:hAnsi="Times New Roman" w:cs="Times New Roman"/>
          <w:sz w:val="24"/>
          <w:szCs w:val="24"/>
        </w:rPr>
        <w:t xml:space="preserve"> </w:t>
      </w:r>
      <w:r>
        <w:rPr>
          <w:rFonts w:ascii="Times New Roman" w:hAnsi="Times New Roman" w:cs="Times New Roman"/>
          <w:sz w:val="24"/>
          <w:szCs w:val="24"/>
        </w:rPr>
        <w:t>This could explain why the regeneration peak in 2005 was lower than the 1997 to 2003 period.</w:t>
      </w:r>
    </w:p>
    <w:p w14:paraId="715537F5" w14:textId="45618C0E" w:rsidR="00194CE3" w:rsidRDefault="00194CE3" w:rsidP="00EC247E">
      <w:pPr>
        <w:spacing w:line="480" w:lineRule="auto"/>
        <w:ind w:firstLine="360"/>
        <w:rPr>
          <w:rFonts w:ascii="Times New Roman" w:hAnsi="Times New Roman" w:cs="Times New Roman"/>
          <w:sz w:val="24"/>
          <w:szCs w:val="24"/>
        </w:rPr>
      </w:pPr>
      <w:r>
        <w:rPr>
          <w:rFonts w:ascii="Times New Roman" w:hAnsi="Times New Roman" w:cs="Times New Roman"/>
          <w:sz w:val="24"/>
          <w:szCs w:val="24"/>
        </w:rPr>
        <w:t>Establishment of Fremont cottonwoods on the Verde River is driven by large winter floods as is the case with cottonwoods elsewhere.</w:t>
      </w:r>
      <w:r w:rsidR="00C34FF1">
        <w:rPr>
          <w:rFonts w:ascii="Times New Roman" w:hAnsi="Times New Roman" w:cs="Times New Roman"/>
          <w:sz w:val="24"/>
          <w:szCs w:val="24"/>
        </w:rPr>
        <w:t xml:space="preserve"> It appears that a flood magnitude of with an AEP of ten percent or less is required to initiate meaningful Fremont cottonwood </w:t>
      </w:r>
      <w:commentRangeStart w:id="160"/>
      <w:r w:rsidR="00C34FF1">
        <w:rPr>
          <w:rFonts w:ascii="Times New Roman" w:hAnsi="Times New Roman" w:cs="Times New Roman"/>
          <w:sz w:val="24"/>
          <w:szCs w:val="24"/>
        </w:rPr>
        <w:t>regeneration</w:t>
      </w:r>
      <w:commentRangeEnd w:id="160"/>
      <w:r w:rsidR="00C34FF1">
        <w:rPr>
          <w:rStyle w:val="CommentReference"/>
        </w:rPr>
        <w:commentReference w:id="160"/>
      </w:r>
      <w:r w:rsidR="00C34FF1">
        <w:rPr>
          <w:rFonts w:ascii="Times New Roman" w:hAnsi="Times New Roman" w:cs="Times New Roman"/>
          <w:sz w:val="24"/>
          <w:szCs w:val="24"/>
        </w:rPr>
        <w:t>.</w:t>
      </w:r>
      <w:r>
        <w:rPr>
          <w:rFonts w:ascii="Times New Roman" w:hAnsi="Times New Roman" w:cs="Times New Roman"/>
          <w:sz w:val="24"/>
          <w:szCs w:val="24"/>
        </w:rPr>
        <w:t xml:space="preserve"> However, the exact cohort and ages of trees seems to be driven by a complex combination or the frequency and size of floods. Because of the largely free-flowing nature of the Verde, this creates a diverse range of ages and cohorts that respond to </w:t>
      </w:r>
      <w:r w:rsidR="00654BC0">
        <w:rPr>
          <w:rFonts w:ascii="Times New Roman" w:hAnsi="Times New Roman" w:cs="Times New Roman"/>
          <w:sz w:val="24"/>
          <w:szCs w:val="24"/>
        </w:rPr>
        <w:t>flood regimes.</w:t>
      </w:r>
    </w:p>
    <w:p w14:paraId="7E86A52C" w14:textId="4C9BE06A" w:rsidR="00835673" w:rsidRDefault="00835673" w:rsidP="00EC247E">
      <w:pPr>
        <w:spacing w:line="480" w:lineRule="auto"/>
        <w:ind w:firstLine="360"/>
        <w:rPr>
          <w:rFonts w:ascii="Times New Roman" w:hAnsi="Times New Roman" w:cs="Times New Roman"/>
          <w:sz w:val="24"/>
          <w:szCs w:val="24"/>
        </w:rPr>
      </w:pPr>
      <w:commentRangeStart w:id="161"/>
      <w:r>
        <w:rPr>
          <w:rFonts w:ascii="Times New Roman" w:hAnsi="Times New Roman" w:cs="Times New Roman"/>
          <w:sz w:val="24"/>
          <w:szCs w:val="24"/>
        </w:rPr>
        <w:t>On a site level</w:t>
      </w:r>
      <w:commentRangeEnd w:id="161"/>
      <w:r w:rsidR="00833686">
        <w:rPr>
          <w:rStyle w:val="CommentReference"/>
        </w:rPr>
        <w:commentReference w:id="161"/>
      </w:r>
      <w:r>
        <w:rPr>
          <w:rFonts w:ascii="Times New Roman" w:hAnsi="Times New Roman" w:cs="Times New Roman"/>
          <w:sz w:val="24"/>
          <w:szCs w:val="24"/>
        </w:rPr>
        <w:t xml:space="preserve">,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w:t>
      </w:r>
      <w:r w:rsidR="00833686">
        <w:rPr>
          <w:rFonts w:ascii="Times New Roman" w:hAnsi="Times New Roman" w:cs="Times New Roman"/>
          <w:sz w:val="24"/>
          <w:szCs w:val="24"/>
        </w:rPr>
        <w:t>floods,</w:t>
      </w:r>
      <w:r>
        <w:rPr>
          <w:rFonts w:ascii="Times New Roman" w:hAnsi="Times New Roman" w:cs="Times New Roman"/>
          <w:sz w:val="24"/>
          <w:szCs w:val="24"/>
        </w:rPr>
        <w:t xml:space="preserve"> but the seedlings will already have reached the water table</w:t>
      </w:r>
      <w:r w:rsidR="00833686">
        <w:rPr>
          <w:rFonts w:ascii="Times New Roman" w:hAnsi="Times New Roman" w:cs="Times New Roman"/>
          <w:sz w:val="24"/>
          <w:szCs w:val="24"/>
        </w:rPr>
        <w:t>. These sites created very productive and local spots for regeneration</w:t>
      </w:r>
      <w:r w:rsidR="00855F9A">
        <w:rPr>
          <w:rFonts w:ascii="Times New Roman" w:hAnsi="Times New Roman" w:cs="Times New Roman"/>
          <w:sz w:val="24"/>
          <w:szCs w:val="24"/>
        </w:rPr>
        <w:t xml:space="preserve"> that may not be identifiable in the future.</w:t>
      </w:r>
      <w:r w:rsidR="00C34FF1">
        <w:rPr>
          <w:rFonts w:ascii="Times New Roman" w:hAnsi="Times New Roman" w:cs="Times New Roman"/>
          <w:sz w:val="24"/>
          <w:szCs w:val="24"/>
        </w:rPr>
        <w:t xml:space="preserve"> These depressions would create linear, same-aged cohorts described in Stromberg 1993.</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62" w:author="Abraham E Springer" w:date="2025-02-17T12:19:00Z" w16du:dateUtc="2025-02-17T19:19:00Z">
          <w:pPr>
            <w:spacing w:line="240" w:lineRule="auto"/>
            <w:ind w:left="360"/>
          </w:pPr>
        </w:pPrChange>
      </w:pPr>
      <w:commentRangeStart w:id="163"/>
      <w:r w:rsidRPr="005F4AE0">
        <w:rPr>
          <w:rFonts w:ascii="Times New Roman" w:eastAsia="Times New Roman" w:hAnsi="Times New Roman" w:cs="Times New Roman"/>
          <w:b/>
          <w:bCs/>
          <w:sz w:val="24"/>
          <w:szCs w:val="24"/>
        </w:rPr>
        <w:t>Limitations/Assumptions</w:t>
      </w:r>
    </w:p>
    <w:p w14:paraId="135EAFA6" w14:textId="153D9C99" w:rsidR="0001119E" w:rsidRPr="00C34FF1" w:rsidRDefault="00B96AB8" w:rsidP="00C34FF1">
      <w:pPr>
        <w:spacing w:line="480" w:lineRule="auto"/>
        <w:ind w:firstLine="360"/>
        <w:rPr>
          <w:rFonts w:ascii="Times New Roman" w:eastAsia="Times New Roman" w:hAnsi="Times New Roman" w:cs="Times New Roman"/>
          <w:sz w:val="24"/>
          <w:szCs w:val="24"/>
        </w:rPr>
        <w:pPrChange w:id="1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t>
      </w:r>
      <w:r w:rsidRPr="00E817FB">
        <w:rPr>
          <w:rFonts w:ascii="Times New Roman" w:eastAsia="Times New Roman" w:hAnsi="Times New Roman" w:cs="Times New Roman"/>
          <w:sz w:val="24"/>
          <w:szCs w:val="24"/>
        </w:rPr>
        <w:lastRenderedPageBreak/>
        <w:t>which means that the trees are likely dated correctly even though this may be difficult to statistically prove.</w:t>
      </w:r>
      <w:commentRangeEnd w:id="163"/>
      <w:r>
        <w:rPr>
          <w:rStyle w:val="CommentReference"/>
        </w:rPr>
        <w:commentReference w:id="163"/>
      </w:r>
      <w:r w:rsidR="00C34FF1">
        <w:rPr>
          <w:rFonts w:ascii="Times New Roman" w:eastAsia="Times New Roman" w:hAnsi="Times New Roman" w:cs="Times New Roman"/>
          <w:sz w:val="24"/>
          <w:szCs w:val="24"/>
        </w:rPr>
        <w:t xml:space="preserve"> </w:t>
      </w:r>
      <w:r w:rsidR="0001119E"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65" w:name="_Toc187849265"/>
      <w:r w:rsidR="0001119E"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0001119E"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66"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65"/>
    </w:p>
    <w:p w14:paraId="1B83E33D" w14:textId="3B63743C" w:rsidR="00F11619" w:rsidRPr="00E817FB" w:rsidRDefault="00F11619">
      <w:pPr>
        <w:spacing w:line="480" w:lineRule="auto"/>
        <w:ind w:firstLine="720"/>
        <w:rPr>
          <w:rFonts w:ascii="Times New Roman" w:hAnsi="Times New Roman" w:cs="Times New Roman"/>
          <w:sz w:val="24"/>
          <w:szCs w:val="24"/>
        </w:rPr>
        <w:pPrChange w:id="16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00C34FF1">
        <w:rPr>
          <w:rFonts w:ascii="Times New Roman" w:hAnsi="Times New Roman" w:cs="Times New Roman"/>
          <w:sz w:val="24"/>
          <w:szCs w:val="24"/>
        </w:rPr>
        <w:t xml:space="preserve">A flood magnitude of ten percent AEP or lower seems to be able to recruit cottonwoods on a large, river scale.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 xml:space="preserve">along the Verde River </w:t>
      </w:r>
      <w:r w:rsidR="00C34FF1">
        <w:rPr>
          <w:rFonts w:ascii="Times New Roman" w:hAnsi="Times New Roman" w:cs="Times New Roman"/>
          <w:sz w:val="24"/>
          <w:szCs w:val="24"/>
        </w:rPr>
        <w:t>will maintain</w:t>
      </w:r>
      <w:r w:rsidRPr="00E817FB">
        <w:rPr>
          <w:rFonts w:ascii="Times New Roman" w:hAnsi="Times New Roman" w:cs="Times New Roman"/>
          <w:sz w:val="24"/>
          <w:szCs w:val="24"/>
        </w:rPr>
        <w:t xml:space="preserve"> and </w:t>
      </w:r>
      <w:r w:rsidR="00C34FF1">
        <w:rPr>
          <w:rFonts w:ascii="Times New Roman" w:hAnsi="Times New Roman" w:cs="Times New Roman"/>
          <w:sz w:val="24"/>
          <w:szCs w:val="24"/>
        </w:rPr>
        <w:t>protect</w:t>
      </w:r>
      <w:r w:rsidRPr="00E817FB">
        <w:rPr>
          <w:rFonts w:ascii="Times New Roman" w:hAnsi="Times New Roman" w:cs="Times New Roman"/>
          <w:sz w:val="24"/>
          <w:szCs w:val="24"/>
        </w:rPr>
        <w:t xml:space="preserve">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68"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69"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70"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3"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4"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5" w:author="Quentin R McCalla" w:date="2025-02-20T10:14:00Z" w:initials="QM">
    <w:p w14:paraId="31D57B27" w14:textId="77777777" w:rsidR="00535B52" w:rsidRDefault="00535B52" w:rsidP="00535B52">
      <w:pPr>
        <w:pStyle w:val="CommentText"/>
      </w:pPr>
      <w:r>
        <w:rPr>
          <w:rStyle w:val="CommentReference"/>
        </w:rPr>
        <w:annotationRef/>
      </w:r>
      <w:r>
        <w:t>Move as a result</w:t>
      </w:r>
    </w:p>
  </w:comment>
  <w:comment w:id="42"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6"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7"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8"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49"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58"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3"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1"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3"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09"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15"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27"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28"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30"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44"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48"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54"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56"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57"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58" w:author="Quentin R McCalla" w:date="2025-02-20T14:02:00Z" w:initials="QM">
    <w:p w14:paraId="6E106EAF" w14:textId="77777777" w:rsidR="00194CE3" w:rsidRDefault="00194CE3" w:rsidP="00194CE3">
      <w:pPr>
        <w:pStyle w:val="CommentText"/>
      </w:pPr>
      <w:r>
        <w:rPr>
          <w:rStyle w:val="CommentReference"/>
        </w:rPr>
        <w:annotationRef/>
      </w:r>
      <w:r>
        <w:t>Really went fully based on my ideas and what makes sense to me. Let me know what I missed or what to add</w:t>
      </w:r>
    </w:p>
  </w:comment>
  <w:comment w:id="159" w:author="Quentin R McCalla" w:date="2025-02-21T10:38:00Z" w:initials="QM">
    <w:p w14:paraId="5E26234E" w14:textId="77777777" w:rsidR="00C34FF1" w:rsidRDefault="00C34FF1" w:rsidP="00C34FF1">
      <w:pPr>
        <w:pStyle w:val="CommentText"/>
      </w:pPr>
      <w:r>
        <w:rPr>
          <w:rStyle w:val="CommentReference"/>
        </w:rPr>
        <w:annotationRef/>
      </w:r>
      <w:r>
        <w:t>Went pretty bold/my ideas in this section. Let me know if I was too ambitious with my claims.</w:t>
      </w:r>
    </w:p>
  </w:comment>
  <w:comment w:id="160" w:author="Quentin R McCalla" w:date="2025-02-21T10:37:00Z" w:initials="QM">
    <w:p w14:paraId="0AF0CEC3" w14:textId="03B21B10" w:rsidR="00C34FF1" w:rsidRDefault="00C34FF1" w:rsidP="00C34FF1">
      <w:pPr>
        <w:pStyle w:val="CommentText"/>
      </w:pPr>
      <w:r>
        <w:rPr>
          <w:rStyle w:val="CommentReference"/>
        </w:rPr>
        <w:annotationRef/>
      </w:r>
      <w:r>
        <w:t xml:space="preserve">Should I include CFS? </w:t>
      </w:r>
    </w:p>
  </w:comment>
  <w:comment w:id="161" w:author="Quentin R McCalla" w:date="2025-02-20T15:20:00Z" w:initials="QM">
    <w:p w14:paraId="34C01253" w14:textId="69A195C7" w:rsidR="00833686" w:rsidRDefault="00833686" w:rsidP="00833686">
      <w:pPr>
        <w:pStyle w:val="CommentText"/>
      </w:pPr>
      <w:r>
        <w:rPr>
          <w:rStyle w:val="CommentReference"/>
        </w:rPr>
        <w:annotationRef/>
      </w:r>
      <w:r>
        <w:t>Should I include this section?</w:t>
      </w:r>
    </w:p>
  </w:comment>
  <w:comment w:id="163" w:author="Abraham E Springer" w:date="2025-02-17T12:33:00Z" w:initials="AS">
    <w:p w14:paraId="1CBE3B5F" w14:textId="7184D8F2"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31D57B27"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1"/>
  <w15:commentEx w15:paraId="38C37876" w15:done="1"/>
  <w15:commentEx w15:paraId="66B213C1" w15:done="0"/>
  <w15:commentEx w15:paraId="36156FF5" w15:done="1"/>
  <w15:commentEx w15:paraId="260E6AA6" w15:done="0"/>
  <w15:commentEx w15:paraId="533A97C7" w15:done="1"/>
  <w15:commentEx w15:paraId="0274BDB8" w15:done="1"/>
  <w15:commentEx w15:paraId="3A2FA81D" w15:paraIdParent="0274BDB8" w15:done="1"/>
  <w15:commentEx w15:paraId="6E106EAF" w15:done="1"/>
  <w15:commentEx w15:paraId="5E26234E" w15:done="0"/>
  <w15:commentEx w15:paraId="0AF0CEC3" w15:done="0"/>
  <w15:commentEx w15:paraId="34C01253" w15:done="0"/>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18EF70E1" w16cex:dateUtc="2025-02-20T21:02:00Z"/>
  <w16cex:commentExtensible w16cex:durableId="5A5A08FB" w16cex:dateUtc="2025-02-21T17:38:00Z"/>
  <w16cex:commentExtensible w16cex:durableId="1FAAA94D" w16cex:dateUtc="2025-02-21T17:37:00Z"/>
  <w16cex:commentExtensible w16cex:durableId="526C19D1" w16cex:dateUtc="2025-02-20T22:20: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31D57B27"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6E106EAF" w16cid:durableId="18EF70E1"/>
  <w16cid:commentId w16cid:paraId="5E26234E" w16cid:durableId="5A5A08FB"/>
  <w16cid:commentId w16cid:paraId="0AF0CEC3" w16cid:durableId="1FAAA94D"/>
  <w16cid:commentId w16cid:paraId="34C01253" w16cid:durableId="526C19D1"/>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A985C" w14:textId="77777777" w:rsidR="00756F4C" w:rsidRDefault="00756F4C" w:rsidP="00C00DA9">
      <w:pPr>
        <w:spacing w:line="240" w:lineRule="auto"/>
      </w:pPr>
      <w:r>
        <w:separator/>
      </w:r>
    </w:p>
  </w:endnote>
  <w:endnote w:type="continuationSeparator" w:id="0">
    <w:p w14:paraId="1C738A1C" w14:textId="77777777" w:rsidR="00756F4C" w:rsidRDefault="00756F4C"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4DFDB" w14:textId="77777777" w:rsidR="00756F4C" w:rsidRDefault="00756F4C" w:rsidP="00C00DA9">
      <w:pPr>
        <w:spacing w:line="240" w:lineRule="auto"/>
      </w:pPr>
      <w:r>
        <w:separator/>
      </w:r>
    </w:p>
  </w:footnote>
  <w:footnote w:type="continuationSeparator" w:id="0">
    <w:p w14:paraId="6F99426D" w14:textId="77777777" w:rsidR="00756F4C" w:rsidRDefault="00756F4C"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176E1"/>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4CE3"/>
    <w:rsid w:val="001968BE"/>
    <w:rsid w:val="001A416A"/>
    <w:rsid w:val="001B3E95"/>
    <w:rsid w:val="001E78B7"/>
    <w:rsid w:val="001F2122"/>
    <w:rsid w:val="001F4D7C"/>
    <w:rsid w:val="002028D3"/>
    <w:rsid w:val="00203AE5"/>
    <w:rsid w:val="002054B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D5725"/>
    <w:rsid w:val="0030203B"/>
    <w:rsid w:val="0030613E"/>
    <w:rsid w:val="00323119"/>
    <w:rsid w:val="003250C2"/>
    <w:rsid w:val="00332D90"/>
    <w:rsid w:val="0033562F"/>
    <w:rsid w:val="00335F2A"/>
    <w:rsid w:val="00343140"/>
    <w:rsid w:val="003437C1"/>
    <w:rsid w:val="0035091D"/>
    <w:rsid w:val="00351A90"/>
    <w:rsid w:val="00357135"/>
    <w:rsid w:val="00365972"/>
    <w:rsid w:val="003738E9"/>
    <w:rsid w:val="00376AD5"/>
    <w:rsid w:val="00382187"/>
    <w:rsid w:val="003920EE"/>
    <w:rsid w:val="00395361"/>
    <w:rsid w:val="003C57AA"/>
    <w:rsid w:val="003F0091"/>
    <w:rsid w:val="003F0E3A"/>
    <w:rsid w:val="0040272A"/>
    <w:rsid w:val="0043278B"/>
    <w:rsid w:val="0044164C"/>
    <w:rsid w:val="004441DF"/>
    <w:rsid w:val="00453DA3"/>
    <w:rsid w:val="00494D16"/>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35B52"/>
    <w:rsid w:val="005407B4"/>
    <w:rsid w:val="00554611"/>
    <w:rsid w:val="0056630E"/>
    <w:rsid w:val="00590F61"/>
    <w:rsid w:val="005B4459"/>
    <w:rsid w:val="005B47D3"/>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54BC0"/>
    <w:rsid w:val="0066033F"/>
    <w:rsid w:val="006624E4"/>
    <w:rsid w:val="0066272E"/>
    <w:rsid w:val="00671D23"/>
    <w:rsid w:val="006760A4"/>
    <w:rsid w:val="00681BDF"/>
    <w:rsid w:val="006859BD"/>
    <w:rsid w:val="00686176"/>
    <w:rsid w:val="00692843"/>
    <w:rsid w:val="006A0B3D"/>
    <w:rsid w:val="006A3C07"/>
    <w:rsid w:val="006A49F7"/>
    <w:rsid w:val="006B5CFD"/>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52D68"/>
    <w:rsid w:val="00756F4C"/>
    <w:rsid w:val="007627C3"/>
    <w:rsid w:val="00766CC9"/>
    <w:rsid w:val="00766ECE"/>
    <w:rsid w:val="007812CF"/>
    <w:rsid w:val="00787E94"/>
    <w:rsid w:val="00794EE5"/>
    <w:rsid w:val="007966A9"/>
    <w:rsid w:val="007A3F29"/>
    <w:rsid w:val="007C52EB"/>
    <w:rsid w:val="007D00BA"/>
    <w:rsid w:val="007D30B7"/>
    <w:rsid w:val="007E3D81"/>
    <w:rsid w:val="007F4E50"/>
    <w:rsid w:val="00807248"/>
    <w:rsid w:val="00822FF8"/>
    <w:rsid w:val="00826610"/>
    <w:rsid w:val="008306FC"/>
    <w:rsid w:val="00833686"/>
    <w:rsid w:val="00833CD9"/>
    <w:rsid w:val="00835673"/>
    <w:rsid w:val="00843A91"/>
    <w:rsid w:val="00855F9A"/>
    <w:rsid w:val="008663BA"/>
    <w:rsid w:val="0087254E"/>
    <w:rsid w:val="00881FBA"/>
    <w:rsid w:val="00883D1B"/>
    <w:rsid w:val="008856CC"/>
    <w:rsid w:val="0089221C"/>
    <w:rsid w:val="008B3C8B"/>
    <w:rsid w:val="008C4730"/>
    <w:rsid w:val="008C66DD"/>
    <w:rsid w:val="008C7B4A"/>
    <w:rsid w:val="008D7A70"/>
    <w:rsid w:val="008F6BDC"/>
    <w:rsid w:val="008F6DB0"/>
    <w:rsid w:val="00914619"/>
    <w:rsid w:val="00916537"/>
    <w:rsid w:val="009269F3"/>
    <w:rsid w:val="009370D1"/>
    <w:rsid w:val="00937FDE"/>
    <w:rsid w:val="009412CC"/>
    <w:rsid w:val="00951CAD"/>
    <w:rsid w:val="009612F1"/>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8611E"/>
    <w:rsid w:val="00AA1702"/>
    <w:rsid w:val="00AA2451"/>
    <w:rsid w:val="00AA7026"/>
    <w:rsid w:val="00AC131D"/>
    <w:rsid w:val="00AC38AC"/>
    <w:rsid w:val="00AD2706"/>
    <w:rsid w:val="00AE48AA"/>
    <w:rsid w:val="00AE7F5E"/>
    <w:rsid w:val="00AF1AA6"/>
    <w:rsid w:val="00AF520F"/>
    <w:rsid w:val="00AF7FA0"/>
    <w:rsid w:val="00B113AD"/>
    <w:rsid w:val="00B334EC"/>
    <w:rsid w:val="00B35759"/>
    <w:rsid w:val="00B465B5"/>
    <w:rsid w:val="00B80B6A"/>
    <w:rsid w:val="00B96AB8"/>
    <w:rsid w:val="00BB3DE2"/>
    <w:rsid w:val="00BB3E8C"/>
    <w:rsid w:val="00BC187B"/>
    <w:rsid w:val="00BD6EE2"/>
    <w:rsid w:val="00BE2C08"/>
    <w:rsid w:val="00BE6769"/>
    <w:rsid w:val="00BF3F65"/>
    <w:rsid w:val="00C00DA9"/>
    <w:rsid w:val="00C1740D"/>
    <w:rsid w:val="00C24619"/>
    <w:rsid w:val="00C32A60"/>
    <w:rsid w:val="00C34FF1"/>
    <w:rsid w:val="00C430DF"/>
    <w:rsid w:val="00C43567"/>
    <w:rsid w:val="00C43A5B"/>
    <w:rsid w:val="00C4453B"/>
    <w:rsid w:val="00C51A95"/>
    <w:rsid w:val="00C52A64"/>
    <w:rsid w:val="00C56BF0"/>
    <w:rsid w:val="00C97A93"/>
    <w:rsid w:val="00CA75BB"/>
    <w:rsid w:val="00CA7F36"/>
    <w:rsid w:val="00CB69F6"/>
    <w:rsid w:val="00CB70B7"/>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E06606"/>
    <w:rsid w:val="00E11BE0"/>
    <w:rsid w:val="00E13B87"/>
    <w:rsid w:val="00E25BFF"/>
    <w:rsid w:val="00E47F22"/>
    <w:rsid w:val="00E57590"/>
    <w:rsid w:val="00E744E4"/>
    <w:rsid w:val="00E76D4F"/>
    <w:rsid w:val="00E80AB1"/>
    <w:rsid w:val="00E817FB"/>
    <w:rsid w:val="00E850DA"/>
    <w:rsid w:val="00E93F3A"/>
    <w:rsid w:val="00E96B9D"/>
    <w:rsid w:val="00EA1D36"/>
    <w:rsid w:val="00EA7A7B"/>
    <w:rsid w:val="00EB7904"/>
    <w:rsid w:val="00EC247E"/>
    <w:rsid w:val="00ED2060"/>
    <w:rsid w:val="00ED70A7"/>
    <w:rsid w:val="00ED73F0"/>
    <w:rsid w:val="00EE07E2"/>
    <w:rsid w:val="00EF62A6"/>
    <w:rsid w:val="00F040A7"/>
    <w:rsid w:val="00F079F5"/>
    <w:rsid w:val="00F11619"/>
    <w:rsid w:val="00F11E48"/>
    <w:rsid w:val="00F1297B"/>
    <w:rsid w:val="00F133AF"/>
    <w:rsid w:val="00F231ED"/>
    <w:rsid w:val="00F243C9"/>
    <w:rsid w:val="00F43A10"/>
    <w:rsid w:val="00F43D54"/>
    <w:rsid w:val="00F65CE9"/>
    <w:rsid w:val="00F67ED2"/>
    <w:rsid w:val="00F76484"/>
    <w:rsid w:val="00F8147A"/>
    <w:rsid w:val="00F90002"/>
    <w:rsid w:val="00FC1ECA"/>
    <w:rsid w:val="00FC1F64"/>
    <w:rsid w:val="00FD4340"/>
    <w:rsid w:val="00FD5CA0"/>
    <w:rsid w:val="00FE2088"/>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streamstats.usgs.gov/ss/?gage=09506000&amp;tab=info"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10567</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2</cp:revision>
  <dcterms:created xsi:type="dcterms:W3CDTF">2025-02-21T17:51:00Z</dcterms:created>
  <dcterms:modified xsi:type="dcterms:W3CDTF">2025-02-21T17:51:00Z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