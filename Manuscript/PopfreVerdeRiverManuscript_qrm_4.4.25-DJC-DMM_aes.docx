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76282" w14:textId="6F7A419B" w:rsidR="0038100D" w:rsidRPr="002245EF" w:rsidRDefault="0038100D" w:rsidP="002245EF">
      <w:pPr>
        <w:pStyle w:val="Heading1"/>
        <w:jc w:val="center"/>
        <w:rPr>
          <w:rFonts w:ascii="Times New Roman" w:hAnsi="Times New Roman" w:cs="Times New Roman"/>
          <w:color w:val="auto"/>
          <w:sz w:val="28"/>
          <w:szCs w:val="28"/>
        </w:rPr>
      </w:pPr>
      <w:bookmarkStart w:id="0" w:name="_Toc193890712"/>
      <w:r w:rsidRPr="002245EF">
        <w:rPr>
          <w:rFonts w:ascii="Times New Roman" w:hAnsi="Times New Roman" w:cs="Times New Roman"/>
          <w:color w:val="auto"/>
          <w:sz w:val="28"/>
          <w:szCs w:val="28"/>
        </w:rPr>
        <w:t>Fremont Cottonwood demographics and regeneration along an unregulated wild and scenic river</w:t>
      </w:r>
      <w:bookmarkEnd w:id="0"/>
    </w:p>
    <w:p w14:paraId="135AD85E" w14:textId="77777777" w:rsidR="0038100D" w:rsidRPr="002245EF" w:rsidRDefault="0038100D" w:rsidP="0038100D">
      <w:pPr>
        <w:pStyle w:val="Heading2"/>
        <w:rPr>
          <w:rFonts w:ascii="Times New Roman" w:hAnsi="Times New Roman" w:cs="Times New Roman"/>
          <w:color w:val="auto"/>
        </w:rPr>
      </w:pPr>
      <w:bookmarkStart w:id="1" w:name="_Toc187849249"/>
      <w:bookmarkStart w:id="2" w:name="_Toc193890713"/>
      <w:r w:rsidRPr="002245EF">
        <w:rPr>
          <w:rFonts w:ascii="Times New Roman" w:hAnsi="Times New Roman" w:cs="Times New Roman"/>
          <w:color w:val="auto"/>
        </w:rPr>
        <w:t>Abstract</w:t>
      </w:r>
      <w:bookmarkEnd w:id="1"/>
      <w:bookmarkEnd w:id="2"/>
    </w:p>
    <w:p w14:paraId="1F2B3809" w14:textId="437D58E4" w:rsidR="0038100D" w:rsidRPr="002245EF" w:rsidRDefault="0038100D" w:rsidP="0038100D">
      <w:pPr>
        <w:spacing w:line="480" w:lineRule="auto"/>
        <w:rPr>
          <w:rFonts w:ascii="Times New Roman" w:hAnsi="Times New Roman" w:cs="Times New Roman"/>
          <w:sz w:val="24"/>
          <w:szCs w:val="24"/>
        </w:rPr>
        <w:sectPr w:rsidR="0038100D" w:rsidRPr="002245EF" w:rsidSect="0038100D">
          <w:footerReference w:type="default" r:id="rId8"/>
          <w:pgSz w:w="12240" w:h="15840"/>
          <w:pgMar w:top="1440" w:right="1440" w:bottom="1440" w:left="1440" w:header="720" w:footer="720" w:gutter="0"/>
          <w:pgNumType w:start="1"/>
          <w:cols w:space="720"/>
          <w:docGrid w:linePitch="360"/>
        </w:sectPr>
      </w:pPr>
      <w:r w:rsidRPr="002245EF">
        <w:rPr>
          <w:rFonts w:ascii="Times New Roman" w:hAnsi="Times New Roman" w:cs="Times New Roman"/>
          <w:sz w:val="24"/>
          <w:szCs w:val="24"/>
        </w:rPr>
        <w:t>Fremont cottonwood (</w:t>
      </w:r>
      <w:r w:rsidRPr="002245EF">
        <w:rPr>
          <w:rFonts w:ascii="Times New Roman" w:hAnsi="Times New Roman" w:cs="Times New Roman"/>
          <w:i/>
          <w:iCs/>
          <w:sz w:val="24"/>
          <w:szCs w:val="24"/>
        </w:rPr>
        <w:t xml:space="preserve">Populus </w:t>
      </w:r>
      <w:proofErr w:type="spellStart"/>
      <w:r w:rsidRPr="002245EF">
        <w:rPr>
          <w:rFonts w:ascii="Times New Roman" w:hAnsi="Times New Roman" w:cs="Times New Roman"/>
          <w:i/>
          <w:iCs/>
          <w:sz w:val="24"/>
          <w:szCs w:val="24"/>
        </w:rPr>
        <w:t>fremontii</w:t>
      </w:r>
      <w:proofErr w:type="spellEnd"/>
      <w:r w:rsidRPr="002245EF">
        <w:rPr>
          <w:rFonts w:ascii="Times New Roman" w:hAnsi="Times New Roman" w:cs="Times New Roman"/>
          <w:i/>
          <w:iCs/>
          <w:sz w:val="24"/>
          <w:szCs w:val="24"/>
        </w:rPr>
        <w:t xml:space="preserve">) </w:t>
      </w:r>
      <w:r w:rsidRPr="002245EF">
        <w:rPr>
          <w:rFonts w:ascii="Times New Roman" w:hAnsi="Times New Roman" w:cs="Times New Roman"/>
          <w:sz w:val="24"/>
          <w:szCs w:val="24"/>
        </w:rPr>
        <w:t xml:space="preserve">is a dominant riparian tree species in the Southwestern U.S. </w:t>
      </w:r>
      <w:r w:rsidR="007956F7">
        <w:rPr>
          <w:rFonts w:ascii="Times New Roman" w:hAnsi="Times New Roman" w:cs="Times New Roman"/>
          <w:sz w:val="24"/>
          <w:szCs w:val="24"/>
        </w:rPr>
        <w:t>It</w:t>
      </w:r>
      <w:r w:rsidR="007956F7" w:rsidRPr="002245EF">
        <w:rPr>
          <w:rFonts w:ascii="Times New Roman" w:hAnsi="Times New Roman" w:cs="Times New Roman"/>
          <w:sz w:val="24"/>
          <w:szCs w:val="24"/>
        </w:rPr>
        <w:t xml:space="preserve"> </w:t>
      </w:r>
      <w:r w:rsidRPr="002245EF">
        <w:rPr>
          <w:rFonts w:ascii="Times New Roman" w:hAnsi="Times New Roman" w:cs="Times New Roman"/>
          <w:sz w:val="24"/>
          <w:szCs w:val="24"/>
        </w:rPr>
        <w:t>provide</w:t>
      </w:r>
      <w:r w:rsidR="007956F7">
        <w:rPr>
          <w:rFonts w:ascii="Times New Roman" w:hAnsi="Times New Roman" w:cs="Times New Roman"/>
          <w:sz w:val="24"/>
          <w:szCs w:val="24"/>
        </w:rPr>
        <w:t>s</w:t>
      </w:r>
      <w:r w:rsidRPr="002245EF">
        <w:rPr>
          <w:rFonts w:ascii="Times New Roman" w:hAnsi="Times New Roman" w:cs="Times New Roman"/>
          <w:sz w:val="24"/>
          <w:szCs w:val="24"/>
        </w:rPr>
        <w:t xml:space="preserve"> important habitat for native wildlife and </w:t>
      </w:r>
      <w:r w:rsidR="007956F7">
        <w:rPr>
          <w:rFonts w:ascii="Times New Roman" w:hAnsi="Times New Roman" w:cs="Times New Roman"/>
          <w:sz w:val="24"/>
          <w:szCs w:val="24"/>
        </w:rPr>
        <w:t>is</w:t>
      </w:r>
      <w:r w:rsidR="007956F7" w:rsidRPr="002245EF">
        <w:rPr>
          <w:rFonts w:ascii="Times New Roman" w:hAnsi="Times New Roman" w:cs="Times New Roman"/>
          <w:sz w:val="24"/>
          <w:szCs w:val="24"/>
        </w:rPr>
        <w:t xml:space="preserve"> </w:t>
      </w:r>
      <w:r w:rsidRPr="002245EF">
        <w:rPr>
          <w:rFonts w:ascii="Times New Roman" w:hAnsi="Times New Roman" w:cs="Times New Roman"/>
          <w:sz w:val="24"/>
          <w:szCs w:val="24"/>
        </w:rPr>
        <w:t>highly dependent upon river hydrolog</w:t>
      </w:r>
      <w:r w:rsidR="007956F7">
        <w:rPr>
          <w:rFonts w:ascii="Times New Roman" w:hAnsi="Times New Roman" w:cs="Times New Roman"/>
          <w:sz w:val="24"/>
          <w:szCs w:val="24"/>
        </w:rPr>
        <w:t>ic regimes</w:t>
      </w:r>
      <w:r w:rsidRPr="002245EF">
        <w:rPr>
          <w:rFonts w:ascii="Times New Roman" w:hAnsi="Times New Roman" w:cs="Times New Roman"/>
          <w:sz w:val="24"/>
          <w:szCs w:val="24"/>
        </w:rPr>
        <w:t>. Fremont cottonwood</w:t>
      </w:r>
      <w:r w:rsidR="00B44760">
        <w:rPr>
          <w:rFonts w:ascii="Times New Roman" w:hAnsi="Times New Roman" w:cs="Times New Roman"/>
          <w:sz w:val="24"/>
          <w:szCs w:val="24"/>
        </w:rPr>
        <w:t>-</w:t>
      </w:r>
      <w:r w:rsidR="007956F7">
        <w:rPr>
          <w:rFonts w:ascii="Times New Roman" w:hAnsi="Times New Roman" w:cs="Times New Roman"/>
          <w:sz w:val="24"/>
          <w:szCs w:val="24"/>
        </w:rPr>
        <w:t xml:space="preserve">dominated forests </w:t>
      </w:r>
      <w:r w:rsidR="00565651">
        <w:rPr>
          <w:rFonts w:ascii="Times New Roman" w:hAnsi="Times New Roman" w:cs="Times New Roman"/>
          <w:sz w:val="24"/>
          <w:szCs w:val="24"/>
        </w:rPr>
        <w:t>are</w:t>
      </w:r>
      <w:r w:rsidR="00565651"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one of the Outstandingly Remarkable Values of the Wild Scenic River Act for a reach of the Verde River designated as Wild and Scenic River in 1984. Fremont cottonwood health and demographics along the Verde River are poorly understood but an understanding of the patterns and processes that drive </w:t>
      </w:r>
      <w:r w:rsidR="002F2435">
        <w:rPr>
          <w:rFonts w:ascii="Times New Roman" w:hAnsi="Times New Roman" w:cs="Times New Roman"/>
          <w:sz w:val="24"/>
          <w:szCs w:val="24"/>
        </w:rPr>
        <w:t>their growth and regeneration</w:t>
      </w:r>
      <w:r w:rsidRPr="002245EF">
        <w:rPr>
          <w:rFonts w:ascii="Times New Roman" w:hAnsi="Times New Roman" w:cs="Times New Roman"/>
          <w:sz w:val="24"/>
          <w:szCs w:val="24"/>
        </w:rPr>
        <w:t xml:space="preserve"> are important for securing water rights and managing environmental flows. This study </w:t>
      </w:r>
      <w:r w:rsidR="00B44760">
        <w:rPr>
          <w:rFonts w:ascii="Times New Roman" w:hAnsi="Times New Roman" w:cs="Times New Roman"/>
          <w:sz w:val="24"/>
          <w:szCs w:val="24"/>
        </w:rPr>
        <w:t xml:space="preserve">monitors </w:t>
      </w:r>
      <w:r w:rsidRPr="002245EF">
        <w:rPr>
          <w:rFonts w:ascii="Times New Roman" w:hAnsi="Times New Roman" w:cs="Times New Roman"/>
          <w:sz w:val="24"/>
          <w:szCs w:val="24"/>
        </w:rPr>
        <w:t xml:space="preserve">seedling plots established </w:t>
      </w:r>
      <w:r w:rsidR="00B44760">
        <w:rPr>
          <w:rFonts w:ascii="Times New Roman" w:hAnsi="Times New Roman" w:cs="Times New Roman"/>
          <w:sz w:val="24"/>
          <w:szCs w:val="24"/>
        </w:rPr>
        <w:t xml:space="preserve">in the spring </w:t>
      </w:r>
      <w:r w:rsidRPr="002245EF">
        <w:rPr>
          <w:rFonts w:ascii="Times New Roman" w:hAnsi="Times New Roman" w:cs="Times New Roman"/>
          <w:sz w:val="24"/>
          <w:szCs w:val="24"/>
        </w:rPr>
        <w:t xml:space="preserve">after a 10-to-25-year flood event that occurred during 2023 </w:t>
      </w:r>
      <w:r w:rsidR="00D272E3">
        <w:rPr>
          <w:rFonts w:ascii="Times New Roman" w:hAnsi="Times New Roman" w:cs="Times New Roman"/>
          <w:sz w:val="24"/>
          <w:szCs w:val="24"/>
        </w:rPr>
        <w:t>spring</w:t>
      </w:r>
      <w:r w:rsidRPr="002245EF">
        <w:rPr>
          <w:rFonts w:ascii="Times New Roman" w:hAnsi="Times New Roman" w:cs="Times New Roman"/>
          <w:sz w:val="24"/>
          <w:szCs w:val="24"/>
        </w:rPr>
        <w:t xml:space="preserve"> floods and dendrochronology to monitor regeneration and to quantify tree age and growth. Verde River Fremont cottonwoods within the riparian zone are young, with the mean age being 25 years old. They continue to add biomass at a constant rate and their growth is significantly </w:t>
      </w:r>
      <w:r w:rsidR="00D272E3">
        <w:rPr>
          <w:rFonts w:ascii="Times New Roman" w:hAnsi="Times New Roman" w:cs="Times New Roman"/>
          <w:sz w:val="24"/>
          <w:szCs w:val="24"/>
        </w:rPr>
        <w:t>increased</w:t>
      </w:r>
      <w:r w:rsidRPr="002245EF">
        <w:rPr>
          <w:rFonts w:ascii="Times New Roman" w:hAnsi="Times New Roman" w:cs="Times New Roman"/>
          <w:sz w:val="24"/>
          <w:szCs w:val="24"/>
        </w:rPr>
        <w:t xml:space="preserve"> by </w:t>
      </w:r>
      <w:r w:rsidR="00D272E3">
        <w:rPr>
          <w:rFonts w:ascii="Times New Roman" w:hAnsi="Times New Roman" w:cs="Times New Roman"/>
          <w:sz w:val="24"/>
          <w:szCs w:val="24"/>
        </w:rPr>
        <w:t xml:space="preserve">early-summer </w:t>
      </w:r>
      <w:r w:rsidRPr="002245EF">
        <w:rPr>
          <w:rFonts w:ascii="Times New Roman" w:hAnsi="Times New Roman" w:cs="Times New Roman"/>
          <w:sz w:val="24"/>
          <w:szCs w:val="24"/>
        </w:rPr>
        <w:t xml:space="preserve">summer river flows. Seedlings from the 2023 cohort continue to grow rapidly and their survival is governed by a </w:t>
      </w:r>
      <w:r w:rsidR="00771E42">
        <w:rPr>
          <w:rFonts w:ascii="Times New Roman" w:hAnsi="Times New Roman" w:cs="Times New Roman"/>
          <w:sz w:val="24"/>
          <w:szCs w:val="24"/>
        </w:rPr>
        <w:t>specific</w:t>
      </w:r>
      <w:r w:rsidRPr="002245EF">
        <w:rPr>
          <w:rFonts w:ascii="Times New Roman" w:hAnsi="Times New Roman" w:cs="Times New Roman"/>
          <w:sz w:val="24"/>
          <w:szCs w:val="24"/>
        </w:rPr>
        <w:t xml:space="preserve"> set of environmental conditions</w:t>
      </w:r>
      <w:r w:rsidR="00D272E3">
        <w:rPr>
          <w:rFonts w:ascii="Times New Roman" w:hAnsi="Times New Roman" w:cs="Times New Roman"/>
          <w:sz w:val="24"/>
          <w:szCs w:val="24"/>
        </w:rPr>
        <w:t xml:space="preserve"> such as: light availability, soil texture and herbaceous coverage</w:t>
      </w:r>
      <w:r w:rsidRPr="002245EF">
        <w:rPr>
          <w:rFonts w:ascii="Times New Roman" w:hAnsi="Times New Roman" w:cs="Times New Roman"/>
          <w:sz w:val="24"/>
          <w:szCs w:val="24"/>
        </w:rPr>
        <w:t xml:space="preserve">. Fremont cottonwoods along the Verde </w:t>
      </w:r>
      <w:commentRangeStart w:id="3"/>
      <w:r w:rsidRPr="002245EF">
        <w:rPr>
          <w:rFonts w:ascii="Times New Roman" w:hAnsi="Times New Roman" w:cs="Times New Roman"/>
          <w:sz w:val="24"/>
          <w:szCs w:val="24"/>
        </w:rPr>
        <w:t>require a ten-year flood event to cause regeneration</w:t>
      </w:r>
      <w:commentRangeEnd w:id="3"/>
      <w:r w:rsidR="007956F7">
        <w:rPr>
          <w:rStyle w:val="CommentReference"/>
        </w:rPr>
        <w:commentReference w:id="3"/>
      </w:r>
      <w:r w:rsidRPr="002245EF">
        <w:rPr>
          <w:rFonts w:ascii="Times New Roman" w:hAnsi="Times New Roman" w:cs="Times New Roman"/>
          <w:sz w:val="24"/>
          <w:szCs w:val="24"/>
        </w:rPr>
        <w:t xml:space="preserve"> but stand dynamics are determined by the frequency and magnitude of flood events. </w:t>
      </w:r>
    </w:p>
    <w:p w14:paraId="581184DA" w14:textId="77777777" w:rsidR="0038100D" w:rsidRPr="002245EF" w:rsidRDefault="0038100D" w:rsidP="0038100D">
      <w:pPr>
        <w:spacing w:line="480" w:lineRule="auto"/>
        <w:rPr>
          <w:rFonts w:ascii="Times New Roman" w:hAnsi="Times New Roman" w:cs="Times New Roman"/>
          <w:sz w:val="24"/>
          <w:szCs w:val="24"/>
        </w:rPr>
      </w:pPr>
    </w:p>
    <w:p w14:paraId="33227DA5"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Keywords: Fremont Cottonwood (</w:t>
      </w:r>
      <w:r w:rsidRPr="002245EF">
        <w:rPr>
          <w:rFonts w:ascii="Times New Roman" w:hAnsi="Times New Roman" w:cs="Times New Roman"/>
          <w:i/>
          <w:iCs/>
          <w:sz w:val="24"/>
          <w:szCs w:val="24"/>
        </w:rPr>
        <w:t xml:space="preserve">Populus </w:t>
      </w:r>
      <w:proofErr w:type="spellStart"/>
      <w:r w:rsidRPr="002245EF">
        <w:rPr>
          <w:rFonts w:ascii="Times New Roman" w:hAnsi="Times New Roman" w:cs="Times New Roman"/>
          <w:i/>
          <w:iCs/>
          <w:sz w:val="24"/>
          <w:szCs w:val="24"/>
        </w:rPr>
        <w:t>fremontii</w:t>
      </w:r>
      <w:proofErr w:type="spellEnd"/>
      <w:r w:rsidRPr="002245EF">
        <w:rPr>
          <w:rFonts w:ascii="Times New Roman" w:hAnsi="Times New Roman" w:cs="Times New Roman"/>
          <w:sz w:val="24"/>
          <w:szCs w:val="24"/>
        </w:rPr>
        <w:t>), Verde River, Wild and Scenic Rivers, dendrochronology, riparian</w:t>
      </w:r>
    </w:p>
    <w:p w14:paraId="4D3AE806" w14:textId="77777777" w:rsidR="0038100D" w:rsidRPr="002245EF" w:rsidRDefault="0038100D" w:rsidP="0038100D">
      <w:pPr>
        <w:spacing w:line="480" w:lineRule="auto"/>
        <w:rPr>
          <w:rFonts w:ascii="Times New Roman" w:hAnsi="Times New Roman" w:cs="Times New Roman"/>
          <w:sz w:val="24"/>
          <w:szCs w:val="24"/>
        </w:rPr>
      </w:pPr>
    </w:p>
    <w:p w14:paraId="65781CD0" w14:textId="77777777" w:rsidR="00A214EA" w:rsidRDefault="0038100D" w:rsidP="00A214EA">
      <w:pPr>
        <w:spacing w:line="480" w:lineRule="auto"/>
        <w:rPr>
          <w:rFonts w:ascii="Times New Roman" w:hAnsi="Times New Roman" w:cs="Times New Roman"/>
          <w:b/>
          <w:bCs/>
          <w:sz w:val="24"/>
          <w:szCs w:val="24"/>
        </w:rPr>
      </w:pPr>
      <w:bookmarkStart w:id="4" w:name="_Toc193890714"/>
      <w:commentRangeStart w:id="5"/>
      <w:r w:rsidRPr="002245EF">
        <w:rPr>
          <w:rFonts w:ascii="Times New Roman" w:hAnsi="Times New Roman" w:cs="Times New Roman"/>
          <w:sz w:val="24"/>
          <w:szCs w:val="24"/>
        </w:rPr>
        <w:lastRenderedPageBreak/>
        <w:t>Introduction</w:t>
      </w:r>
      <w:bookmarkEnd w:id="4"/>
      <w:r w:rsidR="00A214EA" w:rsidRPr="00A214EA">
        <w:rPr>
          <w:rFonts w:ascii="Times New Roman" w:hAnsi="Times New Roman" w:cs="Times New Roman"/>
          <w:b/>
          <w:bCs/>
          <w:sz w:val="24"/>
          <w:szCs w:val="24"/>
        </w:rPr>
        <w:t xml:space="preserve"> </w:t>
      </w:r>
      <w:commentRangeEnd w:id="5"/>
      <w:r w:rsidR="0072113A">
        <w:rPr>
          <w:rStyle w:val="CommentReference"/>
        </w:rPr>
        <w:commentReference w:id="5"/>
      </w:r>
    </w:p>
    <w:p w14:paraId="7CE9BAAA" w14:textId="77777777" w:rsidR="00A214EA" w:rsidRDefault="00A214EA" w:rsidP="00A214EA">
      <w:pPr>
        <w:spacing w:line="480" w:lineRule="auto"/>
        <w:ind w:firstLine="576"/>
        <w:rPr>
          <w:rFonts w:ascii="Times New Roman" w:hAnsi="Times New Roman" w:cs="Times New Roman"/>
          <w:sz w:val="24"/>
          <w:szCs w:val="24"/>
        </w:rPr>
      </w:pPr>
      <w:r>
        <w:rPr>
          <w:rFonts w:ascii="Times New Roman" w:hAnsi="Times New Roman" w:cs="Times New Roman"/>
          <w:b/>
          <w:bCs/>
          <w:sz w:val="24"/>
          <w:szCs w:val="24"/>
        </w:rPr>
        <w:t>Riparian areas</w:t>
      </w:r>
      <w:r w:rsidRPr="00A214EA">
        <w:rPr>
          <w:rFonts w:ascii="Times New Roman" w:hAnsi="Times New Roman" w:cs="Times New Roman"/>
          <w:sz w:val="24"/>
          <w:szCs w:val="24"/>
        </w:rPr>
        <w:t xml:space="preserve"> </w:t>
      </w:r>
    </w:p>
    <w:p w14:paraId="0AB7ED3C" w14:textId="4CE605FB" w:rsidR="00776569" w:rsidRPr="00200561" w:rsidRDefault="00A214EA" w:rsidP="00200561">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 xml:space="preserve">Riparian areas are defined as the “banks and floodplains of flowing water… influenced by processes associated with open channel flow” (Merritt 2022). </w:t>
      </w:r>
      <w:r w:rsidR="007D043A">
        <w:rPr>
          <w:rFonts w:ascii="Times New Roman" w:hAnsi="Times New Roman" w:cs="Times New Roman"/>
          <w:sz w:val="24"/>
          <w:szCs w:val="24"/>
        </w:rPr>
        <w:t>F</w:t>
      </w:r>
      <w:r w:rsidRPr="002245EF">
        <w:rPr>
          <w:rFonts w:ascii="Times New Roman" w:hAnsi="Times New Roman" w:cs="Times New Roman"/>
          <w:sz w:val="24"/>
          <w:szCs w:val="24"/>
        </w:rPr>
        <w:t xml:space="preserve">orests </w:t>
      </w:r>
      <w:r w:rsidR="007D043A">
        <w:rPr>
          <w:rFonts w:ascii="Times New Roman" w:hAnsi="Times New Roman" w:cs="Times New Roman"/>
          <w:sz w:val="24"/>
          <w:szCs w:val="24"/>
        </w:rPr>
        <w:t xml:space="preserve">within riparian areas </w:t>
      </w:r>
      <w:r w:rsidRPr="002245EF">
        <w:rPr>
          <w:rFonts w:ascii="Times New Roman" w:hAnsi="Times New Roman" w:cs="Times New Roman"/>
          <w:sz w:val="24"/>
          <w:szCs w:val="24"/>
        </w:rPr>
        <w:t xml:space="preserve">in </w:t>
      </w:r>
      <w:r w:rsidR="000A39A1">
        <w:rPr>
          <w:rFonts w:ascii="Times New Roman" w:hAnsi="Times New Roman" w:cs="Times New Roman"/>
          <w:sz w:val="24"/>
          <w:szCs w:val="24"/>
        </w:rPr>
        <w:t>arid environments</w:t>
      </w:r>
      <w:r w:rsidR="0046692A">
        <w:rPr>
          <w:rFonts w:ascii="Times New Roman" w:hAnsi="Times New Roman" w:cs="Times New Roman"/>
          <w:sz w:val="24"/>
          <w:szCs w:val="24"/>
        </w:rPr>
        <w:t xml:space="preserve"> </w:t>
      </w:r>
      <w:r w:rsidRPr="002245EF">
        <w:rPr>
          <w:rFonts w:ascii="Times New Roman" w:hAnsi="Times New Roman" w:cs="Times New Roman"/>
          <w:sz w:val="24"/>
          <w:szCs w:val="24"/>
        </w:rPr>
        <w:t xml:space="preserve">are disproportionately important to the landscape despite their relatively small geographic area. </w:t>
      </w:r>
      <w:r w:rsidR="0046692A">
        <w:rPr>
          <w:rFonts w:ascii="Times New Roman" w:hAnsi="Times New Roman" w:cs="Times New Roman"/>
          <w:sz w:val="24"/>
          <w:szCs w:val="24"/>
        </w:rPr>
        <w:t>For example, r</w:t>
      </w:r>
      <w:r w:rsidRPr="002245EF">
        <w:rPr>
          <w:rFonts w:ascii="Times New Roman" w:hAnsi="Times New Roman" w:cs="Times New Roman"/>
          <w:sz w:val="24"/>
          <w:szCs w:val="24"/>
        </w:rPr>
        <w:t>iparian forests in Arizona</w:t>
      </w:r>
      <w:r w:rsidR="00565651">
        <w:rPr>
          <w:rFonts w:ascii="Times New Roman" w:hAnsi="Times New Roman" w:cs="Times New Roman"/>
          <w:sz w:val="24"/>
          <w:szCs w:val="24"/>
        </w:rPr>
        <w:t>, US,</w:t>
      </w:r>
      <w:r w:rsidRPr="002245EF">
        <w:rPr>
          <w:rFonts w:ascii="Times New Roman" w:hAnsi="Times New Roman" w:cs="Times New Roman"/>
          <w:sz w:val="24"/>
          <w:szCs w:val="24"/>
        </w:rPr>
        <w:t xml:space="preserve"> cover only about 0.4% of land surface area yet support more biodiversity and ecosystem functions than surrounding upland habitat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{"citationID":"JV46DWk6","properties":{"formattedCitation":"(Ffolliott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(Ffolliott et al., 2004)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t>
      </w:r>
      <w:r w:rsidR="00200561" w:rsidRPr="002245EF">
        <w:rPr>
          <w:rFonts w:ascii="Times New Roman" w:hAnsi="Times New Roman" w:cs="Times New Roman"/>
          <w:sz w:val="24"/>
          <w:szCs w:val="24"/>
        </w:rPr>
        <w:t xml:space="preserve">Riparian forests </w:t>
      </w:r>
      <w:r w:rsidR="00200561">
        <w:rPr>
          <w:rFonts w:ascii="Times New Roman" w:hAnsi="Times New Roman" w:cs="Times New Roman"/>
          <w:sz w:val="24"/>
          <w:szCs w:val="24"/>
        </w:rPr>
        <w:t xml:space="preserve">also </w:t>
      </w:r>
      <w:r w:rsidR="00200561" w:rsidRPr="002245EF">
        <w:rPr>
          <w:rFonts w:ascii="Times New Roman" w:hAnsi="Times New Roman" w:cs="Times New Roman"/>
          <w:sz w:val="24"/>
          <w:szCs w:val="24"/>
        </w:rPr>
        <w:t xml:space="preserve">support and enhance terrestrial and aquatic habitat, filter upland sediment and nutrients, store water and recharge aquifers and stabilize stream banks among many other functions </w:t>
      </w:r>
      <w:r w:rsidR="00200561" w:rsidRPr="002245EF">
        <w:rPr>
          <w:rFonts w:ascii="Times New Roman" w:hAnsi="Times New Roman" w:cs="Times New Roman"/>
          <w:sz w:val="24"/>
          <w:szCs w:val="24"/>
        </w:rPr>
        <w:fldChar w:fldCharType="begin"/>
      </w:r>
      <w:r w:rsidR="00200561">
        <w:rPr>
          <w:rFonts w:ascii="Times New Roman" w:hAnsi="Times New Roman" w:cs="Times New Roman"/>
          <w:sz w:val="24"/>
          <w:szCs w:val="24"/>
        </w:rPr>
        <w:instrText xml:space="preserve"> ADDIN ZOTERO_ITEM CSL_CITATION {"citationID":"jmQYZvRr","properties":{"formattedCitation":"(Knopf et al., 1988; Patten, 1998; Schultz et al., 2009)","plainCitation":"(Knopf et al., 1988; Patten, 1998; Schultz et al., 2009)","noteIndex":0},"citationItems":[{"id":112,"uris":["http://zotero.org/users/local/yyBX3i8n/items/KBBI8L3E"],"itemData":{"id":112,"type":"article-journal","archive":"JSTOR","container-title":"The Wilson Bulletin","ISSN":"00435643","issue":"2","note":"publisher: Wilson Ornithological Society","page":"272-284","title":"Conservation of Riparian Ecosystems in the United States","volume":"100","author":[{"family":"Knopf","given":"Fritz L."},{"family":"Johnson","given":"R. Roy"},{"family":"Rich","given":"Terrell"},{"family":"Samson","given":"Fred B."},{"family":"Szaro","given":"Robert C."}],"issued":{"date-parts":[["1988"]]}}},{"id":92,"uris":["http://zotero.org/users/local/yyBX3i8n/items/WUD4PHED"],"itemData":{"id":92,"type":"article-journal","container-title":"Wetlands","DOI":"10.1007/BF03161668","ISSN":"0277-5212, 1943-6246","issue":"4","journalAbbreviation":"Wetlands","language":"en","license":"http://www.springer.com/tdm","page":"498-512","source":"DOI.org (Crossref)","title":"Riparian ecosytems of semi-arid North America: Diversity and human impacts","title-short":"Riparian ecosytems of semi-arid North America","volume":"18","author":[{"family":"Patten","given":"Duncan T."}],"issued":{"date-parts":[["1998",12]]}}},{"id":14,"uris":["http://zotero.org/users/local/yyBX3i8n/items/Y64D9LNM"],"itemData":{"id":14,"type":"article-journal","container-title":"North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00200561" w:rsidRPr="002245EF">
        <w:rPr>
          <w:rFonts w:ascii="Times New Roman" w:hAnsi="Times New Roman" w:cs="Times New Roman"/>
          <w:sz w:val="24"/>
          <w:szCs w:val="24"/>
        </w:rPr>
        <w:fldChar w:fldCharType="separate"/>
      </w:r>
      <w:r w:rsidR="00200561" w:rsidRPr="00200561">
        <w:rPr>
          <w:rFonts w:ascii="Times New Roman" w:hAnsi="Times New Roman" w:cs="Times New Roman"/>
          <w:sz w:val="24"/>
        </w:rPr>
        <w:t>(Knopf et al., 1988; Patten, 1998; Schultz et al., 2009)</w:t>
      </w:r>
      <w:r w:rsidR="00200561" w:rsidRPr="002245EF">
        <w:rPr>
          <w:rFonts w:ascii="Times New Roman" w:hAnsi="Times New Roman" w:cs="Times New Roman"/>
          <w:sz w:val="24"/>
          <w:szCs w:val="24"/>
        </w:rPr>
        <w:fldChar w:fldCharType="end"/>
      </w:r>
      <w:r w:rsidR="00200561" w:rsidRPr="002245EF">
        <w:rPr>
          <w:rFonts w:ascii="Times New Roman" w:hAnsi="Times New Roman" w:cs="Times New Roman"/>
          <w:sz w:val="24"/>
          <w:szCs w:val="24"/>
        </w:rPr>
        <w:t>.</w:t>
      </w:r>
    </w:p>
    <w:p w14:paraId="4D50625C" w14:textId="40FB80AE" w:rsidR="00D548A9" w:rsidRDefault="00200561" w:rsidP="00716702">
      <w:pPr>
        <w:spacing w:line="480" w:lineRule="auto"/>
        <w:ind w:firstLine="720"/>
        <w:rPr>
          <w:rFonts w:ascii="Times New Roman" w:hAnsi="Times New Roman" w:cs="Times New Roman"/>
          <w:sz w:val="24"/>
          <w:szCs w:val="24"/>
        </w:rPr>
      </w:pPr>
      <w:r>
        <w:rPr>
          <w:rFonts w:ascii="Times New Roman" w:hAnsi="Times New Roman" w:cs="Times New Roman"/>
          <w:sz w:val="24"/>
          <w:szCs w:val="24"/>
        </w:rPr>
        <w:t>A</w:t>
      </w:r>
      <w:r w:rsidRPr="002245EF">
        <w:rPr>
          <w:rFonts w:ascii="Times New Roman" w:hAnsi="Times New Roman" w:cs="Times New Roman"/>
          <w:sz w:val="24"/>
          <w:szCs w:val="24"/>
        </w:rPr>
        <w:t xml:space="preserve">long </w:t>
      </w:r>
      <w:r>
        <w:rPr>
          <w:rFonts w:ascii="Times New Roman" w:hAnsi="Times New Roman" w:cs="Times New Roman"/>
          <w:sz w:val="24"/>
          <w:szCs w:val="24"/>
        </w:rPr>
        <w:t>western and southwestern rivers,</w:t>
      </w:r>
      <w:r w:rsidRPr="002245EF">
        <w:rPr>
          <w:rFonts w:ascii="Times New Roman" w:hAnsi="Times New Roman" w:cs="Times New Roman"/>
          <w:sz w:val="24"/>
          <w:szCs w:val="24"/>
        </w:rPr>
        <w:t xml:space="preserve"> </w:t>
      </w:r>
      <w:commentRangeStart w:id="6"/>
      <w:r w:rsidR="00A214EA" w:rsidRPr="002245EF">
        <w:rPr>
          <w:rFonts w:ascii="Times New Roman" w:hAnsi="Times New Roman" w:cs="Times New Roman"/>
          <w:sz w:val="24"/>
          <w:szCs w:val="24"/>
        </w:rPr>
        <w:t xml:space="preserve">Fremont </w:t>
      </w:r>
      <w:commentRangeEnd w:id="6"/>
      <w:r w:rsidR="00716702">
        <w:rPr>
          <w:rStyle w:val="CommentReference"/>
        </w:rPr>
        <w:commentReference w:id="6"/>
      </w:r>
      <w:r w:rsidR="00A214EA" w:rsidRPr="002245EF">
        <w:rPr>
          <w:rFonts w:ascii="Times New Roman" w:hAnsi="Times New Roman" w:cs="Times New Roman"/>
          <w:sz w:val="24"/>
          <w:szCs w:val="24"/>
        </w:rPr>
        <w:t xml:space="preserve">cottonwood </w:t>
      </w:r>
      <w:r w:rsidR="00A214EA" w:rsidRPr="002245EF">
        <w:rPr>
          <w:rFonts w:ascii="Times New Roman" w:hAnsi="Times New Roman" w:cs="Times New Roman"/>
          <w:i/>
          <w:sz w:val="24"/>
          <w:szCs w:val="24"/>
        </w:rPr>
        <w:t xml:space="preserve">(Populus </w:t>
      </w:r>
      <w:proofErr w:type="spellStart"/>
      <w:r w:rsidR="00A214EA" w:rsidRPr="002245EF">
        <w:rPr>
          <w:rFonts w:ascii="Times New Roman" w:hAnsi="Times New Roman" w:cs="Times New Roman"/>
          <w:i/>
          <w:sz w:val="24"/>
          <w:szCs w:val="24"/>
        </w:rPr>
        <w:t>fremontii</w:t>
      </w:r>
      <w:proofErr w:type="spellEnd"/>
      <w:r w:rsidR="00A214EA" w:rsidRPr="002245EF">
        <w:rPr>
          <w:rFonts w:ascii="Times New Roman" w:hAnsi="Times New Roman" w:cs="Times New Roman"/>
          <w:sz w:val="24"/>
          <w:szCs w:val="24"/>
        </w:rPr>
        <w:t>) and Goodding’s willow (</w:t>
      </w:r>
      <w:r w:rsidR="00A214EA" w:rsidRPr="002245EF">
        <w:rPr>
          <w:rFonts w:ascii="Times New Roman" w:hAnsi="Times New Roman" w:cs="Times New Roman"/>
          <w:i/>
          <w:sz w:val="24"/>
          <w:szCs w:val="24"/>
        </w:rPr>
        <w:t>Salix gooddingii</w:t>
      </w:r>
      <w:r w:rsidR="00A214EA" w:rsidRPr="002245EF">
        <w:rPr>
          <w:rFonts w:ascii="Times New Roman" w:hAnsi="Times New Roman" w:cs="Times New Roman"/>
          <w:sz w:val="24"/>
          <w:szCs w:val="24"/>
        </w:rPr>
        <w:t xml:space="preserve">) are major components of riparian forests. </w:t>
      </w:r>
      <w:r w:rsidR="0072113A">
        <w:rPr>
          <w:rFonts w:ascii="Times New Roman" w:hAnsi="Times New Roman" w:cs="Times New Roman"/>
          <w:sz w:val="24"/>
          <w:szCs w:val="24"/>
        </w:rPr>
        <w:t>Intact c</w:t>
      </w:r>
      <w:r w:rsidR="00A214EA">
        <w:rPr>
          <w:rFonts w:ascii="Times New Roman" w:hAnsi="Times New Roman" w:cs="Times New Roman"/>
          <w:sz w:val="24"/>
          <w:szCs w:val="24"/>
        </w:rPr>
        <w:t xml:space="preserve">ottonwood-willow forests are rare </w:t>
      </w:r>
      <w:r w:rsidR="0072113A">
        <w:rPr>
          <w:rFonts w:ascii="Times New Roman" w:hAnsi="Times New Roman" w:cs="Times New Roman"/>
          <w:b/>
          <w:bCs/>
          <w:sz w:val="24"/>
          <w:szCs w:val="24"/>
        </w:rPr>
        <w:fldChar w:fldCharType="begin"/>
      </w:r>
      <w:r w:rsidR="0072113A">
        <w:rPr>
          <w:rFonts w:ascii="Times New Roman" w:hAnsi="Times New Roman" w:cs="Times New Roman"/>
          <w:b/>
          <w:bCs/>
          <w:sz w:val="24"/>
          <w:szCs w:val="24"/>
        </w:rPr>
        <w:instrText xml:space="preserve"> ADDIN ZOTERO_ITEM CSL_CITATION {"citationID":"LSv8l5sE","properties":{"formattedCitation":"(Swift, 1984)","plainCitation":"(Swift, 1984)","noteIndex":0},"citationItems":[{"id":118,"uris":["http://zotero.org/users/local/yyBX3i8n/items/JFKCM9A3"],"itemData":{"id":118,"type":"article-journal","abstract":"ABSTRACT: An attempt was made to review all available data on the extent and status of riparian ecosystems in the U.S.A. This report presents a synthesis of the findings, including some estimates of how much land was originally covered by woody riparian vegetation, and how much remains in that condition today. A synopsis of information is presented on the status of riparian ecosystems in each of 10 regions: California, Pacific Northwest, Rocky Mountain, Arid Southwest, Plains‐Grasslands, Lake States, Corn Belt, Mississippi Delta, Northeast‐Appalachian, and Southeast. Woody riparian plant communities once covered an estimated 75 to 100 million acres of land in the contiguous 48 states. Mankind has converted at least two‐thirds of that nationwide acreage to other non‐forest land uses and it is estimated that only 25 to 35 million acres of riparian plant communities remain in a near natural condition. Across the country, loss of riparian acreages is directly attributable to water resource development (especially channel modification and water impoundment), floodplain clearing for agriculture, and urbanization. In many states of the arid west, the midwest, and the lower Mississippi alluvial valley, riparian vegetation has been reduced in area by more than 80 percent. Riparian woodlands are one of this country's most heavily modified natural vegetation types.","container-title":"JAWRA Journal of the American Water Resources Association","DOI":"10.1111/j.1752-1688.1984.tb04675.x","ISSN":"1093-474X, 1752-1688","issue":"2","journalAbbreviation":"J American Water Resour Assoc","language":"en","license":"http://onlinelibrary.wiley.com/termsAndConditions#vor","page":"223-228","source":"DOI.org (Crossref)","title":"STATUS OF RIPARIAN ECOSYSTEMS IN THE UNITED STATES1","volume":"20","author":[{"family":"Swift","given":"Bryan L."}],"issued":{"date-parts":[["1984",4]]}}}],"schema":"https://github.com/citation-style-language/schema/raw/master/csl-citation.json"} </w:instrText>
      </w:r>
      <w:r w:rsidR="0072113A">
        <w:rPr>
          <w:rFonts w:ascii="Times New Roman" w:hAnsi="Times New Roman" w:cs="Times New Roman"/>
          <w:b/>
          <w:bCs/>
          <w:sz w:val="24"/>
          <w:szCs w:val="24"/>
        </w:rPr>
        <w:fldChar w:fldCharType="separate"/>
      </w:r>
      <w:r w:rsidR="0072113A" w:rsidRPr="0063148A">
        <w:rPr>
          <w:rFonts w:ascii="Times New Roman" w:hAnsi="Times New Roman" w:cs="Times New Roman"/>
          <w:sz w:val="24"/>
        </w:rPr>
        <w:t>(Swift, 1984)</w:t>
      </w:r>
      <w:r w:rsidR="0072113A">
        <w:rPr>
          <w:rFonts w:ascii="Times New Roman" w:hAnsi="Times New Roman" w:cs="Times New Roman"/>
          <w:b/>
          <w:bCs/>
          <w:sz w:val="24"/>
          <w:szCs w:val="24"/>
        </w:rPr>
        <w:fldChar w:fldCharType="end"/>
      </w:r>
      <w:r w:rsidR="0072113A">
        <w:rPr>
          <w:rFonts w:ascii="Times New Roman" w:hAnsi="Times New Roman" w:cs="Times New Roman"/>
          <w:b/>
          <w:bCs/>
          <w:sz w:val="24"/>
          <w:szCs w:val="24"/>
        </w:rPr>
        <w:t xml:space="preserve"> </w:t>
      </w:r>
      <w:r w:rsidR="00A214EA">
        <w:rPr>
          <w:rFonts w:ascii="Times New Roman" w:hAnsi="Times New Roman" w:cs="Times New Roman"/>
          <w:sz w:val="24"/>
          <w:szCs w:val="24"/>
        </w:rPr>
        <w:t>but the Verde River offers one of the largest, contiguous stands</w:t>
      </w:r>
      <w:r w:rsidR="0072113A">
        <w:rPr>
          <w:rFonts w:ascii="Times New Roman" w:hAnsi="Times New Roman" w:cs="Times New Roman"/>
          <w:sz w:val="24"/>
          <w:szCs w:val="24"/>
        </w:rPr>
        <w:t xml:space="preserve"> </w:t>
      </w:r>
      <w:r w:rsidR="00565651">
        <w:rPr>
          <w:rFonts w:ascii="Times New Roman" w:hAnsi="Times New Roman" w:cs="Times New Roman"/>
          <w:sz w:val="24"/>
          <w:szCs w:val="24"/>
        </w:rPr>
        <w:t xml:space="preserve">in Arizona </w:t>
      </w:r>
      <w:r w:rsidR="0072113A">
        <w:rPr>
          <w:rFonts w:ascii="Times New Roman" w:hAnsi="Times New Roman" w:cs="Times New Roman"/>
          <w:sz w:val="24"/>
          <w:szCs w:val="24"/>
        </w:rPr>
        <w:t>(cite)</w:t>
      </w:r>
      <w:r w:rsidR="00A214EA">
        <w:rPr>
          <w:rFonts w:ascii="Times New Roman" w:hAnsi="Times New Roman" w:cs="Times New Roman"/>
          <w:sz w:val="24"/>
          <w:szCs w:val="24"/>
        </w:rPr>
        <w:t>.</w:t>
      </w:r>
      <w:r>
        <w:rPr>
          <w:rFonts w:ascii="Times New Roman" w:hAnsi="Times New Roman" w:cs="Times New Roman"/>
          <w:sz w:val="24"/>
          <w:szCs w:val="24"/>
        </w:rPr>
        <w:t xml:space="preserve"> </w:t>
      </w:r>
      <w:r w:rsidR="0072113A">
        <w:rPr>
          <w:rFonts w:ascii="Times New Roman" w:hAnsi="Times New Roman" w:cs="Times New Roman"/>
          <w:sz w:val="24"/>
          <w:szCs w:val="24"/>
        </w:rPr>
        <w:t>These forests</w:t>
      </w:r>
      <w:r w:rsidR="003A4897">
        <w:rPr>
          <w:rFonts w:ascii="Times New Roman" w:hAnsi="Times New Roman" w:cs="Times New Roman"/>
          <w:sz w:val="24"/>
          <w:szCs w:val="24"/>
        </w:rPr>
        <w:t xml:space="preserve"> </w:t>
      </w:r>
      <w:r w:rsidR="0046692A">
        <w:rPr>
          <w:rFonts w:ascii="Times New Roman" w:hAnsi="Times New Roman" w:cs="Times New Roman"/>
          <w:sz w:val="24"/>
          <w:szCs w:val="24"/>
        </w:rPr>
        <w:t>are vital for biodiversity and river health.</w:t>
      </w:r>
      <w:r>
        <w:rPr>
          <w:rFonts w:ascii="Times New Roman" w:hAnsi="Times New Roman" w:cs="Times New Roman"/>
          <w:sz w:val="24"/>
          <w:szCs w:val="24"/>
        </w:rPr>
        <w:t xml:space="preserve"> </w:t>
      </w:r>
      <w:r w:rsidR="00A10EA5">
        <w:rPr>
          <w:rFonts w:ascii="Times New Roman" w:hAnsi="Times New Roman" w:cs="Times New Roman"/>
          <w:sz w:val="24"/>
          <w:szCs w:val="24"/>
        </w:rPr>
        <w:t xml:space="preserve">Stands of </w:t>
      </w:r>
      <w:r w:rsidR="00716702">
        <w:rPr>
          <w:rFonts w:ascii="Times New Roman" w:hAnsi="Times New Roman" w:cs="Times New Roman"/>
          <w:sz w:val="24"/>
          <w:szCs w:val="24"/>
        </w:rPr>
        <w:t>Fremont</w:t>
      </w:r>
      <w:r w:rsidR="00A10EA5">
        <w:rPr>
          <w:rFonts w:ascii="Times New Roman" w:hAnsi="Times New Roman" w:cs="Times New Roman"/>
          <w:sz w:val="24"/>
          <w:szCs w:val="24"/>
        </w:rPr>
        <w:t xml:space="preserve"> cottonwood support higher levels of avian </w:t>
      </w:r>
      <w:r w:rsidR="00716702">
        <w:rPr>
          <w:rFonts w:ascii="Times New Roman" w:hAnsi="Times New Roman" w:cs="Times New Roman"/>
          <w:sz w:val="24"/>
          <w:szCs w:val="24"/>
        </w:rPr>
        <w:t>biodiversity</w:t>
      </w:r>
      <w:r w:rsidR="00A10EA5">
        <w:rPr>
          <w:rFonts w:ascii="Times New Roman" w:hAnsi="Times New Roman" w:cs="Times New Roman"/>
          <w:sz w:val="24"/>
          <w:szCs w:val="24"/>
        </w:rPr>
        <w:t xml:space="preserve"> than other tree species </w:t>
      </w:r>
      <w:r w:rsidR="00A10EA5">
        <w:rPr>
          <w:rFonts w:ascii="Times New Roman" w:hAnsi="Times New Roman" w:cs="Times New Roman"/>
          <w:sz w:val="24"/>
          <w:szCs w:val="24"/>
        </w:rPr>
        <w:fldChar w:fldCharType="begin"/>
      </w:r>
      <w:r w:rsidR="00A10EA5">
        <w:rPr>
          <w:rFonts w:ascii="Times New Roman" w:hAnsi="Times New Roman" w:cs="Times New Roman"/>
          <w:sz w:val="24"/>
          <w:szCs w:val="24"/>
        </w:rPr>
        <w:instrText xml:space="preserve"> ADDIN ZOTERO_ITEM CSL_CITATION {"citationID":"6ytCLZ2w","properties":{"formattedCitation":"(Hunter et al., 1987; Keller &amp; Avery, 2014)","plainCitation":"(Hunter et al., 1987; Keller &amp; Avery, 2014)","noteIndex":0},"citationItems":[{"id":125,"uris":["http://zotero.org/users/local/yyBX3i8n/items/69DKDBJY"],"itemData":{"id":125,"type":"article-journal","container-title":"The Journal of Wildlife Management","DOI":"10.2307/3801039","ISSN":"0022541X","issue":"2","journalAbbreviation":"The Journal of Wildlife Management","page":"495","source":"DOI.org (Crossref)","title":"Avian Community Structure Changes in a Mature Floodplain Forest after Extensive Flooding","volume":"51","author":[{"family":"Hunter","given":"William C."},{"family":"Anderson","given":"Bertin W."},{"family":"Ohmart","given":"Robert D."}],"issued":{"date-parts":[["1987",4]]}}},{"id":91,"uris":["http://zotero.org/users/local/yyBX3i8n/items/ZSJRE2DB"],"itemData":{"id":91,"type":"article-journal","container-title":"The Southwestern Naturalist","DOI":"10.1894/F15-MLK-15.1","ISSN":"0038-4909, 1943-6262","issue":"2","journalAbbreviation":"The Southwestern Naturalist","language":"en","page":"263-271","source":"DOI.org (Crossref)","title":"Avian use of isolated cottonwood, tamarisk, and residential patches of habitat during migration on the high plains of New Mexico","volume":"59","author":[{"family":"Keller","given":"Gregory S."},{"family":"Avery","given":"Julian D."}],"issued":{"date-parts":[["2014",6]]}}}],"schema":"https://github.com/citation-style-language/schema/raw/master/csl-citation.json"} </w:instrText>
      </w:r>
      <w:r w:rsidR="00A10EA5">
        <w:rPr>
          <w:rFonts w:ascii="Times New Roman" w:hAnsi="Times New Roman" w:cs="Times New Roman"/>
          <w:sz w:val="24"/>
          <w:szCs w:val="24"/>
        </w:rPr>
        <w:fldChar w:fldCharType="separate"/>
      </w:r>
      <w:r w:rsidR="00A10EA5" w:rsidRPr="00A10EA5">
        <w:rPr>
          <w:rFonts w:ascii="Times New Roman" w:hAnsi="Times New Roman" w:cs="Times New Roman"/>
          <w:sz w:val="24"/>
        </w:rPr>
        <w:t>(Hunter et al., 1987; Keller &amp; Avery, 2014)</w:t>
      </w:r>
      <w:r w:rsidR="00A10EA5">
        <w:rPr>
          <w:rFonts w:ascii="Times New Roman" w:hAnsi="Times New Roman" w:cs="Times New Roman"/>
          <w:sz w:val="24"/>
          <w:szCs w:val="24"/>
        </w:rPr>
        <w:fldChar w:fldCharType="end"/>
      </w:r>
      <w:r w:rsidR="00A10EA5">
        <w:rPr>
          <w:rFonts w:ascii="Times New Roman" w:hAnsi="Times New Roman" w:cs="Times New Roman"/>
          <w:sz w:val="24"/>
          <w:szCs w:val="24"/>
        </w:rPr>
        <w:t>.</w:t>
      </w:r>
      <w:r w:rsidR="0046692A" w:rsidRPr="0046692A">
        <w:rPr>
          <w:rFonts w:ascii="Times New Roman" w:hAnsi="Times New Roman" w:cs="Times New Roman"/>
          <w:sz w:val="24"/>
          <w:szCs w:val="24"/>
        </w:rPr>
        <w:t xml:space="preserve"> Large carnivores such as grizzly bears also spend extended time in riparian areas</w:t>
      </w:r>
      <w:r w:rsidR="00A417E2">
        <w:rPr>
          <w:rFonts w:ascii="Times New Roman" w:hAnsi="Times New Roman" w:cs="Times New Roman"/>
          <w:sz w:val="24"/>
          <w:szCs w:val="24"/>
        </w:rPr>
        <w:t xml:space="preserve"> </w:t>
      </w:r>
      <w:r w:rsidR="00A417E2">
        <w:rPr>
          <w:rFonts w:ascii="Times New Roman" w:hAnsi="Times New Roman" w:cs="Times New Roman"/>
          <w:sz w:val="24"/>
          <w:szCs w:val="24"/>
        </w:rPr>
        <w:fldChar w:fldCharType="begin"/>
      </w:r>
      <w:r w:rsidR="00A417E2">
        <w:rPr>
          <w:rFonts w:ascii="Times New Roman" w:hAnsi="Times New Roman" w:cs="Times New Roman"/>
          <w:sz w:val="24"/>
          <w:szCs w:val="24"/>
        </w:rPr>
        <w:instrText xml:space="preserve"> ADDIN ZOTERO_ITEM CSL_CITATION {"citationID":"SxjYfIas","properties":{"formattedCitation":"(Phoebus et al., 2017)","plainCitation":"(Phoebus et al., 2017)","noteIndex":0},"citationItems":[{"id":99,"uris":["http://zotero.org/users/local/yyBX3i8n/items/YGMAL2LC"],"itemData":{"id":99,"type":"article-journal","container-title":"Forest Ecology and Management","DOI":"10.1016/j.foreco.2017.07.037","ISSN":"03781127","journalAbbreviation":"Forest Ecology and Management","language":"en","page":"157-165","source":"DOI.org (Crossref)","title":"Do large carnivores use riparian zones? Ecological implications for forest management","title-short":"Do large carnivores use riparian zones?","volume":"402","author":[{"family":"Phoebus","given":"Isobel"},{"family":"Segelbacher","given":"Gernot"},{"family":"Stenhouse","given":"Gordon B."}],"issued":{"date-parts":[["2017",10]]}}}],"schema":"https://github.com/citation-style-language/schema/raw/master/csl-citation.json"} </w:instrText>
      </w:r>
      <w:r w:rsidR="00A417E2">
        <w:rPr>
          <w:rFonts w:ascii="Times New Roman" w:hAnsi="Times New Roman" w:cs="Times New Roman"/>
          <w:sz w:val="24"/>
          <w:szCs w:val="24"/>
        </w:rPr>
        <w:fldChar w:fldCharType="separate"/>
      </w:r>
      <w:r w:rsidR="00A417E2" w:rsidRPr="00A417E2">
        <w:rPr>
          <w:rFonts w:ascii="Times New Roman" w:hAnsi="Times New Roman" w:cs="Times New Roman"/>
          <w:sz w:val="24"/>
        </w:rPr>
        <w:t>(Phoebus et al., 2017)</w:t>
      </w:r>
      <w:r w:rsidR="00A417E2">
        <w:rPr>
          <w:rFonts w:ascii="Times New Roman" w:hAnsi="Times New Roman" w:cs="Times New Roman"/>
          <w:sz w:val="24"/>
          <w:szCs w:val="24"/>
        </w:rPr>
        <w:fldChar w:fldCharType="end"/>
      </w:r>
      <w:r w:rsidR="0046692A" w:rsidRPr="0046692A">
        <w:rPr>
          <w:rFonts w:ascii="Times New Roman" w:hAnsi="Times New Roman" w:cs="Times New Roman"/>
          <w:sz w:val="24"/>
          <w:szCs w:val="24"/>
        </w:rPr>
        <w:t>.</w:t>
      </w:r>
      <w:r w:rsidR="0046692A">
        <w:rPr>
          <w:rFonts w:ascii="Times New Roman" w:hAnsi="Times New Roman" w:cs="Times New Roman"/>
          <w:sz w:val="24"/>
          <w:szCs w:val="24"/>
        </w:rPr>
        <w:t xml:space="preserve"> </w:t>
      </w:r>
      <w:r w:rsidR="0046692A" w:rsidRPr="0046692A">
        <w:rPr>
          <w:rFonts w:ascii="Times New Roman" w:hAnsi="Times New Roman" w:cs="Times New Roman"/>
          <w:sz w:val="24"/>
          <w:szCs w:val="24"/>
        </w:rPr>
        <w:t xml:space="preserve">Riparian forests also </w:t>
      </w:r>
      <w:r w:rsidR="00D548A9">
        <w:rPr>
          <w:rFonts w:ascii="Times New Roman" w:hAnsi="Times New Roman" w:cs="Times New Roman"/>
          <w:sz w:val="24"/>
          <w:szCs w:val="24"/>
        </w:rPr>
        <w:t xml:space="preserve">can help </w:t>
      </w:r>
      <w:r>
        <w:rPr>
          <w:rFonts w:ascii="Times New Roman" w:hAnsi="Times New Roman" w:cs="Times New Roman"/>
          <w:sz w:val="24"/>
          <w:szCs w:val="24"/>
        </w:rPr>
        <w:t>determine</w:t>
      </w:r>
      <w:r w:rsidR="0046692A" w:rsidRPr="0046692A">
        <w:rPr>
          <w:rFonts w:ascii="Times New Roman" w:hAnsi="Times New Roman" w:cs="Times New Roman"/>
          <w:sz w:val="24"/>
          <w:szCs w:val="24"/>
        </w:rPr>
        <w:t xml:space="preserve"> stream macroinvertebrates and </w:t>
      </w:r>
      <w:r>
        <w:rPr>
          <w:rFonts w:ascii="Times New Roman" w:hAnsi="Times New Roman" w:cs="Times New Roman"/>
          <w:sz w:val="24"/>
          <w:szCs w:val="24"/>
        </w:rPr>
        <w:t>ecology</w:t>
      </w:r>
      <w:r w:rsidR="0046692A" w:rsidRPr="0046692A">
        <w:rPr>
          <w:rFonts w:ascii="Times New Roman" w:hAnsi="Times New Roman" w:cs="Times New Roman"/>
          <w:sz w:val="24"/>
          <w:szCs w:val="24"/>
        </w:rPr>
        <w:t>. Fish and stream biotic integrity</w:t>
      </w:r>
      <w:r>
        <w:rPr>
          <w:rFonts w:ascii="Times New Roman" w:hAnsi="Times New Roman" w:cs="Times New Roman"/>
          <w:sz w:val="24"/>
          <w:szCs w:val="24"/>
        </w:rPr>
        <w:t xml:space="preserve"> are enhanced when Cottonwood-willow forests exist over other invasive species</w:t>
      </w:r>
      <w:r w:rsidR="0046692A" w:rsidRPr="0046692A">
        <w:rPr>
          <w:rFonts w:ascii="Times New Roman" w:hAnsi="Times New Roman" w:cs="Times New Roman"/>
          <w:sz w:val="24"/>
          <w:szCs w:val="24"/>
        </w:rPr>
        <w:t xml:space="preserve"> </w:t>
      </w:r>
      <w:r w:rsidR="00A417E2">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{"citationID":"cmYH8bFT","properties":{"formattedCitation":"(Bailey et al., 2001; Effert-Fanta et al., 2019)","plainCitation":"(Bailey et al., 2001; Effert-Fanta et al., 2019)","noteIndex":0},"citationItems":[{"id":120,"uris":["http://zotero.org/users/local/yyBX3i8n/items/88LUR3HV"],"itemData":{"id":120,"type":"article-journal","container-title":"Wetlands","DOI":"10.1672/0277-5212(2001)021[0442:SCNABO]2.0.CO;2","ISSN":"0277-5212, 1943-6246","issue":"3","journalAbbreviation":"Wetlands","language":"en","page":"442-447","source":"DOI.org (Crossref)","title":"Salt cedar negatively affects biodiversity of aquatic Macroinvertebrates","volume":"21","author":[{"family":"Bailey","given":"Joseph K."},{"family":"Schweitzer","given":"Jennifer A."},{"family":"Whitham","given":"Thomas G."}],"issued":{"date-parts":[["2001",9]]}}},{"id":97,"uris":["http://zotero.org/users/local/yyBX3i8n/items/5SQYK7VT"],"itemData":{"id":97,"type":"article-journal","container-title":"Hydrobiologia","DOI":"10.1007/s10750-019-04006-1","ISSN":"0018-8158, 1573-5117","issue":"1","journalAbbreviation":"Hydrobiologia","language":"en","page":"45-64","source":"DOI.org (Crossref)","title":"Effects of riparian forest buffers and agricultural land use on macroinvertebrate and fish community structure","volume":"841","author":[{"family":"Effert-Fanta","given":"Eden L."},{"family":"Fischer","given":"Robert U."},{"family":"Wahl","given":"David H."}],"issued":{"date-parts":[["2019",9]]}}}],"schema":"https://github.com/citation-style-language/schema/raw/master/csl-citation.json"} </w:instrText>
      </w:r>
      <w:r w:rsidR="00A417E2">
        <w:rPr>
          <w:rFonts w:ascii="Times New Roman" w:hAnsi="Times New Roman" w:cs="Times New Roman"/>
          <w:sz w:val="24"/>
          <w:szCs w:val="24"/>
        </w:rPr>
        <w:fldChar w:fldCharType="separate"/>
      </w:r>
      <w:r w:rsidRPr="00200561">
        <w:rPr>
          <w:rFonts w:ascii="Times New Roman" w:hAnsi="Times New Roman" w:cs="Times New Roman"/>
          <w:sz w:val="24"/>
        </w:rPr>
        <w:t>(Bailey et al., 2001; Effert-Fanta et al., 2019)</w:t>
      </w:r>
      <w:r w:rsidR="00A417E2">
        <w:rPr>
          <w:rFonts w:ascii="Times New Roman" w:hAnsi="Times New Roman" w:cs="Times New Roman"/>
          <w:sz w:val="24"/>
          <w:szCs w:val="24"/>
        </w:rPr>
        <w:fldChar w:fldCharType="end"/>
      </w:r>
      <w:r w:rsidR="007929F0">
        <w:rPr>
          <w:rFonts w:ascii="Times New Roman" w:hAnsi="Times New Roman" w:cs="Times New Roman"/>
          <w:sz w:val="24"/>
          <w:szCs w:val="24"/>
        </w:rPr>
        <w:t>.</w:t>
      </w:r>
      <w:r w:rsidR="00A10EA5">
        <w:rPr>
          <w:rFonts w:ascii="Times New Roman" w:hAnsi="Times New Roman" w:cs="Times New Roman"/>
          <w:sz w:val="24"/>
          <w:szCs w:val="24"/>
        </w:rPr>
        <w:t xml:space="preserve"> Even differences between cottonwood species impact aquatic invertebrate assemblages </w:t>
      </w:r>
      <w:r w:rsidR="00A10EA5">
        <w:rPr>
          <w:rFonts w:ascii="Times New Roman" w:hAnsi="Times New Roman" w:cs="Times New Roman"/>
          <w:sz w:val="24"/>
          <w:szCs w:val="24"/>
        </w:rPr>
        <w:fldChar w:fldCharType="begin"/>
      </w:r>
      <w:r w:rsidR="00A10EA5">
        <w:rPr>
          <w:rFonts w:ascii="Times New Roman" w:hAnsi="Times New Roman" w:cs="Times New Roman"/>
          <w:sz w:val="24"/>
          <w:szCs w:val="24"/>
        </w:rPr>
        <w:instrText xml:space="preserve"> ADDIN ZOTERO_ITEM CSL_CITATION {"citationID":"IlcQlv9M","properties":{"formattedCitation":"(Compson et al., 2013)","plainCitation":"(Compson et al., 2013)","noteIndex":0},"citationItems":[{"id":124,"uris":["http://zotero.org/users/local/yyBX3i8n/items/SPMSEJE2"],"itemData":{"id":124,"type":"article-journal","container-title":"Oecologia","DOI":"10.1007/s00442-013-2643-6","ISSN":"0029-8549, 1432-1939","issue":"2","journalAbbreviation":"Oecologia","language":"en","license":"http://www.springer.com/tdm","page":"507-519","source":"DOI.org (Crossref)","title":"Leaf litter quality affects aquatic insect emergence: contrasting patterns from two foundation trees","title-short":"Leaf litter quality affects aquatic insect emergence","volume":"173","author":[{"family":"Compson","given":"Zacchaeus G."},{"family":"Adams","given":"Kenneth J."},{"family":"Edwards","given":"Joeseph A."},{"family":"Maestas","given":"Jesse M."},{"family":"Whitham","given":"Thomas G."},{"family":"Marks","given":"Jane C."}],"issued":{"date-parts":[["2013",10]]}}}],"schema":"https://github.com/citation-style-language/schema/raw/master/csl-citation.json"} </w:instrText>
      </w:r>
      <w:r w:rsidR="00A10EA5">
        <w:rPr>
          <w:rFonts w:ascii="Times New Roman" w:hAnsi="Times New Roman" w:cs="Times New Roman"/>
          <w:sz w:val="24"/>
          <w:szCs w:val="24"/>
        </w:rPr>
        <w:fldChar w:fldCharType="separate"/>
      </w:r>
      <w:r w:rsidR="00A10EA5" w:rsidRPr="00A10EA5">
        <w:rPr>
          <w:rFonts w:ascii="Times New Roman" w:hAnsi="Times New Roman" w:cs="Times New Roman"/>
          <w:sz w:val="24"/>
        </w:rPr>
        <w:t>(Compson et al., 2013)</w:t>
      </w:r>
      <w:r w:rsidR="00A10EA5">
        <w:rPr>
          <w:rFonts w:ascii="Times New Roman" w:hAnsi="Times New Roman" w:cs="Times New Roman"/>
          <w:sz w:val="24"/>
          <w:szCs w:val="24"/>
        </w:rPr>
        <w:fldChar w:fldCharType="end"/>
      </w:r>
      <w:r w:rsidR="007929F0">
        <w:rPr>
          <w:rFonts w:ascii="Times New Roman" w:hAnsi="Times New Roman" w:cs="Times New Roman"/>
          <w:sz w:val="24"/>
          <w:szCs w:val="24"/>
        </w:rPr>
        <w:t xml:space="preserve"> </w:t>
      </w:r>
      <w:r w:rsidR="003A4897" w:rsidRPr="002245EF">
        <w:rPr>
          <w:rFonts w:ascii="Times New Roman" w:hAnsi="Times New Roman" w:cs="Times New Roman"/>
          <w:sz w:val="24"/>
          <w:szCs w:val="24"/>
        </w:rPr>
        <w:t xml:space="preserve">In Arizona, 80 percent of all vertebrate species complete a part of their lifecycle in riparian areas (Hubbard, 1977). </w:t>
      </w:r>
    </w:p>
    <w:p w14:paraId="1078DB85" w14:textId="77777777" w:rsidR="00D548A9" w:rsidRDefault="00D548A9" w:rsidP="00A10EA5">
      <w:pPr>
        <w:spacing w:line="480" w:lineRule="auto"/>
        <w:ind w:firstLine="720"/>
        <w:rPr>
          <w:rFonts w:ascii="Times New Roman" w:hAnsi="Times New Roman" w:cs="Times New Roman"/>
          <w:sz w:val="24"/>
          <w:szCs w:val="24"/>
        </w:rPr>
      </w:pPr>
    </w:p>
    <w:p w14:paraId="36C10C05" w14:textId="1FDA303A" w:rsidR="00CA21EE" w:rsidRPr="007929F0" w:rsidRDefault="003A4897" w:rsidP="00A10EA5">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w:t>
      </w:r>
      <w:r w:rsidR="00CA21EE" w:rsidRPr="00A24362">
        <w:rPr>
          <w:rFonts w:ascii="Times New Roman" w:hAnsi="Times New Roman" w:cs="Times New Roman"/>
          <w:sz w:val="24"/>
          <w:szCs w:val="24"/>
          <w:highlight w:val="yellow"/>
        </w:rPr>
        <w:t xml:space="preserve">In agricultural areas, </w:t>
      </w:r>
      <w:r w:rsidR="00776569" w:rsidRPr="00A24362">
        <w:rPr>
          <w:rFonts w:ascii="Times New Roman" w:hAnsi="Times New Roman" w:cs="Times New Roman"/>
          <w:sz w:val="24"/>
          <w:szCs w:val="24"/>
          <w:highlight w:val="yellow"/>
        </w:rPr>
        <w:t>riparian forests</w:t>
      </w:r>
      <w:r w:rsidR="00CA21EE" w:rsidRPr="00A24362">
        <w:rPr>
          <w:rFonts w:ascii="Times New Roman" w:hAnsi="Times New Roman" w:cs="Times New Roman"/>
          <w:sz w:val="24"/>
          <w:szCs w:val="24"/>
          <w:highlight w:val="yellow"/>
        </w:rPr>
        <w:t xml:space="preserve"> filters sediment and nutrients</w:t>
      </w:r>
      <w:r w:rsidR="00776569" w:rsidRPr="00A24362">
        <w:rPr>
          <w:rFonts w:ascii="Times New Roman" w:hAnsi="Times New Roman" w:cs="Times New Roman"/>
          <w:sz w:val="24"/>
          <w:szCs w:val="24"/>
          <w:highlight w:val="yellow"/>
        </w:rPr>
        <w:t xml:space="preserve"> from reaching rivers</w:t>
      </w:r>
      <w:r w:rsidR="007929F0" w:rsidRPr="00A24362">
        <w:rPr>
          <w:rFonts w:ascii="Times New Roman" w:hAnsi="Times New Roman" w:cs="Times New Roman"/>
          <w:sz w:val="24"/>
          <w:szCs w:val="24"/>
          <w:highlight w:val="yellow"/>
        </w:rPr>
        <w:t xml:space="preserve"> </w:t>
      </w:r>
      <w:r w:rsidR="007929F0" w:rsidRPr="00A24362">
        <w:rPr>
          <w:rFonts w:ascii="Times New Roman" w:hAnsi="Times New Roman" w:cs="Times New Roman"/>
          <w:sz w:val="24"/>
          <w:szCs w:val="24"/>
          <w:highlight w:val="yellow"/>
        </w:rPr>
        <w:fldChar w:fldCharType="begin"/>
      </w:r>
      <w:r w:rsidR="007929F0" w:rsidRPr="00A24362">
        <w:rPr>
          <w:rFonts w:ascii="Times New Roman" w:hAnsi="Times New Roman" w:cs="Times New Roman"/>
          <w:sz w:val="24"/>
          <w:szCs w:val="24"/>
          <w:highlight w:val="yellow"/>
        </w:rPr>
        <w:instrText xml:space="preserve"> ADDIN ZOTERO_ITEM CSL_CITATION {"citationID":"VuywIlBL","properties":{"formattedCitation":"(Kreiling et al., 2021)","plainCitation":"(Kreiling et al., 2021)","noteIndex":0},"citationItems":[{"id":115,"uris":["http://zotero.org/users/local/yyBX3i8n/items/7M4LMG33"],"itemData":{"id":115,"type":"article-journal","container-title":"Environmental Management","DOI":"10.1007/s00267-021-01484-9","ISSN":"0364-152X, 1432-1009","issue":"2","journalAbbreviation":"Environmental Management","language":"en","page":"279-293","source":"DOI.org (Crossref)","title":"Riparian Forest Cover Modulates Phosphorus Storage and Nitrogen Cycling in Agricultural Stream Sediments","volume":"68","author":[{"family":"Kreiling","given":"R. M."},{"family":"Bartsch","given":"L. A."},{"family":"Perner","given":"P. M."},{"family":"Hlavacek","given":"E. J."},{"family":"Christensen","given":"V. G."}],"issued":{"date-parts":[["2021",8]]}}}],"schema":"https://github.com/citation-style-language/schema/raw/master/csl-citation.json"} </w:instrText>
      </w:r>
      <w:r w:rsidR="007929F0" w:rsidRPr="00A24362">
        <w:rPr>
          <w:rFonts w:ascii="Times New Roman" w:hAnsi="Times New Roman" w:cs="Times New Roman"/>
          <w:sz w:val="24"/>
          <w:szCs w:val="24"/>
          <w:highlight w:val="yellow"/>
        </w:rPr>
        <w:fldChar w:fldCharType="separate"/>
      </w:r>
      <w:r w:rsidR="007929F0" w:rsidRPr="00A24362">
        <w:rPr>
          <w:rFonts w:ascii="Times New Roman" w:hAnsi="Times New Roman" w:cs="Times New Roman"/>
          <w:sz w:val="24"/>
          <w:highlight w:val="yellow"/>
        </w:rPr>
        <w:t>(Kreiling et al., 2021)</w:t>
      </w:r>
      <w:r w:rsidR="007929F0" w:rsidRPr="00A24362">
        <w:rPr>
          <w:rFonts w:ascii="Times New Roman" w:hAnsi="Times New Roman" w:cs="Times New Roman"/>
          <w:sz w:val="24"/>
          <w:szCs w:val="24"/>
          <w:highlight w:val="yellow"/>
        </w:rPr>
        <w:fldChar w:fldCharType="end"/>
      </w:r>
      <w:r w:rsidR="00776569" w:rsidRPr="00A24362">
        <w:rPr>
          <w:rFonts w:ascii="Times New Roman" w:hAnsi="Times New Roman" w:cs="Times New Roman"/>
          <w:sz w:val="24"/>
          <w:szCs w:val="24"/>
          <w:highlight w:val="yellow"/>
        </w:rPr>
        <w:t>.</w:t>
      </w:r>
    </w:p>
    <w:p w14:paraId="242235A2" w14:textId="1578D845" w:rsidR="00114151" w:rsidRPr="00114151" w:rsidRDefault="00114151" w:rsidP="00114151">
      <w:pPr>
        <w:spacing w:line="480" w:lineRule="auto"/>
        <w:rPr>
          <w:rFonts w:ascii="Times New Roman" w:hAnsi="Times New Roman" w:cs="Times New Roman"/>
          <w:b/>
          <w:bCs/>
          <w:sz w:val="24"/>
          <w:szCs w:val="24"/>
        </w:rPr>
      </w:pPr>
      <w:r w:rsidRPr="00114151">
        <w:rPr>
          <w:rFonts w:ascii="Times New Roman" w:hAnsi="Times New Roman" w:cs="Times New Roman"/>
          <w:b/>
          <w:bCs/>
          <w:sz w:val="24"/>
          <w:szCs w:val="24"/>
        </w:rPr>
        <w:t>Cottonwood reproductive ecology</w:t>
      </w:r>
    </w:p>
    <w:p w14:paraId="187B5BBC" w14:textId="204C5F51" w:rsidR="00A214EA"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Stromberg (1993) describes Fremont cottonwood and Goodding willow </w:t>
      </w:r>
      <w:r w:rsidR="007A3CE7">
        <w:rPr>
          <w:rFonts w:ascii="Times New Roman" w:hAnsi="Times New Roman" w:cs="Times New Roman"/>
          <w:sz w:val="24"/>
          <w:szCs w:val="24"/>
        </w:rPr>
        <w:t>as</w:t>
      </w:r>
      <w:r w:rsidRPr="002245EF">
        <w:rPr>
          <w:rFonts w:ascii="Times New Roman" w:hAnsi="Times New Roman" w:cs="Times New Roman"/>
          <w:sz w:val="24"/>
          <w:szCs w:val="24"/>
        </w:rPr>
        <w:t xml:space="preserve"> pioneer species, rely</w:t>
      </w:r>
      <w:r>
        <w:rPr>
          <w:rFonts w:ascii="Times New Roman" w:hAnsi="Times New Roman" w:cs="Times New Roman"/>
          <w:sz w:val="24"/>
          <w:szCs w:val="24"/>
        </w:rPr>
        <w:t>ing</w:t>
      </w:r>
      <w:r w:rsidRPr="002245EF">
        <w:rPr>
          <w:rFonts w:ascii="Times New Roman" w:hAnsi="Times New Roman" w:cs="Times New Roman"/>
          <w:sz w:val="24"/>
          <w:szCs w:val="24"/>
        </w:rPr>
        <w:t xml:space="preserve"> on disturbance and large amounts of seeds for sexual establishment. Both species produce large numbers (up to 25 million on mature</w:t>
      </w:r>
      <w:r>
        <w:rPr>
          <w:rFonts w:ascii="Times New Roman" w:hAnsi="Times New Roman" w:cs="Times New Roman"/>
          <w:sz w:val="24"/>
          <w:szCs w:val="24"/>
        </w:rPr>
        <w:t>, female</w:t>
      </w:r>
      <w:r w:rsidRPr="002245EF">
        <w:rPr>
          <w:rFonts w:ascii="Times New Roman" w:hAnsi="Times New Roman" w:cs="Times New Roman"/>
          <w:sz w:val="24"/>
          <w:szCs w:val="24"/>
        </w:rPr>
        <w:t xml:space="preserve"> trees) of seeds each spring. The seeds are small and have “tufts'' that are designed for long distance wind and water dispersal. Seeds are released in early spring as winter floods recede. This allows the seeds to be deposited on bare, moist mineral soil scoured and deposited by high winter flows. </w:t>
      </w:r>
    </w:p>
    <w:p w14:paraId="3B2B92F8" w14:textId="7554B367" w:rsidR="005E2653" w:rsidRPr="008B1A45" w:rsidRDefault="00DA2844" w:rsidP="008B1A45">
      <w:pPr>
        <w:tabs>
          <w:tab w:val="left" w:pos="5445"/>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626B">
        <w:rPr>
          <w:rFonts w:ascii="Times New Roman" w:hAnsi="Times New Roman" w:cs="Times New Roman"/>
          <w:sz w:val="24"/>
          <w:szCs w:val="24"/>
        </w:rPr>
        <w:t xml:space="preserve">Cottonwood </w:t>
      </w:r>
      <w:r w:rsidR="002F2435">
        <w:rPr>
          <w:rFonts w:ascii="Times New Roman" w:hAnsi="Times New Roman" w:cs="Times New Roman"/>
          <w:sz w:val="24"/>
          <w:szCs w:val="24"/>
        </w:rPr>
        <w:t>seedling regeneration and survival</w:t>
      </w:r>
      <w:r w:rsidR="00C0626B">
        <w:rPr>
          <w:rFonts w:ascii="Times New Roman" w:hAnsi="Times New Roman" w:cs="Times New Roman"/>
          <w:sz w:val="24"/>
          <w:szCs w:val="24"/>
        </w:rPr>
        <w:t xml:space="preserve"> are governed by a variety of abiotic and biotic impacts.</w:t>
      </w:r>
      <w:r w:rsidR="00B816D7">
        <w:rPr>
          <w:rFonts w:ascii="Times New Roman" w:hAnsi="Times New Roman" w:cs="Times New Roman"/>
          <w:sz w:val="24"/>
          <w:szCs w:val="24"/>
        </w:rPr>
        <w:t xml:space="preserve"> Timing and magnitude of flooding impacts cottonwood seedling germination and regeneration.</w:t>
      </w:r>
      <w:r w:rsidR="00C0626B">
        <w:rPr>
          <w:rFonts w:ascii="Times New Roman" w:hAnsi="Times New Roman" w:cs="Times New Roman"/>
          <w:sz w:val="24"/>
          <w:szCs w:val="24"/>
        </w:rPr>
        <w:t xml:space="preserve"> </w:t>
      </w:r>
      <w:r>
        <w:rPr>
          <w:rFonts w:ascii="Times New Roman" w:hAnsi="Times New Roman" w:cs="Times New Roman"/>
          <w:sz w:val="24"/>
          <w:szCs w:val="24"/>
        </w:rPr>
        <w:t xml:space="preserve">Fremont cottonwoods are phreatophytes, meaning they derive most of their water from groundwater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{"citationID":"h3t2pltF","properties":{"formattedCitation":"(Busch et al., 1992)","plainCitation":"(Busch et al., 1992)","noteIndex":0},"citationItems":[{"id":90,"uris":["http://zotero.org/users/local/yyBX3i8n/items/LBTF334X"],"itemData":{"id":90,"type":"article-journal","abstract":"Alluvial forest associations are often dominated by woody phreatophytes, plants that are tightly linked to aquifers for water uptake. Anthropogenic hydrological alterations (e.g., water impoundment or diversion) are of clear importance to riparian ecosystem function. Because decreased frequency of flooding and depression of water tables may, in effect, sever riparian plants from their natural water sources, research was undertaken to determine water uptake patterns for the dominant native and introduced woody taxa of riparian plant communities of the southwestern United States. At floodplain study sites along the Bill Williams and lower Colorado Rivers (Arizona, USA), naturally occurring D and\n              1\n              8\n              O were used to distinguish among potential water sources. Isotopic ratios from potential uptake locations were compared to water extracted from the dominant woody taxa of the study area (Populus fremontii, Salix gooddingii, and Tamarix ramosissima) to elucidate patterns of water absorption. Isotopic composition of water obtained from sapwood cores did not differ significantly from heartwood or branch water, suggesting that heartwood water exchange, stem capacitance, and phloem sap mixing may be inconsequential in actively transpiring Salix and Populus. There was evidence for close hydrologic linkage of river, ground, and soil water during the early part of the growing season. Surface soils exhibited D enrichment due to cumulative exposure to evaporation as the growing season progressed. Isotopic ratios of water extracted from Populus and Salix did not exhibit isotopic enrichment and were not significantly different from groundwater or saturated soil water sources, indicating a phreatophytic uptake pattern. Associations of isotopic ratios with water relations parameters indicated high levels of canopy evaporation and possible use of moisture from unsaturated alluvial soils in addition to groundwater in Tamarix.","container-title":"Ecological Applications","DOI":"10.2307/1941880","ISSN":"1051-0761, 1939-5582","issue":"4","journalAbbreviation":"Ecological Applications","language":"en","license":"http://onlinelibrary.wiley.com/termsAndConditions#vor","page":"450-459","source":"DOI.org (Crossref)","title":"Water Uptake in Woody Riparian Phreatophytes of the Southwestern United States: A Stable Isotope Study","title-short":"Water Uptake in Woody Riparian Phreatophytes of the Southwestern United States","volume":"2","author":[{"family":"Busch","given":"David E."},{"family":"Ingraham","given":"Neil L."},{"family":"Smith","given":"Stanley D."}],"issued":{"date-parts":[["1992",11]]}}}],"schema":"https://github.com/citation-style-language/schema/raw/master/csl-citation.json"} </w:instrText>
      </w:r>
      <w:r>
        <w:rPr>
          <w:rFonts w:ascii="Times New Roman" w:hAnsi="Times New Roman" w:cs="Times New Roman"/>
          <w:sz w:val="24"/>
          <w:szCs w:val="24"/>
        </w:rPr>
        <w:fldChar w:fldCharType="separate"/>
      </w:r>
      <w:r w:rsidRPr="00DA2844">
        <w:rPr>
          <w:rFonts w:ascii="Times New Roman" w:hAnsi="Times New Roman" w:cs="Times New Roman"/>
          <w:sz w:val="24"/>
        </w:rPr>
        <w:t>(Busch et al., 1992)</w:t>
      </w:r>
      <w:r>
        <w:rPr>
          <w:rFonts w:ascii="Times New Roman" w:hAnsi="Times New Roman" w:cs="Times New Roman"/>
          <w:sz w:val="24"/>
          <w:szCs w:val="24"/>
        </w:rPr>
        <w:fldChar w:fldCharType="end"/>
      </w:r>
      <w:r w:rsidR="007A3CE7">
        <w:rPr>
          <w:rFonts w:ascii="Times New Roman" w:hAnsi="Times New Roman" w:cs="Times New Roman"/>
          <w:sz w:val="24"/>
          <w:szCs w:val="24"/>
        </w:rPr>
        <w:t>, making</w:t>
      </w:r>
      <w:r>
        <w:rPr>
          <w:rFonts w:ascii="Times New Roman" w:hAnsi="Times New Roman" w:cs="Times New Roman"/>
          <w:sz w:val="24"/>
          <w:szCs w:val="24"/>
        </w:rPr>
        <w:t xml:space="preserve"> their seedlings sensitive to changes in groundwater depth. Groundwater levels cannot drop too quickly or seedlings will become isolated from water and </w:t>
      </w:r>
      <w:r w:rsidR="00B816D7">
        <w:rPr>
          <w:rFonts w:ascii="Times New Roman" w:hAnsi="Times New Roman" w:cs="Times New Roman"/>
          <w:sz w:val="24"/>
          <w:szCs w:val="24"/>
        </w:rPr>
        <w:t>desiccate</w:t>
      </w:r>
      <w:r>
        <w:rPr>
          <w:rFonts w:ascii="Times New Roman" w:hAnsi="Times New Roman" w:cs="Times New Roman"/>
          <w:sz w:val="24"/>
          <w:szCs w:val="24"/>
        </w:rPr>
        <w:t>.</w:t>
      </w:r>
      <w:r w:rsidRPr="00DA2844">
        <w:rPr>
          <w:rFonts w:ascii="Times New Roman" w:hAnsi="Times New Roman" w:cs="Times New Roman"/>
          <w:sz w:val="24"/>
          <w:szCs w:val="24"/>
        </w:rPr>
        <w:t xml:space="preserve"> </w:t>
      </w:r>
      <w:r w:rsidR="00673032" w:rsidRPr="00DA2844">
        <w:rPr>
          <w:rFonts w:ascii="Times New Roman" w:hAnsi="Times New Roman" w:cs="Times New Roman"/>
          <w:sz w:val="24"/>
          <w:szCs w:val="24"/>
        </w:rPr>
        <w:fldChar w:fldCharType="begin"/>
      </w:r>
      <w:r w:rsidR="00B816D7">
        <w:rPr>
          <w:rFonts w:ascii="Times New Roman" w:hAnsi="Times New Roman" w:cs="Times New Roman"/>
          <w:sz w:val="24"/>
          <w:szCs w:val="24"/>
        </w:rPr>
        <w:instrText xml:space="preserve"> ADDIN ZOTERO_ITEM CSL_CITATION {"citationID":"8cObFZax","properties":{"formattedCitation":"(Amlin &amp; Rood, 2002; Mahoney &amp; Rood, 1998; Segelquist et al., 1993)","plainCitation":"(Amlin &amp; Rood, 2002; Mahoney &amp; Rood, 1998; Segelquist et al., 1993)","noteIndex":0},"citationItems":[{"id":78,"uris":["http://zotero.org/users/local/yyBX3i8n/items/REFZAPLV"],"itemData":{"id":78,"type":"article-journal","container-title":"Wetlands","DOI":"10.1672/0277-5212(2002)022[0338:CTORWA]2.0.CO;2","ISSN":"0277-5212, 1943-6246","issue":"2","journalAbbreviation":"Wetlands","language":"en","page":"338-346","source":"DOI.org (Crossref)","title":"Comparative tolerances of riparian willows and cottonwoods to water-table decline","volume":"22","author":[{"family":"Amlin","given":"Nadine M."},{"family":"Rood","given":"Stewart B."}],"issued":{"date-parts":[["2002",6]]}}},{"id":93,"uris":["http://zotero.org/users/local/yyBX3i8n/items/8NYBQNQ5"],"itemData":{"id":93,"type":"article-journal","container-title":"Wetlands","DOI":"10.1007/BF03161678","ISSN":"0277-5212, 1943-6246","issue":"4","journalAbbreviation":"Wetlands","language":"en","license":"http://www.springer.com/tdm","page":"634-645","source":"DOI.org (Crossref)","title":"Streamflow requirements for cottonwood seedling recruitment—An integrative model","volume":"18","author":[{"family":"Mahoney","given":"John M."},{"family":"Rood","given":"Stewart B."}],"issued":{"date-parts":[["1998",12]]}}},{"id":77,"uris":["http://zotero.org/users/local/yyBX3i8n/items/LDX8V3I7"],"itemData":{"id":77,"type":"article-journal","container-title":"American Midland Naturalist","DOI":"10.2307/2426127","ISSN":"00030031","issue":"2","journalAbbreviation":"American Midland Naturalist","page":"274","source":"DOI.org (Crossref)","title":"Establishment of Populus deltoides Under Simulated Alluvial Groundwater Declines","volume":"130","author":[{"family":"Segelquist","given":"Charles A."},{"family":"Scott","given":"Michael L."},{"family":"Auble","given":"Gregor T."}],"issued":{"date-parts":[["1993",10]]}}}],"schema":"https://github.com/citation-style-language/schema/raw/master/csl-citation.json"} </w:instrText>
      </w:r>
      <w:r w:rsidR="00673032" w:rsidRPr="00DA2844">
        <w:rPr>
          <w:rFonts w:ascii="Times New Roman" w:hAnsi="Times New Roman" w:cs="Times New Roman"/>
          <w:sz w:val="24"/>
          <w:szCs w:val="24"/>
        </w:rPr>
        <w:fldChar w:fldCharType="separate"/>
      </w:r>
      <w:r w:rsidR="00B816D7" w:rsidRPr="00B816D7">
        <w:rPr>
          <w:rFonts w:ascii="Times New Roman" w:hAnsi="Times New Roman" w:cs="Times New Roman"/>
          <w:sz w:val="24"/>
        </w:rPr>
        <w:t>(Amlin &amp; Rood, 2002; Mahoney &amp; Rood, 1998; Segelquist et al., 1993)</w:t>
      </w:r>
      <w:r w:rsidR="00673032" w:rsidRPr="00DA2844">
        <w:rPr>
          <w:rFonts w:ascii="Times New Roman" w:hAnsi="Times New Roman" w:cs="Times New Roman"/>
          <w:sz w:val="24"/>
          <w:szCs w:val="24"/>
        </w:rPr>
        <w:fldChar w:fldCharType="end"/>
      </w:r>
      <w:r>
        <w:rPr>
          <w:rFonts w:ascii="Times New Roman" w:hAnsi="Times New Roman" w:cs="Times New Roman"/>
          <w:sz w:val="24"/>
          <w:szCs w:val="24"/>
        </w:rPr>
        <w:t xml:space="preserve">. </w:t>
      </w:r>
      <w:r w:rsidR="00B816D7" w:rsidRPr="00581ABD">
        <w:rPr>
          <w:rFonts w:ascii="Times New Roman" w:hAnsi="Times New Roman" w:cs="Times New Roman"/>
          <w:sz w:val="24"/>
          <w:szCs w:val="24"/>
        </w:rPr>
        <w:t xml:space="preserve">Inundation time and temperature </w:t>
      </w:r>
      <w:r w:rsidR="007A3CE7">
        <w:rPr>
          <w:rFonts w:ascii="Times New Roman" w:hAnsi="Times New Roman" w:cs="Times New Roman"/>
          <w:sz w:val="24"/>
          <w:szCs w:val="24"/>
        </w:rPr>
        <w:t>are</w:t>
      </w:r>
      <w:r w:rsidR="00B816D7" w:rsidRPr="00581ABD">
        <w:rPr>
          <w:rFonts w:ascii="Times New Roman" w:hAnsi="Times New Roman" w:cs="Times New Roman"/>
          <w:sz w:val="24"/>
          <w:szCs w:val="24"/>
        </w:rPr>
        <w:t xml:space="preserve"> impactful for seedling survivorship. Cooler temperatures and seedling inundation of two weeks or less was found to be ideal for seedling survival </w:t>
      </w:r>
      <w:r w:rsidR="00B816D7" w:rsidRPr="00581ABD">
        <w:rPr>
          <w:rFonts w:ascii="Times New Roman" w:hAnsi="Times New Roman" w:cs="Times New Roman"/>
          <w:sz w:val="24"/>
          <w:szCs w:val="24"/>
        </w:rPr>
        <w:fldChar w:fldCharType="begin"/>
      </w:r>
      <w:r w:rsidR="00B816D7" w:rsidRPr="00581ABD">
        <w:rPr>
          <w:rFonts w:ascii="Times New Roman" w:hAnsi="Times New Roman" w:cs="Times New Roman"/>
          <w:sz w:val="24"/>
          <w:szCs w:val="24"/>
        </w:rPr>
        <w:instrText xml:space="preserve"> ADDIN ZOTERO_ITEM CSL_CITATION {"citationID":"bhgnWPhP","properties":{"formattedCitation":"(Auchincloss et al., 2012)","plainCitation":"(Auchincloss et al., 2012)","noteIndex":0},"citationItems":[{"id":80,"uris":["http://zotero.org/users/local/yyBX3i8n/items/E98IM2U6"],"itemData":{"id":80,"type":"article-journal","container-title":"Western North American Naturalist","DOI":"10.3398/064.072.0306","ISSN":"1527-0904, 1944-8341","issue":"3","journalAbbreviation":"Western North American Naturalist","language":"en","page":"323-333","source":"DOI.org (Crossref)","title":"Inundation Depth, Duration, and Temperature Influence Fremont Cottonwood ( &lt;i&gt;Populus fremontii&lt;/i&gt; ) Seedling Growth and Survival","volume":"72","author":[{"family":"Auchincloss","given":"L.C."},{"family":"Richards","given":"J.H."},{"family":"Young","given":"C.A."},{"family":"Tansey","given":"M.K."}],"issued":{"date-parts":[["2012",11]]}}}],"schema":"https://github.com/citation-style-language/schema/raw/master/csl-citation.json"} </w:instrText>
      </w:r>
      <w:r w:rsidR="00B816D7" w:rsidRPr="00581ABD">
        <w:rPr>
          <w:rFonts w:ascii="Times New Roman" w:hAnsi="Times New Roman" w:cs="Times New Roman"/>
          <w:sz w:val="24"/>
          <w:szCs w:val="24"/>
        </w:rPr>
        <w:fldChar w:fldCharType="separate"/>
      </w:r>
      <w:r w:rsidR="00B816D7" w:rsidRPr="00581ABD">
        <w:rPr>
          <w:rFonts w:ascii="Times New Roman" w:hAnsi="Times New Roman" w:cs="Times New Roman"/>
          <w:sz w:val="24"/>
        </w:rPr>
        <w:t>(Auchincloss et al., 2012)</w:t>
      </w:r>
      <w:r w:rsidR="00B816D7" w:rsidRPr="00581ABD">
        <w:rPr>
          <w:rFonts w:ascii="Times New Roman" w:hAnsi="Times New Roman" w:cs="Times New Roman"/>
          <w:sz w:val="24"/>
          <w:szCs w:val="24"/>
        </w:rPr>
        <w:fldChar w:fldCharType="end"/>
      </w:r>
      <w:r w:rsidR="00B816D7" w:rsidRPr="00581ABD">
        <w:rPr>
          <w:rFonts w:ascii="Times New Roman" w:hAnsi="Times New Roman" w:cs="Times New Roman"/>
          <w:sz w:val="24"/>
          <w:szCs w:val="24"/>
        </w:rPr>
        <w:t>.</w:t>
      </w:r>
      <w:r w:rsidR="00A417E2">
        <w:rPr>
          <w:rFonts w:ascii="Times New Roman" w:hAnsi="Times New Roman" w:cs="Times New Roman"/>
          <w:sz w:val="24"/>
          <w:szCs w:val="24"/>
        </w:rPr>
        <w:t xml:space="preserve"> </w:t>
      </w:r>
      <w:r w:rsidR="00581ABD">
        <w:rPr>
          <w:rFonts w:ascii="Times New Roman" w:hAnsi="Times New Roman" w:cs="Times New Roman"/>
          <w:sz w:val="24"/>
          <w:szCs w:val="24"/>
        </w:rPr>
        <w:t>Cottonwood seedlings further apart from each other (at least 15cm) were found to have higher rates of survival</w:t>
      </w:r>
      <w:r w:rsidR="00673032" w:rsidRPr="00581ABD">
        <w:rPr>
          <w:rFonts w:ascii="Times New Roman" w:hAnsi="Times New Roman" w:cs="Times New Roman"/>
          <w:sz w:val="24"/>
          <w:szCs w:val="24"/>
        </w:rPr>
        <w:t xml:space="preserve"> </w:t>
      </w:r>
      <w:r w:rsidR="00D548A9">
        <w:rPr>
          <w:rFonts w:ascii="Times New Roman" w:hAnsi="Times New Roman" w:cs="Times New Roman"/>
          <w:sz w:val="24"/>
          <w:szCs w:val="24"/>
        </w:rPr>
        <w:t>and increased woody competition decreased radial and terminal growth</w:t>
      </w:r>
      <w:ins w:id="7" w:author="Abraham E Springer" w:date="2025-04-15T10:39:00Z" w16du:dateUtc="2025-04-15T17:39:00Z">
        <w:r w:rsidR="007A3CE7">
          <w:rPr>
            <w:rFonts w:ascii="Times New Roman" w:hAnsi="Times New Roman" w:cs="Times New Roman"/>
            <w:sz w:val="24"/>
            <w:szCs w:val="24"/>
          </w:rPr>
          <w:t xml:space="preserve"> </w:t>
        </w:r>
      </w:ins>
      <w:r w:rsidR="00673032" w:rsidRPr="00581ABD">
        <w:rPr>
          <w:rFonts w:ascii="Times New Roman" w:hAnsi="Times New Roman" w:cs="Times New Roman"/>
          <w:sz w:val="24"/>
          <w:szCs w:val="24"/>
        </w:rPr>
        <w:fldChar w:fldCharType="begin"/>
      </w:r>
      <w:r w:rsidR="00D548A9">
        <w:rPr>
          <w:rFonts w:ascii="Times New Roman" w:hAnsi="Times New Roman" w:cs="Times New Roman"/>
          <w:sz w:val="24"/>
          <w:szCs w:val="24"/>
        </w:rPr>
        <w:instrText xml:space="preserve"> ADDIN ZOTERO_ITEM CSL_CITATION {"citationID":"mu1wxWWv","properties":{"formattedCitation":"(Bhattacharjee et al., 2010; Bunting et al., 2013)","plainCitation":"(Bhattacharjee et al., 2010; Bunting et al., 2013)","noteIndex":0},"citationItems":[{"id":79,"uris":["http://zotero.org/users/local/yyBX3i8n/items/IZA3SC8Q"],"itemData":{"id":79,"type":"article-journal","container-title":"Journal of Arid Environments","DOI":"10.1016/j.jaridenv.2010.03.006","ISSN":"01401963","issue":"9","journalAbbreviation":"Journal of Arid Environments","language":"en","license":"https://www.elsevier.com/tdm/userlicense/1.0/","page":"1018-1023","source":"DOI.org (Crossref)","title":"Optimum seedling productivity in cottonwoods: A function of neighbor distance","title-short":"Optimum seedling productivity in cottonwoods","volume":"74","author":[{"family":"Bhattacharjee","given":"Joydeep"},{"family":"Taylor","given":"John P."},{"family":"Smith","given":"Loren M."}],"issued":{"date-parts":[["2010",9]]}}},{"id":126,"uris":["http://zotero.org/users/local/yyBX3i8n/items/36N4AEW2"],"itemData":{"id":126,"type":"article-journal","abstract":"ABSTRACT\n            \n              Human disturbances have contributed to the deterioration of many western US rivers in the past century. Cottonwood‐willow communities, present historically along the Colorado River, protect watersheds and provide wildlife habitat, but are now among the most threatened forests. As a result, restoration efforts have increased to re‐establish and maintain cottonwood‐willow stands. While successful establishment has been observed using multiple strategies with varying investments, few projects are evaluated to quantify efficacy and determine long‐term sustainability. We monitored a seeded cottonwood‐willow site over a five‐year period beginning in 2007, with particular interest in how density affected vegetation diversity and stand structure over time. Fremont cottonwood (\n              Populus fremontii\n              ) and volunteer tamarisk (\n              Tamarix ramosissma\n              ) were the only abundant riparian trees at the site after one year.\n              P. fremontii\n              , compared to\n              T. ramosissma\n              , had higher growth rates, lower mortality, and dominated overstory and total cover each year. Vegetation diversity decreased from 2007–2009, but was similar from 2009–2011 as a result of decreased herbaceous and increased shrub species richness. Diversity was highest in the lowest density class (1‐12 stems/m\n              2\n              ), but similar among all other classes (13–24, 25–42, 43+). High initial woody species densities resulted in single‐stemmed trees with depressed terminal and radial growths. Allometry, relating height to DBH at different densities, could prove to be an important tool for long‐term restoration management and studying habitat suitability. Understanding long‐term trends at densely‐planted or seeded sites can benefit restoration managers who aim to establish specific community structure and vegetation diversity for wildlife habitat. Copyright © 2012 John Wiley &amp; Sons, Ltd.","container-title":"River Research and Applications","DOI":"10.1002/rra.2613","ISSN":"1535-1459, 1535-1467","issue":"9","journalAbbreviation":"River Research &amp; Apps","language":"en","license":"http://onlinelibrary.wiley.com/termsAndConditions#vor","page":"1119-1130","source":"DOI.org (Crossref)","title":"LONG‐TERM VEGETATION DYNAMICS AFTER HIGH‐DENSITY SEEDLING ESTABLISHMENT: IMPLICATIONS FOR RIPARIAN RESTORATION AND MANAGEMENT","title-short":"LONG‐TERM VEGETATION DYNAMICS AFTER HIGH‐DENSITY SEEDLING ESTABLISHMENT","volume":"29","author":[{"family":"Bunting","given":"D. P."},{"family":"Kurc","given":"S."},{"family":"Grabau","given":"M."}],"issued":{"date-parts":[["2013",11]]}}}],"schema":"https://github.com/citation-style-language/schema/raw/master/csl-citation.json"} </w:instrText>
      </w:r>
      <w:r w:rsidR="00673032" w:rsidRPr="00581ABD">
        <w:rPr>
          <w:rFonts w:ascii="Times New Roman" w:hAnsi="Times New Roman" w:cs="Times New Roman"/>
          <w:sz w:val="24"/>
          <w:szCs w:val="24"/>
        </w:rPr>
        <w:fldChar w:fldCharType="separate"/>
      </w:r>
      <w:r w:rsidR="00D548A9" w:rsidRPr="00D548A9">
        <w:rPr>
          <w:rFonts w:ascii="Times New Roman" w:hAnsi="Times New Roman" w:cs="Times New Roman"/>
          <w:sz w:val="24"/>
        </w:rPr>
        <w:t>(Bhattacharjee et al., 2010; Bunting et al., 2013)</w:t>
      </w:r>
      <w:r w:rsidR="00673032" w:rsidRPr="00581ABD">
        <w:rPr>
          <w:rFonts w:ascii="Times New Roman" w:hAnsi="Times New Roman" w:cs="Times New Roman"/>
          <w:sz w:val="24"/>
          <w:szCs w:val="24"/>
        </w:rPr>
        <w:fldChar w:fldCharType="end"/>
      </w:r>
      <w:r w:rsidR="00581ABD">
        <w:rPr>
          <w:rFonts w:ascii="Times New Roman" w:hAnsi="Times New Roman" w:cs="Times New Roman"/>
          <w:sz w:val="24"/>
          <w:szCs w:val="24"/>
        </w:rPr>
        <w:t xml:space="preserve">. </w:t>
      </w:r>
      <w:r w:rsidR="005E2653" w:rsidRPr="00B816D7">
        <w:rPr>
          <w:rFonts w:ascii="Times New Roman" w:hAnsi="Times New Roman" w:cs="Times New Roman"/>
          <w:sz w:val="24"/>
          <w:szCs w:val="24"/>
        </w:rPr>
        <w:t xml:space="preserve">Cottonwood seedlings are also able to </w:t>
      </w:r>
      <w:r w:rsidR="00B816D7" w:rsidRPr="00B816D7">
        <w:rPr>
          <w:rFonts w:ascii="Times New Roman" w:hAnsi="Times New Roman" w:cs="Times New Roman"/>
          <w:sz w:val="24"/>
          <w:szCs w:val="24"/>
        </w:rPr>
        <w:t>withstand, and in some cases, outcompete invasive species such as tamarisk</w:t>
      </w:r>
      <w:del w:id="8" w:author="Abraham E Springer" w:date="2025-04-15T10:40:00Z" w16du:dateUtc="2025-04-15T17:40:00Z">
        <w:r w:rsidR="00B816D7" w:rsidRPr="00B816D7" w:rsidDel="007A3CE7">
          <w:rPr>
            <w:rFonts w:ascii="Times New Roman" w:hAnsi="Times New Roman" w:cs="Times New Roman"/>
            <w:sz w:val="24"/>
            <w:szCs w:val="24"/>
          </w:rPr>
          <w:delText>.</w:delText>
        </w:r>
      </w:del>
      <w:r w:rsidR="00673032" w:rsidRPr="00B816D7">
        <w:rPr>
          <w:rFonts w:ascii="Times New Roman" w:hAnsi="Times New Roman" w:cs="Times New Roman"/>
          <w:sz w:val="24"/>
          <w:szCs w:val="24"/>
        </w:rPr>
        <w:fldChar w:fldCharType="begin"/>
      </w:r>
      <w:r w:rsidR="00D87C17">
        <w:rPr>
          <w:rFonts w:ascii="Times New Roman" w:hAnsi="Times New Roman" w:cs="Times New Roman"/>
          <w:sz w:val="24"/>
          <w:szCs w:val="24"/>
        </w:rPr>
        <w:instrText xml:space="preserve"> ADDIN ZOTERO_ITEM CSL_CITATION {"citationID":"JI8pYLT0","properties":{"formattedCitation":"(Bhattacharjee et al., 2009; Sher et al., 2002)","plainCitation":"(Bhattacharjee et al., 2009; Sher et al., 2002)","noteIndex":0},"citationItems":[{"id":94,"uris":["http://zotero.org/users/local/yyBX3i8n/items/VFX635JV"],"itemData":{"id":94,"type":"article-journal","container-title":"Biological Invasions","DOI":"10.1007/s10530-008-9357-4","ISSN":"1387-3547, 1573-1464","issue":"8","journalAbbreviation":"Biol Invasions","language":"en","license":"https://creativecommons.org/licenses/by-nc/2.0","page":"1777-1787","source":"DOI.org (Crossref)","title":"Seedling competition between native cottonwood and exotic saltcedar: implications for restoration","title-short":"Seedling competition between native cottonwood and exotic saltcedar","volume":"11","author":[{"family":"Bhattacharjee","given":"Joydeep"},{"family":"Taylor","given":"John P."},{"family":"Smith","given":"Loren M."},{"family":"Haukos","given":"David A."}],"issued":{"date-parts":[["2009",10]]}}},{"id":81,"uris":["http://zotero.org/users/local/yyBX3i8n/items/HWUN4HNE"],"itemData":{"id":81,"type":"article-journal","container-title":"Ecological Applications","DOI":"10.1890/1051-0761(2002)012[0760:EPONPA]2.0.CO;2","ISSN":"1051-0761","issue":"3","journalAbbreviation":"Ecological Applications","language":"en","license":"http://doi.wiley.com/10.1002/tdm_license_1.1","page":"760-772","source":"DOI.org (Crossref)","title":"ESTABLISHMENT PATTERNS OF NATIVE POPULUS AND SALIX IN THE PRESENCE OF INVASIVE NONNATIVE TAMARIX","volume":"12","author":[{"family":"Sher","given":"Anna A."},{"family":"Marshall","given":"Diane L."},{"family":"Taylor","given":"John P."}],"issued":{"date-parts":[["2002",6]]}}}],"schema":"https://github.com/citation-style-language/schema/raw/master/csl-citation.json"} </w:instrText>
      </w:r>
      <w:r w:rsidR="00673032" w:rsidRPr="00B816D7">
        <w:rPr>
          <w:rFonts w:ascii="Times New Roman" w:hAnsi="Times New Roman" w:cs="Times New Roman"/>
          <w:sz w:val="24"/>
          <w:szCs w:val="24"/>
        </w:rPr>
        <w:fldChar w:fldCharType="separate"/>
      </w:r>
      <w:r w:rsidR="00D87C17" w:rsidRPr="00D87C17">
        <w:rPr>
          <w:rFonts w:ascii="Times New Roman" w:hAnsi="Times New Roman" w:cs="Times New Roman"/>
          <w:sz w:val="24"/>
        </w:rPr>
        <w:t>(Bhattacharjee et al., 2009; Sher et al., 2002)</w:t>
      </w:r>
      <w:r w:rsidR="00673032" w:rsidRPr="00B816D7">
        <w:rPr>
          <w:rFonts w:ascii="Times New Roman" w:hAnsi="Times New Roman" w:cs="Times New Roman"/>
          <w:sz w:val="24"/>
          <w:szCs w:val="24"/>
        </w:rPr>
        <w:fldChar w:fldCharType="end"/>
      </w:r>
      <w:ins w:id="9" w:author="Abraham E Springer" w:date="2025-04-15T10:40:00Z" w16du:dateUtc="2025-04-15T17:40:00Z">
        <w:r w:rsidR="007A3CE7">
          <w:rPr>
            <w:rFonts w:ascii="Times New Roman" w:hAnsi="Times New Roman" w:cs="Times New Roman"/>
            <w:sz w:val="24"/>
            <w:szCs w:val="24"/>
          </w:rPr>
          <w:t>.</w:t>
        </w:r>
      </w:ins>
    </w:p>
    <w:p w14:paraId="7FDD3800" w14:textId="1B52FC8B" w:rsidR="00A214EA"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 xml:space="preserve">Regeneration of Fremont cottonwood and Goodding willow occurs sporadically in Arizona. A study in Southern Arizona showed that regeneration occurred only about every decade and was dependent on strong winter floods to scour vegetation and deposit fine alluvial soils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{"citationID":"qEd9Meav","properties":{"formattedCitation":"(Cooper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(Cooper et al. 1999; Stromberg, 1997)</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Because most of the Verde River is unregulated and largely free-flowing, native species still dominate riparian areas.  Age class structure is very diverse among riparian trees. Stands of Fremont cottonwood and Goodding’s willow often occur in spatially separate, but same age cohorts with younger stands closer to the active channel and older stands extending up to 200 meters away </w:t>
      </w:r>
      <w:r w:rsidR="00884ABA">
        <w:rPr>
          <w:rFonts w:ascii="Times New Roman" w:hAnsi="Times New Roman" w:cs="Times New Roman"/>
          <w:sz w:val="24"/>
          <w:szCs w:val="24"/>
        </w:rPr>
        <w:fldChar w:fldCharType="begin"/>
      </w:r>
      <w:r w:rsidR="00884ABA">
        <w:rPr>
          <w:rFonts w:ascii="Times New Roman" w:hAnsi="Times New Roman" w:cs="Times New Roman"/>
          <w:sz w:val="24"/>
          <w:szCs w:val="24"/>
        </w:rPr>
        <w:instrText xml:space="preserve"> ADDIN ZOTERO_ITEM CSL_CITATION {"citationID":"PWAbR8wk","properties":{"formattedCitation":"(Stromberg, 1993; Stromberg et al., 2010)","plainCitation":"(Stromberg, 1993; Stromberg et al., 2010)","noteIndex":0},"citationItems":[{"id":4,"uris":["http://zotero.org/users/local/yyBX3i8n/items/LB2IFNW6"],"itemData":{"id":4,"type":"article-journal","container-title":"Journal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C"}],"issued":{"date-parts":[["1993"]]}}},{"id":121,"uris":["http://zotero.org/users/local/yyBX3i8n/items/UZ8KAXDW"],"itemData":{"id":121,"type":"article-journal","container-title":"Forest Ecology and Management","DOI":"10.1016/j.foreco.2010.01.005","ISSN":"03781127","issue":"6","journalAbbreviation":"Forest Ecology and Management","language":"en","license":"https://www.elsevier.com/tdm/userlicense/1.0/","page":"1181-1189","source":"DOI.org (Crossref)","title":"A century of riparian forest expansion following extreme disturbance: Spatio-temporal change in Populus/Salix/Tamarix forests along the Upper San Pedro River, Arizona, USA","title-short":"A century of riparian forest expansion following extreme disturbance","volume":"259","author":[{"family":"Stromberg","given":"Juliet C."},{"family":"Tluczek","given":"Melanie G.F."},{"family":"Hazelton","given":"Andrea F."},{"family":"Ajami","given":"Hoori"}],"issued":{"date-parts":[["2010",3]]}}}],"schema":"https://github.com/citation-style-language/schema/raw/master/csl-citation.json"} </w:instrText>
      </w:r>
      <w:r w:rsidR="00884ABA">
        <w:rPr>
          <w:rFonts w:ascii="Times New Roman" w:hAnsi="Times New Roman" w:cs="Times New Roman"/>
          <w:sz w:val="24"/>
          <w:szCs w:val="24"/>
        </w:rPr>
        <w:fldChar w:fldCharType="separate"/>
      </w:r>
      <w:r w:rsidR="00884ABA" w:rsidRPr="00884ABA">
        <w:rPr>
          <w:rFonts w:ascii="Times New Roman" w:hAnsi="Times New Roman" w:cs="Times New Roman"/>
          <w:sz w:val="24"/>
        </w:rPr>
        <w:t>(Stromberg, 1993; Stromberg et al., 2010)</w:t>
      </w:r>
      <w:r w:rsidR="00884ABA">
        <w:rPr>
          <w:rFonts w:ascii="Times New Roman" w:hAnsi="Times New Roman" w:cs="Times New Roman"/>
          <w:sz w:val="24"/>
          <w:szCs w:val="24"/>
        </w:rPr>
        <w:fldChar w:fldCharType="end"/>
      </w:r>
      <w:r w:rsidR="00884ABA">
        <w:rPr>
          <w:rFonts w:ascii="Times New Roman" w:hAnsi="Times New Roman" w:cs="Times New Roman"/>
          <w:sz w:val="24"/>
          <w:szCs w:val="24"/>
        </w:rPr>
        <w:t>.</w:t>
      </w:r>
    </w:p>
    <w:p w14:paraId="20586E46" w14:textId="7DDFE1EC" w:rsidR="00114151" w:rsidRPr="00114151" w:rsidRDefault="00114151" w:rsidP="00114151">
      <w:pPr>
        <w:spacing w:line="480" w:lineRule="auto"/>
        <w:rPr>
          <w:rFonts w:ascii="Times New Roman" w:hAnsi="Times New Roman" w:cs="Times New Roman"/>
          <w:b/>
          <w:bCs/>
          <w:sz w:val="24"/>
          <w:szCs w:val="24"/>
        </w:rPr>
      </w:pPr>
      <w:commentRangeStart w:id="10"/>
      <w:r w:rsidRPr="00114151">
        <w:rPr>
          <w:rFonts w:ascii="Times New Roman" w:hAnsi="Times New Roman" w:cs="Times New Roman"/>
          <w:b/>
          <w:bCs/>
          <w:sz w:val="24"/>
          <w:szCs w:val="24"/>
        </w:rPr>
        <w:t>Threats</w:t>
      </w:r>
      <w:commentRangeEnd w:id="10"/>
      <w:r w:rsidR="007D043A">
        <w:rPr>
          <w:rStyle w:val="CommentReference"/>
        </w:rPr>
        <w:commentReference w:id="10"/>
      </w:r>
    </w:p>
    <w:p w14:paraId="13E4BE1D" w14:textId="169F3A38" w:rsidR="00581ABD" w:rsidRDefault="00581ABD" w:rsidP="00BE5A03">
      <w:pPr>
        <w:spacing w:line="480" w:lineRule="auto"/>
        <w:ind w:firstLine="720"/>
        <w:rPr>
          <w:rFonts w:ascii="Times New Roman" w:hAnsi="Times New Roman" w:cs="Times New Roman"/>
          <w:sz w:val="24"/>
          <w:szCs w:val="24"/>
        </w:rPr>
      </w:pPr>
      <w:r>
        <w:rPr>
          <w:rFonts w:ascii="Times New Roman" w:hAnsi="Times New Roman" w:cs="Times New Roman"/>
          <w:sz w:val="24"/>
          <w:szCs w:val="24"/>
        </w:rPr>
        <w:t>Fremont cottonwood-Goodding willow face</w:t>
      </w:r>
      <w:r w:rsidR="00B240C0">
        <w:rPr>
          <w:rFonts w:ascii="Times New Roman" w:hAnsi="Times New Roman" w:cs="Times New Roman"/>
          <w:sz w:val="24"/>
          <w:szCs w:val="24"/>
        </w:rPr>
        <w:t xml:space="preserve"> a diverse set of threats. Their </w:t>
      </w:r>
      <w:r w:rsidR="00E00A87">
        <w:rPr>
          <w:rFonts w:ascii="Times New Roman" w:hAnsi="Times New Roman" w:cs="Times New Roman"/>
          <w:sz w:val="24"/>
          <w:szCs w:val="24"/>
        </w:rPr>
        <w:t>distribution</w:t>
      </w:r>
      <w:r w:rsidR="00B240C0">
        <w:rPr>
          <w:rFonts w:ascii="Times New Roman" w:hAnsi="Times New Roman" w:cs="Times New Roman"/>
          <w:sz w:val="24"/>
          <w:szCs w:val="24"/>
        </w:rPr>
        <w:t xml:space="preserve"> has shrunk dramatically in the past century (cite).</w:t>
      </w:r>
      <w:r w:rsidR="00BE5A03">
        <w:rPr>
          <w:rFonts w:ascii="Times New Roman" w:hAnsi="Times New Roman" w:cs="Times New Roman"/>
          <w:sz w:val="24"/>
          <w:szCs w:val="24"/>
        </w:rPr>
        <w:t xml:space="preserve"> </w:t>
      </w:r>
      <w:r w:rsidR="00101934">
        <w:rPr>
          <w:rFonts w:ascii="Times New Roman" w:hAnsi="Times New Roman" w:cs="Times New Roman"/>
          <w:sz w:val="24"/>
          <w:szCs w:val="24"/>
        </w:rPr>
        <w:t xml:space="preserve">Groundwater </w:t>
      </w:r>
      <w:r w:rsidR="00101934" w:rsidRPr="00B240C0">
        <w:rPr>
          <w:rFonts w:ascii="Times New Roman" w:hAnsi="Times New Roman" w:cs="Times New Roman"/>
          <w:sz w:val="24"/>
          <w:szCs w:val="24"/>
        </w:rPr>
        <w:t>level decline</w:t>
      </w:r>
      <w:r w:rsidR="00BE5A03">
        <w:rPr>
          <w:rFonts w:ascii="Times New Roman" w:hAnsi="Times New Roman" w:cs="Times New Roman"/>
          <w:sz w:val="24"/>
          <w:szCs w:val="24"/>
        </w:rPr>
        <w:t>s from river regulation or dewatering negatively impact</w:t>
      </w:r>
      <w:r w:rsidR="00101934" w:rsidRPr="00B240C0">
        <w:rPr>
          <w:rFonts w:ascii="Times New Roman" w:hAnsi="Times New Roman" w:cs="Times New Roman"/>
          <w:sz w:val="24"/>
          <w:szCs w:val="24"/>
        </w:rPr>
        <w:t xml:space="preserve"> riparian forests in arid and semi-arid environments.</w:t>
      </w:r>
      <w:r w:rsidR="00101934">
        <w:rPr>
          <w:rFonts w:ascii="Times New Roman" w:hAnsi="Times New Roman" w:cs="Times New Roman"/>
          <w:sz w:val="24"/>
          <w:szCs w:val="24"/>
        </w:rPr>
        <w:t xml:space="preserve"> Riparian forests are extremely sensitive to changes in groundwater level. Groundwater </w:t>
      </w:r>
      <w:r w:rsidR="005377F2">
        <w:rPr>
          <w:rFonts w:ascii="Times New Roman" w:hAnsi="Times New Roman" w:cs="Times New Roman"/>
          <w:sz w:val="24"/>
          <w:szCs w:val="24"/>
        </w:rPr>
        <w:t>decreases</w:t>
      </w:r>
      <w:r w:rsidR="00101934">
        <w:rPr>
          <w:rFonts w:ascii="Times New Roman" w:hAnsi="Times New Roman" w:cs="Times New Roman"/>
          <w:sz w:val="24"/>
          <w:szCs w:val="24"/>
        </w:rPr>
        <w:t xml:space="preserve"> </w:t>
      </w:r>
      <w:r w:rsidR="005377F2">
        <w:rPr>
          <w:rFonts w:ascii="Times New Roman" w:hAnsi="Times New Roman" w:cs="Times New Roman"/>
          <w:sz w:val="24"/>
          <w:szCs w:val="24"/>
        </w:rPr>
        <w:t>have</w:t>
      </w:r>
      <w:r w:rsidR="00101934">
        <w:rPr>
          <w:rFonts w:ascii="Times New Roman" w:hAnsi="Times New Roman" w:cs="Times New Roman"/>
          <w:sz w:val="24"/>
          <w:szCs w:val="24"/>
        </w:rPr>
        <w:t xml:space="preserve"> been observed to cause decreased growth </w:t>
      </w:r>
      <w:r w:rsidR="00BE5A03">
        <w:rPr>
          <w:rFonts w:ascii="Times New Roman" w:hAnsi="Times New Roman" w:cs="Times New Roman"/>
          <w:sz w:val="24"/>
          <w:szCs w:val="24"/>
        </w:rPr>
        <w:t xml:space="preserve">and death </w:t>
      </w:r>
      <w:r w:rsidR="005377F2">
        <w:rPr>
          <w:rFonts w:ascii="Times New Roman" w:hAnsi="Times New Roman" w:cs="Times New Roman"/>
          <w:sz w:val="24"/>
          <w:szCs w:val="24"/>
        </w:rPr>
        <w:t>among riparian tree species</w:t>
      </w:r>
      <w:del w:id="11" w:author="Abraham E Springer" w:date="2025-04-15T10:42:00Z" w16du:dateUtc="2025-04-15T17:42:00Z">
        <w:r w:rsidR="00101934" w:rsidDel="007A3CE7">
          <w:rPr>
            <w:rFonts w:ascii="Times New Roman" w:hAnsi="Times New Roman" w:cs="Times New Roman"/>
            <w:sz w:val="24"/>
            <w:szCs w:val="24"/>
          </w:rPr>
          <w:delText>.</w:delText>
        </w:r>
      </w:del>
      <w:r w:rsidR="00101934">
        <w:rPr>
          <w:rFonts w:ascii="Times New Roman" w:hAnsi="Times New Roman" w:cs="Times New Roman"/>
          <w:sz w:val="24"/>
          <w:szCs w:val="24"/>
        </w:rPr>
        <w:t xml:space="preserve"> </w:t>
      </w:r>
      <w:r w:rsidR="00101934">
        <w:rPr>
          <w:rFonts w:ascii="Times New Roman" w:hAnsi="Times New Roman" w:cs="Times New Roman"/>
          <w:sz w:val="24"/>
          <w:szCs w:val="24"/>
        </w:rPr>
        <w:fldChar w:fldCharType="begin"/>
      </w:r>
      <w:r w:rsidR="00BE5A03">
        <w:rPr>
          <w:rFonts w:ascii="Times New Roman" w:hAnsi="Times New Roman" w:cs="Times New Roman"/>
          <w:sz w:val="24"/>
          <w:szCs w:val="24"/>
        </w:rPr>
        <w:instrText xml:space="preserve"> ADDIN ZOTERO_ITEM CSL_CITATION {"citationID":"S71hZIXD","properties":{"formattedCitation":"(Kranjcec et al., 1998; Rood et al., 2003; Scott et al., 1999; Williams &amp; Cooper, 2005)","plainCitation":"(Kranjcec et al., 1998; Rood et al., 2003; Scott et al., 1999; Williams &amp; Cooper, 2005)","noteIndex":0},"citationItems":[{"id":83,"uris":["http://zotero.org/users/local/yyBX3i8n/items/E2R4JRN8"],"itemData":{"id":83,"type":"article-journal","container-title":"Forest Ecology and Management","DOI":"10.1016/S0378-1127(98)00276-X","ISSN":"03781127","issue":"1-3","journalAbbreviation":"Forest Ecology and Management","language":"en","license":"https://www.elsevier.com/tdm/userlicense/1.0/","page":"77-87","source":"DOI.org (Crossref)","title":"The responses of three riparian cottonwood species to water table decline","volume":"110","author":[{"family":"Kranjcec","given":"Julie"},{"family":"Mahoney","given":"John M"},{"family":"Rood","given":"Stewart B"}],"issued":{"date-parts":[["1998",10]]}}},{"id":82,"uris":["http://zotero.org/users/local/yyBX3i8n/items/TY2QF5W6"],"itemData":{"id":82,"type":"article-journal","container-title":"Tree Physiology","DOI":"10.1093/treephys/23.16.1113","ISSN":"0829-318X, 1758-4469","issue":"16","journalAbbreviation":"Tree Physiology","language":"en","page":"1113-1124","source":"DOI.org (Crossref)","title":"Ecophysiology of riparian cottonwoods: stream flow dependency, water relations and restoration","title-short":"Ecophysiology of riparian cottonwoods","volume":"23","author":[{"family":"Rood","given":"S. B."},{"family":"Braatne","given":"J. H."},{"family":"Hughes","given":"F. M. R."}],"issued":{"date-parts":[["2003",11,1]]}}},{"id":84,"uris":["http://zotero.org/users/local/yyBX3i8n/items/LITZLTIC"],"itemData":{"id":84,"type":"article-journal","container-title":"Environmental Management","title":"Responses of riparian cottonwoods to alluvial water declines","volume":"23(3)","author":[{"family":"Scott","given":"Michael L."},{"family":"Shafroth","given":"Patrick B."},{"family":"Auble","given":"Gregor T."}],"issued":{"date-parts":[["1999"]]}}},{"id":116,"uris":["http://zotero.org/users/local/yyBX3i8n/items/LD3JDURA"],"itemData":{"id":116,"type":"article-journal","container-title":"Ecosystems","DOI":"10.1007/s10021-003-0072-9","ISSN":"1432-9840, 1435-0629","issue":"4","journalAbbreviation":"Ecosystems","language":"en","license":"http://www.springer.com/tdm","page":"382-395","source":"DOI.org (Crossref)","title":"Mechanisms of Riparian Cottonwood Decline Along Regulated Rivers","volume":"8","author":[{"family":"Williams","given":"Christopher A."},{"family":"Cooper","given":"David J."}],"issued":{"date-parts":[["2005",6]]}}}],"schema":"https://github.com/citation-style-language/schema/raw/master/csl-citation.json"} </w:instrText>
      </w:r>
      <w:r w:rsidR="00101934">
        <w:rPr>
          <w:rFonts w:ascii="Times New Roman" w:hAnsi="Times New Roman" w:cs="Times New Roman"/>
          <w:sz w:val="24"/>
          <w:szCs w:val="24"/>
        </w:rPr>
        <w:fldChar w:fldCharType="separate"/>
      </w:r>
      <w:r w:rsidR="00BE5A03" w:rsidRPr="00BE5A03">
        <w:rPr>
          <w:rFonts w:ascii="Times New Roman" w:hAnsi="Times New Roman" w:cs="Times New Roman"/>
          <w:sz w:val="24"/>
        </w:rPr>
        <w:t>(Kranjcec et al., 1998; Rood et al., 2003; Scott et al., 1999; Williams &amp; Cooper, 2005)</w:t>
      </w:r>
      <w:r w:rsidR="00101934">
        <w:rPr>
          <w:rFonts w:ascii="Times New Roman" w:hAnsi="Times New Roman" w:cs="Times New Roman"/>
          <w:sz w:val="24"/>
          <w:szCs w:val="24"/>
        </w:rPr>
        <w:fldChar w:fldCharType="end"/>
      </w:r>
      <w:r w:rsidR="00101934">
        <w:rPr>
          <w:rFonts w:ascii="Times New Roman" w:hAnsi="Times New Roman" w:cs="Times New Roman"/>
          <w:sz w:val="24"/>
          <w:szCs w:val="24"/>
        </w:rPr>
        <w:t>. Decreases in groundwater level also advances the transition from native to invasive species</w:t>
      </w:r>
      <w:del w:id="12" w:author="Abraham E Springer" w:date="2025-04-15T10:42:00Z" w16du:dateUtc="2025-04-15T17:42:00Z">
        <w:r w:rsidR="00101934" w:rsidDel="007A3CE7">
          <w:rPr>
            <w:rFonts w:ascii="Times New Roman" w:hAnsi="Times New Roman" w:cs="Times New Roman"/>
            <w:sz w:val="24"/>
            <w:szCs w:val="24"/>
          </w:rPr>
          <w:delText>.</w:delText>
        </w:r>
      </w:del>
      <w:r w:rsidR="003B4D9D">
        <w:rPr>
          <w:rFonts w:ascii="Times New Roman" w:hAnsi="Times New Roman" w:cs="Times New Roman"/>
          <w:sz w:val="24"/>
          <w:szCs w:val="24"/>
        </w:rPr>
        <w:t xml:space="preserve"> </w:t>
      </w:r>
      <w:r w:rsidR="003B4D9D">
        <w:rPr>
          <w:rFonts w:ascii="Times New Roman" w:hAnsi="Times New Roman" w:cs="Times New Roman"/>
          <w:sz w:val="24"/>
          <w:szCs w:val="24"/>
        </w:rPr>
        <w:fldChar w:fldCharType="begin"/>
      </w:r>
      <w:r w:rsidR="003B4D9D">
        <w:rPr>
          <w:rFonts w:ascii="Times New Roman" w:hAnsi="Times New Roman" w:cs="Times New Roman"/>
          <w:sz w:val="24"/>
          <w:szCs w:val="24"/>
        </w:rPr>
        <w:instrText xml:space="preserve"> ADDIN ZOTERO_ITEM CSL_CITATION {"citationID":"SaIFcLDH","properties":{"formattedCitation":"(Horton et al., 2001)","plainCitation":"(Horton et al., 2001)","noteIndex":0},"citationItems":[{"id":69,"uris":["http://zotero.org/users/local/yyBX3i8n/items/QWMWSXYJ"],"itemData":{"id":69,"type":"article-journal","container-title":"Ecological Applications","DOI":"10.1890/1051-0761(2001)011[1046:PRTGDV]2.0.CO;2","ISSN":"1051-0761","issue":"4","journalAbbreviation":"Ecological Applications","language":"en","license":"http://doi.wiley.com/10.1002/tdm_license_1.1","page":"1046-1059","source":"DOI.org (Crossref)","title":"PHYSIOLOGICAL RESPONSE TO GROUNDWATER DEPTH VARIES AMONG SPECIES AND WITH RIVER FLOW REGULATION","volume":"11","author":[{"family":"Horton","given":"Jonathan L."},{"family":"Kolb","given":"Thomas E."},{"family":"Hart","given":"Stephen C."}],"issued":{"date-parts":[["2001",8]]}}}],"schema":"https://github.com/citation-style-language/schema/raw/master/csl-citation.json"} </w:instrText>
      </w:r>
      <w:r w:rsidR="003B4D9D">
        <w:rPr>
          <w:rFonts w:ascii="Times New Roman" w:hAnsi="Times New Roman" w:cs="Times New Roman"/>
          <w:sz w:val="24"/>
          <w:szCs w:val="24"/>
        </w:rPr>
        <w:fldChar w:fldCharType="separate"/>
      </w:r>
      <w:r w:rsidR="003B4D9D" w:rsidRPr="003B4D9D">
        <w:rPr>
          <w:rFonts w:ascii="Times New Roman" w:hAnsi="Times New Roman" w:cs="Times New Roman"/>
          <w:sz w:val="24"/>
        </w:rPr>
        <w:t>(Horton et al., 2001)</w:t>
      </w:r>
      <w:r w:rsidR="003B4D9D">
        <w:rPr>
          <w:rFonts w:ascii="Times New Roman" w:hAnsi="Times New Roman" w:cs="Times New Roman"/>
          <w:sz w:val="24"/>
          <w:szCs w:val="24"/>
        </w:rPr>
        <w:fldChar w:fldCharType="end"/>
      </w:r>
      <w:ins w:id="13" w:author="Abraham E Springer" w:date="2025-04-15T10:42:00Z" w16du:dateUtc="2025-04-15T17:42:00Z">
        <w:r w:rsidR="007A3CE7">
          <w:rPr>
            <w:rFonts w:ascii="Times New Roman" w:hAnsi="Times New Roman" w:cs="Times New Roman"/>
            <w:sz w:val="24"/>
            <w:szCs w:val="24"/>
          </w:rPr>
          <w:t>.</w:t>
        </w:r>
      </w:ins>
    </w:p>
    <w:p w14:paraId="4FFFB243" w14:textId="08067520" w:rsidR="008625F9" w:rsidRPr="00581ABD" w:rsidRDefault="008625F9" w:rsidP="00581ABD">
      <w:pPr>
        <w:spacing w:line="480" w:lineRule="auto"/>
        <w:ind w:firstLine="720"/>
        <w:rPr>
          <w:rFonts w:ascii="Times New Roman" w:hAnsi="Times New Roman" w:cs="Times New Roman"/>
          <w:sz w:val="24"/>
          <w:szCs w:val="24"/>
        </w:rPr>
      </w:pPr>
      <w:r w:rsidRPr="00581ABD">
        <w:rPr>
          <w:rFonts w:ascii="Times New Roman" w:hAnsi="Times New Roman" w:cs="Times New Roman"/>
          <w:sz w:val="24"/>
          <w:szCs w:val="24"/>
        </w:rPr>
        <w:t>Invasive species such as tamarisk (</w:t>
      </w:r>
      <w:r w:rsidRPr="00581ABD">
        <w:rPr>
          <w:rFonts w:ascii="Times New Roman" w:hAnsi="Times New Roman" w:cs="Times New Roman"/>
          <w:i/>
          <w:iCs/>
          <w:sz w:val="24"/>
          <w:szCs w:val="24"/>
        </w:rPr>
        <w:t>Tamaris spp.</w:t>
      </w:r>
      <w:r w:rsidRPr="00581ABD">
        <w:rPr>
          <w:rFonts w:ascii="Times New Roman" w:hAnsi="Times New Roman" w:cs="Times New Roman"/>
          <w:sz w:val="24"/>
          <w:szCs w:val="24"/>
        </w:rPr>
        <w:t xml:space="preserve">) and </w:t>
      </w:r>
      <w:commentRangeStart w:id="14"/>
      <w:commentRangeStart w:id="15"/>
      <w:r w:rsidRPr="00581ABD">
        <w:rPr>
          <w:rFonts w:ascii="Times New Roman" w:hAnsi="Times New Roman" w:cs="Times New Roman"/>
          <w:sz w:val="24"/>
          <w:szCs w:val="24"/>
        </w:rPr>
        <w:t xml:space="preserve">Arundo </w:t>
      </w:r>
      <w:commentRangeEnd w:id="14"/>
      <w:r>
        <w:rPr>
          <w:rStyle w:val="CommentReference"/>
        </w:rPr>
        <w:commentReference w:id="14"/>
      </w:r>
      <w:commentRangeEnd w:id="15"/>
      <w:r w:rsidR="0072113A">
        <w:rPr>
          <w:rStyle w:val="CommentReference"/>
        </w:rPr>
        <w:commentReference w:id="15"/>
      </w:r>
      <w:r w:rsidRPr="00581ABD">
        <w:rPr>
          <w:rFonts w:ascii="Times New Roman" w:hAnsi="Times New Roman" w:cs="Times New Roman"/>
          <w:sz w:val="24"/>
          <w:szCs w:val="24"/>
        </w:rPr>
        <w:t>(</w:t>
      </w:r>
      <w:r w:rsidRPr="00581ABD">
        <w:rPr>
          <w:rFonts w:ascii="Times New Roman" w:hAnsi="Times New Roman" w:cs="Times New Roman"/>
          <w:i/>
          <w:iCs/>
          <w:sz w:val="24"/>
          <w:szCs w:val="24"/>
        </w:rPr>
        <w:t xml:space="preserve">Arundo </w:t>
      </w:r>
      <w:proofErr w:type="spellStart"/>
      <w:r w:rsidRPr="00581ABD">
        <w:rPr>
          <w:rFonts w:ascii="Times New Roman" w:hAnsi="Times New Roman" w:cs="Times New Roman"/>
          <w:i/>
          <w:iCs/>
          <w:sz w:val="24"/>
          <w:szCs w:val="24"/>
        </w:rPr>
        <w:t>donax</w:t>
      </w:r>
      <w:proofErr w:type="spellEnd"/>
      <w:r w:rsidRPr="00581ABD">
        <w:rPr>
          <w:rFonts w:ascii="Times New Roman" w:hAnsi="Times New Roman" w:cs="Times New Roman"/>
          <w:sz w:val="24"/>
          <w:szCs w:val="24"/>
        </w:rPr>
        <w:t xml:space="preserve">) exist along the Verde River. However, invasive species are generally not dominant. For example, along the Upper Verde River, tamarisk accounts for only 8% of stems </w:t>
      </w:r>
      <w:r w:rsidRPr="00581ABD">
        <w:rPr>
          <w:rFonts w:ascii="Times New Roman" w:hAnsi="Times New Roman" w:cs="Times New Roman"/>
          <w:sz w:val="24"/>
          <w:szCs w:val="24"/>
        </w:rPr>
        <w:fldChar w:fldCharType="begin"/>
      </w:r>
      <w:r w:rsidRPr="00581ABD">
        <w:rPr>
          <w:rFonts w:ascii="Times New Roman" w:hAnsi="Times New Roman" w:cs="Times New Roman"/>
          <w:sz w:val="24"/>
          <w:szCs w:val="24"/>
        </w:rPr>
        <w:instrText xml:space="preserve"> ADDIN ZOTERO_ITEM CSL_CITATION {"citationID":"Cu1dC1YG","properties":{"formattedCitation":"(Johnson, Kolb, and Medina 2010)","plainCitation":"(Johnson, Kolb, and Medina 2010)","dontUpdate":true,"noteIndex":0},"citationItems":[{"id":66,"uris":["http://zotero.org/users/local/yyBX3i8n/items/2IPWPH9J"],"itemData":{"id":66,"type":"article-journal","container-title":"Biological Invasions","DOI":"10.1007/s10530-009-9658-2","ISSN":"1387-3547, 1573-1464","issue":"8","journalAbbreviation":"Biol Invasions","language":"en","license":"http://www.springer.com/tdm","page":"2487-2497","source":"DOI.org (Crossref)","title":"Do riparian plant community characteristics differ between Tamarix (L.) invaded and non-invaded sites on the upper Verde River, Arizona?","volume":"12","author":[{"family":"Johnson","given":"Tyler D."},{"family":"Kolb","given":"Thomas E."},{"family":"Medina","given":"Alvin L."}],"issued":{"date-parts":[["2010",8]]}}}],"schema":"https://github.com/citation-style-language/schema/raw/master/csl-citation.json"} </w:instrText>
      </w:r>
      <w:r w:rsidRPr="00581ABD">
        <w:rPr>
          <w:rFonts w:ascii="Times New Roman" w:hAnsi="Times New Roman" w:cs="Times New Roman"/>
          <w:sz w:val="24"/>
          <w:szCs w:val="24"/>
        </w:rPr>
        <w:fldChar w:fldCharType="separate"/>
      </w:r>
      <w:r w:rsidRPr="00581ABD">
        <w:rPr>
          <w:rFonts w:ascii="Times New Roman" w:hAnsi="Times New Roman" w:cs="Times New Roman"/>
          <w:sz w:val="24"/>
        </w:rPr>
        <w:t>(Johnson et al. 2010)</w:t>
      </w:r>
      <w:r w:rsidRPr="00581ABD">
        <w:rPr>
          <w:rFonts w:ascii="Times New Roman" w:hAnsi="Times New Roman" w:cs="Times New Roman"/>
          <w:sz w:val="24"/>
          <w:szCs w:val="24"/>
        </w:rPr>
        <w:fldChar w:fldCharType="end"/>
      </w:r>
      <w:r w:rsidRPr="00581ABD">
        <w:rPr>
          <w:rFonts w:ascii="Times New Roman" w:hAnsi="Times New Roman" w:cs="Times New Roman"/>
          <w:sz w:val="24"/>
          <w:szCs w:val="24"/>
        </w:rPr>
        <w:t xml:space="preserve">. Invasive species abundance is impacted by many variables with river regulation and altered hydrologic conditions being an important factor </w:t>
      </w:r>
      <w:r w:rsidRPr="00581ABD">
        <w:rPr>
          <w:rFonts w:ascii="Times New Roman" w:hAnsi="Times New Roman" w:cs="Times New Roman"/>
          <w:sz w:val="24"/>
          <w:szCs w:val="24"/>
        </w:rPr>
        <w:fldChar w:fldCharType="begin"/>
      </w:r>
      <w:r w:rsidRPr="00581ABD">
        <w:rPr>
          <w:rFonts w:ascii="Times New Roman" w:hAnsi="Times New Roman" w:cs="Times New Roman"/>
          <w:sz w:val="24"/>
          <w:szCs w:val="24"/>
        </w:rPr>
        <w:instrText xml:space="preserve"> ADDIN ZOTERO_ITEM CSL_CITATION {"citationID":"9b14F96Y","properties":{"formattedCitation":"(Horton et al., 2001; Merritt &amp; Cooper, 2000; Shafroth et al., 2002)","plainCitation":"(Horton et al., 2001; Merritt &amp; Cooper, 2000; Shafroth et al., 2002)","noteIndex":0},"citationItems":[{"id":69,"uris":["http://zotero.org/users/local/yyBX3i8n/items/QWMWSXYJ"],"itemData":{"id":69,"type":"article-journal","container-title":"Ecological Applications","DOI":"10.1890/1051-0761(2001)011[1046:PRTGDV]2.0.CO;2","ISSN":"1051-0761","issue":"4","journalAbbreviation":"Ecological Applications","language":"en","license":"http://doi.wiley.com/10.1002/tdm_license_1.1","page":"1046-1059","source":"DOI.org (Crossref)","title":"PHYSIOLOGICAL RESPONSE TO GROUNDWATER DEPTH VARIES AMONG SPECIES AND WITH RIVER FLOW REGULATION","volume":"11","author":[{"family":"Horton","given":"Jonathan L."},{"family":"Kolb","given":"Thomas E."},{"family":"Hart","given":"Stephen C."}],"issued":{"date-parts":[["2001",8]]}}},{"id":70,"uris":["http://zotero.org/users/local/yyBX3i8n/items/3CCT4NCD"],"itemData":{"id":70,"type":"article-journal","container-title":"Regulated Rivers: Research &amp; Management","DOI":"10.1002/1099-1646(200011/12)16:6&lt;543::AID-RRR590&gt;3.0.CO;2-N","ISSN":"0886-9375, 1099-1646","issue":"6","journalAbbreviation":"Regul. Rivers: Res. Mgmt.","language":"en","license":"http://doi.wiley.com/10.1002/tdm_license_1.1","page":"543-564","source":"DOI.org (Crossref)","title":"Riparian vegetation and channel change in response to river regulation: a comparative study of regulated and unregulated streams in the Green River Basin, USA","title-short":"Riparian vegetation and channel change in response to river regulation","volume":"16","author":[{"family":"Merritt","given":"David M."},{"family":"Cooper","given":"David J."}],"issued":{"date-parts":[["2000",11]]}}},{"id":68,"uris":["http://zotero.org/users/local/yyBX3i8n/items/D5HFVGTA"],"itemData":{"id":68,"type":"article-journal","container-title":"Ecological Applications","DOI":"10.1890/1051-0761(2002)012[0107:RVRTAD]2.0.CO;2","ISSN":"1051-0761","issue":"1","journalAbbreviation":"Ecological Applications","language":"en","license":"http://doi.wiley.com/10.1002/tdm_license_1.1","page":"107-123","source":"DOI.org (Crossref)","title":"RIPARIAN VEGETATION RESPONSE TO ALTERED DISTURBANCE AND STRESS REGIMES","volume":"12","author":[{"family":"Shafroth","given":"Patrick B."},{"family":"Stromberg","given":"Juliet C."},{"family":"Patten","given":"Duncan T."}],"issued":{"date-parts":[["2002",2]]}}}],"schema":"https://github.com/citation-style-language/schema/raw/master/csl-citation.json"} </w:instrText>
      </w:r>
      <w:r w:rsidRPr="00581ABD">
        <w:rPr>
          <w:rFonts w:ascii="Times New Roman" w:hAnsi="Times New Roman" w:cs="Times New Roman"/>
          <w:sz w:val="24"/>
          <w:szCs w:val="24"/>
        </w:rPr>
        <w:fldChar w:fldCharType="separate"/>
      </w:r>
      <w:r w:rsidRPr="00581ABD">
        <w:rPr>
          <w:rFonts w:ascii="Times New Roman" w:hAnsi="Times New Roman" w:cs="Times New Roman"/>
          <w:sz w:val="24"/>
        </w:rPr>
        <w:t>(Horton et al., 2001; Merritt &amp; Cooper, 2000; Shafroth et al., 2002)</w:t>
      </w:r>
      <w:r w:rsidRPr="00581ABD">
        <w:rPr>
          <w:rFonts w:ascii="Times New Roman" w:hAnsi="Times New Roman" w:cs="Times New Roman"/>
          <w:sz w:val="24"/>
          <w:szCs w:val="24"/>
        </w:rPr>
        <w:fldChar w:fldCharType="end"/>
      </w:r>
      <w:r w:rsidRPr="00581ABD">
        <w:rPr>
          <w:rFonts w:ascii="Times New Roman" w:hAnsi="Times New Roman" w:cs="Times New Roman"/>
          <w:sz w:val="24"/>
          <w:szCs w:val="24"/>
        </w:rPr>
        <w:t xml:space="preserve">. River regulation along the Salt River, in Arizona was found to negatively impact Fremont Cottonwoods and their regeneration </w:t>
      </w:r>
      <w:r w:rsidRPr="00581ABD">
        <w:rPr>
          <w:rFonts w:ascii="Times New Roman" w:hAnsi="Times New Roman" w:cs="Times New Roman"/>
          <w:sz w:val="24"/>
          <w:szCs w:val="24"/>
        </w:rPr>
        <w:fldChar w:fldCharType="begin"/>
      </w:r>
      <w:r w:rsidRPr="00581ABD">
        <w:rPr>
          <w:rFonts w:ascii="Times New Roman" w:hAnsi="Times New Roman" w:cs="Times New Roman"/>
          <w:sz w:val="24"/>
          <w:szCs w:val="24"/>
        </w:rPr>
        <w:instrText xml:space="preserve"> ADDIN ZOTERO_ITEM CSL_CITATION {"citationID":"BxfM9QIv","properties":{"formattedCitation":"(Fenner &amp; D. R. Patton, 1985)","plainCitation":"(Fenner &amp; D. R. Patton, 1985)","noteIndex":0},"citationItems":[{"id":72,"uris":["http://zotero.org/users/local/yyBX3i8n/items/2VDP9LUE"],"itemData":{"id":72,"type":"article-journal","container-title":"Rangeland Ecology and Management","title":"Effects of regulated water flows on regeneration of Fremont cottonwood.","author":[{"family":"Fenner","given":"Brady P."},{"family":"D. R. Patton","given":""}],"issued":{"date-parts":[["1985"]]}}}],"schema":"https://github.com/citation-style-language/schema/raw/master/csl-citation.json"} </w:instrText>
      </w:r>
      <w:r w:rsidRPr="00581ABD">
        <w:rPr>
          <w:rFonts w:ascii="Times New Roman" w:hAnsi="Times New Roman" w:cs="Times New Roman"/>
          <w:sz w:val="24"/>
          <w:szCs w:val="24"/>
        </w:rPr>
        <w:fldChar w:fldCharType="separate"/>
      </w:r>
      <w:r w:rsidRPr="00581ABD">
        <w:rPr>
          <w:rFonts w:ascii="Times New Roman" w:hAnsi="Times New Roman" w:cs="Times New Roman"/>
          <w:sz w:val="24"/>
        </w:rPr>
        <w:t>(Fenner &amp; D. R. Patton, 1985)</w:t>
      </w:r>
      <w:r w:rsidRPr="00581ABD">
        <w:rPr>
          <w:rFonts w:ascii="Times New Roman" w:hAnsi="Times New Roman" w:cs="Times New Roman"/>
          <w:sz w:val="24"/>
          <w:szCs w:val="24"/>
        </w:rPr>
        <w:fldChar w:fldCharType="end"/>
      </w:r>
      <w:r w:rsidRPr="00581ABD">
        <w:rPr>
          <w:rFonts w:ascii="Times New Roman" w:hAnsi="Times New Roman" w:cs="Times New Roman"/>
          <w:sz w:val="24"/>
          <w:szCs w:val="24"/>
        </w:rPr>
        <w:t>.</w:t>
      </w:r>
    </w:p>
    <w:p w14:paraId="28E54E75" w14:textId="5E511927" w:rsidR="00097801" w:rsidRPr="003F3575" w:rsidRDefault="00097801" w:rsidP="00097801">
      <w:pPr>
        <w:spacing w:line="480" w:lineRule="auto"/>
        <w:ind w:firstLine="720"/>
        <w:rPr>
          <w:rFonts w:ascii="Times New Roman" w:hAnsi="Times New Roman" w:cs="Times New Roman"/>
          <w:sz w:val="24"/>
          <w:szCs w:val="24"/>
        </w:rPr>
      </w:pPr>
      <w:r w:rsidRPr="003F3575">
        <w:rPr>
          <w:rFonts w:ascii="Times New Roman" w:hAnsi="Times New Roman" w:cs="Times New Roman"/>
          <w:sz w:val="24"/>
          <w:szCs w:val="24"/>
        </w:rPr>
        <w:lastRenderedPageBreak/>
        <w:t xml:space="preserve">Grazing was historically allowed within </w:t>
      </w:r>
      <w:r>
        <w:rPr>
          <w:rFonts w:ascii="Times New Roman" w:hAnsi="Times New Roman" w:cs="Times New Roman"/>
          <w:sz w:val="24"/>
          <w:szCs w:val="24"/>
        </w:rPr>
        <w:t>the Verde River</w:t>
      </w:r>
      <w:r w:rsidRPr="003F3575">
        <w:rPr>
          <w:rFonts w:ascii="Times New Roman" w:hAnsi="Times New Roman" w:cs="Times New Roman"/>
          <w:sz w:val="24"/>
          <w:szCs w:val="24"/>
        </w:rPr>
        <w:t xml:space="preserve"> riparian zone. Grazing negatively impacts seedling abundance </w:t>
      </w:r>
      <w:r w:rsidRPr="003F3575">
        <w:rPr>
          <w:rFonts w:ascii="Times New Roman" w:hAnsi="Times New Roman" w:cs="Times New Roman"/>
          <w:sz w:val="24"/>
          <w:szCs w:val="24"/>
        </w:rPr>
        <w:fldChar w:fldCharType="begin"/>
      </w:r>
      <w:r w:rsidRPr="003F3575">
        <w:rPr>
          <w:rFonts w:ascii="Times New Roman" w:hAnsi="Times New Roman" w:cs="Times New Roman"/>
          <w:sz w:val="24"/>
          <w:szCs w:val="24"/>
        </w:rPr>
        <w:instrText xml:space="preserve"> ADDIN ZOTERO_ITEM CSL_CITATION {"citationID":"kFV6hR6y","properties":{"formattedCitation":"(Endress et al., 2012; Szaro &amp; Pase, 1983)","plainCitation":"(Endress et al., 2012; Szaro &amp; Pase, 1983)","noteIndex":0},"citationItems":[{"id":85,"uris":["http://zotero.org/users/local/yyBX3i8n/items/BYYFH3W4"],"itemData":{"id":85,"type":"article-journal","container-title":"Forest Ecology and Management","DOI":"10.1016/j.foreco.2012.03.019","ISSN":"03781127","journalAbbreviation":"Forest Ecology and Management","language":"en","license":"https://www.elsevier.com/tdm/userlicense/1.0/","page":"33-40","source":"DOI.org (Crossref)","title":"Effects of ungulate herbivory on aspen, cottonwood, and willow development under forest fuels treatment regimes","volume":"276","author":[{"family":"Endress","given":"Bryan A."},{"family":"Wisdom","given":"Michael J."},{"family":"Vavra","given":"Martin"},{"family":"Parks","given":"Catherine G."},{"family":"Dick","given":"Brian L."},{"family":"Naylor","given":"Bridgett J."},{"family":"Boyd","given":"Jennifer M."}],"issued":{"date-parts":[["2012",7]]}}},{"id":86,"uris":["http://zotero.org/users/local/yyBX3i8n/items/ZPWVN2Z5"],"itemData":{"id":86,"type":"article-journal","container-title":"Journal of Range Management","DOI":"10.2307/3898493","ISSN":"0022409X","issue":"3","journalAbbreviation":"Journal of Range Management","page":"382","source":"DOI.org (Crossref)","title":"Short-Term Changes in a Cottonwood-Ash-Willow Association on a Grazed and an Ungrazed Portion of Little Ash Creek in Central Arizona","volume":"36","author":[{"family":"Szaro","given":"Robert C."},{"family":"Pase","given":"Charles P."}],"issued":{"date-parts":[["1983",5]]}}}],"schema":"https://github.com/citation-style-language/schema/raw/master/csl-citation.json"} </w:instrText>
      </w:r>
      <w:r w:rsidRPr="003F3575">
        <w:rPr>
          <w:rFonts w:ascii="Times New Roman" w:hAnsi="Times New Roman" w:cs="Times New Roman"/>
          <w:sz w:val="24"/>
          <w:szCs w:val="24"/>
        </w:rPr>
        <w:fldChar w:fldCharType="separate"/>
      </w:r>
      <w:r w:rsidRPr="003F3575">
        <w:rPr>
          <w:rFonts w:ascii="Times New Roman" w:hAnsi="Times New Roman" w:cs="Times New Roman"/>
          <w:sz w:val="24"/>
        </w:rPr>
        <w:t xml:space="preserve">(Endress et al., 2012; Szaro &amp; </w:t>
      </w:r>
      <w:proofErr w:type="spellStart"/>
      <w:r w:rsidRPr="003F3575">
        <w:rPr>
          <w:rFonts w:ascii="Times New Roman" w:hAnsi="Times New Roman" w:cs="Times New Roman"/>
          <w:sz w:val="24"/>
        </w:rPr>
        <w:t>Pase</w:t>
      </w:r>
      <w:proofErr w:type="spellEnd"/>
      <w:r w:rsidRPr="003F3575">
        <w:rPr>
          <w:rFonts w:ascii="Times New Roman" w:hAnsi="Times New Roman" w:cs="Times New Roman"/>
          <w:sz w:val="24"/>
        </w:rPr>
        <w:t>, 1983)</w:t>
      </w:r>
      <w:r w:rsidRPr="003F3575">
        <w:rPr>
          <w:rFonts w:ascii="Times New Roman" w:hAnsi="Times New Roman" w:cs="Times New Roman"/>
          <w:sz w:val="24"/>
          <w:szCs w:val="24"/>
        </w:rPr>
        <w:fldChar w:fldCharType="end"/>
      </w:r>
      <w:r w:rsidRPr="003F3575">
        <w:rPr>
          <w:rFonts w:ascii="Times New Roman" w:hAnsi="Times New Roman" w:cs="Times New Roman"/>
          <w:sz w:val="24"/>
          <w:szCs w:val="24"/>
        </w:rPr>
        <w:t>. Small, deciduous seedlings are ideal forage for both domestic cattle and wild animals.</w:t>
      </w:r>
      <w:r>
        <w:rPr>
          <w:rFonts w:ascii="Times New Roman" w:hAnsi="Times New Roman" w:cs="Times New Roman"/>
          <w:sz w:val="24"/>
          <w:szCs w:val="24"/>
        </w:rPr>
        <w:t xml:space="preserve"> A report in 2019 found that along the surveyed reaches of the Verde River and its tributaries, 44% of miles had moderate or </w:t>
      </w:r>
      <w:r>
        <w:rPr>
          <w:rFonts w:ascii="Times New Roman" w:hAnsi="Times New Roman" w:cs="Times New Roman"/>
          <w:sz w:val="24"/>
          <w:szCs w:val="24"/>
        </w:rPr>
        <w:t>significant</w:t>
      </w:r>
      <w:r>
        <w:rPr>
          <w:rFonts w:ascii="Times New Roman" w:hAnsi="Times New Roman" w:cs="Times New Roman"/>
          <w:sz w:val="24"/>
          <w:szCs w:val="24"/>
        </w:rPr>
        <w:t xml:space="preserve"> impacts from livestock </w:t>
      </w:r>
      <w:r w:rsidRPr="00F01B49">
        <w:rPr>
          <w:rFonts w:ascii="Times New Roman" w:hAnsi="Times New Roman" w:cs="Times New Roman"/>
          <w:sz w:val="18"/>
          <w:szCs w:val="18"/>
        </w:rPr>
        <w:t>(</w:t>
      </w:r>
      <w:hyperlink r:id="rId13" w:history="1">
        <w:r w:rsidRPr="000A24A5">
          <w:rPr>
            <w:rStyle w:val="Hyperlink"/>
            <w:rFonts w:ascii="Times New Roman" w:hAnsi="Times New Roman" w:cs="Times New Roman"/>
            <w:sz w:val="18"/>
            <w:szCs w:val="18"/>
          </w:rPr>
          <w:t>https://www.biologicaldiversity.org/programs/public_lands/rivers/pdfs/Ravaged-River-Verde-Cattle-Impact-Survey.pdf</w:t>
        </w:r>
      </w:hyperlink>
      <w:r w:rsidRPr="00F01B49">
        <w:rPr>
          <w:rFonts w:ascii="Times New Roman" w:hAnsi="Times New Roman" w:cs="Times New Roman"/>
          <w:sz w:val="18"/>
          <w:szCs w:val="18"/>
        </w:rPr>
        <w:t>)</w:t>
      </w:r>
      <w:r>
        <w:rPr>
          <w:rFonts w:ascii="Times New Roman" w:hAnsi="Times New Roman" w:cs="Times New Roman"/>
          <w:sz w:val="18"/>
          <w:szCs w:val="18"/>
        </w:rPr>
        <w:t xml:space="preserve">. </w:t>
      </w:r>
      <w:proofErr w:type="gramStart"/>
      <w:r w:rsidRPr="00F01B49">
        <w:rPr>
          <w:rFonts w:ascii="Times New Roman" w:hAnsi="Times New Roman" w:cs="Times New Roman"/>
          <w:sz w:val="24"/>
          <w:szCs w:val="24"/>
        </w:rPr>
        <w:t>Between</w:t>
      </w:r>
      <w:proofErr w:type="gramEnd"/>
      <w:r w:rsidRPr="00F01B49">
        <w:rPr>
          <w:rFonts w:ascii="Times New Roman" w:hAnsi="Times New Roman" w:cs="Times New Roman"/>
          <w:sz w:val="24"/>
          <w:szCs w:val="24"/>
        </w:rPr>
        <w:t xml:space="preserve"> Beasley Flat River Access Point and the confluence of the East Verde River, 56 percent of the miles surveyed had moderate or significant cattle impacts.</w:t>
      </w:r>
      <w:r>
        <w:rPr>
          <w:rFonts w:ascii="Times New Roman" w:hAnsi="Times New Roman" w:cs="Times New Roman"/>
          <w:sz w:val="24"/>
          <w:szCs w:val="24"/>
        </w:rPr>
        <w:t xml:space="preserve"> This stretch contains </w:t>
      </w:r>
      <w:proofErr w:type="gramStart"/>
      <w:r>
        <w:rPr>
          <w:rFonts w:ascii="Times New Roman" w:hAnsi="Times New Roman" w:cs="Times New Roman"/>
          <w:sz w:val="24"/>
          <w:szCs w:val="24"/>
        </w:rPr>
        <w:t>both of the study</w:t>
      </w:r>
      <w:proofErr w:type="gramEnd"/>
      <w:r>
        <w:rPr>
          <w:rFonts w:ascii="Times New Roman" w:hAnsi="Times New Roman" w:cs="Times New Roman"/>
          <w:sz w:val="24"/>
          <w:szCs w:val="24"/>
        </w:rPr>
        <w:t xml:space="preserve"> sites where seedling plots were established.</w:t>
      </w:r>
    </w:p>
    <w:p w14:paraId="765A3C30" w14:textId="5FB5FD1B" w:rsidR="00A214EA" w:rsidRPr="002245EF" w:rsidRDefault="00BB3237" w:rsidP="003F104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Fires in riparian areas have variable effects based on land use history and burn severity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{"citationID":"FI5zZVV8","properties":{"formattedCitation":"(Ellis, 2001)","plainCitation":"(Ellis, 2001)","noteIndex":0},"citationItems":[{"id":36,"uris":["http://zotero.org/users/local/yyBX3i8n/items/N3DDKQ2R"],"itemData":{"id":36,"type":"article-journal","container-title":"BIOLOGICAL CONSERVATION","DOI":"10.1016/S0006-3207(00)00108-7","ISSN":"0006-3207","issue":"2","page":"159-170","title":"Short-term response of woody plants to fire in a Rio Grande riparian forest, Central New Mexico, USA","volume":"97","author":[{"family":"Ellis","given":"LM"}],"issued":{"date-parts":[["2001",2]]}}}],"schema":"https://github.com/citation-style-language/schema/raw/master/csl-citation.json"} </w:instrText>
      </w:r>
      <w:r>
        <w:rPr>
          <w:rFonts w:ascii="Times New Roman" w:hAnsi="Times New Roman" w:cs="Times New Roman"/>
          <w:sz w:val="24"/>
          <w:szCs w:val="24"/>
        </w:rPr>
        <w:fldChar w:fldCharType="separate"/>
      </w:r>
      <w:r w:rsidRPr="00BB3237">
        <w:rPr>
          <w:rFonts w:ascii="Times New Roman" w:hAnsi="Times New Roman" w:cs="Times New Roman"/>
          <w:sz w:val="24"/>
        </w:rPr>
        <w:t>(Ellis, 2001)</w:t>
      </w:r>
      <w:r>
        <w:rPr>
          <w:rFonts w:ascii="Times New Roman" w:hAnsi="Times New Roman" w:cs="Times New Roman"/>
          <w:sz w:val="24"/>
          <w:szCs w:val="24"/>
        </w:rPr>
        <w:fldChar w:fldCharType="end"/>
      </w:r>
      <w:r>
        <w:rPr>
          <w:rFonts w:ascii="Times New Roman" w:hAnsi="Times New Roman" w:cs="Times New Roman"/>
          <w:sz w:val="24"/>
          <w:szCs w:val="24"/>
        </w:rPr>
        <w:t>.</w:t>
      </w:r>
      <w:r w:rsidR="00A417E2">
        <w:rPr>
          <w:rFonts w:ascii="Times New Roman" w:hAnsi="Times New Roman" w:cs="Times New Roman"/>
          <w:sz w:val="24"/>
          <w:szCs w:val="24"/>
        </w:rPr>
        <w:t xml:space="preserve"> Cottonwood</w:t>
      </w:r>
      <w:r w:rsidR="0046692A">
        <w:rPr>
          <w:rFonts w:ascii="Times New Roman" w:hAnsi="Times New Roman" w:cs="Times New Roman"/>
          <w:sz w:val="24"/>
          <w:szCs w:val="24"/>
        </w:rPr>
        <w:t xml:space="preserve"> species can often resprout from top killed individuals </w:t>
      </w:r>
      <w:r w:rsidR="00C0626B" w:rsidRPr="0046692A">
        <w:rPr>
          <w:rFonts w:ascii="Times New Roman" w:hAnsi="Times New Roman" w:cs="Times New Roman"/>
          <w:sz w:val="24"/>
          <w:szCs w:val="24"/>
        </w:rPr>
        <w:fldChar w:fldCharType="begin"/>
      </w:r>
      <w:r w:rsidR="00C0626B" w:rsidRPr="0046692A">
        <w:rPr>
          <w:rFonts w:ascii="Times New Roman" w:hAnsi="Times New Roman" w:cs="Times New Roman"/>
          <w:sz w:val="24"/>
          <w:szCs w:val="24"/>
        </w:rPr>
        <w:instrText xml:space="preserve"> ADDIN ZOTERO_ITEM CSL_CITATION {"citationID":"mcgV4k3q","properties":{"formattedCitation":"(Gom &amp; Rood, 2000)","plainCitation":"(Gom &amp; Rood, 2000)","noteIndex":0},"citationItems":[{"id":88,"uris":["http://zotero.org/users/local/yyBX3i8n/items/FZ3W4T5W"],"itemData":{"id":88,"type":"article-journal","abstract":"The principal native trees in the semiarid regions of southern Alberta are riparian cottonwoods. These include narrowleaf cottonwood, Populus angustifolia James, balsam poplar, Populus balsamifera ssp. balsamifera L., black cottonwood, Populus balsamifera ssp.trichocarpa Torr. &amp; Gray, and prairie cottonwood, Populus deltoides Bartr., and interspecific hybrids. These phreatophytic poplars occur on the moist floodplains along streams and require flood disturbance for seedling recruitment. The present study investigated the responses of cottonwoods to another physical disturbance, fire. Two fires occurred in April 1992, in adjacent groves along the Oldman River at Lethbridge, Alberta. The fires occurred prior to bud flushing and the cottonwoods responded by vigorous sprouting, particularly in the first summer. By September of 1992 about 75% of the burned trees had produced coppice sprouts, new shoots from the remnant stumps. Root suckers, adventitious shoots from the roots of the burned trees, were also common, averaging 1 sucker/3 m\n              2\n              in the burned zone. Five years after the burns, the number of clonal sprouts was reduced by about half and those had reached an average height of 3 m. Because of the difficulties of species identification for juvenile cottonwoods, sprouts were designated as Populus section Aigeiros (P. deltoides) or section Tacamahaca (the other species). After 5 months, 90% of the sprouting trunks and 80% of the suckers belonged to section Tacamahaca. After 5 years, this ratio had increased to 97% of the sprouting trunks and 98% of the suckers. This indicates that Tacamahaca cottonwoods produced more numerous sprouts with better survival than P. deltoides. This pattern across Populus sections was also observed at seven other cottonwood burn sites in western North America, from northern British Columbia to southern Utah. The Aigeiros cottonwoods, P. deltoides and P. fremontii S. Wats., produced few clonal shoots following fire, whereas Tacamahaca trees sprouted profusely. This study demonstrates that fire disturbance can stimulate clonal regeneration of riparian cottonwoods, particularly of section Tacamahaca.","container-title":"Canadian Journal of Botany","DOI":"10.1139/b99-135","ISSN":"0008-4026","issue":"11","journalAbbreviation":"Can. J. Bot.","language":"fr","license":"http://www.nrcresearchpress.com/page/about/CorporateTextAndDataMining","page":"1604-1616","source":"DOI.org (Crossref)","title":"Fire induces clonal sprouting of riparian cottonwoods","volume":"77","author":[{"family":"Gom","given":"Lori A"},{"family":"Rood","given":"Stewart B"}],"issued":{"date-parts":[["2000",1,30]]}}}],"schema":"https://github.com/citation-style-language/schema/raw/master/csl-citation.json"} </w:instrText>
      </w:r>
      <w:r w:rsidR="00C0626B" w:rsidRPr="0046692A">
        <w:rPr>
          <w:rFonts w:ascii="Times New Roman" w:hAnsi="Times New Roman" w:cs="Times New Roman"/>
          <w:sz w:val="24"/>
          <w:szCs w:val="24"/>
        </w:rPr>
        <w:fldChar w:fldCharType="separate"/>
      </w:r>
      <w:r w:rsidR="00C0626B" w:rsidRPr="0046692A">
        <w:rPr>
          <w:rFonts w:ascii="Times New Roman" w:hAnsi="Times New Roman" w:cs="Times New Roman"/>
          <w:sz w:val="24"/>
        </w:rPr>
        <w:t>(Gom &amp; Rood, 2000)</w:t>
      </w:r>
      <w:r w:rsidR="00C0626B" w:rsidRPr="0046692A">
        <w:rPr>
          <w:rFonts w:ascii="Times New Roman" w:hAnsi="Times New Roman" w:cs="Times New Roman"/>
          <w:sz w:val="24"/>
          <w:szCs w:val="24"/>
        </w:rPr>
        <w:fldChar w:fldCharType="end"/>
      </w:r>
      <w:r w:rsidR="0046692A">
        <w:rPr>
          <w:rFonts w:ascii="Times New Roman" w:hAnsi="Times New Roman" w:cs="Times New Roman"/>
          <w:sz w:val="24"/>
          <w:szCs w:val="24"/>
        </w:rPr>
        <w:t xml:space="preserve">. </w:t>
      </w:r>
      <w:r w:rsidR="00A417E2">
        <w:rPr>
          <w:rFonts w:ascii="Times New Roman" w:hAnsi="Times New Roman" w:cs="Times New Roman"/>
          <w:sz w:val="24"/>
          <w:szCs w:val="24"/>
        </w:rPr>
        <w:t>Fires often</w:t>
      </w:r>
      <w:r w:rsidR="0046692A" w:rsidRPr="0046692A">
        <w:rPr>
          <w:rFonts w:ascii="Times New Roman" w:hAnsi="Times New Roman" w:cs="Times New Roman"/>
          <w:sz w:val="24"/>
          <w:szCs w:val="24"/>
        </w:rPr>
        <w:t xml:space="preserve"> negatively impact riparian species</w:t>
      </w:r>
      <w:r w:rsidR="002F7F37">
        <w:rPr>
          <w:rFonts w:ascii="Times New Roman" w:hAnsi="Times New Roman" w:cs="Times New Roman"/>
          <w:sz w:val="24"/>
          <w:szCs w:val="24"/>
        </w:rPr>
        <w:t>.</w:t>
      </w:r>
      <w:r w:rsidR="00C0626B" w:rsidRPr="0046692A">
        <w:rPr>
          <w:rFonts w:ascii="Times New Roman" w:hAnsi="Times New Roman" w:cs="Times New Roman"/>
          <w:sz w:val="24"/>
          <w:szCs w:val="24"/>
        </w:rPr>
        <w:t xml:space="preserve"> </w:t>
      </w:r>
      <w:r w:rsidR="0046692A" w:rsidRPr="0046692A">
        <w:rPr>
          <w:rFonts w:ascii="Times New Roman" w:hAnsi="Times New Roman" w:cs="Times New Roman"/>
          <w:sz w:val="24"/>
          <w:szCs w:val="24"/>
        </w:rPr>
        <w:t xml:space="preserve">Fremont cottonwoods in southern Arizona suffered around 60% mortality when burned </w:t>
      </w:r>
      <w:r w:rsidR="0046692A" w:rsidRPr="0046692A">
        <w:rPr>
          <w:rFonts w:ascii="Times New Roman" w:hAnsi="Times New Roman" w:cs="Times New Roman"/>
          <w:sz w:val="24"/>
          <w:szCs w:val="24"/>
        </w:rPr>
        <w:fldChar w:fldCharType="begin"/>
      </w:r>
      <w:r w:rsidR="003F1042">
        <w:rPr>
          <w:rFonts w:ascii="Times New Roman" w:hAnsi="Times New Roman" w:cs="Times New Roman"/>
          <w:sz w:val="24"/>
          <w:szCs w:val="24"/>
        </w:rPr>
        <w:instrText xml:space="preserve"> ADDIN ZOTERO_ITEM CSL_CITATION {"citationID":"qYLrBYY9","properties":{"formattedCitation":"(Bock &amp; Bock, 2014)","plainCitation":"(Bock &amp; Bock, 2014)","noteIndex":0},"citationItems":[{"id":25,"uris":["http://zotero.org/users/local/yyBX3i8n/items/MK38AXCF"],"itemData":{"id":25,"type":"article-journal","container-title":"SOUTHWESTERN NATURALIST","DOI":"10.1894/JEM-08.1","ISSN":"0038-4909","issue":"4","page":"568-574","title":"EFFECTS OF WILDFIRE ON RIPARIAN TREES IN SOUTHEASTERN ARIZONA","volume":"59","author":[{"family":"Bock","given":"Carl E."},{"family":"Bock","given":"Jane H."}],"issued":{"date-parts":[["2014",12]]}}}],"schema":"https://github.com/citation-style-language/schema/raw/master/csl-citation.json"} </w:instrText>
      </w:r>
      <w:r w:rsidR="0046692A" w:rsidRPr="0046692A">
        <w:rPr>
          <w:rFonts w:ascii="Times New Roman" w:hAnsi="Times New Roman" w:cs="Times New Roman"/>
          <w:sz w:val="24"/>
          <w:szCs w:val="24"/>
        </w:rPr>
        <w:fldChar w:fldCharType="separate"/>
      </w:r>
      <w:r w:rsidR="003F1042" w:rsidRPr="003F1042">
        <w:rPr>
          <w:rFonts w:ascii="Times New Roman" w:hAnsi="Times New Roman" w:cs="Times New Roman"/>
          <w:sz w:val="24"/>
        </w:rPr>
        <w:t>(Bock &amp; Bock, 2014)</w:t>
      </w:r>
      <w:r w:rsidR="0046692A" w:rsidRPr="0046692A">
        <w:rPr>
          <w:rFonts w:ascii="Times New Roman" w:hAnsi="Times New Roman" w:cs="Times New Roman"/>
          <w:sz w:val="24"/>
          <w:szCs w:val="24"/>
        </w:rPr>
        <w:fldChar w:fldCharType="end"/>
      </w:r>
      <w:r w:rsidR="002F7F37">
        <w:rPr>
          <w:rFonts w:ascii="Times New Roman" w:hAnsi="Times New Roman" w:cs="Times New Roman"/>
          <w:sz w:val="24"/>
          <w:szCs w:val="24"/>
        </w:rPr>
        <w:t xml:space="preserve">. Fremont cottonwoods also exhibit lower levels of resprouting compared to other Populus and riparian species </w:t>
      </w:r>
      <w:r w:rsidR="002F7F37">
        <w:rPr>
          <w:rFonts w:ascii="Times New Roman" w:hAnsi="Times New Roman" w:cs="Times New Roman"/>
          <w:sz w:val="24"/>
          <w:szCs w:val="24"/>
        </w:rPr>
        <w:fldChar w:fldCharType="begin"/>
      </w:r>
      <w:r w:rsidR="002F7F37">
        <w:rPr>
          <w:rFonts w:ascii="Times New Roman" w:hAnsi="Times New Roman" w:cs="Times New Roman"/>
          <w:sz w:val="24"/>
          <w:szCs w:val="24"/>
        </w:rPr>
        <w:instrText xml:space="preserve"> ADDIN ZOTERO_ITEM CSL_CITATION {"citationID":"3GPzEBfa","properties":{"formattedCitation":"(Stromberg &amp; Rychener, 2010)","plainCitation":"(Stromberg &amp; Rychener, 2010)","noteIndex":0},"citationItems":[{"id":117,"uris":["http://zotero.org/users/local/yyBX3i8n/items/LRGV8LNV"],"itemData":{"id":117,"type":"article-journal","container-title":"Wetlands","DOI":"10.1007/s13157-009-0008-z","ISSN":"0277-5212, 1943-6246","issue":"1","journalAbbreviation":"Wetlands","language":"en","license":"http://www.springer.com/tdm","page":"75-86","source":"DOI.org (Crossref)","title":"Effects of Fire on Riparian Forests Along a Free-Flowing Dryland River","volume":"30","author":[{"family":"Stromberg","given":"Juliet C."},{"family":"Rychener","given":"Tyler J."}],"issued":{"date-parts":[["2010",2]]}}}],"schema":"https://github.com/citation-style-language/schema/raw/master/csl-citation.json"} </w:instrText>
      </w:r>
      <w:r w:rsidR="002F7F37">
        <w:rPr>
          <w:rFonts w:ascii="Times New Roman" w:hAnsi="Times New Roman" w:cs="Times New Roman"/>
          <w:sz w:val="24"/>
          <w:szCs w:val="24"/>
        </w:rPr>
        <w:fldChar w:fldCharType="separate"/>
      </w:r>
      <w:r w:rsidR="002F7F37" w:rsidRPr="002F7F37">
        <w:rPr>
          <w:rFonts w:ascii="Times New Roman" w:hAnsi="Times New Roman" w:cs="Times New Roman"/>
          <w:sz w:val="24"/>
        </w:rPr>
        <w:t>(Stromberg &amp; Rychener, 2010)</w:t>
      </w:r>
      <w:r w:rsidR="002F7F37">
        <w:rPr>
          <w:rFonts w:ascii="Times New Roman" w:hAnsi="Times New Roman" w:cs="Times New Roman"/>
          <w:sz w:val="24"/>
          <w:szCs w:val="24"/>
        </w:rPr>
        <w:fldChar w:fldCharType="end"/>
      </w:r>
      <w:r w:rsidR="002F7F37">
        <w:rPr>
          <w:rFonts w:ascii="Times New Roman" w:hAnsi="Times New Roman" w:cs="Times New Roman"/>
          <w:sz w:val="24"/>
          <w:szCs w:val="24"/>
        </w:rPr>
        <w:t>.</w:t>
      </w:r>
    </w:p>
    <w:p w14:paraId="35CEFF24" w14:textId="566EEEFF" w:rsidR="0038100D" w:rsidRPr="008B1A45" w:rsidRDefault="0070044C" w:rsidP="008B1A45">
      <w:pPr>
        <w:pStyle w:val="Heading1"/>
        <w:rPr>
          <w:rFonts w:ascii="Times New Roman" w:hAnsi="Times New Roman" w:cs="Times New Roman"/>
        </w:rPr>
      </w:pPr>
      <w:r>
        <w:rPr>
          <w:rFonts w:ascii="Times New Roman" w:hAnsi="Times New Roman" w:cs="Times New Roman"/>
        </w:rPr>
        <w:t>Study Site</w:t>
      </w:r>
    </w:p>
    <w:p w14:paraId="756EFB90" w14:textId="765444FC" w:rsidR="0070044C" w:rsidRPr="002245EF" w:rsidRDefault="0070044C" w:rsidP="0070044C">
      <w:pPr>
        <w:rPr>
          <w:rFonts w:ascii="Times New Roman" w:hAnsi="Times New Roman" w:cs="Times New Roman"/>
          <w:b/>
          <w:bCs/>
        </w:rPr>
      </w:pPr>
      <w:r w:rsidRPr="002245EF">
        <w:rPr>
          <w:rFonts w:ascii="Times New Roman" w:hAnsi="Times New Roman" w:cs="Times New Roman"/>
          <w:b/>
          <w:bCs/>
        </w:rPr>
        <w:t>Verde River introduction</w:t>
      </w:r>
    </w:p>
    <w:p w14:paraId="3DB5CAB5" w14:textId="314183D4" w:rsidR="0070044C" w:rsidRPr="002245EF" w:rsidRDefault="0070044C" w:rsidP="0070044C">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w:t>
      </w:r>
      <w:r w:rsidR="000103B8">
        <w:rPr>
          <w:rFonts w:ascii="Times New Roman" w:hAnsi="Times New Roman" w:cs="Times New Roman"/>
          <w:sz w:val="24"/>
          <w:szCs w:val="24"/>
        </w:rPr>
        <w:t>A</w:t>
      </w:r>
      <w:r w:rsidRPr="002245EF">
        <w:rPr>
          <w:rFonts w:ascii="Times New Roman" w:hAnsi="Times New Roman" w:cs="Times New Roman"/>
          <w:sz w:val="24"/>
          <w:szCs w:val="24"/>
        </w:rPr>
        <w:t>s the longest perennial river remaining in Arizona</w:t>
      </w:r>
      <w:r w:rsidR="000103B8">
        <w:rPr>
          <w:rFonts w:ascii="Times New Roman" w:hAnsi="Times New Roman" w:cs="Times New Roman"/>
          <w:sz w:val="24"/>
          <w:szCs w:val="24"/>
        </w:rPr>
        <w:t xml:space="preserve">, the Verde River in central Arizona is an excellent river to study the demographics and regeneration of Fremont cottonwood </w:t>
      </w:r>
      <w:r w:rsidR="002E017C">
        <w:rPr>
          <w:rFonts w:ascii="Times New Roman" w:hAnsi="Times New Roman" w:cs="Times New Roman"/>
          <w:sz w:val="24"/>
          <w:szCs w:val="24"/>
        </w:rPr>
        <w:t xml:space="preserve">under </w:t>
      </w:r>
      <w:r w:rsidR="000103B8">
        <w:rPr>
          <w:rFonts w:ascii="Times New Roman" w:hAnsi="Times New Roman" w:cs="Times New Roman"/>
          <w:sz w:val="24"/>
          <w:szCs w:val="24"/>
        </w:rPr>
        <w:t>current climate and hydrology</w:t>
      </w:r>
      <w:r w:rsidRPr="002245EF">
        <w:rPr>
          <w:rFonts w:ascii="Times New Roman" w:hAnsi="Times New Roman" w:cs="Times New Roman"/>
          <w:sz w:val="24"/>
          <w:szCs w:val="24"/>
        </w:rPr>
        <w:t xml:space="preserve">. </w:t>
      </w:r>
      <w:r w:rsidR="000103B8">
        <w:rPr>
          <w:rFonts w:ascii="Times New Roman" w:hAnsi="Times New Roman" w:cs="Times New Roman"/>
          <w:sz w:val="24"/>
          <w:szCs w:val="24"/>
        </w:rPr>
        <w:t>The 16,000 km</w:t>
      </w:r>
      <w:r w:rsidR="000103B8" w:rsidRPr="00A24362">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watershed has elevations that range from over 3650 m ASL in the San Francisco Peaks to about 400 m ASL at its confluence with the Salt River</w:t>
      </w:r>
      <w:r w:rsidR="000103B8">
        <w:rPr>
          <w:rFonts w:ascii="Times New Roman" w:hAnsi="Times New Roman" w:cs="Times New Roman"/>
          <w:sz w:val="24"/>
          <w:szCs w:val="24"/>
        </w:rPr>
        <w:t xml:space="preserve"> near Phoenix</w:t>
      </w:r>
      <w:r w:rsidRPr="002245EF">
        <w:rPr>
          <w:rFonts w:ascii="Times New Roman" w:hAnsi="Times New Roman" w:cs="Times New Roman"/>
          <w:sz w:val="24"/>
          <w:szCs w:val="24"/>
        </w:rPr>
        <w:t xml:space="preserve">. The </w:t>
      </w:r>
      <w:r w:rsidR="000103B8">
        <w:rPr>
          <w:rFonts w:ascii="Times New Roman" w:hAnsi="Times New Roman" w:cs="Times New Roman"/>
          <w:sz w:val="24"/>
          <w:szCs w:val="24"/>
        </w:rPr>
        <w:t xml:space="preserve">perennial </w:t>
      </w:r>
      <w:r w:rsidRPr="002245EF">
        <w:rPr>
          <w:rFonts w:ascii="Times New Roman" w:hAnsi="Times New Roman" w:cs="Times New Roman"/>
          <w:sz w:val="24"/>
          <w:szCs w:val="24"/>
        </w:rPr>
        <w:t xml:space="preserve">headwaters in the upper Verde Valley originate from a series of springs </w:t>
      </w:r>
      <w:r w:rsidR="002E017C">
        <w:rPr>
          <w:rFonts w:ascii="Times New Roman" w:hAnsi="Times New Roman" w:cs="Times New Roman"/>
          <w:sz w:val="24"/>
          <w:szCs w:val="24"/>
        </w:rPr>
        <w:t>flowing out of</w:t>
      </w:r>
      <w:r w:rsidR="002E017C"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the Big Chino and Little Chino aquifers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{"citationID":"m1NV8BHe","properties":{"formattedCitation":"(Wirt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(Wirt et al., 2005)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The river </w:t>
      </w:r>
      <w:r w:rsidRPr="002245EF">
        <w:rPr>
          <w:rFonts w:ascii="Times New Roman" w:hAnsi="Times New Roman" w:cs="Times New Roman"/>
          <w:sz w:val="24"/>
          <w:szCs w:val="24"/>
        </w:rPr>
        <w:lastRenderedPageBreak/>
        <w:t xml:space="preserve">then flows through the middle Verde Valley before it </w:t>
      </w:r>
      <w:r w:rsidR="003A56C6" w:rsidRPr="002245EF">
        <w:rPr>
          <w:rFonts w:ascii="Times New Roman" w:hAnsi="Times New Roman" w:cs="Times New Roman"/>
          <w:sz w:val="24"/>
          <w:szCs w:val="24"/>
        </w:rPr>
        <w:t xml:space="preserve">reaches </w:t>
      </w:r>
      <w:r w:rsidR="003A56C6">
        <w:rPr>
          <w:rFonts w:ascii="Times New Roman" w:hAnsi="Times New Roman" w:cs="Times New Roman"/>
          <w:sz w:val="24"/>
          <w:szCs w:val="24"/>
        </w:rPr>
        <w:t>a</w:t>
      </w:r>
      <w:r w:rsidRPr="002245EF">
        <w:rPr>
          <w:rFonts w:ascii="Times New Roman" w:hAnsi="Times New Roman" w:cs="Times New Roman"/>
          <w:sz w:val="24"/>
          <w:szCs w:val="24"/>
        </w:rPr>
        <w:t xml:space="preserve"> </w:t>
      </w:r>
      <w:r w:rsidR="00A24362" w:rsidRPr="002245EF">
        <w:rPr>
          <w:rFonts w:ascii="Times New Roman" w:hAnsi="Times New Roman" w:cs="Times New Roman"/>
          <w:sz w:val="24"/>
          <w:szCs w:val="24"/>
        </w:rPr>
        <w:t>designated Wild</w:t>
      </w:r>
      <w:r w:rsidRPr="002245EF">
        <w:rPr>
          <w:rFonts w:ascii="Times New Roman" w:hAnsi="Times New Roman" w:cs="Times New Roman"/>
          <w:sz w:val="24"/>
          <w:szCs w:val="24"/>
        </w:rPr>
        <w:t xml:space="preserve"> and Scenic (W&amp;S) </w:t>
      </w:r>
      <w:r w:rsidR="000103B8">
        <w:rPr>
          <w:rFonts w:ascii="Times New Roman" w:hAnsi="Times New Roman" w:cs="Times New Roman"/>
          <w:sz w:val="24"/>
          <w:szCs w:val="24"/>
        </w:rPr>
        <w:t xml:space="preserve">reach </w:t>
      </w:r>
      <w:r w:rsidRPr="002245EF">
        <w:rPr>
          <w:rFonts w:ascii="Times New Roman" w:hAnsi="Times New Roman" w:cs="Times New Roman"/>
          <w:sz w:val="24"/>
          <w:szCs w:val="24"/>
        </w:rPr>
        <w:t>just south of Camp Verde, AZ</w:t>
      </w:r>
      <w:r w:rsidR="000103B8">
        <w:rPr>
          <w:rFonts w:ascii="Times New Roman" w:hAnsi="Times New Roman" w:cs="Times New Roman"/>
          <w:sz w:val="24"/>
          <w:szCs w:val="24"/>
        </w:rPr>
        <w:t xml:space="preserve"> (Figure </w:t>
      </w:r>
      <w:r w:rsidR="00233BAB">
        <w:rPr>
          <w:rFonts w:ascii="Times New Roman" w:hAnsi="Times New Roman" w:cs="Times New Roman"/>
          <w:sz w:val="24"/>
          <w:szCs w:val="24"/>
        </w:rPr>
        <w:t>2.2</w:t>
      </w:r>
      <w:r w:rsidR="000103B8">
        <w:rPr>
          <w:rFonts w:ascii="Times New Roman" w:hAnsi="Times New Roman" w:cs="Times New Roman"/>
          <w:sz w:val="24"/>
          <w:szCs w:val="24"/>
        </w:rPr>
        <w:t>)</w:t>
      </w:r>
      <w:r w:rsidRPr="002245EF">
        <w:rPr>
          <w:rFonts w:ascii="Times New Roman" w:hAnsi="Times New Roman" w:cs="Times New Roman"/>
          <w:sz w:val="24"/>
          <w:szCs w:val="24"/>
        </w:rPr>
        <w:t>. Along this reach the Verde River gains volume from a string of canyons with perennial tributaries which get large portions of their base</w:t>
      </w:r>
      <w:ins w:id="16" w:author="Abraham E Springer" w:date="2024-03-02T07:38: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flow from springs discharging from the regional aquifers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{"citationID":"Y5BjDlqe","properties":{"formattedCitation":"(Ecological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Springer"},{"family":"Turner","given":"D.S."}],"issued":{"date-parts":[["2008"]]}}}],"schema":"https://github.com/citation-style-language/schema/raw/master/csl-citation.json"}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(Ecological Implications of Verde River Flows, 2008)</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t>
      </w:r>
      <w:commentRangeStart w:id="17"/>
      <w:r w:rsidRPr="002245EF">
        <w:rPr>
          <w:rFonts w:ascii="Times New Roman" w:hAnsi="Times New Roman" w:cs="Times New Roman"/>
          <w:sz w:val="24"/>
          <w:szCs w:val="24"/>
        </w:rPr>
        <w:t>There</w:t>
      </w:r>
      <w:commentRangeEnd w:id="17"/>
      <w:r w:rsidR="002E017C">
        <w:rPr>
          <w:rStyle w:val="CommentReference"/>
        </w:rPr>
        <w:commentReference w:id="17"/>
      </w:r>
      <w:r w:rsidRPr="002245EF">
        <w:rPr>
          <w:rFonts w:ascii="Times New Roman" w:hAnsi="Times New Roman" w:cs="Times New Roman"/>
          <w:sz w:val="24"/>
          <w:szCs w:val="24"/>
        </w:rPr>
        <w:t xml:space="preserve"> are no reservoirs </w:t>
      </w:r>
      <w:r w:rsidR="002E017C">
        <w:rPr>
          <w:rFonts w:ascii="Times New Roman" w:hAnsi="Times New Roman" w:cs="Times New Roman"/>
          <w:sz w:val="24"/>
          <w:szCs w:val="24"/>
        </w:rPr>
        <w:t>upstream from the W&amp;S</w:t>
      </w:r>
      <w:r w:rsidRPr="002245EF">
        <w:rPr>
          <w:rFonts w:ascii="Times New Roman" w:hAnsi="Times New Roman" w:cs="Times New Roman"/>
          <w:sz w:val="24"/>
          <w:szCs w:val="24"/>
        </w:rPr>
        <w:t xml:space="preserve"> reach</w:t>
      </w:r>
      <w:ins w:id="18" w:author="Abraham E Springer" w:date="2025-03-31T13:33:00Z">
        <w:r w:rsidRPr="002245EF">
          <w:rPr>
            <w:rFonts w:ascii="Times New Roman" w:hAnsi="Times New Roman" w:cs="Times New Roman"/>
            <w:sz w:val="24"/>
            <w:szCs w:val="24"/>
          </w:rPr>
          <w:t>,</w:t>
        </w:r>
      </w:ins>
      <w:r w:rsidRPr="002245EF">
        <w:rPr>
          <w:rFonts w:ascii="Times New Roman" w:hAnsi="Times New Roman" w:cs="Times New Roman"/>
          <w:sz w:val="24"/>
          <w:szCs w:val="24"/>
        </w:rPr>
        <w:t xml:space="preserve"> allowing large winter and monsoon floods influence the ecology and geomorphology.</w:t>
      </w:r>
    </w:p>
    <w:p w14:paraId="022E644A" w14:textId="139A688F" w:rsidR="0070044C" w:rsidRPr="002245EF" w:rsidRDefault="0070044C" w:rsidP="0070044C">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ab/>
        <w:t>Although there are no large storage reservoirs above the Verde River W</w:t>
      </w:r>
      <w:r w:rsidR="002E017C">
        <w:rPr>
          <w:rFonts w:ascii="Times New Roman" w:hAnsi="Times New Roman" w:cs="Times New Roman"/>
          <w:sz w:val="24"/>
          <w:szCs w:val="24"/>
        </w:rPr>
        <w:t>&amp;S</w:t>
      </w:r>
      <w:r w:rsidRPr="002245EF">
        <w:rPr>
          <w:rFonts w:ascii="Times New Roman" w:hAnsi="Times New Roman" w:cs="Times New Roman"/>
          <w:sz w:val="24"/>
          <w:szCs w:val="24"/>
        </w:rPr>
        <w:t xml:space="preserve"> corridor, the Verde River is still impacted by human use. Aquifers are pumped by municipal, irrigation, and domestic wells in the Big and Little Chino Basins. Perennial flow of the Verde River begins about eight km further downstream than it did historically because of groundwater pumping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{"citationID":"eXVFBvUS","properties":{"formattedCitation":"(Ecological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Springer"},{"family":"Turner","given":"D.S."}],"issued":{"date-parts":[["2008"]]}}}],"schema":"https://github.com/citation-style-language/schema/raw/master/csl-citation.json"}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(Ecological Implications of Verde River Flows , 2008)</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Surface water diversions between Clarkdale and Beasley River Access Point reduce base</w:t>
      </w:r>
      <w:ins w:id="19" w:author="Abraham E Springer" w:date="2025-03-31T13:35: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flow during the summer when water levels are historically at their lowest. Irrigation diversion ditches withdraw about 42,000,000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 xml:space="preserve"> (34,000 acre feet) with about half of that being consumed and the other half returning to the river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{"citationID":"utTOnxiF","properties":{"formattedCitation":"(Alam,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(Alam, 1997; Blasch et al., 2006)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The Verde Valley also is an agricultural area with land being used for</w:t>
      </w:r>
      <w:del w:id="20" w:author="Peter Z Fule" w:date="2025-03-08T10:38:00Z">
        <w:r w:rsidRPr="002245EF" w:rsidDel="0098728E">
          <w:rPr>
            <w:rFonts w:ascii="Times New Roman" w:hAnsi="Times New Roman" w:cs="Times New Roman"/>
            <w:sz w:val="24"/>
            <w:szCs w:val="24"/>
          </w:rPr>
          <w:delText>:</w:delText>
        </w:r>
      </w:del>
      <w:r w:rsidRPr="002245EF">
        <w:rPr>
          <w:rFonts w:ascii="Times New Roman" w:hAnsi="Times New Roman" w:cs="Times New Roman"/>
          <w:sz w:val="24"/>
          <w:szCs w:val="24"/>
        </w:rPr>
        <w:t xml:space="preserve"> pasture, pecans, grapes, alfalfa, barley, corn, and other vegetables. However, most farms are often small in size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(USDA, 2012; Zhao et al., 2019)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w:t>
      </w:r>
    </w:p>
    <w:p w14:paraId="48CA18E3" w14:textId="36BEE065" w:rsidR="0070044C" w:rsidRPr="002245EF" w:rsidRDefault="0070044C" w:rsidP="0070044C">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The Verde River is also important economically for the State of Arizona. The Nature Conservancy (2011) estimated in 2010 that the economic value of the Middle Verde River was $150-161 million and created 737 jobs</w:t>
      </w:r>
      <w:r w:rsidR="002E017C">
        <w:rPr>
          <w:rFonts w:ascii="Times New Roman" w:hAnsi="Times New Roman" w:cs="Times New Roman"/>
          <w:sz w:val="24"/>
          <w:szCs w:val="24"/>
        </w:rPr>
        <w:t xml:space="preserve"> with</w:t>
      </w:r>
      <w:r w:rsidRPr="002245EF">
        <w:rPr>
          <w:rFonts w:ascii="Times New Roman" w:hAnsi="Times New Roman" w:cs="Times New Roman"/>
          <w:sz w:val="24"/>
          <w:szCs w:val="24"/>
        </w:rPr>
        <w:t xml:space="preserve"> </w:t>
      </w:r>
      <w:r w:rsidR="002E017C">
        <w:rPr>
          <w:rFonts w:ascii="Times New Roman" w:hAnsi="Times New Roman" w:cs="Times New Roman"/>
          <w:sz w:val="24"/>
          <w:szCs w:val="24"/>
        </w:rPr>
        <w:t>a</w:t>
      </w:r>
      <w:r w:rsidRPr="002245EF">
        <w:rPr>
          <w:rFonts w:ascii="Times New Roman" w:hAnsi="Times New Roman" w:cs="Times New Roman"/>
          <w:sz w:val="24"/>
          <w:szCs w:val="24"/>
        </w:rPr>
        <w:t xml:space="preserve">bout $88 million related to tourism. About $35 million was estimated for agriculture (including the wine industry) and </w:t>
      </w:r>
      <w:r w:rsidR="002E017C">
        <w:rPr>
          <w:rFonts w:ascii="Times New Roman" w:hAnsi="Times New Roman" w:cs="Times New Roman"/>
          <w:sz w:val="24"/>
          <w:szCs w:val="24"/>
        </w:rPr>
        <w:t>with an</w:t>
      </w:r>
      <w:r w:rsidRPr="002245EF">
        <w:rPr>
          <w:rFonts w:ascii="Times New Roman" w:hAnsi="Times New Roman" w:cs="Times New Roman"/>
          <w:sz w:val="24"/>
          <w:szCs w:val="24"/>
        </w:rPr>
        <w:t xml:space="preserve"> estimated ecological value of the Middle Verde River at $15-22 million. In addition, about 60% of water delivered to the Phoenix metropolitan area is supplied by the Salt and Verde Rivers </w:t>
      </w:r>
      <w:r w:rsidRPr="002245EF">
        <w:rPr>
          <w:rFonts w:ascii="Times New Roman" w:hAnsi="Times New Roman" w:cs="Times New Roman"/>
          <w:sz w:val="24"/>
          <w:szCs w:val="24"/>
        </w:rPr>
        <w:lastRenderedPageBreak/>
        <w:t>(</w:t>
      </w:r>
      <w:r w:rsidRPr="002245EF">
        <w:rPr>
          <w:rFonts w:ascii="Times New Roman" w:hAnsi="Times New Roman" w:cs="Times New Roman"/>
          <w:sz w:val="16"/>
          <w:szCs w:val="16"/>
        </w:rPr>
        <w:t>https://www.phoenix.gov/administration/departments/waterservices/supply-conservation/drought/drought-shortage-operations.html#:~:text=The%20City%20uses%20nearly%2060,Central%20Arizona%20Project%20(CAP</w:t>
      </w:r>
      <w:r>
        <w:rPr>
          <w:rFonts w:ascii="Times New Roman" w:hAnsi="Times New Roman" w:cs="Times New Roman"/>
          <w:sz w:val="16"/>
          <w:szCs w:val="16"/>
        </w:rPr>
        <w:t>)</w:t>
      </w:r>
      <w:r w:rsidRPr="002245EF">
        <w:rPr>
          <w:rFonts w:ascii="Times New Roman" w:hAnsi="Times New Roman" w:cs="Times New Roman"/>
          <w:sz w:val="16"/>
          <w:szCs w:val="16"/>
        </w:rPr>
        <w:t xml:space="preserve">). </w:t>
      </w:r>
      <w:r w:rsidRPr="002245EF">
        <w:rPr>
          <w:rFonts w:ascii="Times New Roman" w:hAnsi="Times New Roman" w:cs="Times New Roman"/>
          <w:sz w:val="24"/>
          <w:szCs w:val="24"/>
        </w:rPr>
        <w:t>Most Arizonans live within the Phoenix metro area, making the Verde River a critical water supply in the region.</w:t>
      </w:r>
    </w:p>
    <w:p w14:paraId="4C8148E8" w14:textId="77777777" w:rsidR="0072113A" w:rsidRDefault="0070044C" w:rsidP="0072113A">
      <w:pPr>
        <w:spacing w:line="480" w:lineRule="auto"/>
        <w:ind w:firstLine="720"/>
        <w:rPr>
          <w:rFonts w:ascii="Times New Roman" w:hAnsi="Times New Roman" w:cs="Times New Roman"/>
          <w:sz w:val="24"/>
          <w:szCs w:val="24"/>
          <w:highlight w:val="white"/>
        </w:rPr>
      </w:pPr>
      <w:r w:rsidRPr="002245EF">
        <w:rPr>
          <w:rFonts w:ascii="Times New Roman" w:hAnsi="Times New Roman" w:cs="Times New Roman"/>
          <w:sz w:val="24"/>
          <w:szCs w:val="24"/>
        </w:rPr>
        <w:t>The Verde River is one of two federally designated Wild and Scenic Rivers in Arizona. The Wild and Scenic Rivers Act designated the Verde River for study in 1978 before being officially designated in 1984. To be designated, a river must possess “</w:t>
      </w:r>
      <w:r w:rsidRPr="002245EF">
        <w:rPr>
          <w:rFonts w:ascii="Times New Roman" w:hAnsi="Times New Roman" w:cs="Times New Roman"/>
          <w:sz w:val="24"/>
          <w:szCs w:val="24"/>
          <w:highlight w:val="white"/>
        </w:rPr>
        <w:t>outstandingly remarkable scenic, recreational, geologic, fish and wildlife, historic, cultural or other similar values” (ORVs; Wild and Scenic Rivers Act, 1968). Maintaining these values along the Verde River are required because of this designation. Riparian forests along the Verde River contribute to many of the ORVs identified in the Wild and Scenic Rivers Act. Therefore, maintaining and regenerating Fremont cottonwoods (</w:t>
      </w:r>
      <w:r w:rsidRPr="002245EF">
        <w:rPr>
          <w:rFonts w:ascii="Times New Roman" w:hAnsi="Times New Roman" w:cs="Times New Roman"/>
          <w:i/>
          <w:iCs/>
          <w:sz w:val="24"/>
          <w:szCs w:val="24"/>
          <w:highlight w:val="white"/>
        </w:rPr>
        <w:t xml:space="preserve">Populus </w:t>
      </w:r>
      <w:proofErr w:type="spellStart"/>
      <w:r w:rsidRPr="002245EF">
        <w:rPr>
          <w:rFonts w:ascii="Times New Roman" w:hAnsi="Times New Roman" w:cs="Times New Roman"/>
          <w:i/>
          <w:iCs/>
          <w:sz w:val="24"/>
          <w:szCs w:val="24"/>
          <w:highlight w:val="white"/>
        </w:rPr>
        <w:t>fremontii</w:t>
      </w:r>
      <w:proofErr w:type="spellEnd"/>
      <w:r w:rsidRPr="002245EF">
        <w:rPr>
          <w:rFonts w:ascii="Times New Roman" w:hAnsi="Times New Roman" w:cs="Times New Roman"/>
          <w:i/>
          <w:iCs/>
          <w:sz w:val="24"/>
          <w:szCs w:val="24"/>
          <w:highlight w:val="white"/>
        </w:rPr>
        <w:t>)</w:t>
      </w:r>
      <w:r w:rsidRPr="002245EF">
        <w:rPr>
          <w:rFonts w:ascii="Times New Roman" w:hAnsi="Times New Roman" w:cs="Times New Roman"/>
          <w:sz w:val="24"/>
          <w:szCs w:val="24"/>
          <w:highlight w:val="white"/>
        </w:rPr>
        <w:t xml:space="preserve"> along the Verde is crucial to sustaining its remarkable values.</w:t>
      </w:r>
    </w:p>
    <w:p w14:paraId="1918BEB9" w14:textId="04D3D7B9" w:rsidR="0072113A" w:rsidRPr="002245EF" w:rsidRDefault="0070044C" w:rsidP="0072113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highlight w:val="white"/>
        </w:rPr>
        <w:t xml:space="preserve"> </w:t>
      </w:r>
      <w:r w:rsidR="0072113A" w:rsidRPr="002245EF">
        <w:rPr>
          <w:rFonts w:ascii="Times New Roman" w:hAnsi="Times New Roman" w:cs="Times New Roman"/>
          <w:sz w:val="24"/>
          <w:szCs w:val="24"/>
        </w:rPr>
        <w:t>The winter of 2023 was the one of the wettest</w:t>
      </w:r>
      <w:ins w:id="21" w:author="Peter Z Fule" w:date="2025-03-08T10:52:00Z">
        <w:r w:rsidR="0072113A" w:rsidRPr="002245EF">
          <w:rPr>
            <w:rFonts w:ascii="Times New Roman" w:hAnsi="Times New Roman" w:cs="Times New Roman"/>
            <w:sz w:val="24"/>
            <w:szCs w:val="24"/>
          </w:rPr>
          <w:t xml:space="preserve"> </w:t>
        </w:r>
      </w:ins>
      <w:r w:rsidR="0072113A" w:rsidRPr="002245EF">
        <w:rPr>
          <w:rFonts w:ascii="Times New Roman" w:hAnsi="Times New Roman" w:cs="Times New Roman"/>
          <w:sz w:val="24"/>
          <w:szCs w:val="24"/>
        </w:rPr>
        <w:t>in Arizona in the past 30 years (Figure 2.1). On March 1</w:t>
      </w:r>
      <w:r w:rsidR="0072113A" w:rsidRPr="002245EF">
        <w:rPr>
          <w:rFonts w:ascii="Times New Roman" w:hAnsi="Times New Roman" w:cs="Times New Roman"/>
          <w:sz w:val="24"/>
          <w:szCs w:val="24"/>
          <w:vertAlign w:val="superscript"/>
        </w:rPr>
        <w:t>st</w:t>
      </w:r>
      <w:r w:rsidR="0072113A" w:rsidRPr="002245EF">
        <w:rPr>
          <w:rFonts w:ascii="Times New Roman" w:hAnsi="Times New Roman" w:cs="Times New Roman"/>
          <w:sz w:val="24"/>
          <w:szCs w:val="24"/>
        </w:rPr>
        <w:t xml:space="preserve">, 2023, the Verde River basin was at 318% of its normal snowpack (NRCS). As a result, spring snowmelt </w:t>
      </w:r>
      <w:r w:rsidR="003E0DC2">
        <w:rPr>
          <w:rFonts w:ascii="Times New Roman" w:hAnsi="Times New Roman" w:cs="Times New Roman"/>
          <w:sz w:val="24"/>
          <w:szCs w:val="24"/>
        </w:rPr>
        <w:t xml:space="preserve">floods </w:t>
      </w:r>
      <w:r w:rsidR="002E017C">
        <w:rPr>
          <w:rFonts w:ascii="Times New Roman" w:hAnsi="Times New Roman" w:cs="Times New Roman"/>
          <w:sz w:val="24"/>
          <w:szCs w:val="24"/>
        </w:rPr>
        <w:t xml:space="preserve">of </w:t>
      </w:r>
      <w:r w:rsidR="0072113A" w:rsidRPr="002245EF">
        <w:rPr>
          <w:rFonts w:ascii="Times New Roman" w:hAnsi="Times New Roman" w:cs="Times New Roman"/>
          <w:sz w:val="24"/>
          <w:szCs w:val="24"/>
        </w:rPr>
        <w:t xml:space="preserve">the Verde River reached between a ten percent and a four percent annual exceedance probability (AEP). This means that there is a four </w:t>
      </w:r>
      <w:r w:rsidR="0072113A">
        <w:rPr>
          <w:rFonts w:ascii="Times New Roman" w:hAnsi="Times New Roman" w:cs="Times New Roman"/>
          <w:sz w:val="24"/>
          <w:szCs w:val="24"/>
        </w:rPr>
        <w:t>to</w:t>
      </w:r>
      <w:r w:rsidR="0072113A" w:rsidRPr="002245EF">
        <w:rPr>
          <w:rFonts w:ascii="Times New Roman" w:hAnsi="Times New Roman" w:cs="Times New Roman"/>
          <w:sz w:val="24"/>
          <w:szCs w:val="24"/>
        </w:rPr>
        <w:t xml:space="preserve"> 10 percent chance a flood of this magnitude would be equaled or exceeded in any given year. (</w:t>
      </w:r>
      <w:hyperlink r:id="rId14" w:history="1">
        <w:r w:rsidR="0072113A" w:rsidRPr="002245EF">
          <w:rPr>
            <w:rStyle w:val="Hyperlink"/>
            <w:rFonts w:ascii="Times New Roman" w:eastAsia="Times New Roman" w:hAnsi="Times New Roman" w:cs="Times New Roman"/>
            <w:color w:val="auto"/>
            <w:sz w:val="24"/>
            <w:szCs w:val="24"/>
          </w:rPr>
          <w:t>https://streamstats.usgs.gov/ss/?gage=09506000&amp;tab=info</w:t>
        </w:r>
      </w:hyperlink>
      <w:r w:rsidR="0072113A" w:rsidRPr="002245EF">
        <w:rPr>
          <w:rFonts w:ascii="Times New Roman" w:hAnsi="Times New Roman" w:cs="Times New Roman"/>
          <w:sz w:val="24"/>
          <w:szCs w:val="24"/>
        </w:rPr>
        <w:t xml:space="preserve">).  Peak snowmelt occurred in mid-March and </w:t>
      </w:r>
      <w:r w:rsidR="0072113A">
        <w:rPr>
          <w:rFonts w:ascii="Times New Roman" w:hAnsi="Times New Roman" w:cs="Times New Roman"/>
          <w:sz w:val="24"/>
          <w:szCs w:val="24"/>
        </w:rPr>
        <w:t>reached an instantaneous peak of 1798</w:t>
      </w:r>
      <w:r w:rsidR="0072113A" w:rsidRPr="002245EF">
        <w:rPr>
          <w:rFonts w:ascii="Times New Roman" w:hAnsi="Times New Roman" w:cs="Times New Roman"/>
          <w:sz w:val="24"/>
          <w:szCs w:val="24"/>
        </w:rPr>
        <w:t xml:space="preserve"> m</w:t>
      </w:r>
      <w:r w:rsidR="0072113A" w:rsidRPr="002245EF">
        <w:rPr>
          <w:rFonts w:ascii="Times New Roman" w:hAnsi="Times New Roman" w:cs="Times New Roman"/>
          <w:sz w:val="24"/>
          <w:szCs w:val="24"/>
          <w:vertAlign w:val="superscript"/>
        </w:rPr>
        <w:t>3</w:t>
      </w:r>
      <w:r w:rsidR="0072113A" w:rsidRPr="002245EF">
        <w:rPr>
          <w:rFonts w:ascii="Times New Roman" w:hAnsi="Times New Roman" w:cs="Times New Roman"/>
          <w:sz w:val="24"/>
          <w:szCs w:val="24"/>
        </w:rPr>
        <w:t>/sec</w:t>
      </w:r>
      <w:r w:rsidR="0072113A">
        <w:rPr>
          <w:rFonts w:ascii="Times New Roman" w:hAnsi="Times New Roman" w:cs="Times New Roman"/>
          <w:sz w:val="24"/>
          <w:szCs w:val="24"/>
        </w:rPr>
        <w:t xml:space="preserve"> (Figure 2.1)</w:t>
      </w:r>
      <w:r w:rsidR="0072113A" w:rsidRPr="002245EF">
        <w:rPr>
          <w:rFonts w:ascii="Times New Roman" w:hAnsi="Times New Roman" w:cs="Times New Roman"/>
          <w:sz w:val="24"/>
          <w:szCs w:val="24"/>
        </w:rPr>
        <w:t>. Flows then declined to the summer and fall low-flow period where base</w:t>
      </w:r>
      <w:ins w:id="22" w:author="Abraham E Springer" w:date="2025-02-21T15:14:00Z">
        <w:r w:rsidR="0072113A" w:rsidRPr="002245EF">
          <w:rPr>
            <w:rFonts w:ascii="Times New Roman" w:hAnsi="Times New Roman" w:cs="Times New Roman"/>
            <w:sz w:val="24"/>
            <w:szCs w:val="24"/>
          </w:rPr>
          <w:t xml:space="preserve"> </w:t>
        </w:r>
      </w:ins>
      <w:r w:rsidR="0072113A" w:rsidRPr="002245EF">
        <w:rPr>
          <w:rFonts w:ascii="Times New Roman" w:hAnsi="Times New Roman" w:cs="Times New Roman"/>
          <w:sz w:val="24"/>
          <w:szCs w:val="24"/>
        </w:rPr>
        <w:t>flows can drop below 1 m</w:t>
      </w:r>
      <w:r w:rsidR="0072113A" w:rsidRPr="002245EF">
        <w:rPr>
          <w:rFonts w:ascii="Times New Roman" w:hAnsi="Times New Roman" w:cs="Times New Roman"/>
          <w:sz w:val="24"/>
          <w:szCs w:val="24"/>
          <w:vertAlign w:val="superscript"/>
        </w:rPr>
        <w:t>3</w:t>
      </w:r>
      <w:r w:rsidR="0072113A" w:rsidRPr="002245EF">
        <w:rPr>
          <w:rFonts w:ascii="Times New Roman" w:hAnsi="Times New Roman" w:cs="Times New Roman"/>
          <w:sz w:val="24"/>
          <w:szCs w:val="24"/>
        </w:rPr>
        <w:t>/sec. This large flood caused significant floodplain inundation, toppled riparian trees and in some cases, reshaped and re-routed the active channel. This flood disturbance created conditions for Fremont cottonwoods to regenerate via seed and a unique opportunity to study their establishment and survivorship.</w:t>
      </w:r>
    </w:p>
    <w:p w14:paraId="0C29AA8A" w14:textId="65597F45" w:rsidR="0070044C" w:rsidRDefault="0070044C" w:rsidP="0070044C">
      <w:pPr>
        <w:spacing w:line="480" w:lineRule="auto"/>
        <w:ind w:firstLine="720"/>
        <w:rPr>
          <w:rFonts w:ascii="Times New Roman" w:hAnsi="Times New Roman" w:cs="Times New Roman"/>
          <w:sz w:val="24"/>
          <w:szCs w:val="24"/>
        </w:rPr>
      </w:pPr>
    </w:p>
    <w:p w14:paraId="35803418" w14:textId="77777777" w:rsidR="0070044C" w:rsidRPr="002245EF" w:rsidRDefault="0070044C" w:rsidP="0070044C">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0232220D" wp14:editId="5850FF26">
            <wp:extent cx="3521682" cy="3670300"/>
            <wp:effectExtent l="0" t="0" r="3175" b="6350"/>
            <wp:docPr id="339356176" name="Picture 1" descr="A graph of a graph showing the amount of snow me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56176" name="Picture 1" descr="A graph of a graph showing the amount of snow melt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7003" cy="3675845"/>
                    </a:xfrm>
                    <a:prstGeom prst="rect">
                      <a:avLst/>
                    </a:prstGeom>
                  </pic:spPr>
                </pic:pic>
              </a:graphicData>
            </a:graphic>
          </wp:inline>
        </w:drawing>
      </w:r>
    </w:p>
    <w:p w14:paraId="125B4CE5" w14:textId="77777777" w:rsidR="0070044C" w:rsidRPr="002245EF" w:rsidRDefault="0070044C" w:rsidP="0070044C">
      <w:pPr>
        <w:pStyle w:val="Caption"/>
        <w:spacing w:line="480" w:lineRule="auto"/>
        <w:jc w:val="center"/>
        <w:rPr>
          <w:rFonts w:ascii="Times New Roman" w:hAnsi="Times New Roman" w:cs="Times New Roman"/>
          <w:color w:val="auto"/>
          <w:sz w:val="24"/>
          <w:szCs w:val="24"/>
        </w:rPr>
      </w:pPr>
      <w:bookmarkStart w:id="23" w:name="_Toc193890751"/>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Mean daily discharge for the Verde River near Camp Verde, AZ USGS gage (09506000) for </w:t>
      </w:r>
      <w:bookmarkEnd w:id="23"/>
      <w:r w:rsidRPr="002245EF">
        <w:rPr>
          <w:rFonts w:ascii="Times New Roman" w:hAnsi="Times New Roman" w:cs="Times New Roman"/>
          <w:color w:val="auto"/>
          <w:sz w:val="24"/>
          <w:szCs w:val="24"/>
        </w:rPr>
        <w:t>2023.</w:t>
      </w:r>
    </w:p>
    <w:p w14:paraId="7AE0F77C" w14:textId="74ADECAC" w:rsidR="0070044C" w:rsidRDefault="0070044C" w:rsidP="0070044C">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Access to the Verde River Wild and Scenic Corridor is restricted to a few road access points or from rafting along the river. Because of the limited access, </w:t>
      </w:r>
      <w:r w:rsidR="003E0DC2">
        <w:rPr>
          <w:rFonts w:ascii="Times New Roman" w:hAnsi="Times New Roman" w:cs="Times New Roman"/>
          <w:sz w:val="24"/>
          <w:szCs w:val="24"/>
        </w:rPr>
        <w:t xml:space="preserve">seedling monitoring </w:t>
      </w:r>
      <w:r w:rsidRPr="002245EF">
        <w:rPr>
          <w:rFonts w:ascii="Times New Roman" w:hAnsi="Times New Roman" w:cs="Times New Roman"/>
          <w:sz w:val="24"/>
          <w:szCs w:val="24"/>
        </w:rPr>
        <w:t xml:space="preserve">sites were chosen that are logistically feasible and realistic to access on a frequent and continuous basis. Beasley Flat River Access Point (BRAP), downstream of Camp Verde and Childs dispersed camping area, upstream from the confluence of the Verde River with Fossil Creek (Figure 2.2) were chosen to visit repeatedly. A third site at Sheep Bridge River Access Point was used to collect tree cores but was not used to study seedling mortality monitoring because of its remote location. All three sites have healthy Fremont cottonwood-Goodding’s willow riparian, gallery forests and have a largely unaltered flood hydrology. </w:t>
      </w:r>
    </w:p>
    <w:p w14:paraId="17F71D2C" w14:textId="3626DCB5" w:rsidR="00233BAB" w:rsidRDefault="00233BAB" w:rsidP="0070044C">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0BEDE200" wp14:editId="42E12661">
            <wp:extent cx="5486400" cy="3657600"/>
            <wp:effectExtent l="0" t="0" r="0" b="0"/>
            <wp:docPr id="1078349765" name="Picture 1" descr="A map of a 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49765" name="Picture 1" descr="A map of a riv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23D578B" w14:textId="77777777" w:rsidR="0070044C" w:rsidRPr="002245EF" w:rsidRDefault="0070044C" w:rsidP="0070044C">
      <w:pPr>
        <w:pStyle w:val="Caption"/>
        <w:spacing w:line="480" w:lineRule="auto"/>
        <w:jc w:val="center"/>
        <w:rPr>
          <w:rFonts w:ascii="Times New Roman" w:hAnsi="Times New Roman" w:cs="Times New Roman"/>
          <w:color w:val="auto"/>
          <w:sz w:val="24"/>
          <w:szCs w:val="24"/>
        </w:rPr>
      </w:pPr>
      <w:bookmarkStart w:id="24" w:name="_Toc193890752"/>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Map of the Verde River basin showing the Wild and Scenic reach of the Verde River and study sites.</w:t>
      </w:r>
      <w:bookmarkEnd w:id="24"/>
    </w:p>
    <w:p w14:paraId="53A1AE4E" w14:textId="77777777" w:rsidR="0070044C" w:rsidRPr="002245EF" w:rsidRDefault="0070044C" w:rsidP="0070044C">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The Verde River’s unique and intact </w:t>
      </w:r>
      <w:r>
        <w:rPr>
          <w:rFonts w:ascii="Times New Roman" w:hAnsi="Times New Roman" w:cs="Times New Roman"/>
          <w:sz w:val="24"/>
          <w:szCs w:val="24"/>
        </w:rPr>
        <w:t>flow regime</w:t>
      </w:r>
      <w:r w:rsidRPr="002245EF">
        <w:rPr>
          <w:rFonts w:ascii="Times New Roman" w:hAnsi="Times New Roman" w:cs="Times New Roman"/>
          <w:sz w:val="24"/>
          <w:szCs w:val="24"/>
        </w:rPr>
        <w:t xml:space="preserve"> makes it rare in the Southwest. We used the following research questions to understand regeneration and establishment of Fremont cottonwood on this river.</w:t>
      </w:r>
      <w:r>
        <w:rPr>
          <w:rFonts w:ascii="Times New Roman" w:hAnsi="Times New Roman" w:cs="Times New Roman"/>
          <w:sz w:val="24"/>
          <w:szCs w:val="24"/>
        </w:rPr>
        <w:t xml:space="preserve"> We also investigated the impact of certain climate variables on the growth (fitness) of Fremont cottonwoods.</w:t>
      </w:r>
    </w:p>
    <w:p w14:paraId="7CA8BA41" w14:textId="77777777" w:rsidR="0070044C" w:rsidRPr="002245EF" w:rsidRDefault="0070044C" w:rsidP="0070044C">
      <w:pPr>
        <w:spacing w:line="480" w:lineRule="auto"/>
        <w:rPr>
          <w:rFonts w:ascii="Times New Roman" w:hAnsi="Times New Roman" w:cs="Times New Roman"/>
          <w:sz w:val="24"/>
          <w:szCs w:val="24"/>
        </w:rPr>
      </w:pPr>
      <w:r w:rsidRPr="002245EF">
        <w:rPr>
          <w:rFonts w:ascii="Times New Roman" w:hAnsi="Times New Roman" w:cs="Times New Roman"/>
          <w:sz w:val="24"/>
          <w:szCs w:val="24"/>
        </w:rPr>
        <w:t>1)  How have seedlings from the 2023 spring cohort survived and grown in the past two growing seasons?</w:t>
      </w:r>
    </w:p>
    <w:p w14:paraId="6FFE3A3C" w14:textId="77777777" w:rsidR="0070044C" w:rsidRPr="002245EF" w:rsidRDefault="0070044C" w:rsidP="0070044C">
      <w:pPr>
        <w:spacing w:line="480" w:lineRule="auto"/>
        <w:rPr>
          <w:rFonts w:ascii="Times New Roman" w:hAnsi="Times New Roman" w:cs="Times New Roman"/>
          <w:sz w:val="24"/>
          <w:szCs w:val="24"/>
        </w:rPr>
      </w:pPr>
      <w:r w:rsidRPr="002245EF">
        <w:rPr>
          <w:rFonts w:ascii="Times New Roman" w:hAnsi="Times New Roman" w:cs="Times New Roman"/>
          <w:sz w:val="24"/>
          <w:szCs w:val="24"/>
        </w:rPr>
        <w:t>2) What are the demographics of Fremont cottonwood along the Verde River?</w:t>
      </w:r>
    </w:p>
    <w:p w14:paraId="070CFBEC" w14:textId="77777777" w:rsidR="0070044C" w:rsidRPr="002245EF" w:rsidRDefault="0070044C" w:rsidP="0070044C">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3) What </w:t>
      </w:r>
      <w:r>
        <w:rPr>
          <w:rFonts w:ascii="Times New Roman" w:hAnsi="Times New Roman" w:cs="Times New Roman"/>
          <w:sz w:val="24"/>
          <w:szCs w:val="24"/>
        </w:rPr>
        <w:t xml:space="preserve">climate </w:t>
      </w:r>
      <w:r w:rsidRPr="002245EF">
        <w:rPr>
          <w:rFonts w:ascii="Times New Roman" w:hAnsi="Times New Roman" w:cs="Times New Roman"/>
          <w:sz w:val="24"/>
          <w:szCs w:val="24"/>
        </w:rPr>
        <w:t>variables impact annual growth (fitness) of Fremont cottonwood along the Verde River?</w:t>
      </w:r>
    </w:p>
    <w:p w14:paraId="7DDBE5E4" w14:textId="0D86F882" w:rsidR="0038100D" w:rsidRPr="0070044C" w:rsidRDefault="0070044C" w:rsidP="0070044C">
      <w:pPr>
        <w:pStyle w:val="Heading1"/>
        <w:rPr>
          <w:rFonts w:ascii="Times New Roman" w:hAnsi="Times New Roman" w:cs="Times New Roman"/>
        </w:rPr>
      </w:pPr>
      <w:r w:rsidRPr="0070044C">
        <w:rPr>
          <w:rFonts w:ascii="Times New Roman" w:hAnsi="Times New Roman" w:cs="Times New Roman"/>
        </w:rPr>
        <w:lastRenderedPageBreak/>
        <w:t>Methods</w:t>
      </w:r>
    </w:p>
    <w:p w14:paraId="01CB9F54"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Seedling Plots</w:t>
      </w:r>
    </w:p>
    <w:p w14:paraId="7BAC0472" w14:textId="2DE3988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River reaches were walked in </w:t>
      </w:r>
      <w:r w:rsidR="00A52FD5">
        <w:rPr>
          <w:rFonts w:ascii="Times New Roman" w:hAnsi="Times New Roman" w:cs="Times New Roman"/>
          <w:sz w:val="24"/>
          <w:szCs w:val="24"/>
        </w:rPr>
        <w:t>f</w:t>
      </w:r>
      <w:r w:rsidR="00A52FD5" w:rsidRPr="002245EF">
        <w:rPr>
          <w:rFonts w:ascii="Times New Roman" w:hAnsi="Times New Roman" w:cs="Times New Roman"/>
          <w:sz w:val="24"/>
          <w:szCs w:val="24"/>
        </w:rPr>
        <w:t xml:space="preserve">all </w:t>
      </w:r>
      <w:r w:rsidRPr="002245EF">
        <w:rPr>
          <w:rFonts w:ascii="Times New Roman" w:hAnsi="Times New Roman" w:cs="Times New Roman"/>
          <w:sz w:val="24"/>
          <w:szCs w:val="24"/>
        </w:rPr>
        <w:t xml:space="preserve">2023 to identify seedlings that had survived their first growing season. We established ten monitoring plots at BRAP and Childs using purposive (subjective) sampling. Plots were selected in areas where </w:t>
      </w:r>
      <w:r w:rsidR="00A52FD5">
        <w:rPr>
          <w:rFonts w:ascii="Times New Roman" w:hAnsi="Times New Roman" w:cs="Times New Roman"/>
          <w:sz w:val="24"/>
          <w:szCs w:val="24"/>
        </w:rPr>
        <w:t xml:space="preserve">live </w:t>
      </w:r>
      <w:r w:rsidRPr="002245EF">
        <w:rPr>
          <w:rFonts w:ascii="Times New Roman" w:hAnsi="Times New Roman" w:cs="Times New Roman"/>
          <w:sz w:val="24"/>
          <w:szCs w:val="24"/>
        </w:rPr>
        <w:t>seedlings</w:t>
      </w:r>
      <w:r w:rsidR="00A52FD5">
        <w:rPr>
          <w:rFonts w:ascii="Times New Roman" w:hAnsi="Times New Roman" w:cs="Times New Roman"/>
          <w:sz w:val="24"/>
          <w:szCs w:val="24"/>
        </w:rPr>
        <w:t xml:space="preserve"> occurred</w:t>
      </w:r>
      <w:r w:rsidRPr="002245EF">
        <w:rPr>
          <w:rFonts w:ascii="Times New Roman" w:hAnsi="Times New Roman" w:cs="Times New Roman"/>
          <w:sz w:val="24"/>
          <w:szCs w:val="24"/>
        </w:rPr>
        <w:t>, not randomly across the floodplain. Seedling</w:t>
      </w:r>
      <w:r w:rsidR="00516EBF">
        <w:rPr>
          <w:rFonts w:ascii="Times New Roman" w:hAnsi="Times New Roman" w:cs="Times New Roman"/>
          <w:sz w:val="24"/>
          <w:szCs w:val="24"/>
        </w:rPr>
        <w:t>s were</w:t>
      </w:r>
      <w:r w:rsidRPr="002245EF">
        <w:rPr>
          <w:rFonts w:ascii="Times New Roman" w:hAnsi="Times New Roman" w:cs="Times New Roman"/>
          <w:sz w:val="24"/>
          <w:szCs w:val="24"/>
        </w:rPr>
        <w:t xml:space="preserve"> concentrated </w:t>
      </w:r>
      <w:r w:rsidR="00516EBF">
        <w:rPr>
          <w:rFonts w:ascii="Times New Roman" w:hAnsi="Times New Roman" w:cs="Times New Roman"/>
          <w:sz w:val="24"/>
          <w:szCs w:val="24"/>
        </w:rPr>
        <w:t>forming</w:t>
      </w:r>
      <w:r w:rsidR="00516EBF"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dense </w:t>
      </w:r>
      <w:r w:rsidR="00516EBF">
        <w:rPr>
          <w:rFonts w:ascii="Times New Roman" w:hAnsi="Times New Roman" w:cs="Times New Roman"/>
          <w:sz w:val="24"/>
          <w:szCs w:val="24"/>
        </w:rPr>
        <w:t>patches and a r</w:t>
      </w:r>
      <w:r w:rsidRPr="002245EF">
        <w:rPr>
          <w:rFonts w:ascii="Times New Roman" w:hAnsi="Times New Roman" w:cs="Times New Roman"/>
          <w:sz w:val="24"/>
          <w:szCs w:val="24"/>
        </w:rPr>
        <w:t xml:space="preserve">andom or systematic approach likely would not have </w:t>
      </w:r>
      <w:r w:rsidR="002245EF">
        <w:rPr>
          <w:rFonts w:ascii="Times New Roman" w:hAnsi="Times New Roman" w:cs="Times New Roman"/>
          <w:sz w:val="24"/>
          <w:szCs w:val="24"/>
        </w:rPr>
        <w:t>located</w:t>
      </w:r>
      <w:r w:rsidRPr="002245EF">
        <w:rPr>
          <w:rFonts w:ascii="Times New Roman" w:hAnsi="Times New Roman" w:cs="Times New Roman"/>
          <w:sz w:val="24"/>
          <w:szCs w:val="24"/>
        </w:rPr>
        <w:t xml:space="preserve"> the regeneration. By choosing sites where regeneration had survived their first growing season, it allowed us to better study and understand which variables impact their survivorship</w:t>
      </w:r>
      <w:r w:rsidR="007A1EFF">
        <w:rPr>
          <w:rFonts w:ascii="Times New Roman" w:hAnsi="Times New Roman" w:cs="Times New Roman"/>
          <w:sz w:val="24"/>
          <w:szCs w:val="24"/>
        </w:rPr>
        <w:t xml:space="preserve"> after the first growing season</w:t>
      </w:r>
      <w:r w:rsidRPr="002245EF">
        <w:rPr>
          <w:rFonts w:ascii="Times New Roman" w:hAnsi="Times New Roman" w:cs="Times New Roman"/>
          <w:sz w:val="24"/>
          <w:szCs w:val="24"/>
        </w:rPr>
        <w:t>.</w:t>
      </w:r>
    </w:p>
    <w:p w14:paraId="11338CB2" w14:textId="5E0E24D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We pounded </w:t>
      </w:r>
      <w:ins w:id="25" w:author="Abraham E Springer" w:date="2025-04-15T13:09:00Z" w16du:dateUtc="2025-04-15T20:09:00Z">
        <w:r w:rsidR="003E0DC2">
          <w:rPr>
            <w:rFonts w:ascii="Times New Roman" w:hAnsi="Times New Roman" w:cs="Times New Roman"/>
            <w:sz w:val="24"/>
            <w:szCs w:val="24"/>
          </w:rPr>
          <w:t xml:space="preserve">a </w:t>
        </w:r>
      </w:ins>
      <w:r w:rsidRPr="002245EF">
        <w:rPr>
          <w:rFonts w:ascii="Times New Roman" w:hAnsi="Times New Roman" w:cs="Times New Roman"/>
          <w:sz w:val="24"/>
          <w:szCs w:val="24"/>
        </w:rPr>
        <w:t xml:space="preserve">metal pin into the ground and a radius was determined to encompass the seedlings. We then measured seedling heights with a ruler or measuring tape to the nearest centimeter and the diameters near the ground with calipers to the nearest millimeter within the determined radius. </w:t>
      </w:r>
    </w:p>
    <w:p w14:paraId="01A935DA"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If a regeneration area was too dense to feasibly measure every seedling, we subsampled the area. First, we mapped the area containing the cottonwood seedling using an Arrow100 GNSS (Quebec, Canada). After the polygon was created and the area determined to the nearest square meter, a one square meter hoop was used to create subsample areas and seedlings within the hoop were then measured and recorded. We sampled 15-30% of the total area containing seedlings.</w:t>
      </w:r>
    </w:p>
    <w:p w14:paraId="53838D9D" w14:textId="77777777" w:rsidR="0038100D" w:rsidRPr="002245EF" w:rsidRDefault="0038100D" w:rsidP="0038100D">
      <w:pPr>
        <w:spacing w:line="480" w:lineRule="auto"/>
        <w:rPr>
          <w:rFonts w:ascii="Times New Roman" w:hAnsi="Times New Roman" w:cs="Times New Roman"/>
          <w:b/>
          <w:sz w:val="24"/>
          <w:szCs w:val="24"/>
          <w:lang w:val="en-US"/>
        </w:rPr>
      </w:pPr>
      <w:r w:rsidRPr="002245EF">
        <w:rPr>
          <w:rFonts w:ascii="Times New Roman" w:hAnsi="Times New Roman" w:cs="Times New Roman"/>
          <w:b/>
          <w:sz w:val="24"/>
          <w:szCs w:val="24"/>
          <w:lang w:val="en-US"/>
        </w:rPr>
        <w:t>Light</w:t>
      </w:r>
    </w:p>
    <w:p w14:paraId="78DC9A52" w14:textId="0E741E8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Light </w:t>
      </w:r>
      <w:r w:rsidR="007A1EFF">
        <w:rPr>
          <w:rFonts w:ascii="Times New Roman" w:hAnsi="Times New Roman" w:cs="Times New Roman"/>
          <w:sz w:val="24"/>
          <w:szCs w:val="24"/>
        </w:rPr>
        <w:t>availability</w:t>
      </w:r>
      <w:r w:rsidRPr="002245EF">
        <w:rPr>
          <w:rFonts w:ascii="Times New Roman" w:hAnsi="Times New Roman" w:cs="Times New Roman"/>
          <w:sz w:val="24"/>
          <w:szCs w:val="24"/>
        </w:rPr>
        <w:t xml:space="preserve"> was measured with a Li-COR LI-1500 Light Sensor Logger (Lincoln, NE). The pyranometer sensor was placed in the or near the plot and allowed to acclimate. A </w:t>
      </w:r>
      <w:r w:rsidRPr="002245EF">
        <w:rPr>
          <w:rFonts w:ascii="Times New Roman" w:hAnsi="Times New Roman" w:cs="Times New Roman"/>
          <w:sz w:val="24"/>
          <w:szCs w:val="24"/>
        </w:rPr>
        <w:lastRenderedPageBreak/>
        <w:t>reading was taken every minute for 5 minutes. These readings were then averaged to get an average W/m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value at each plot at an accuracy of ± 0.3%.</w:t>
      </w:r>
    </w:p>
    <w:p w14:paraId="421942BC" w14:textId="77777777" w:rsidR="0038100D" w:rsidRPr="002245EF" w:rsidRDefault="0038100D" w:rsidP="0038100D">
      <w:pPr>
        <w:spacing w:line="480" w:lineRule="auto"/>
        <w:rPr>
          <w:rFonts w:ascii="Times New Roman" w:hAnsi="Times New Roman" w:cs="Times New Roman"/>
          <w:b/>
          <w:sz w:val="24"/>
          <w:szCs w:val="24"/>
          <w:lang w:val="en-US"/>
        </w:rPr>
      </w:pPr>
      <w:r w:rsidRPr="002245EF">
        <w:rPr>
          <w:rFonts w:ascii="Times New Roman" w:hAnsi="Times New Roman" w:cs="Times New Roman"/>
          <w:b/>
          <w:sz w:val="24"/>
          <w:szCs w:val="24"/>
          <w:lang w:val="en-US"/>
        </w:rPr>
        <w:t>Herbaceous Coverage</w:t>
      </w:r>
    </w:p>
    <w:p w14:paraId="5E220561"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We measured herbaceous coverage to observe competition of other herbaceous plants with cottonwood seedlings.  Herbaceous coverage was estimated using the Braun-Blanquet 6 step scale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(Braun-Blanquet, 1964)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Only herbaceous plants within the plots and rooted at the same elevation as the cottonwood seedlings were considered as herbaceous competition. Plants rooted at the same elevation as cottonwood seedlings would be competing for light, water, space and nutrients.</w:t>
      </w:r>
    </w:p>
    <w:p w14:paraId="5A354755"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lang w:val="en-US"/>
        </w:rPr>
        <w:t xml:space="preserve">Soil </w:t>
      </w:r>
    </w:p>
    <w:p w14:paraId="48FE73B3" w14:textId="343111EF" w:rsidR="0038100D" w:rsidRPr="002245EF" w:rsidRDefault="0038100D" w:rsidP="0038100D">
      <w:pPr>
        <w:spacing w:line="480" w:lineRule="auto"/>
        <w:ind w:firstLine="720"/>
        <w:rPr>
          <w:rFonts w:ascii="Times New Roman" w:hAnsi="Times New Roman" w:cs="Times New Roman"/>
          <w:sz w:val="24"/>
          <w:szCs w:val="24"/>
          <w:lang w:val="en-US"/>
        </w:rPr>
      </w:pPr>
      <w:r w:rsidRPr="002245EF">
        <w:rPr>
          <w:rFonts w:ascii="Times New Roman" w:hAnsi="Times New Roman" w:cs="Times New Roman"/>
          <w:sz w:val="24"/>
          <w:szCs w:val="24"/>
          <w:lang w:val="en-US"/>
        </w:rPr>
        <w:t>Soil samples were collected inside the seedling plots using a trowel. Soil samples are from the first few inches of the soil horizon where the cottonwoods originally germinated. Samples were dried in an oven for 6 hours at 70</w:t>
      </w:r>
      <w:r w:rsidRPr="002245EF">
        <w:rPr>
          <w:rFonts w:ascii="Times New Roman" w:hAnsi="Times New Roman" w:cs="Times New Roman"/>
          <w:sz w:val="24"/>
          <w:szCs w:val="24"/>
          <w:vertAlign w:val="superscript"/>
          <w:lang w:val="en-US"/>
        </w:rPr>
        <w:t>o</w:t>
      </w:r>
      <w:r w:rsidRPr="002245EF">
        <w:rPr>
          <w:rFonts w:ascii="Times New Roman" w:hAnsi="Times New Roman" w:cs="Times New Roman"/>
          <w:sz w:val="24"/>
          <w:szCs w:val="24"/>
          <w:lang w:val="en-US"/>
        </w:rPr>
        <w:t xml:space="preserve"> C. The samples were placed in a shaker and sieved for 15 minutes and the percent fines (0.075mm or smaller) was calculated for each site</w:t>
      </w:r>
      <w:r w:rsidR="00843C64">
        <w:rPr>
          <w:rFonts w:ascii="Times New Roman" w:hAnsi="Times New Roman" w:cs="Times New Roman"/>
          <w:sz w:val="24"/>
          <w:szCs w:val="24"/>
          <w:lang w:val="en-US"/>
        </w:rPr>
        <w:t xml:space="preserve"> by subtracting the weight of fine sediment from the total sediment weight</w:t>
      </w:r>
      <w:r w:rsidRPr="002245EF">
        <w:rPr>
          <w:rFonts w:ascii="Times New Roman" w:hAnsi="Times New Roman" w:cs="Times New Roman"/>
          <w:sz w:val="24"/>
          <w:szCs w:val="24"/>
          <w:lang w:val="en-US"/>
        </w:rPr>
        <w:t>. Grain size distributions were based on dry weight percentage.</w:t>
      </w:r>
    </w:p>
    <w:p w14:paraId="64A9827A"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Survey data/distance to water level</w:t>
      </w:r>
    </w:p>
    <w:p w14:paraId="55FF641A" w14:textId="2A9FE91B" w:rsidR="0038100D"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We surveyed seedling plots to incorporate them into larger hydraulic models. The goal of the surveying </w:t>
      </w:r>
      <w:r w:rsidR="002245EF">
        <w:rPr>
          <w:rFonts w:ascii="Times New Roman" w:hAnsi="Times New Roman" w:cs="Times New Roman"/>
          <w:sz w:val="24"/>
          <w:szCs w:val="24"/>
        </w:rPr>
        <w:t>is</w:t>
      </w:r>
      <w:r w:rsidRPr="002245EF">
        <w:rPr>
          <w:rFonts w:ascii="Times New Roman" w:hAnsi="Times New Roman" w:cs="Times New Roman"/>
          <w:sz w:val="24"/>
          <w:szCs w:val="24"/>
        </w:rPr>
        <w:t xml:space="preserve"> to determine what </w:t>
      </w:r>
      <w:r w:rsidR="002245EF">
        <w:rPr>
          <w:rFonts w:ascii="Times New Roman" w:hAnsi="Times New Roman" w:cs="Times New Roman"/>
          <w:sz w:val="24"/>
          <w:szCs w:val="24"/>
        </w:rPr>
        <w:t xml:space="preserve">river </w:t>
      </w:r>
      <w:r w:rsidRPr="002245EF">
        <w:rPr>
          <w:rFonts w:ascii="Times New Roman" w:hAnsi="Times New Roman" w:cs="Times New Roman"/>
          <w:sz w:val="24"/>
          <w:szCs w:val="24"/>
        </w:rPr>
        <w:t>discharge is required to inundate seedling sites. Sites at BRAP and Childs were surveyed with a Trimble R10 GNSS base and rover (Westminster, CO) with an accuracy of 8mm horizontally and 15 mm vertically. Transects were surveyed starting at the upper mesquite (</w:t>
      </w:r>
      <w:proofErr w:type="spellStart"/>
      <w:r w:rsidRPr="002245EF">
        <w:rPr>
          <w:rFonts w:ascii="Times New Roman" w:hAnsi="Times New Roman" w:cs="Times New Roman"/>
          <w:i/>
          <w:iCs/>
          <w:sz w:val="24"/>
          <w:szCs w:val="24"/>
        </w:rPr>
        <w:t>Propsis</w:t>
      </w:r>
      <w:proofErr w:type="spellEnd"/>
      <w:r w:rsidRPr="002245EF">
        <w:rPr>
          <w:rFonts w:ascii="Times New Roman" w:hAnsi="Times New Roman" w:cs="Times New Roman"/>
          <w:i/>
          <w:iCs/>
          <w:sz w:val="24"/>
          <w:szCs w:val="24"/>
        </w:rPr>
        <w:t xml:space="preserve"> spp.</w:t>
      </w:r>
      <w:r w:rsidRPr="002245EF">
        <w:rPr>
          <w:rFonts w:ascii="Times New Roman" w:hAnsi="Times New Roman" w:cs="Times New Roman"/>
          <w:sz w:val="24"/>
          <w:szCs w:val="24"/>
        </w:rPr>
        <w:t xml:space="preserve">) terrace, down through the seedling plot and to the edge of the </w:t>
      </w:r>
      <w:r w:rsidRPr="002245EF">
        <w:rPr>
          <w:rFonts w:ascii="Times New Roman" w:hAnsi="Times New Roman" w:cs="Times New Roman"/>
          <w:sz w:val="24"/>
          <w:szCs w:val="24"/>
        </w:rPr>
        <w:lastRenderedPageBreak/>
        <w:t>water. Points were taken at different geomorphic features (top and bottom of swales etc.) to create a detailed cross-section of the floodplain where the seedlings regenerated.</w:t>
      </w:r>
    </w:p>
    <w:p w14:paraId="284A4856" w14:textId="38399344" w:rsidR="002245EF" w:rsidRPr="002245EF" w:rsidRDefault="002245EF" w:rsidP="002245EF">
      <w:pPr>
        <w:spacing w:line="480" w:lineRule="auto"/>
        <w:ind w:firstLine="720"/>
        <w:jc w:val="center"/>
        <w:rPr>
          <w:rFonts w:ascii="Times New Roman" w:hAnsi="Times New Roman" w:cs="Times New Roman"/>
          <w:sz w:val="24"/>
          <w:szCs w:val="24"/>
        </w:rPr>
      </w:pPr>
      <w:r w:rsidRPr="002245EF">
        <w:rPr>
          <w:rFonts w:ascii="Times New Roman" w:hAnsi="Times New Roman" w:cs="Times New Roman"/>
          <w:sz w:val="24"/>
          <w:szCs w:val="24"/>
          <w:highlight w:val="yellow"/>
        </w:rPr>
        <w:t>TO BE INCORPORATED FULLY LATER</w:t>
      </w:r>
    </w:p>
    <w:p w14:paraId="41B014DC"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b/>
          <w:sz w:val="24"/>
          <w:szCs w:val="24"/>
        </w:rPr>
        <w:t>Analysis Methods</w:t>
      </w:r>
      <w:r w:rsidRPr="002245EF">
        <w:rPr>
          <w:rFonts w:ascii="Times New Roman" w:hAnsi="Times New Roman" w:cs="Times New Roman"/>
          <w:sz w:val="24"/>
          <w:szCs w:val="24"/>
        </w:rPr>
        <w:t xml:space="preserve"> </w:t>
      </w:r>
    </w:p>
    <w:p w14:paraId="1B1D067A" w14:textId="465B71CA"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R</w:t>
      </w:r>
      <w:r w:rsidR="004A40C4">
        <w:rPr>
          <w:rFonts w:ascii="Times New Roman" w:hAnsi="Times New Roman" w:cs="Times New Roman"/>
          <w:sz w:val="24"/>
          <w:szCs w:val="24"/>
        </w:rPr>
        <w:t xml:space="preserve"> studio</w:t>
      </w:r>
      <w:r w:rsidRPr="002245EF">
        <w:rPr>
          <w:rFonts w:ascii="Times New Roman" w:hAnsi="Times New Roman" w:cs="Times New Roman"/>
          <w:sz w:val="24"/>
          <w:szCs w:val="24"/>
        </w:rPr>
        <w:t xml:space="preserve"> </w:t>
      </w:r>
      <w:r w:rsidR="00A22010">
        <w:rPr>
          <w:rFonts w:ascii="Times New Roman" w:hAnsi="Times New Roman" w:cs="Times New Roman"/>
          <w:sz w:val="24"/>
          <w:szCs w:val="24"/>
        </w:rPr>
        <w:t>was</w:t>
      </w:r>
      <w:r w:rsidRPr="002245EF">
        <w:rPr>
          <w:rFonts w:ascii="Times New Roman" w:hAnsi="Times New Roman" w:cs="Times New Roman"/>
          <w:sz w:val="24"/>
          <w:szCs w:val="24"/>
        </w:rPr>
        <w:t xml:space="preserve"> used to calculate summary statistics (R version 4.4.2). Height and diameter values were converted into a single Height-Diameter ratio (HDR</w:t>
      </w:r>
      <w:r w:rsidR="00516EBF">
        <w:rPr>
          <w:rFonts w:ascii="Times New Roman" w:hAnsi="Times New Roman" w:cs="Times New Roman"/>
          <w:sz w:val="24"/>
          <w:szCs w:val="24"/>
        </w:rPr>
        <w:t>)</w:t>
      </w:r>
      <w:del w:id="26" w:author="Abraham E Springer" w:date="2025-04-15T13:11:00Z" w16du:dateUtc="2025-04-15T20:11:00Z">
        <w:r w:rsidRPr="002245EF" w:rsidDel="003E0DC2">
          <w:rPr>
            <w:rFonts w:ascii="Times New Roman" w:hAnsi="Times New Roman" w:cs="Times New Roman"/>
            <w:sz w:val="24"/>
            <w:szCs w:val="24"/>
          </w:rPr>
          <w:delText>,</w:delText>
        </w:r>
      </w:del>
      <w:ins w:id="27" w:author="Abraham E Springer" w:date="2025-04-15T13:11:00Z" w16du:dateUtc="2025-04-15T20:11:00Z">
        <w:r w:rsidR="003E0DC2">
          <w:rPr>
            <w:rFonts w:ascii="Times New Roman" w:hAnsi="Times New Roman" w:cs="Times New Roman"/>
            <w:sz w:val="24"/>
            <w:szCs w:val="24"/>
          </w:rPr>
          <w:t xml:space="preserve"> </w:t>
        </w:r>
      </w:ins>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{"citationID":"e98MP7FS","properties":{"formattedCitation":"(Rose et al., 1999)","plainCitation":"(Rose et al., 1999)","noteIndex":0},"citationItems":[{"id":74,"uris":["http://zotero.org/users/local/yyBX3i8n/items/9SPASW6V"],"itemData":{"id":74,"type":"article-journal","abstract":"Abstract\n            Responses of Douglas-fir seedlings were studied for 3 yr following eight vegetation-control treatments in three western Oregon clearcuts. The objectives were to determine seedling growth response to different areas of spot vegetation control and to determine the relative influence of early woody and herbaceous competition on seedling growth. Herbicide treatment areas varied in size from those receiving no control to full control (9.3 m2). Controlled areas were maintained free of herbaceous vegetation for 2 yr and all woody vegetation was controlled for 3 yr. Two additional treatments, complete control of woody vegetation only and complete control of herbaceous vegetation only, were also examined. On two sites (Summit and Marcola), seedling growth parameters were maximized at or near full vegetation control with a tree spacing of 3 m x 3 m. On the third site (Pedee), maximum growth response occurred between 5 and 6 m2; of control. Herbaceous vegetation control resulted in increased seedling growth at all sites while woody vegetation control yielded increased seedling growth only at the Pedee site. Cumulative 3 yr herbaceous cover accounted for 68% and 41% of the variability in stem volume at Summit and Marcola, respectively. Adding cumulative 3 yr woody cover to the model accounted for an additional 18% and 49% of the variability in stem volume at Summit and Marcola, respectively. At Pedee, neither herbaceous nor woody cover significantly influenced 3 yr stem volume, suggesting that factors other than vegetation cover were responsible for differences measured. For. Sci. 45(1):117-126.","container-title":"Forest Science","DOI":"10.1093/forestscience/45.1.117","ISSN":"0015-749X, 1938-3738","issue":"1","language":"en","page":"117-126","source":"DOI.org (Crossref)","title":"Three-Year Survival and Growth of Douglas-Fir Seedlings Under Various Vegetation-Free Regimes","volume":"45","author":[{"family":"Rose","given":"R."},{"family":"Ketchum","given":"J.S."},{"family":"Hanson","given":"D. E."}],"issued":{"date-parts":[["1999",2,1]]}}}],"schema":"https://github.com/citation-style-language/schema/raw/master/csl-citation.json"}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(Rose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so each seedling had a single value describing its size. A higher HDR means that a seedling is thinner and taller.</w:t>
      </w:r>
    </w:p>
    <w:p w14:paraId="438E45E5" w14:textId="77777777" w:rsidR="0038100D" w:rsidRPr="002245EF" w:rsidRDefault="0038100D" w:rsidP="0038100D">
      <w:pPr>
        <w:spacing w:line="480" w:lineRule="auto"/>
        <w:rPr>
          <w:rFonts w:ascii="Times New Roman" w:hAnsi="Times New Roman" w:cs="Times New Roman"/>
          <w:sz w:val="24"/>
          <w:szCs w:val="24"/>
        </w:rPr>
      </w:pPr>
    </w:p>
    <w:p w14:paraId="441C3849" w14:textId="77777777" w:rsidR="0038100D" w:rsidRPr="002245EF" w:rsidRDefault="0038100D" w:rsidP="0038100D">
      <w:pPr>
        <w:spacing w:line="480" w:lineRule="auto"/>
        <w:rPr>
          <w:rFonts w:ascii="Times New Roman" w:hAnsi="Times New Roman" w:cs="Times New Roman"/>
          <w:i/>
          <w:sz w:val="24"/>
          <w:szCs w:val="24"/>
        </w:rPr>
      </w:pPr>
      <m:oMathPara>
        <m:oMath>
          <m:r>
            <w:rPr>
              <w:rFonts w:ascii="Cambria Math" w:hAnsi="Cambria Math" w:cs="Times New Roman"/>
              <w:sz w:val="24"/>
              <w:szCs w:val="24"/>
            </w:rPr>
            <m:t>HDR=</m:t>
          </m:r>
          <m:f>
            <m:fPr>
              <m:ctrlPr>
                <w:rPr>
                  <w:rFonts w:ascii="Cambria Math" w:hAnsi="Cambria Math" w:cs="Times New Roman"/>
                  <w:i/>
                  <w:sz w:val="24"/>
                  <w:szCs w:val="24"/>
                </w:rPr>
              </m:ctrlPr>
            </m:fPr>
            <m:num>
              <m:r>
                <w:rPr>
                  <w:rFonts w:ascii="Cambria Math" w:hAnsi="Cambria Math" w:cs="Times New Roman"/>
                  <w:sz w:val="24"/>
                  <w:szCs w:val="24"/>
                </w:rPr>
                <m:t>Height (cm)</m:t>
              </m:r>
            </m:num>
            <m:den>
              <m:r>
                <w:rPr>
                  <w:rFonts w:ascii="Cambria Math" w:hAnsi="Cambria Math" w:cs="Times New Roman"/>
                  <w:sz w:val="24"/>
                  <w:szCs w:val="24"/>
                </w:rPr>
                <m:t>Diameter (cm)</m:t>
              </m:r>
            </m:den>
          </m:f>
        </m:oMath>
      </m:oMathPara>
    </w:p>
    <w:p w14:paraId="09A8170C" w14:textId="77777777" w:rsidR="0038100D" w:rsidRPr="002245EF" w:rsidRDefault="0038100D" w:rsidP="0038100D">
      <w:pPr>
        <w:pStyle w:val="Caption"/>
        <w:spacing w:line="480" w:lineRule="auto"/>
        <w:jc w:val="center"/>
        <w:rPr>
          <w:rFonts w:ascii="Times New Roman" w:hAnsi="Times New Roman" w:cs="Times New Roman"/>
          <w:color w:val="auto"/>
          <w:sz w:val="24"/>
        </w:rPr>
      </w:pPr>
      <w:r w:rsidRPr="002245EF">
        <w:rPr>
          <w:rFonts w:ascii="Times New Roman" w:hAnsi="Times New Roman" w:cs="Times New Roman"/>
          <w:color w:val="auto"/>
          <w:sz w:val="24"/>
          <w:szCs w:val="24"/>
        </w:rPr>
        <w:t xml:space="preserve">Equation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Equation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p>
    <w:p w14:paraId="1088E8A0" w14:textId="77777777" w:rsidR="0038100D" w:rsidRPr="002245EF" w:rsidRDefault="0038100D" w:rsidP="0038100D">
      <w:pPr>
        <w:spacing w:line="480" w:lineRule="auto"/>
        <w:rPr>
          <w:rFonts w:ascii="Times New Roman" w:hAnsi="Times New Roman" w:cs="Times New Roman"/>
          <w:sz w:val="24"/>
          <w:szCs w:val="24"/>
        </w:rPr>
      </w:pPr>
    </w:p>
    <w:p w14:paraId="6F50FD9E" w14:textId="7FD32D7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Changes in density and seedling size were determined by subtracting the Fall 2024 values from the Fall 2023 values. To measure changes between visit</w:t>
      </w:r>
      <w:r w:rsidR="00A22010">
        <w:rPr>
          <w:rFonts w:ascii="Times New Roman" w:hAnsi="Times New Roman" w:cs="Times New Roman"/>
          <w:sz w:val="24"/>
          <w:szCs w:val="24"/>
        </w:rPr>
        <w:t>s</w:t>
      </w:r>
      <w:r w:rsidRPr="002245EF">
        <w:rPr>
          <w:rFonts w:ascii="Times New Roman" w:hAnsi="Times New Roman" w:cs="Times New Roman"/>
          <w:sz w:val="24"/>
          <w:szCs w:val="24"/>
        </w:rPr>
        <w:t xml:space="preserve"> (Fall 2023, Spring 2024 and Fall 2024) and growth (mean height, diameter and HDR) an Analysis of Variance (ANOVA) was used to test for significance. Tukey’s HSD test was used to test for significant changes between variables at a critical P-value of less than or equal to 0.05.</w:t>
      </w:r>
    </w:p>
    <w:p w14:paraId="111E78C8" w14:textId="5431AF7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 logistic regression model was used </w:t>
      </w:r>
      <w:r w:rsidR="00387901">
        <w:rPr>
          <w:rFonts w:ascii="Times New Roman" w:hAnsi="Times New Roman" w:cs="Times New Roman"/>
          <w:sz w:val="24"/>
          <w:szCs w:val="24"/>
        </w:rPr>
        <w:t xml:space="preserve">to </w:t>
      </w:r>
      <w:r w:rsidR="00A22010">
        <w:rPr>
          <w:rFonts w:ascii="Times New Roman" w:hAnsi="Times New Roman" w:cs="Times New Roman"/>
          <w:sz w:val="24"/>
          <w:szCs w:val="24"/>
        </w:rPr>
        <w:t xml:space="preserve">model </w:t>
      </w:r>
      <w:r w:rsidRPr="002245EF">
        <w:rPr>
          <w:rFonts w:ascii="Times New Roman" w:hAnsi="Times New Roman" w:cs="Times New Roman"/>
          <w:sz w:val="24"/>
          <w:szCs w:val="24"/>
        </w:rPr>
        <w:t>the three measured variables impacted seedling survivorship (</w:t>
      </w:r>
      <w:r w:rsidR="002245EF">
        <w:rPr>
          <w:rFonts w:ascii="Times New Roman" w:hAnsi="Times New Roman" w:cs="Times New Roman"/>
          <w:sz w:val="24"/>
          <w:szCs w:val="24"/>
        </w:rPr>
        <w:t>APPENDIX X)</w:t>
      </w:r>
      <w:ins w:id="28" w:author="Cooper,David" w:date="2025-04-05T13:34:00Z">
        <w:r w:rsidR="00516EBF">
          <w:rPr>
            <w:rFonts w:ascii="Times New Roman" w:hAnsi="Times New Roman" w:cs="Times New Roman"/>
            <w:sz w:val="24"/>
            <w:szCs w:val="24"/>
          </w:rPr>
          <w:t>.</w:t>
        </w:r>
      </w:ins>
      <w:r w:rsidRPr="002245EF">
        <w:rPr>
          <w:rFonts w:ascii="Times New Roman" w:hAnsi="Times New Roman" w:cs="Times New Roman"/>
          <w:sz w:val="24"/>
          <w:szCs w:val="24"/>
        </w:rPr>
        <w:t xml:space="preserve"> The three site variables were compared to Fall 2024 survivorship. A stepwise selection model was run to determine which variables, and which combinations were significant predictors of survival.</w:t>
      </w:r>
    </w:p>
    <w:p w14:paraId="590C572A"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Dendrochronology</w:t>
      </w:r>
    </w:p>
    <w:p w14:paraId="4978BD2D" w14:textId="70BC563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 xml:space="preserve">To determine the age and </w:t>
      </w:r>
      <w:r w:rsidR="00516EBF">
        <w:rPr>
          <w:rFonts w:ascii="Times New Roman" w:hAnsi="Times New Roman" w:cs="Times New Roman"/>
          <w:sz w:val="24"/>
          <w:szCs w:val="24"/>
        </w:rPr>
        <w:t xml:space="preserve">diameter </w:t>
      </w:r>
      <w:r w:rsidRPr="002245EF">
        <w:rPr>
          <w:rFonts w:ascii="Times New Roman" w:hAnsi="Times New Roman" w:cs="Times New Roman"/>
          <w:sz w:val="24"/>
          <w:szCs w:val="24"/>
        </w:rPr>
        <w:t xml:space="preserve">growth of Fremont cottonwood trees, cores were </w:t>
      </w:r>
      <w:r w:rsidR="00A22010">
        <w:rPr>
          <w:rFonts w:ascii="Times New Roman" w:hAnsi="Times New Roman" w:cs="Times New Roman"/>
          <w:sz w:val="24"/>
          <w:szCs w:val="24"/>
        </w:rPr>
        <w:t xml:space="preserve">measured and </w:t>
      </w:r>
      <w:r w:rsidRPr="002245EF">
        <w:rPr>
          <w:rFonts w:ascii="Times New Roman" w:hAnsi="Times New Roman" w:cs="Times New Roman"/>
          <w:sz w:val="24"/>
          <w:szCs w:val="24"/>
        </w:rPr>
        <w:t>collected in October 2023 at all three study sites. Fremont cottonwoods</w:t>
      </w:r>
      <w:r w:rsidR="002245EF">
        <w:rPr>
          <w:rFonts w:ascii="Times New Roman" w:hAnsi="Times New Roman" w:cs="Times New Roman"/>
          <w:sz w:val="24"/>
          <w:szCs w:val="24"/>
        </w:rPr>
        <w:t xml:space="preserve"> (n=175)</w:t>
      </w:r>
      <w:r w:rsidRPr="002245EF">
        <w:rPr>
          <w:rFonts w:ascii="Times New Roman" w:hAnsi="Times New Roman" w:cs="Times New Roman"/>
          <w:sz w:val="24"/>
          <w:szCs w:val="24"/>
        </w:rPr>
        <w:t xml:space="preserve"> and a few Goodding willows </w:t>
      </w:r>
      <w:r w:rsidR="002245EF">
        <w:rPr>
          <w:rFonts w:ascii="Times New Roman" w:hAnsi="Times New Roman" w:cs="Times New Roman"/>
          <w:sz w:val="24"/>
          <w:szCs w:val="24"/>
        </w:rPr>
        <w:t>(n=15)</w:t>
      </w:r>
      <w:ins w:id="29" w:author="Merritt, David - FS, CO" w:date="2025-04-07T12:18:00Z" w16du:dateUtc="2025-04-07T18:18:00Z">
        <w:r w:rsidR="00A22010">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from the riparian area where cored. The riparian area is defined as the part of the floodplain </w:t>
      </w:r>
      <w:r w:rsidR="00A22010">
        <w:rPr>
          <w:rFonts w:ascii="Times New Roman" w:hAnsi="Times New Roman" w:cs="Times New Roman"/>
          <w:sz w:val="24"/>
          <w:szCs w:val="24"/>
        </w:rPr>
        <w:t xml:space="preserve">that is subjected to inundation and fluvial disturbance </w:t>
      </w:r>
      <w:r w:rsidRPr="002245EF">
        <w:rPr>
          <w:rFonts w:ascii="Times New Roman" w:hAnsi="Times New Roman" w:cs="Times New Roman"/>
          <w:sz w:val="24"/>
          <w:szCs w:val="24"/>
        </w:rPr>
        <w:t xml:space="preserve">(Merritt, 2022). On the Verde River, </w:t>
      </w:r>
      <w:r w:rsidR="00A22010">
        <w:rPr>
          <w:rFonts w:ascii="Times New Roman" w:hAnsi="Times New Roman" w:cs="Times New Roman"/>
          <w:sz w:val="24"/>
          <w:szCs w:val="24"/>
        </w:rPr>
        <w:t xml:space="preserve">we sampled the riparian area </w:t>
      </w:r>
      <w:r w:rsidRPr="002245EF">
        <w:rPr>
          <w:rFonts w:ascii="Times New Roman" w:hAnsi="Times New Roman" w:cs="Times New Roman"/>
          <w:sz w:val="24"/>
          <w:szCs w:val="24"/>
        </w:rPr>
        <w:t xml:space="preserve">immediately </w:t>
      </w:r>
      <w:r w:rsidR="00A22010">
        <w:rPr>
          <w:rFonts w:ascii="Times New Roman" w:hAnsi="Times New Roman" w:cs="Times New Roman"/>
          <w:sz w:val="24"/>
          <w:szCs w:val="24"/>
        </w:rPr>
        <w:t xml:space="preserve">adjacent to </w:t>
      </w:r>
      <w:r w:rsidRPr="002245EF">
        <w:rPr>
          <w:rFonts w:ascii="Times New Roman" w:hAnsi="Times New Roman" w:cs="Times New Roman"/>
          <w:sz w:val="24"/>
          <w:szCs w:val="24"/>
        </w:rPr>
        <w:t>the active channel of the river. Other terraces or locations that are infrequently influenced by fluvial processes were not considered riparian. Within this area,</w:t>
      </w:r>
      <w:r w:rsidR="00885393">
        <w:rPr>
          <w:rFonts w:ascii="Times New Roman" w:hAnsi="Times New Roman" w:cs="Times New Roman"/>
          <w:sz w:val="24"/>
          <w:szCs w:val="24"/>
        </w:rPr>
        <w:t xml:space="preserve"> we cored</w:t>
      </w:r>
      <w:r w:rsidRPr="002245EF">
        <w:rPr>
          <w:rFonts w:ascii="Times New Roman" w:hAnsi="Times New Roman" w:cs="Times New Roman"/>
          <w:sz w:val="24"/>
          <w:szCs w:val="24"/>
        </w:rPr>
        <w:t xml:space="preserve"> </w:t>
      </w:r>
      <w:r w:rsidR="00885393">
        <w:rPr>
          <w:rFonts w:ascii="Times New Roman" w:hAnsi="Times New Roman" w:cs="Times New Roman"/>
          <w:sz w:val="24"/>
          <w:szCs w:val="24"/>
        </w:rPr>
        <w:t>most</w:t>
      </w:r>
      <w:r w:rsidRPr="002245EF">
        <w:rPr>
          <w:rFonts w:ascii="Times New Roman" w:hAnsi="Times New Roman" w:cs="Times New Roman"/>
          <w:sz w:val="24"/>
          <w:szCs w:val="24"/>
        </w:rPr>
        <w:t xml:space="preserve"> Fremont cottonwoods within a few hundred meters of the access point. </w:t>
      </w:r>
      <w:r w:rsidR="00885393">
        <w:rPr>
          <w:rFonts w:ascii="Times New Roman" w:hAnsi="Times New Roman" w:cs="Times New Roman"/>
          <w:sz w:val="24"/>
          <w:szCs w:val="24"/>
        </w:rPr>
        <w:t>We did not core t</w:t>
      </w:r>
      <w:r w:rsidRPr="002245EF">
        <w:rPr>
          <w:rFonts w:ascii="Times New Roman" w:hAnsi="Times New Roman" w:cs="Times New Roman"/>
          <w:sz w:val="24"/>
          <w:szCs w:val="24"/>
        </w:rPr>
        <w:t>rees small</w:t>
      </w:r>
      <w:r w:rsidR="00885393">
        <w:rPr>
          <w:rFonts w:ascii="Times New Roman" w:hAnsi="Times New Roman" w:cs="Times New Roman"/>
          <w:sz w:val="24"/>
          <w:szCs w:val="24"/>
        </w:rPr>
        <w:t>er</w:t>
      </w:r>
      <w:r w:rsidRPr="002245EF">
        <w:rPr>
          <w:rFonts w:ascii="Times New Roman" w:hAnsi="Times New Roman" w:cs="Times New Roman"/>
          <w:sz w:val="24"/>
          <w:szCs w:val="24"/>
        </w:rPr>
        <w:t xml:space="preserve"> </w:t>
      </w:r>
      <w:r w:rsidR="00885393">
        <w:rPr>
          <w:rFonts w:ascii="Times New Roman" w:hAnsi="Times New Roman" w:cs="Times New Roman"/>
          <w:sz w:val="24"/>
          <w:szCs w:val="24"/>
        </w:rPr>
        <w:t>than</w:t>
      </w:r>
      <w:r w:rsidRPr="002245EF">
        <w:rPr>
          <w:rFonts w:ascii="Times New Roman" w:hAnsi="Times New Roman" w:cs="Times New Roman"/>
          <w:sz w:val="24"/>
          <w:szCs w:val="24"/>
        </w:rPr>
        <w:t xml:space="preserve"> 5 cm at their base. </w:t>
      </w:r>
    </w:p>
    <w:p w14:paraId="37FE35CC" w14:textId="07525E3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However, Fremont cottonwoods exist outside of the riparian zone along the Verde River. To include older trees that may not be in the riparian zone, </w:t>
      </w:r>
      <w:r w:rsidR="007F680C">
        <w:rPr>
          <w:rFonts w:ascii="Times New Roman" w:hAnsi="Times New Roman" w:cs="Times New Roman"/>
          <w:sz w:val="24"/>
          <w:szCs w:val="24"/>
        </w:rPr>
        <w:t xml:space="preserve">we cored </w:t>
      </w:r>
      <w:r w:rsidRPr="002245EF">
        <w:rPr>
          <w:rFonts w:ascii="Times New Roman" w:hAnsi="Times New Roman" w:cs="Times New Roman"/>
          <w:sz w:val="24"/>
          <w:szCs w:val="24"/>
        </w:rPr>
        <w:t xml:space="preserve">a </w:t>
      </w:r>
      <w:r w:rsidR="007F680C">
        <w:rPr>
          <w:rFonts w:ascii="Times New Roman" w:hAnsi="Times New Roman" w:cs="Times New Roman"/>
          <w:sz w:val="24"/>
          <w:szCs w:val="24"/>
        </w:rPr>
        <w:t>stand of</w:t>
      </w:r>
      <w:r w:rsidRPr="002245EF">
        <w:rPr>
          <w:rFonts w:ascii="Times New Roman" w:hAnsi="Times New Roman" w:cs="Times New Roman"/>
          <w:sz w:val="24"/>
          <w:szCs w:val="24"/>
        </w:rPr>
        <w:t xml:space="preserve"> larger trees </w:t>
      </w:r>
      <w:r w:rsidR="00843C64">
        <w:rPr>
          <w:rFonts w:ascii="Times New Roman" w:hAnsi="Times New Roman" w:cs="Times New Roman"/>
          <w:sz w:val="24"/>
          <w:szCs w:val="24"/>
        </w:rPr>
        <w:t>outside of the active floodplain.</w:t>
      </w:r>
      <w:r w:rsidRPr="002245EF">
        <w:rPr>
          <w:rFonts w:ascii="Times New Roman" w:hAnsi="Times New Roman" w:cs="Times New Roman"/>
          <w:sz w:val="24"/>
          <w:szCs w:val="24"/>
        </w:rPr>
        <w:t xml:space="preserve"> This stand was located </w:t>
      </w:r>
      <w:r w:rsidR="007F680C">
        <w:rPr>
          <w:rFonts w:ascii="Times New Roman" w:hAnsi="Times New Roman" w:cs="Times New Roman"/>
          <w:sz w:val="24"/>
          <w:szCs w:val="24"/>
        </w:rPr>
        <w:t xml:space="preserve">just upstream </w:t>
      </w:r>
      <w:r w:rsidR="00A22010">
        <w:rPr>
          <w:rFonts w:ascii="Times New Roman" w:hAnsi="Times New Roman" w:cs="Times New Roman"/>
          <w:sz w:val="24"/>
          <w:szCs w:val="24"/>
        </w:rPr>
        <w:t xml:space="preserve">from </w:t>
      </w:r>
      <w:r w:rsidRPr="002245EF">
        <w:rPr>
          <w:rFonts w:ascii="Times New Roman" w:hAnsi="Times New Roman" w:cs="Times New Roman"/>
          <w:sz w:val="24"/>
          <w:szCs w:val="24"/>
        </w:rPr>
        <w:t>the confluence of the Verde River and one of its tributaries</w:t>
      </w:r>
      <w:r w:rsidR="007F680C">
        <w:rPr>
          <w:rFonts w:ascii="Times New Roman" w:hAnsi="Times New Roman" w:cs="Times New Roman"/>
          <w:sz w:val="24"/>
          <w:szCs w:val="24"/>
        </w:rPr>
        <w:t xml:space="preserve">, </w:t>
      </w:r>
      <w:r w:rsidRPr="002245EF">
        <w:rPr>
          <w:rFonts w:ascii="Times New Roman" w:hAnsi="Times New Roman" w:cs="Times New Roman"/>
          <w:sz w:val="24"/>
          <w:szCs w:val="24"/>
        </w:rPr>
        <w:t xml:space="preserve">West Clear Creek. These large trees (more than one meter diameter at breast height) were </w:t>
      </w:r>
      <w:r w:rsidR="007F680C">
        <w:rPr>
          <w:rFonts w:ascii="Times New Roman" w:hAnsi="Times New Roman" w:cs="Times New Roman"/>
          <w:sz w:val="24"/>
          <w:szCs w:val="24"/>
        </w:rPr>
        <w:t>around</w:t>
      </w:r>
      <w:r w:rsidRPr="002245EF">
        <w:rPr>
          <w:rFonts w:ascii="Times New Roman" w:hAnsi="Times New Roman" w:cs="Times New Roman"/>
          <w:sz w:val="24"/>
          <w:szCs w:val="24"/>
        </w:rPr>
        <w:t xml:space="preserve"> 100</w:t>
      </w:r>
      <w:ins w:id="30" w:author="Merritt, David - FS, CO" w:date="2025-04-07T12:21:00Z" w16du:dateUtc="2025-04-07T18:21:00Z">
        <w:r w:rsidR="00A22010">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m from the active channel at the Verde River. </w:t>
      </w:r>
    </w:p>
    <w:p w14:paraId="2E62B3C5"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A core was taken as low on the tree trunk as possible, at an angle perpendicular to the tree’s lean and aimed to be as close to the pith as possible. The borer was then drilled into the tree far enough to ensure that the pith had been passed. No cores were taken from trees smaller than 5cm at the elevation where cores were taken.</w:t>
      </w:r>
    </w:p>
    <w:p w14:paraId="71A1F6CC" w14:textId="70CAF7EB" w:rsidR="0038100D" w:rsidRPr="002245EF" w:rsidRDefault="0038100D" w:rsidP="00BC5C4F">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Cores were air dried, glued to wooden mounts and then progressively sanded until cells were visible under magnification (Stokes and Smiley, 1968). </w:t>
      </w:r>
      <w:r w:rsidR="007F680C">
        <w:rPr>
          <w:rFonts w:ascii="Times New Roman" w:hAnsi="Times New Roman" w:cs="Times New Roman"/>
          <w:sz w:val="24"/>
          <w:szCs w:val="24"/>
        </w:rPr>
        <w:t>We placed the cores</w:t>
      </w:r>
      <w:r w:rsidRPr="002245EF">
        <w:rPr>
          <w:rFonts w:ascii="Times New Roman" w:hAnsi="Times New Roman" w:cs="Times New Roman"/>
          <w:sz w:val="24"/>
          <w:szCs w:val="24"/>
        </w:rPr>
        <w:t xml:space="preserve"> under a dissecting microscope and rings were counted. For cores without a pith,</w:t>
      </w:r>
      <w:r w:rsidRPr="002245EF">
        <w:rPr>
          <w:rFonts w:ascii="Times New Roman" w:hAnsi="Times New Roman" w:cs="Times New Roman"/>
          <w:sz w:val="24"/>
          <w:szCs w:val="24"/>
          <w:shd w:val="clear" w:color="auto" w:fill="FFFFFF"/>
        </w:rPr>
        <w:t xml:space="preserve"> a concentric circle ruler was used to estimate position and determine the number of the few missing rings. </w:t>
      </w:r>
      <w:r w:rsidRPr="002245EF">
        <w:rPr>
          <w:rFonts w:ascii="Times New Roman" w:hAnsi="Times New Roman" w:cs="Times New Roman"/>
          <w:sz w:val="24"/>
          <w:szCs w:val="24"/>
        </w:rPr>
        <w:t xml:space="preserve">Ages of the innermost ring as well as the estimated pith date were recorded. For cores where a pith date </w:t>
      </w:r>
      <w:r w:rsidRPr="002245EF">
        <w:rPr>
          <w:rFonts w:ascii="Times New Roman" w:hAnsi="Times New Roman" w:cs="Times New Roman"/>
          <w:sz w:val="24"/>
          <w:szCs w:val="24"/>
        </w:rPr>
        <w:lastRenderedPageBreak/>
        <w:t xml:space="preserve">could not be estimated, a minimum age was recorded. To measure the ring widths of each core, the cores were scanned, placed on an electronic scanner and uploaded into </w:t>
      </w:r>
      <w:proofErr w:type="spellStart"/>
      <w:r w:rsidRPr="002245EF">
        <w:rPr>
          <w:rFonts w:ascii="Times New Roman" w:hAnsi="Times New Roman" w:cs="Times New Roman"/>
          <w:sz w:val="24"/>
          <w:szCs w:val="24"/>
        </w:rPr>
        <w:t>Cybis</w:t>
      </w:r>
      <w:proofErr w:type="spellEnd"/>
      <w:r w:rsidRPr="002245EF">
        <w:rPr>
          <w:rFonts w:ascii="Times New Roman" w:hAnsi="Times New Roman" w:cs="Times New Roman"/>
          <w:sz w:val="24"/>
          <w:szCs w:val="24"/>
        </w:rPr>
        <w:t xml:space="preserve"> </w:t>
      </w:r>
      <w:proofErr w:type="spellStart"/>
      <w:r w:rsidRPr="002245EF">
        <w:rPr>
          <w:rFonts w:ascii="Times New Roman" w:hAnsi="Times New Roman" w:cs="Times New Roman"/>
          <w:sz w:val="24"/>
          <w:szCs w:val="24"/>
        </w:rPr>
        <w:t>CooRecorder</w:t>
      </w:r>
      <w:proofErr w:type="spellEnd"/>
      <w:r w:rsidRPr="002245EF">
        <w:rPr>
          <w:rFonts w:ascii="Times New Roman" w:hAnsi="Times New Roman" w:cs="Times New Roman"/>
          <w:sz w:val="24"/>
          <w:szCs w:val="24"/>
        </w:rPr>
        <w:t xml:space="preserve"> software (</w:t>
      </w:r>
      <w:hyperlink r:id="rId17" w:history="1">
        <w:r w:rsidRPr="002245EF">
          <w:rPr>
            <w:rStyle w:val="Hyperlink"/>
            <w:rFonts w:ascii="Times New Roman" w:eastAsia="Times New Roman" w:hAnsi="Times New Roman" w:cs="Times New Roman"/>
            <w:color w:val="auto"/>
            <w:sz w:val="24"/>
            <w:szCs w:val="24"/>
          </w:rPr>
          <w:t>https://www.cybis.se/forfun/dendro/index.htm</w:t>
        </w:r>
      </w:hyperlink>
      <w:r w:rsidRPr="002245EF">
        <w:rPr>
          <w:rFonts w:ascii="Times New Roman" w:hAnsi="Times New Roman" w:cs="Times New Roman"/>
          <w:sz w:val="24"/>
          <w:szCs w:val="24"/>
        </w:rPr>
        <w:t xml:space="preserve">). Each ring was marked </w:t>
      </w:r>
      <w:r w:rsidR="008279F5">
        <w:rPr>
          <w:rFonts w:ascii="Times New Roman" w:hAnsi="Times New Roman" w:cs="Times New Roman"/>
          <w:sz w:val="24"/>
          <w:szCs w:val="24"/>
        </w:rPr>
        <w:t>using</w:t>
      </w:r>
      <w:r w:rsidR="008279F5"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the software so that the date could be verified and ring widths measured. We saved dated and scanned cores </w:t>
      </w:r>
      <w:del w:id="31" w:author="Cooper,David" w:date="2025-04-05T13:41:00Z">
        <w:r w:rsidRPr="002245EF" w:rsidDel="008279F5">
          <w:rPr>
            <w:rFonts w:ascii="Times New Roman" w:hAnsi="Times New Roman" w:cs="Times New Roman"/>
            <w:sz w:val="24"/>
            <w:szCs w:val="24"/>
          </w:rPr>
          <w:delText xml:space="preserve"> </w:delText>
        </w:r>
      </w:del>
      <w:r w:rsidRPr="002245EF">
        <w:rPr>
          <w:rFonts w:ascii="Times New Roman" w:hAnsi="Times New Roman" w:cs="Times New Roman"/>
          <w:sz w:val="24"/>
          <w:szCs w:val="24"/>
        </w:rPr>
        <w:t xml:space="preserve">as a .RWL file and uploaded into </w:t>
      </w:r>
      <w:proofErr w:type="spellStart"/>
      <w:r w:rsidRPr="002245EF">
        <w:rPr>
          <w:rFonts w:ascii="Times New Roman" w:hAnsi="Times New Roman" w:cs="Times New Roman"/>
          <w:sz w:val="24"/>
          <w:szCs w:val="24"/>
        </w:rPr>
        <w:t>Cdendro</w:t>
      </w:r>
      <w:proofErr w:type="spellEnd"/>
      <w:r w:rsidRPr="002245EF">
        <w:rPr>
          <w:rFonts w:ascii="Times New Roman" w:hAnsi="Times New Roman" w:cs="Times New Roman"/>
          <w:sz w:val="24"/>
          <w:szCs w:val="24"/>
        </w:rPr>
        <w:t xml:space="preserve"> (</w:t>
      </w:r>
      <w:hyperlink r:id="rId18" w:history="1">
        <w:r w:rsidRPr="002245EF">
          <w:rPr>
            <w:rStyle w:val="Hyperlink"/>
            <w:rFonts w:ascii="Times New Roman" w:eastAsia="Times New Roman" w:hAnsi="Times New Roman" w:cs="Times New Roman"/>
            <w:color w:val="auto"/>
            <w:sz w:val="24"/>
            <w:szCs w:val="24"/>
          </w:rPr>
          <w:t>https://www.cybis.se/forfun/dendro/index.htm</w:t>
        </w:r>
      </w:hyperlink>
      <w:r w:rsidRPr="002245EF">
        <w:rPr>
          <w:rFonts w:ascii="Times New Roman" w:hAnsi="Times New Roman" w:cs="Times New Roman"/>
          <w:sz w:val="24"/>
          <w:szCs w:val="24"/>
        </w:rPr>
        <w:t>). Files were separated into four different sites: Upper Beasley, Lower Beasley, Childs and Sheep</w:t>
      </w:r>
      <w:r w:rsidR="008279F5">
        <w:rPr>
          <w:rFonts w:ascii="Times New Roman" w:hAnsi="Times New Roman" w:cs="Times New Roman"/>
          <w:sz w:val="24"/>
          <w:szCs w:val="24"/>
        </w:rPr>
        <w:t xml:space="preserve"> Bridge</w:t>
      </w:r>
      <w:r w:rsidRPr="002245EF">
        <w:rPr>
          <w:rFonts w:ascii="Times New Roman" w:hAnsi="Times New Roman" w:cs="Times New Roman"/>
          <w:sz w:val="24"/>
          <w:szCs w:val="24"/>
        </w:rPr>
        <w:t xml:space="preserve">. The </w:t>
      </w:r>
      <w:proofErr w:type="spellStart"/>
      <w:r w:rsidRPr="002245EF">
        <w:rPr>
          <w:rFonts w:ascii="Times New Roman" w:hAnsi="Times New Roman" w:cs="Times New Roman"/>
          <w:sz w:val="24"/>
          <w:szCs w:val="24"/>
        </w:rPr>
        <w:t>dplR</w:t>
      </w:r>
      <w:proofErr w:type="spellEnd"/>
      <w:r w:rsidRPr="002245EF">
        <w:rPr>
          <w:rFonts w:ascii="Times New Roman" w:hAnsi="Times New Roman" w:cs="Times New Roman"/>
          <w:sz w:val="24"/>
          <w:szCs w:val="24"/>
        </w:rPr>
        <w:t xml:space="preserve"> package created by Dr. Andy Bunn was used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(Bunn, 2010)</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to calculate Ring Width Indices (RWI) and Basal Area Increment (BAI) for the crossdated series to then be compared to climate variables. To determine RWI, raw ring widths were detrended using an age dependent spline method.</w:t>
      </w:r>
    </w:p>
    <w:p w14:paraId="6D85D4A9"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Correlation to climate</w:t>
      </w:r>
    </w:p>
    <w:p w14:paraId="423C4E9B"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Four climate variables were used to run a response function analysis on the chronologies. Mean monthly values for: average temperature, precipitation, and Palmer Drought Severity Index (PDSI) were downloaded from the NOAA climate monitoring website (</w:t>
      </w:r>
      <w:hyperlink r:id="rId19" w:history="1">
        <w:r w:rsidRPr="002245EF">
          <w:rPr>
            <w:rStyle w:val="Hyperlink"/>
            <w:rFonts w:ascii="Times New Roman" w:eastAsia="Times New Roman" w:hAnsi="Times New Roman" w:cs="Times New Roman"/>
            <w:color w:val="auto"/>
            <w:sz w:val="24"/>
            <w:szCs w:val="24"/>
          </w:rPr>
          <w:t>https://www.ncei.noaa.gov/access/monitoring/climate-at-a-glance/county/time-series/AZ-025/tmin/1/0/1993-2023?base_prd=true&amp;begbaseyear=1901&amp;endbaseyear=2000</w:t>
        </w:r>
      </w:hyperlink>
      <w:r w:rsidRPr="002245EF">
        <w:rPr>
          <w:rFonts w:ascii="Times New Roman" w:hAnsi="Times New Roman" w:cs="Times New Roman"/>
          <w:sz w:val="24"/>
          <w:szCs w:val="24"/>
        </w:rPr>
        <w:t xml:space="preserve">) from 1993 to 2023 for Yavapai County, Arizona. Mean monthly stream flow data were acquired from the Verde River near Camp Verde (09506000) USGS gauge from 1988-2023.  This gage was selected as it is located near the Wild and Scenic portion of the river and had the longest continuous discharge record (1988 to current). </w:t>
      </w:r>
    </w:p>
    <w:p w14:paraId="1EA069DA" w14:textId="77777777" w:rsidR="0038100D" w:rsidRPr="002245EF" w:rsidRDefault="0038100D" w:rsidP="0038100D">
      <w:pPr>
        <w:spacing w:line="480" w:lineRule="auto"/>
        <w:rPr>
          <w:rFonts w:ascii="Times New Roman" w:hAnsi="Times New Roman" w:cs="Times New Roman"/>
          <w:sz w:val="24"/>
          <w:szCs w:val="24"/>
        </w:rPr>
      </w:pPr>
    </w:p>
    <w:p w14:paraId="0B0985FF"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Response Function Analysis</w:t>
      </w:r>
    </w:p>
    <w:p w14:paraId="07664B27" w14:textId="08281DE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 xml:space="preserve">Response function analysis is used to help determine relationships between climate variables and tree growth. These analyses differ from simple correlations in that they address the autocorrelation that is usually prevalent in both climate and tree growth data. Response functions and their results are more robust than correlations. Using the </w:t>
      </w:r>
      <w:proofErr w:type="spellStart"/>
      <w:r w:rsidRPr="002245EF">
        <w:rPr>
          <w:rFonts w:ascii="Times New Roman" w:hAnsi="Times New Roman" w:cs="Times New Roman"/>
          <w:sz w:val="24"/>
          <w:szCs w:val="24"/>
        </w:rPr>
        <w:t>Treeclim</w:t>
      </w:r>
      <w:proofErr w:type="spellEnd"/>
      <w:r w:rsidRPr="002245EF">
        <w:rPr>
          <w:rFonts w:ascii="Times New Roman" w:hAnsi="Times New Roman" w:cs="Times New Roman"/>
          <w:sz w:val="24"/>
          <w:szCs w:val="24"/>
        </w:rPr>
        <w:t xml:space="preserve"> package in 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(Zang &amp; Biondi, 2015)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chronologies were tested for the four climate variables. A critical P-value of less than or equal to 0.05 was used to determine if a trend was significant and an exact bootstrap method was used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{"citationID":"zoRUd3uf","properties":{"formattedCitation":"(Meko et al., 2011)","plainCitation":"(Meko et al., 2011)","noteIndex":0},"citationItems":[{"id":65,"uris":["http://zotero.org/users/local/yyBX3i8n/items/WLNHC4LF"],"itemData":{"id":65,"type":"article-journal","container-title":"Computers &amp; Geosciences","DOI":"10.1016/j.cageo.2011.01.013","ISSN":"00983004","issue":"9","journalAbbreviation":"Computers &amp; Geosciences","language":"en","page":"1234-1241","source":"DOI.org (Crossref)","title":"Seascorr: A MATLAB program for identifying the seasonal climate signal in an annual tree-ring time series","title-short":"Seascorr","volume":"37","author":[{"family":"Meko","given":"D.M."},{"family":"Touchan","given":"R."},{"family":"Anchukaitis","given":"K.J."}],"issued":{"date-parts":[["2011",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(Meko et al., 2011)</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An exact bootstrapping method tests for significance but does not produce specific p-values, just whether the relationship is significant. A response function analysis was used for water year (</w:t>
      </w:r>
      <w:r w:rsidR="00244F4F">
        <w:rPr>
          <w:rFonts w:ascii="Times New Roman" w:hAnsi="Times New Roman" w:cs="Times New Roman"/>
          <w:sz w:val="24"/>
          <w:szCs w:val="24"/>
        </w:rPr>
        <w:t>October</w:t>
      </w:r>
      <w:r w:rsidRPr="002245EF">
        <w:rPr>
          <w:rFonts w:ascii="Times New Roman" w:hAnsi="Times New Roman" w:cs="Times New Roman"/>
          <w:sz w:val="24"/>
          <w:szCs w:val="24"/>
        </w:rPr>
        <w:t>-</w:t>
      </w:r>
      <w:r w:rsidR="00244F4F">
        <w:rPr>
          <w:rFonts w:ascii="Times New Roman" w:hAnsi="Times New Roman" w:cs="Times New Roman"/>
          <w:sz w:val="24"/>
          <w:szCs w:val="24"/>
        </w:rPr>
        <w:t>September</w:t>
      </w:r>
      <w:r w:rsidRPr="002245EF">
        <w:rPr>
          <w:rFonts w:ascii="Times New Roman" w:hAnsi="Times New Roman" w:cs="Times New Roman"/>
          <w:sz w:val="24"/>
          <w:szCs w:val="24"/>
        </w:rPr>
        <w:t xml:space="preserve">) to test against the annual growth. </w:t>
      </w:r>
    </w:p>
    <w:p w14:paraId="7A5DBD87" w14:textId="77777777" w:rsidR="0038100D" w:rsidRPr="002245EF" w:rsidRDefault="0038100D" w:rsidP="0038100D">
      <w:pPr>
        <w:pStyle w:val="Heading2"/>
        <w:spacing w:line="480" w:lineRule="auto"/>
        <w:rPr>
          <w:rFonts w:ascii="Times New Roman" w:hAnsi="Times New Roman" w:cs="Times New Roman"/>
          <w:color w:val="auto"/>
          <w:sz w:val="24"/>
          <w:szCs w:val="24"/>
        </w:rPr>
      </w:pPr>
      <w:bookmarkStart w:id="32" w:name="_Toc193890716"/>
      <w:r w:rsidRPr="002245EF">
        <w:rPr>
          <w:rFonts w:ascii="Times New Roman" w:hAnsi="Times New Roman" w:cs="Times New Roman"/>
          <w:color w:val="auto"/>
          <w:sz w:val="24"/>
          <w:szCs w:val="24"/>
        </w:rPr>
        <w:t>Results</w:t>
      </w:r>
      <w:bookmarkEnd w:id="32"/>
    </w:p>
    <w:p w14:paraId="793CE43E"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Seedling Survivorship</w:t>
      </w:r>
    </w:p>
    <w:p w14:paraId="300D16A3" w14:textId="77777777" w:rsidR="0038100D" w:rsidRPr="002245EF" w:rsidRDefault="0038100D" w:rsidP="0038100D">
      <w:pPr>
        <w:spacing w:line="480" w:lineRule="auto"/>
        <w:rPr>
          <w:rFonts w:ascii="Times New Roman" w:hAnsi="Times New Roman" w:cs="Times New Roman"/>
          <w:sz w:val="24"/>
          <w:szCs w:val="24"/>
        </w:rPr>
        <w:sectPr w:rsidR="0038100D" w:rsidRPr="002245EF" w:rsidSect="0038100D">
          <w:footerReference w:type="default" r:id="rId20"/>
          <w:type w:val="continuous"/>
          <w:pgSz w:w="12240" w:h="15840"/>
          <w:pgMar w:top="1440" w:right="1440" w:bottom="1440" w:left="1440" w:header="720" w:footer="720" w:gutter="0"/>
          <w:cols w:space="720"/>
          <w:docGrid w:linePitch="360"/>
        </w:sectPr>
      </w:pPr>
    </w:p>
    <w:p w14:paraId="012A254A" w14:textId="77777777" w:rsidR="0038100D" w:rsidRPr="002245EF" w:rsidRDefault="0038100D" w:rsidP="0038100D">
      <w:pPr>
        <w:spacing w:line="480" w:lineRule="auto"/>
        <w:rPr>
          <w:rFonts w:ascii="Times New Roman" w:hAnsi="Times New Roman" w:cs="Times New Roman"/>
          <w:sz w:val="24"/>
          <w:szCs w:val="24"/>
        </w:rPr>
      </w:pPr>
    </w:p>
    <w:p w14:paraId="48E53297"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14:ligatures w14:val="standardContextual"/>
        </w:rPr>
        <w:drawing>
          <wp:inline distT="0" distB="0" distL="0" distR="0" wp14:anchorId="5388EB0C" wp14:editId="46AE01E7">
            <wp:extent cx="3028950" cy="2995943"/>
            <wp:effectExtent l="0" t="0" r="0" b="0"/>
            <wp:docPr id="1408951418" name="Picture 3" descr="A graph of a number of childr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51418" name="Picture 3" descr="A graph of a number of children&#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6431" cy="3003342"/>
                    </a:xfrm>
                    <a:prstGeom prst="rect">
                      <a:avLst/>
                    </a:prstGeom>
                  </pic:spPr>
                </pic:pic>
              </a:graphicData>
            </a:graphic>
          </wp:inline>
        </w:drawing>
      </w:r>
    </w:p>
    <w:p w14:paraId="1BD2B93B"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33" w:name="_Toc193890753"/>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3</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Mean site seedling densities across the three visits.</w:t>
      </w:r>
      <w:bookmarkEnd w:id="33"/>
    </w:p>
    <w:p w14:paraId="7E18BA5C" w14:textId="77777777" w:rsidR="0038100D"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lastRenderedPageBreak/>
        <w:t xml:space="preserve">Densities decreased or stayed constant in 80% of plots surveyed across the two sites. The remaining 20% of plots increased, possibly indicating that there was recruitment following the seed release in Spring of 2024 that survived into Fall 2024. At both BRAP and Childs, densities only slightly decreased between Fall 2023 and Spring 2024 visits (Figure 2.3). Both sites saw larger decreases from the 2024 growing season with Childs densities decreasing by over half. Both sites had similar mean densities following Fall 2024 surveys.  </w:t>
      </w:r>
    </w:p>
    <w:p w14:paraId="6CE35749" w14:textId="1CC8152D" w:rsidR="004A40C4" w:rsidRPr="002245EF" w:rsidRDefault="004A40C4" w:rsidP="0038100D">
      <w:pPr>
        <w:spacing w:line="480" w:lineRule="auto"/>
        <w:rPr>
          <w:rFonts w:ascii="Times New Roman" w:hAnsi="Times New Roman" w:cs="Times New Roman"/>
          <w:sz w:val="24"/>
          <w:szCs w:val="24"/>
        </w:rPr>
      </w:pPr>
      <w:r>
        <w:rPr>
          <w:rFonts w:ascii="Times New Roman" w:hAnsi="Times New Roman" w:cs="Times New Roman"/>
          <w:sz w:val="24"/>
          <w:szCs w:val="24"/>
        </w:rPr>
        <w:tab/>
      </w:r>
      <w:r w:rsidRPr="004A40C4">
        <w:rPr>
          <w:rFonts w:ascii="Times New Roman" w:hAnsi="Times New Roman" w:cs="Times New Roman"/>
          <w:sz w:val="24"/>
          <w:szCs w:val="24"/>
          <w:highlight w:val="yellow"/>
        </w:rPr>
        <w:t>The calculated standard</w:t>
      </w:r>
      <w:r>
        <w:rPr>
          <w:rFonts w:ascii="Times New Roman" w:hAnsi="Times New Roman" w:cs="Times New Roman"/>
          <w:sz w:val="24"/>
          <w:szCs w:val="24"/>
        </w:rPr>
        <w:t xml:space="preserve"> errors for the densities show a wide variation in seedling densities at both sites between visits. Standard error also increases in each successive visit. By the Spring 2024 visits, the standard error approaches or exceeds the mean density values.</w:t>
      </w:r>
    </w:p>
    <w:p w14:paraId="15B268E4"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Seedling sizes</w:t>
      </w:r>
    </w:p>
    <w:p w14:paraId="786EA3E7"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At the plot level, mean height and diameters of seedlings increased between all three visits (Table 2.1). At BRAP, mean HDR values increased between all three visits as well. At Childs, HDR decreased between Fall 2023 and Spring 2024 visits before increasing in Fall 2024. </w:t>
      </w:r>
    </w:p>
    <w:p w14:paraId="4792D425" w14:textId="3424BE73"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At BRAP, seven out of nine variables changed significantly between the different visits (Table 2.</w:t>
      </w:r>
      <w:r w:rsidR="00244F4F">
        <w:rPr>
          <w:rFonts w:ascii="Times New Roman" w:hAnsi="Times New Roman" w:cs="Times New Roman"/>
          <w:sz w:val="24"/>
          <w:szCs w:val="24"/>
        </w:rPr>
        <w:t>2</w:t>
      </w:r>
      <w:r w:rsidRPr="002245EF">
        <w:rPr>
          <w:rFonts w:ascii="Times New Roman" w:hAnsi="Times New Roman" w:cs="Times New Roman"/>
          <w:sz w:val="24"/>
          <w:szCs w:val="24"/>
        </w:rPr>
        <w:t>). All the BRAP heights changed significantly between visits. Diameters between Spring 2024 and Fall 2024 did not change significantly and HDRs between Fall 2023 and Spring 2024 did not change significantly. At Childs, all variables changed significantly with eight out of nine being highly significant (p-value ≤ 0.001</w:t>
      </w:r>
      <w:r w:rsidR="00244F4F">
        <w:rPr>
          <w:rFonts w:ascii="Times New Roman" w:hAnsi="Times New Roman" w:cs="Times New Roman"/>
          <w:sz w:val="24"/>
          <w:szCs w:val="24"/>
        </w:rPr>
        <w:t>, Table 2.3</w:t>
      </w:r>
      <w:r w:rsidRPr="002245EF">
        <w:rPr>
          <w:rFonts w:ascii="Times New Roman" w:hAnsi="Times New Roman" w:cs="Times New Roman"/>
          <w:sz w:val="24"/>
          <w:szCs w:val="24"/>
        </w:rPr>
        <w:t>).</w:t>
      </w:r>
    </w:p>
    <w:p w14:paraId="66E179C3"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34" w:name="_Toc192072563"/>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Summary of mean height, diameter, and height-to-diameter ratio (HDR) for seedlings across three visits at both sites.</w:t>
      </w:r>
      <w:bookmarkEnd w:id="34"/>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1535"/>
        <w:gridCol w:w="1615"/>
        <w:gridCol w:w="1710"/>
        <w:gridCol w:w="1355"/>
        <w:gridCol w:w="1727"/>
      </w:tblGrid>
      <w:tr w:rsidR="002245EF" w:rsidRPr="002245EF" w14:paraId="0E047AC4" w14:textId="77777777" w:rsidTr="00716702">
        <w:trPr>
          <w:trHeight w:val="300"/>
          <w:jc w:val="center"/>
        </w:trPr>
        <w:tc>
          <w:tcPr>
            <w:tcW w:w="1165" w:type="dxa"/>
            <w:tcBorders>
              <w:top w:val="single" w:sz="4" w:space="0" w:color="auto"/>
              <w:bottom w:val="single" w:sz="4" w:space="0" w:color="auto"/>
            </w:tcBorders>
            <w:noWrap/>
            <w:hideMark/>
          </w:tcPr>
          <w:p w14:paraId="7309246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Site</w:t>
            </w:r>
          </w:p>
        </w:tc>
        <w:tc>
          <w:tcPr>
            <w:tcW w:w="1535" w:type="dxa"/>
            <w:tcBorders>
              <w:top w:val="single" w:sz="4" w:space="0" w:color="auto"/>
              <w:bottom w:val="single" w:sz="4" w:space="0" w:color="auto"/>
            </w:tcBorders>
            <w:noWrap/>
            <w:hideMark/>
          </w:tcPr>
          <w:p w14:paraId="40C55E5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Visit</w:t>
            </w:r>
          </w:p>
        </w:tc>
        <w:tc>
          <w:tcPr>
            <w:tcW w:w="1615" w:type="dxa"/>
            <w:tcBorders>
              <w:top w:val="single" w:sz="4" w:space="0" w:color="auto"/>
              <w:bottom w:val="single" w:sz="4" w:space="0" w:color="auto"/>
            </w:tcBorders>
            <w:noWrap/>
            <w:hideMark/>
          </w:tcPr>
          <w:p w14:paraId="6EC176B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 (cm)</w:t>
            </w:r>
          </w:p>
        </w:tc>
        <w:tc>
          <w:tcPr>
            <w:tcW w:w="1710" w:type="dxa"/>
            <w:tcBorders>
              <w:top w:val="single" w:sz="4" w:space="0" w:color="auto"/>
              <w:bottom w:val="single" w:sz="4" w:space="0" w:color="auto"/>
            </w:tcBorders>
            <w:noWrap/>
            <w:hideMark/>
          </w:tcPr>
          <w:p w14:paraId="0EF32F8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 (mm)</w:t>
            </w:r>
          </w:p>
        </w:tc>
        <w:tc>
          <w:tcPr>
            <w:tcW w:w="1355" w:type="dxa"/>
            <w:tcBorders>
              <w:top w:val="single" w:sz="4" w:space="0" w:color="auto"/>
              <w:bottom w:val="single" w:sz="4" w:space="0" w:color="auto"/>
            </w:tcBorders>
            <w:noWrap/>
            <w:hideMark/>
          </w:tcPr>
          <w:p w14:paraId="227335F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1727" w:type="dxa"/>
            <w:tcBorders>
              <w:top w:val="single" w:sz="4" w:space="0" w:color="auto"/>
              <w:bottom w:val="single" w:sz="4" w:space="0" w:color="auto"/>
            </w:tcBorders>
          </w:tcPr>
          <w:p w14:paraId="38EA4276" w14:textId="77777777" w:rsidR="0038100D" w:rsidRPr="002245EF" w:rsidRDefault="0038100D" w:rsidP="00567545">
            <w:pPr>
              <w:rPr>
                <w:rFonts w:ascii="Times New Roman" w:eastAsia="Times New Roman" w:hAnsi="Times New Roman" w:cs="Times New Roman"/>
                <w:sz w:val="24"/>
                <w:szCs w:val="24"/>
                <w:vertAlign w:val="superscript"/>
                <w:lang w:val="en-US"/>
              </w:rPr>
            </w:pPr>
            <w:r w:rsidRPr="002245EF">
              <w:rPr>
                <w:rFonts w:ascii="Times New Roman" w:eastAsia="Times New Roman" w:hAnsi="Times New Roman" w:cs="Times New Roman"/>
                <w:sz w:val="24"/>
                <w:szCs w:val="24"/>
                <w:lang w:val="en-US"/>
              </w:rPr>
              <w:t>Density (no/m</w:t>
            </w:r>
            <w:r w:rsidRPr="002245EF">
              <w:rPr>
                <w:rFonts w:ascii="Times New Roman" w:eastAsia="Times New Roman" w:hAnsi="Times New Roman" w:cs="Times New Roman"/>
                <w:sz w:val="24"/>
                <w:szCs w:val="24"/>
                <w:vertAlign w:val="superscript"/>
                <w:lang w:val="en-US"/>
              </w:rPr>
              <w:t>2)</w:t>
            </w:r>
          </w:p>
        </w:tc>
      </w:tr>
      <w:tr w:rsidR="002245EF" w:rsidRPr="002245EF" w14:paraId="15ED914C" w14:textId="77777777" w:rsidTr="00716702">
        <w:trPr>
          <w:trHeight w:val="300"/>
          <w:jc w:val="center"/>
        </w:trPr>
        <w:tc>
          <w:tcPr>
            <w:tcW w:w="1165" w:type="dxa"/>
            <w:tcBorders>
              <w:top w:val="single" w:sz="4" w:space="0" w:color="auto"/>
            </w:tcBorders>
            <w:noWrap/>
            <w:hideMark/>
          </w:tcPr>
          <w:p w14:paraId="5CE6792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535" w:type="dxa"/>
            <w:tcBorders>
              <w:top w:val="single" w:sz="4" w:space="0" w:color="auto"/>
            </w:tcBorders>
            <w:noWrap/>
            <w:hideMark/>
          </w:tcPr>
          <w:p w14:paraId="10C1F59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w:t>
            </w:r>
          </w:p>
        </w:tc>
        <w:tc>
          <w:tcPr>
            <w:tcW w:w="1615" w:type="dxa"/>
            <w:tcBorders>
              <w:top w:val="single" w:sz="4" w:space="0" w:color="auto"/>
            </w:tcBorders>
            <w:noWrap/>
            <w:hideMark/>
          </w:tcPr>
          <w:p w14:paraId="7BF6FBA4" w14:textId="117A9CA6"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22</w:t>
            </w:r>
            <w:r w:rsidR="000A7D64">
              <w:rPr>
                <w:rFonts w:ascii="Times New Roman" w:eastAsia="Times New Roman" w:hAnsi="Times New Roman" w:cs="Times New Roman"/>
                <w:sz w:val="24"/>
                <w:szCs w:val="24"/>
                <w:lang w:val="en-US"/>
              </w:rPr>
              <w:t xml:space="preserve"> ±.773</w:t>
            </w:r>
          </w:p>
        </w:tc>
        <w:tc>
          <w:tcPr>
            <w:tcW w:w="1710" w:type="dxa"/>
            <w:tcBorders>
              <w:top w:val="single" w:sz="4" w:space="0" w:color="auto"/>
            </w:tcBorders>
            <w:noWrap/>
            <w:hideMark/>
          </w:tcPr>
          <w:p w14:paraId="4D20AA5A" w14:textId="43A4F0B8"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2.5</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±0.066</w:t>
            </w:r>
          </w:p>
        </w:tc>
        <w:tc>
          <w:tcPr>
            <w:tcW w:w="1355" w:type="dxa"/>
            <w:tcBorders>
              <w:top w:val="single" w:sz="4" w:space="0" w:color="auto"/>
            </w:tcBorders>
            <w:noWrap/>
            <w:hideMark/>
          </w:tcPr>
          <w:p w14:paraId="79342E8F" w14:textId="51C0FC5E"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84.3</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±1.33</w:t>
            </w:r>
          </w:p>
        </w:tc>
        <w:tc>
          <w:tcPr>
            <w:tcW w:w="1727" w:type="dxa"/>
            <w:tcBorders>
              <w:top w:val="single" w:sz="4" w:space="0" w:color="auto"/>
            </w:tcBorders>
          </w:tcPr>
          <w:p w14:paraId="61EB2B6B" w14:textId="55BDD7DA"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3.36</w:t>
            </w:r>
            <w:r w:rsidR="00357350">
              <w:rPr>
                <w:rFonts w:ascii="Times New Roman" w:eastAsia="Times New Roman" w:hAnsi="Times New Roman" w:cs="Times New Roman"/>
                <w:sz w:val="24"/>
                <w:szCs w:val="24"/>
                <w:lang w:val="en-US"/>
              </w:rPr>
              <w:t>±0.805</w:t>
            </w:r>
          </w:p>
        </w:tc>
      </w:tr>
      <w:tr w:rsidR="002245EF" w:rsidRPr="002245EF" w14:paraId="5D75E53B" w14:textId="77777777" w:rsidTr="00716702">
        <w:trPr>
          <w:trHeight w:val="300"/>
          <w:jc w:val="center"/>
        </w:trPr>
        <w:tc>
          <w:tcPr>
            <w:tcW w:w="1165" w:type="dxa"/>
            <w:noWrap/>
            <w:hideMark/>
          </w:tcPr>
          <w:p w14:paraId="55EBD9E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535" w:type="dxa"/>
            <w:noWrap/>
            <w:hideMark/>
          </w:tcPr>
          <w:p w14:paraId="5412CC0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w:t>
            </w:r>
          </w:p>
        </w:tc>
        <w:tc>
          <w:tcPr>
            <w:tcW w:w="1615" w:type="dxa"/>
            <w:noWrap/>
            <w:hideMark/>
          </w:tcPr>
          <w:p w14:paraId="702A1E54" w14:textId="3677F5A9"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28.4</w:t>
            </w:r>
            <w:r w:rsidR="000A7D64">
              <w:rPr>
                <w:rFonts w:ascii="Times New Roman" w:eastAsia="Times New Roman" w:hAnsi="Times New Roman" w:cs="Times New Roman"/>
                <w:sz w:val="24"/>
                <w:szCs w:val="24"/>
                <w:lang w:val="en-US"/>
              </w:rPr>
              <w:t xml:space="preserve"> ±1.24</w:t>
            </w:r>
          </w:p>
        </w:tc>
        <w:tc>
          <w:tcPr>
            <w:tcW w:w="1710" w:type="dxa"/>
            <w:noWrap/>
            <w:hideMark/>
          </w:tcPr>
          <w:p w14:paraId="1ADA6B0A" w14:textId="29B3979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3.1</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±0.109</w:t>
            </w:r>
          </w:p>
        </w:tc>
        <w:tc>
          <w:tcPr>
            <w:tcW w:w="1355" w:type="dxa"/>
            <w:noWrap/>
            <w:hideMark/>
          </w:tcPr>
          <w:p w14:paraId="48490F1C" w14:textId="1016B240"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88.9</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±1.77</w:t>
            </w:r>
          </w:p>
        </w:tc>
        <w:tc>
          <w:tcPr>
            <w:tcW w:w="1727" w:type="dxa"/>
          </w:tcPr>
          <w:p w14:paraId="35D59305" w14:textId="10ECD766"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2.99</w:t>
            </w:r>
            <w:r w:rsidR="00357350">
              <w:rPr>
                <w:rFonts w:ascii="Times New Roman" w:eastAsia="Times New Roman" w:hAnsi="Times New Roman" w:cs="Times New Roman"/>
                <w:sz w:val="24"/>
                <w:szCs w:val="24"/>
                <w:lang w:val="en-US"/>
              </w:rPr>
              <w:t>±1.358</w:t>
            </w:r>
          </w:p>
        </w:tc>
      </w:tr>
      <w:tr w:rsidR="002245EF" w:rsidRPr="002245EF" w14:paraId="610179BC" w14:textId="77777777" w:rsidTr="00716702">
        <w:trPr>
          <w:trHeight w:val="300"/>
          <w:jc w:val="center"/>
        </w:trPr>
        <w:tc>
          <w:tcPr>
            <w:tcW w:w="1165" w:type="dxa"/>
            <w:noWrap/>
            <w:hideMark/>
          </w:tcPr>
          <w:p w14:paraId="0EE7EE0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535" w:type="dxa"/>
            <w:noWrap/>
            <w:hideMark/>
          </w:tcPr>
          <w:p w14:paraId="72A3B4C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2024</w:t>
            </w:r>
          </w:p>
        </w:tc>
        <w:tc>
          <w:tcPr>
            <w:tcW w:w="1615" w:type="dxa"/>
            <w:noWrap/>
            <w:hideMark/>
          </w:tcPr>
          <w:p w14:paraId="0D5BD4AC" w14:textId="6A0697C9"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36.4</w:t>
            </w:r>
            <w:r w:rsidR="000A7D64">
              <w:rPr>
                <w:rFonts w:ascii="Times New Roman" w:eastAsia="Times New Roman" w:hAnsi="Times New Roman" w:cs="Times New Roman"/>
                <w:sz w:val="24"/>
                <w:szCs w:val="24"/>
                <w:lang w:val="en-US"/>
              </w:rPr>
              <w:t xml:space="preserve"> ±2.02</w:t>
            </w:r>
          </w:p>
        </w:tc>
        <w:tc>
          <w:tcPr>
            <w:tcW w:w="1710" w:type="dxa"/>
            <w:noWrap/>
            <w:hideMark/>
          </w:tcPr>
          <w:p w14:paraId="16FA86F4" w14:textId="69CB400A"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3.3</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±0.166</w:t>
            </w:r>
          </w:p>
        </w:tc>
        <w:tc>
          <w:tcPr>
            <w:tcW w:w="1355" w:type="dxa"/>
            <w:noWrap/>
            <w:hideMark/>
          </w:tcPr>
          <w:p w14:paraId="24180886" w14:textId="176B87D2"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106.2</w:t>
            </w:r>
            <w:r w:rsidR="000A7D64">
              <w:rPr>
                <w:rFonts w:ascii="Times New Roman" w:eastAsia="Times New Roman" w:hAnsi="Times New Roman" w:cs="Times New Roman"/>
                <w:sz w:val="24"/>
                <w:szCs w:val="24"/>
                <w:lang w:val="en-US"/>
              </w:rPr>
              <w:t>±2.26</w:t>
            </w:r>
          </w:p>
        </w:tc>
        <w:tc>
          <w:tcPr>
            <w:tcW w:w="1727" w:type="dxa"/>
          </w:tcPr>
          <w:p w14:paraId="490BB3E7" w14:textId="7C22C4BD"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2.08</w:t>
            </w:r>
            <w:r w:rsidR="00357350">
              <w:rPr>
                <w:rFonts w:ascii="Times New Roman" w:eastAsia="Times New Roman" w:hAnsi="Times New Roman" w:cs="Times New Roman"/>
                <w:sz w:val="24"/>
                <w:szCs w:val="24"/>
                <w:lang w:val="en-US"/>
              </w:rPr>
              <w:t>±2.40</w:t>
            </w:r>
          </w:p>
        </w:tc>
      </w:tr>
      <w:tr w:rsidR="002245EF" w:rsidRPr="002245EF" w14:paraId="13132F7A" w14:textId="77777777" w:rsidTr="00716702">
        <w:trPr>
          <w:trHeight w:val="300"/>
          <w:jc w:val="center"/>
        </w:trPr>
        <w:tc>
          <w:tcPr>
            <w:tcW w:w="1165" w:type="dxa"/>
            <w:noWrap/>
            <w:hideMark/>
          </w:tcPr>
          <w:p w14:paraId="10A812D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lastRenderedPageBreak/>
              <w:t>Childs</w:t>
            </w:r>
          </w:p>
        </w:tc>
        <w:tc>
          <w:tcPr>
            <w:tcW w:w="1535" w:type="dxa"/>
            <w:noWrap/>
            <w:hideMark/>
          </w:tcPr>
          <w:p w14:paraId="1AE69686"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w:t>
            </w:r>
          </w:p>
        </w:tc>
        <w:tc>
          <w:tcPr>
            <w:tcW w:w="1615" w:type="dxa"/>
            <w:noWrap/>
            <w:hideMark/>
          </w:tcPr>
          <w:p w14:paraId="1B2947CE" w14:textId="789A7A36"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32.1</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±0.92</w:t>
            </w:r>
          </w:p>
        </w:tc>
        <w:tc>
          <w:tcPr>
            <w:tcW w:w="1710" w:type="dxa"/>
            <w:noWrap/>
            <w:hideMark/>
          </w:tcPr>
          <w:p w14:paraId="19B47B5C" w14:textId="02A86D7B"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2.9</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±0.08</w:t>
            </w:r>
          </w:p>
        </w:tc>
        <w:tc>
          <w:tcPr>
            <w:tcW w:w="1355" w:type="dxa"/>
            <w:noWrap/>
            <w:hideMark/>
          </w:tcPr>
          <w:p w14:paraId="3BED43E0" w14:textId="05187C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108.1</w:t>
            </w:r>
            <w:r w:rsidR="000A7D64">
              <w:rPr>
                <w:rFonts w:ascii="Times New Roman" w:eastAsia="Times New Roman" w:hAnsi="Times New Roman" w:cs="Times New Roman"/>
                <w:sz w:val="24"/>
                <w:szCs w:val="24"/>
                <w:lang w:val="en-US"/>
              </w:rPr>
              <w:t>±1.44</w:t>
            </w:r>
          </w:p>
        </w:tc>
        <w:tc>
          <w:tcPr>
            <w:tcW w:w="1727" w:type="dxa"/>
          </w:tcPr>
          <w:p w14:paraId="1851BED8" w14:textId="27C91D0A"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7.39</w:t>
            </w:r>
            <w:r w:rsidR="00357350">
              <w:rPr>
                <w:rFonts w:ascii="Times New Roman" w:eastAsia="Times New Roman" w:hAnsi="Times New Roman" w:cs="Times New Roman"/>
                <w:sz w:val="24"/>
                <w:szCs w:val="24"/>
                <w:lang w:val="en-US"/>
              </w:rPr>
              <w:t>±4.89</w:t>
            </w:r>
          </w:p>
        </w:tc>
      </w:tr>
      <w:tr w:rsidR="002245EF" w:rsidRPr="002245EF" w14:paraId="1B1EEC1D" w14:textId="77777777" w:rsidTr="00716702">
        <w:trPr>
          <w:trHeight w:val="300"/>
          <w:jc w:val="center"/>
        </w:trPr>
        <w:tc>
          <w:tcPr>
            <w:tcW w:w="1165" w:type="dxa"/>
            <w:noWrap/>
            <w:hideMark/>
          </w:tcPr>
          <w:p w14:paraId="621107F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535" w:type="dxa"/>
            <w:noWrap/>
            <w:hideMark/>
          </w:tcPr>
          <w:p w14:paraId="426BE58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w:t>
            </w:r>
          </w:p>
        </w:tc>
        <w:tc>
          <w:tcPr>
            <w:tcW w:w="1615" w:type="dxa"/>
            <w:noWrap/>
            <w:hideMark/>
          </w:tcPr>
          <w:p w14:paraId="405222FF" w14:textId="594F6446"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41.8</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±1.10</w:t>
            </w:r>
          </w:p>
        </w:tc>
        <w:tc>
          <w:tcPr>
            <w:tcW w:w="1710" w:type="dxa"/>
            <w:noWrap/>
            <w:hideMark/>
          </w:tcPr>
          <w:p w14:paraId="2A156322" w14:textId="127CC175"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4.5</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±0.11</w:t>
            </w:r>
          </w:p>
        </w:tc>
        <w:tc>
          <w:tcPr>
            <w:tcW w:w="1355" w:type="dxa"/>
            <w:noWrap/>
            <w:hideMark/>
          </w:tcPr>
          <w:p w14:paraId="1188E8AB" w14:textId="489A210C"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91</w:t>
            </w:r>
            <w:r w:rsidR="000A7D64">
              <w:rPr>
                <w:rFonts w:ascii="Times New Roman" w:eastAsia="Times New Roman" w:hAnsi="Times New Roman" w:cs="Times New Roman"/>
                <w:sz w:val="24"/>
                <w:szCs w:val="24"/>
                <w:lang w:val="en-US"/>
              </w:rPr>
              <w:t>±1.22</w:t>
            </w:r>
          </w:p>
        </w:tc>
        <w:tc>
          <w:tcPr>
            <w:tcW w:w="1727" w:type="dxa"/>
          </w:tcPr>
          <w:p w14:paraId="4C52AF61" w14:textId="6A865793"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6.82</w:t>
            </w:r>
            <w:r w:rsidR="00357350">
              <w:rPr>
                <w:rFonts w:ascii="Times New Roman" w:eastAsia="Times New Roman" w:hAnsi="Times New Roman" w:cs="Times New Roman"/>
                <w:sz w:val="24"/>
                <w:szCs w:val="24"/>
                <w:lang w:val="en-US"/>
              </w:rPr>
              <w:t>±6.73</w:t>
            </w:r>
          </w:p>
        </w:tc>
      </w:tr>
      <w:tr w:rsidR="002245EF" w:rsidRPr="002245EF" w14:paraId="60489238" w14:textId="77777777" w:rsidTr="00716702">
        <w:trPr>
          <w:trHeight w:val="300"/>
          <w:jc w:val="center"/>
        </w:trPr>
        <w:tc>
          <w:tcPr>
            <w:tcW w:w="1165" w:type="dxa"/>
            <w:noWrap/>
            <w:hideMark/>
          </w:tcPr>
          <w:p w14:paraId="0C54E02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535" w:type="dxa"/>
            <w:noWrap/>
            <w:hideMark/>
          </w:tcPr>
          <w:p w14:paraId="2F27831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2024</w:t>
            </w:r>
          </w:p>
        </w:tc>
        <w:tc>
          <w:tcPr>
            <w:tcW w:w="1615" w:type="dxa"/>
            <w:noWrap/>
            <w:hideMark/>
          </w:tcPr>
          <w:p w14:paraId="19DDFF07" w14:textId="55C6B89B"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64.7</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±1.76</w:t>
            </w:r>
          </w:p>
        </w:tc>
        <w:tc>
          <w:tcPr>
            <w:tcW w:w="1710" w:type="dxa"/>
            <w:noWrap/>
            <w:hideMark/>
          </w:tcPr>
          <w:p w14:paraId="748D5CF2" w14:textId="57165AB4"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6.3</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±0.24</w:t>
            </w:r>
          </w:p>
        </w:tc>
        <w:tc>
          <w:tcPr>
            <w:tcW w:w="1355" w:type="dxa"/>
            <w:noWrap/>
            <w:hideMark/>
          </w:tcPr>
          <w:p w14:paraId="6E33B2F6" w14:textId="5BF29A5B"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116.2</w:t>
            </w:r>
            <w:r w:rsidR="000A7D64">
              <w:rPr>
                <w:rFonts w:ascii="Times New Roman" w:eastAsia="Times New Roman" w:hAnsi="Times New Roman" w:cs="Times New Roman"/>
                <w:sz w:val="24"/>
                <w:szCs w:val="24"/>
                <w:lang w:val="en-US"/>
              </w:rPr>
              <w:t>±3.20</w:t>
            </w:r>
          </w:p>
        </w:tc>
        <w:tc>
          <w:tcPr>
            <w:tcW w:w="1727" w:type="dxa"/>
          </w:tcPr>
          <w:p w14:paraId="50657BBB" w14:textId="3B50F2C9"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1.96</w:t>
            </w:r>
            <w:r w:rsidR="00357350">
              <w:rPr>
                <w:rFonts w:ascii="Times New Roman" w:eastAsia="Times New Roman" w:hAnsi="Times New Roman" w:cs="Times New Roman"/>
                <w:sz w:val="24"/>
                <w:szCs w:val="24"/>
                <w:lang w:val="en-US"/>
              </w:rPr>
              <w:t>±4.17</w:t>
            </w:r>
          </w:p>
        </w:tc>
      </w:tr>
    </w:tbl>
    <w:p w14:paraId="5B1E4DA7" w14:textId="77777777" w:rsidR="0038100D" w:rsidRPr="002245EF" w:rsidRDefault="0038100D" w:rsidP="0038100D">
      <w:pPr>
        <w:spacing w:line="480" w:lineRule="auto"/>
        <w:jc w:val="center"/>
        <w:rPr>
          <w:rFonts w:ascii="Times New Roman" w:hAnsi="Times New Roman" w:cs="Times New Roman"/>
          <w:sz w:val="24"/>
          <w:szCs w:val="24"/>
        </w:rPr>
      </w:pPr>
    </w:p>
    <w:p w14:paraId="3495DB4E"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35" w:name="_Toc192072564"/>
      <w:r w:rsidRPr="002245EF">
        <w:rPr>
          <w:rFonts w:ascii="Times New Roman" w:hAnsi="Times New Roman" w:cs="Times New Roman"/>
          <w:color w:val="auto"/>
          <w:sz w:val="24"/>
          <w:szCs w:val="24"/>
        </w:rPr>
        <w:t xml:space="preserve">Table </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color w:val="auto"/>
          <w:sz w:val="24"/>
          <w:szCs w:val="24"/>
        </w:rPr>
        <w:t>. ANOVA results for BRAP size metrics across all three visits. * Indicates P ≤ 0.05, ** indicates P ≤ 0.01, ***indicates P ≤ 0.001</w:t>
      </w:r>
      <w:bookmarkEnd w:id="35"/>
    </w:p>
    <w:tbl>
      <w:tblPr>
        <w:tblStyle w:val="TableGrid"/>
        <w:tblW w:w="584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2508"/>
        <w:gridCol w:w="1710"/>
      </w:tblGrid>
      <w:tr w:rsidR="002245EF" w:rsidRPr="002245EF" w14:paraId="1985408F" w14:textId="77777777" w:rsidTr="00567545">
        <w:trPr>
          <w:trHeight w:val="309"/>
          <w:jc w:val="center"/>
        </w:trPr>
        <w:tc>
          <w:tcPr>
            <w:tcW w:w="1627" w:type="dxa"/>
            <w:tcBorders>
              <w:top w:val="single" w:sz="4" w:space="0" w:color="auto"/>
              <w:bottom w:val="single" w:sz="4" w:space="0" w:color="auto"/>
            </w:tcBorders>
            <w:noWrap/>
            <w:hideMark/>
          </w:tcPr>
          <w:p w14:paraId="740B1EC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2508" w:type="dxa"/>
            <w:tcBorders>
              <w:top w:val="single" w:sz="4" w:space="0" w:color="auto"/>
              <w:bottom w:val="single" w:sz="4" w:space="0" w:color="auto"/>
            </w:tcBorders>
            <w:noWrap/>
            <w:hideMark/>
          </w:tcPr>
          <w:p w14:paraId="69A93B5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Comparison</w:t>
            </w:r>
          </w:p>
        </w:tc>
        <w:tc>
          <w:tcPr>
            <w:tcW w:w="1710" w:type="dxa"/>
            <w:tcBorders>
              <w:top w:val="single" w:sz="4" w:space="0" w:color="auto"/>
              <w:bottom w:val="single" w:sz="4" w:space="0" w:color="auto"/>
            </w:tcBorders>
            <w:noWrap/>
            <w:hideMark/>
          </w:tcPr>
          <w:p w14:paraId="1C5590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5D1C0D3C" w14:textId="77777777" w:rsidTr="00567545">
        <w:trPr>
          <w:trHeight w:val="309"/>
          <w:jc w:val="center"/>
        </w:trPr>
        <w:tc>
          <w:tcPr>
            <w:tcW w:w="1627" w:type="dxa"/>
            <w:tcBorders>
              <w:top w:val="single" w:sz="4" w:space="0" w:color="auto"/>
            </w:tcBorders>
            <w:noWrap/>
            <w:hideMark/>
          </w:tcPr>
          <w:p w14:paraId="280A7A0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tcBorders>
              <w:top w:val="single" w:sz="4" w:space="0" w:color="auto"/>
            </w:tcBorders>
            <w:noWrap/>
            <w:hideMark/>
          </w:tcPr>
          <w:p w14:paraId="34F739D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tcBorders>
              <w:top w:val="single" w:sz="4" w:space="0" w:color="auto"/>
            </w:tcBorders>
            <w:noWrap/>
            <w:hideMark/>
          </w:tcPr>
          <w:p w14:paraId="0B733099" w14:textId="5F9FB5EA"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E705D20" w14:textId="77777777" w:rsidTr="00567545">
        <w:trPr>
          <w:trHeight w:val="309"/>
          <w:jc w:val="center"/>
        </w:trPr>
        <w:tc>
          <w:tcPr>
            <w:tcW w:w="1627" w:type="dxa"/>
            <w:noWrap/>
            <w:hideMark/>
          </w:tcPr>
          <w:p w14:paraId="1834A4B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noWrap/>
            <w:hideMark/>
          </w:tcPr>
          <w:p w14:paraId="369FEC3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30364E8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0.53</w:t>
            </w:r>
          </w:p>
        </w:tc>
      </w:tr>
      <w:tr w:rsidR="002245EF" w:rsidRPr="002245EF" w14:paraId="0FCB5F2C" w14:textId="77777777" w:rsidTr="00567545">
        <w:trPr>
          <w:trHeight w:val="309"/>
          <w:jc w:val="center"/>
        </w:trPr>
        <w:tc>
          <w:tcPr>
            <w:tcW w:w="1627" w:type="dxa"/>
            <w:noWrap/>
            <w:hideMark/>
          </w:tcPr>
          <w:p w14:paraId="27B16FA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noWrap/>
            <w:hideMark/>
          </w:tcPr>
          <w:p w14:paraId="5D159AD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20E1C18F" w14:textId="39554D82"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580FC4F0" w14:textId="77777777" w:rsidTr="00567545">
        <w:trPr>
          <w:trHeight w:val="309"/>
          <w:jc w:val="center"/>
        </w:trPr>
        <w:tc>
          <w:tcPr>
            <w:tcW w:w="1627" w:type="dxa"/>
            <w:noWrap/>
            <w:hideMark/>
          </w:tcPr>
          <w:p w14:paraId="080ED4C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C04CBA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noWrap/>
            <w:hideMark/>
          </w:tcPr>
          <w:p w14:paraId="1F068457"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0.003   **</w:t>
            </w:r>
          </w:p>
        </w:tc>
      </w:tr>
      <w:tr w:rsidR="002245EF" w:rsidRPr="002245EF" w14:paraId="5708045E" w14:textId="77777777" w:rsidTr="00567545">
        <w:trPr>
          <w:trHeight w:val="309"/>
          <w:jc w:val="center"/>
        </w:trPr>
        <w:tc>
          <w:tcPr>
            <w:tcW w:w="1627" w:type="dxa"/>
            <w:noWrap/>
            <w:hideMark/>
          </w:tcPr>
          <w:p w14:paraId="70030207"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E71B46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2B221EE5" w14:textId="7DAEB1A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719640DE" w14:textId="77777777" w:rsidTr="00567545">
        <w:trPr>
          <w:trHeight w:val="309"/>
          <w:jc w:val="center"/>
        </w:trPr>
        <w:tc>
          <w:tcPr>
            <w:tcW w:w="1627" w:type="dxa"/>
            <w:noWrap/>
            <w:hideMark/>
          </w:tcPr>
          <w:p w14:paraId="699C676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038ECA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12DADE7E" w14:textId="5016028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536F084" w14:textId="77777777" w:rsidTr="00567545">
        <w:trPr>
          <w:trHeight w:val="309"/>
          <w:jc w:val="center"/>
        </w:trPr>
        <w:tc>
          <w:tcPr>
            <w:tcW w:w="1627" w:type="dxa"/>
            <w:noWrap/>
            <w:hideMark/>
          </w:tcPr>
          <w:p w14:paraId="2C436E3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31E8580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noWrap/>
            <w:hideMark/>
          </w:tcPr>
          <w:p w14:paraId="3984C2E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0.165</w:t>
            </w:r>
          </w:p>
        </w:tc>
      </w:tr>
      <w:tr w:rsidR="002245EF" w:rsidRPr="002245EF" w14:paraId="17101AAB" w14:textId="77777777" w:rsidTr="00567545">
        <w:trPr>
          <w:trHeight w:val="309"/>
          <w:jc w:val="center"/>
        </w:trPr>
        <w:tc>
          <w:tcPr>
            <w:tcW w:w="1627" w:type="dxa"/>
            <w:noWrap/>
            <w:hideMark/>
          </w:tcPr>
          <w:p w14:paraId="17B5B97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3197F47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2D89B5CC" w14:textId="702DC36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0531800E" w14:textId="77777777" w:rsidTr="00567545">
        <w:trPr>
          <w:trHeight w:val="309"/>
          <w:jc w:val="center"/>
        </w:trPr>
        <w:tc>
          <w:tcPr>
            <w:tcW w:w="1627" w:type="dxa"/>
            <w:noWrap/>
            <w:hideMark/>
          </w:tcPr>
          <w:p w14:paraId="5FDBD78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0FE7515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382882DF" w14:textId="7B3D9F5D"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bl>
    <w:p w14:paraId="570A40CC" w14:textId="77777777" w:rsidR="0038100D" w:rsidRPr="002245EF" w:rsidRDefault="0038100D" w:rsidP="0038100D">
      <w:pPr>
        <w:pStyle w:val="Caption"/>
        <w:spacing w:line="480" w:lineRule="auto"/>
        <w:rPr>
          <w:rFonts w:ascii="Times New Roman" w:hAnsi="Times New Roman" w:cs="Times New Roman"/>
          <w:color w:val="auto"/>
          <w:sz w:val="24"/>
          <w:szCs w:val="24"/>
        </w:rPr>
      </w:pPr>
    </w:p>
    <w:p w14:paraId="3F64B64A" w14:textId="761E7371"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36" w:name="_Toc192072565"/>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3</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ANOVA Childs results for size metrics across all three visits. * Indicates P ≤ 0.05, ** indicates P ≤0.01, ***indicates P≤ 0.001</w:t>
      </w:r>
      <w:bookmarkEnd w:id="36"/>
    </w:p>
    <w:tbl>
      <w:tblPr>
        <w:tblStyle w:val="TableGrid"/>
        <w:tblW w:w="683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2880"/>
        <w:gridCol w:w="2070"/>
      </w:tblGrid>
      <w:tr w:rsidR="002245EF" w:rsidRPr="002245EF" w14:paraId="35478E02" w14:textId="77777777" w:rsidTr="00567545">
        <w:trPr>
          <w:trHeight w:val="300"/>
          <w:jc w:val="center"/>
        </w:trPr>
        <w:tc>
          <w:tcPr>
            <w:tcW w:w="1885" w:type="dxa"/>
            <w:tcBorders>
              <w:top w:val="single" w:sz="4" w:space="0" w:color="auto"/>
              <w:bottom w:val="single" w:sz="4" w:space="0" w:color="auto"/>
            </w:tcBorders>
            <w:noWrap/>
            <w:hideMark/>
          </w:tcPr>
          <w:p w14:paraId="15B2091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2880" w:type="dxa"/>
            <w:tcBorders>
              <w:top w:val="single" w:sz="4" w:space="0" w:color="auto"/>
              <w:bottom w:val="single" w:sz="4" w:space="0" w:color="auto"/>
            </w:tcBorders>
            <w:noWrap/>
            <w:hideMark/>
          </w:tcPr>
          <w:p w14:paraId="6A140A9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Comparison</w:t>
            </w:r>
          </w:p>
        </w:tc>
        <w:tc>
          <w:tcPr>
            <w:tcW w:w="2070" w:type="dxa"/>
            <w:tcBorders>
              <w:top w:val="single" w:sz="4" w:space="0" w:color="auto"/>
              <w:bottom w:val="single" w:sz="4" w:space="0" w:color="auto"/>
            </w:tcBorders>
            <w:noWrap/>
            <w:hideMark/>
          </w:tcPr>
          <w:p w14:paraId="1DE6AB5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13FED080" w14:textId="77777777" w:rsidTr="00567545">
        <w:trPr>
          <w:trHeight w:val="300"/>
          <w:jc w:val="center"/>
        </w:trPr>
        <w:tc>
          <w:tcPr>
            <w:tcW w:w="1885" w:type="dxa"/>
            <w:tcBorders>
              <w:top w:val="single" w:sz="4" w:space="0" w:color="auto"/>
            </w:tcBorders>
            <w:noWrap/>
            <w:hideMark/>
          </w:tcPr>
          <w:p w14:paraId="151FAA1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tcBorders>
              <w:top w:val="single" w:sz="4" w:space="0" w:color="auto"/>
            </w:tcBorders>
            <w:noWrap/>
            <w:hideMark/>
          </w:tcPr>
          <w:p w14:paraId="7ACBD84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tcBorders>
              <w:top w:val="single" w:sz="4" w:space="0" w:color="auto"/>
            </w:tcBorders>
            <w:noWrap/>
            <w:hideMark/>
          </w:tcPr>
          <w:p w14:paraId="79357CB9" w14:textId="4F0908B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06A98B3D" w14:textId="77777777" w:rsidTr="00567545">
        <w:trPr>
          <w:trHeight w:val="300"/>
          <w:jc w:val="center"/>
        </w:trPr>
        <w:tc>
          <w:tcPr>
            <w:tcW w:w="1885" w:type="dxa"/>
            <w:noWrap/>
            <w:hideMark/>
          </w:tcPr>
          <w:p w14:paraId="31918BC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noWrap/>
            <w:hideMark/>
          </w:tcPr>
          <w:p w14:paraId="37AB290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3C50E68D" w14:textId="31D9289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11B0A76" w14:textId="77777777" w:rsidTr="00567545">
        <w:trPr>
          <w:trHeight w:val="300"/>
          <w:jc w:val="center"/>
        </w:trPr>
        <w:tc>
          <w:tcPr>
            <w:tcW w:w="1885" w:type="dxa"/>
            <w:noWrap/>
            <w:hideMark/>
          </w:tcPr>
          <w:p w14:paraId="314F58BC"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noWrap/>
            <w:hideMark/>
          </w:tcPr>
          <w:p w14:paraId="4C0BF94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02667ECC" w14:textId="42120101"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41D95C01" w14:textId="77777777" w:rsidTr="00567545">
        <w:trPr>
          <w:trHeight w:val="300"/>
          <w:jc w:val="center"/>
        </w:trPr>
        <w:tc>
          <w:tcPr>
            <w:tcW w:w="1885" w:type="dxa"/>
            <w:noWrap/>
            <w:hideMark/>
          </w:tcPr>
          <w:p w14:paraId="756D2D1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7868464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noWrap/>
            <w:hideMark/>
          </w:tcPr>
          <w:p w14:paraId="535D6ADC" w14:textId="49F2FE12"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4E71B07C" w14:textId="77777777" w:rsidTr="00567545">
        <w:trPr>
          <w:trHeight w:val="300"/>
          <w:jc w:val="center"/>
        </w:trPr>
        <w:tc>
          <w:tcPr>
            <w:tcW w:w="1885" w:type="dxa"/>
            <w:noWrap/>
            <w:hideMark/>
          </w:tcPr>
          <w:p w14:paraId="4AAB634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2C0CC7F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015FACB8" w14:textId="1070C38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5230012B" w14:textId="77777777" w:rsidTr="00567545">
        <w:trPr>
          <w:trHeight w:val="300"/>
          <w:jc w:val="center"/>
        </w:trPr>
        <w:tc>
          <w:tcPr>
            <w:tcW w:w="1885" w:type="dxa"/>
            <w:noWrap/>
            <w:hideMark/>
          </w:tcPr>
          <w:p w14:paraId="7A8C743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795442B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30915328" w14:textId="34AAD20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BB7351D" w14:textId="77777777" w:rsidTr="00567545">
        <w:trPr>
          <w:trHeight w:val="300"/>
          <w:jc w:val="center"/>
        </w:trPr>
        <w:tc>
          <w:tcPr>
            <w:tcW w:w="1885" w:type="dxa"/>
            <w:noWrap/>
            <w:hideMark/>
          </w:tcPr>
          <w:p w14:paraId="16A9AE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06881ED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noWrap/>
            <w:hideMark/>
          </w:tcPr>
          <w:p w14:paraId="2F13F553" w14:textId="047C28C3"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F6F1252" w14:textId="77777777" w:rsidTr="00567545">
        <w:trPr>
          <w:trHeight w:val="300"/>
          <w:jc w:val="center"/>
        </w:trPr>
        <w:tc>
          <w:tcPr>
            <w:tcW w:w="1885" w:type="dxa"/>
            <w:noWrap/>
            <w:hideMark/>
          </w:tcPr>
          <w:p w14:paraId="2E7D69B6"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1C4D2C3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57A6A75A" w14:textId="499B2D08"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1DEF2134" w14:textId="77777777" w:rsidTr="00567545">
        <w:trPr>
          <w:trHeight w:val="300"/>
          <w:jc w:val="center"/>
        </w:trPr>
        <w:tc>
          <w:tcPr>
            <w:tcW w:w="1885" w:type="dxa"/>
            <w:noWrap/>
            <w:hideMark/>
          </w:tcPr>
          <w:p w14:paraId="531E997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57F28DF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0F3C78B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0.008 **</w:t>
            </w:r>
          </w:p>
        </w:tc>
      </w:tr>
    </w:tbl>
    <w:p w14:paraId="79D987E0" w14:textId="77777777" w:rsidR="0038100D" w:rsidRPr="002245EF" w:rsidRDefault="0038100D" w:rsidP="0038100D">
      <w:pPr>
        <w:spacing w:line="480" w:lineRule="auto"/>
        <w:rPr>
          <w:rFonts w:ascii="Times New Roman" w:hAnsi="Times New Roman" w:cs="Times New Roman"/>
          <w:sz w:val="24"/>
          <w:szCs w:val="24"/>
        </w:rPr>
      </w:pPr>
    </w:p>
    <w:p w14:paraId="293EA139" w14:textId="77777777" w:rsidR="0038100D" w:rsidRPr="002245EF" w:rsidRDefault="0038100D" w:rsidP="0038100D">
      <w:pPr>
        <w:spacing w:line="480" w:lineRule="auto"/>
        <w:rPr>
          <w:rFonts w:ascii="Times New Roman" w:hAnsi="Times New Roman" w:cs="Times New Roman"/>
          <w:sz w:val="24"/>
          <w:szCs w:val="24"/>
        </w:rPr>
      </w:pPr>
    </w:p>
    <w:p w14:paraId="62BBE37E"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Logistic regression model</w:t>
      </w:r>
    </w:p>
    <w:p w14:paraId="5D13462B"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37" w:name="_Toc192072566"/>
      <w:r w:rsidRPr="002245EF">
        <w:rPr>
          <w:rFonts w:ascii="Times New Roman" w:hAnsi="Times New Roman" w:cs="Times New Roman"/>
          <w:color w:val="auto"/>
          <w:sz w:val="24"/>
          <w:szCs w:val="24"/>
        </w:rPr>
        <w:lastRenderedPageBreak/>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4</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BRAP logistic regression model. ***indicates P ≤ 0.001</w:t>
      </w:r>
      <w:bookmarkEnd w:id="37"/>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1800"/>
      </w:tblGrid>
      <w:tr w:rsidR="002245EF" w:rsidRPr="002245EF" w14:paraId="174CA597" w14:textId="77777777" w:rsidTr="00567545">
        <w:trPr>
          <w:trHeight w:val="300"/>
          <w:jc w:val="center"/>
        </w:trPr>
        <w:tc>
          <w:tcPr>
            <w:tcW w:w="1975" w:type="dxa"/>
            <w:tcBorders>
              <w:top w:val="single" w:sz="4" w:space="0" w:color="auto"/>
              <w:bottom w:val="single" w:sz="4" w:space="0" w:color="auto"/>
            </w:tcBorders>
            <w:noWrap/>
            <w:hideMark/>
          </w:tcPr>
          <w:p w14:paraId="4777C0F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1800" w:type="dxa"/>
            <w:tcBorders>
              <w:top w:val="single" w:sz="4" w:space="0" w:color="auto"/>
              <w:bottom w:val="single" w:sz="4" w:space="0" w:color="auto"/>
            </w:tcBorders>
            <w:noWrap/>
            <w:hideMark/>
          </w:tcPr>
          <w:p w14:paraId="5832289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3F8B71F7" w14:textId="77777777" w:rsidTr="00567545">
        <w:trPr>
          <w:trHeight w:val="300"/>
          <w:jc w:val="center"/>
        </w:trPr>
        <w:tc>
          <w:tcPr>
            <w:tcW w:w="1975" w:type="dxa"/>
            <w:tcBorders>
              <w:top w:val="single" w:sz="4" w:space="0" w:color="auto"/>
            </w:tcBorders>
            <w:noWrap/>
            <w:hideMark/>
          </w:tcPr>
          <w:p w14:paraId="72795F2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Light</w:t>
            </w:r>
          </w:p>
        </w:tc>
        <w:tc>
          <w:tcPr>
            <w:tcW w:w="1800" w:type="dxa"/>
            <w:tcBorders>
              <w:top w:val="single" w:sz="4" w:space="0" w:color="auto"/>
            </w:tcBorders>
            <w:noWrap/>
            <w:hideMark/>
          </w:tcPr>
          <w:p w14:paraId="354552EF" w14:textId="39070A4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06E0B9F" w14:textId="77777777" w:rsidTr="00567545">
        <w:trPr>
          <w:trHeight w:val="300"/>
          <w:jc w:val="center"/>
        </w:trPr>
        <w:tc>
          <w:tcPr>
            <w:tcW w:w="1975" w:type="dxa"/>
            <w:noWrap/>
            <w:hideMark/>
          </w:tcPr>
          <w:p w14:paraId="639FF4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Herbaceous</w:t>
            </w:r>
          </w:p>
        </w:tc>
        <w:tc>
          <w:tcPr>
            <w:tcW w:w="1800" w:type="dxa"/>
            <w:noWrap/>
            <w:hideMark/>
          </w:tcPr>
          <w:p w14:paraId="0A63C44A" w14:textId="048F3BA0"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74A28749" w14:textId="77777777" w:rsidTr="00567545">
        <w:trPr>
          <w:trHeight w:val="300"/>
          <w:jc w:val="center"/>
        </w:trPr>
        <w:tc>
          <w:tcPr>
            <w:tcW w:w="1975" w:type="dxa"/>
            <w:noWrap/>
            <w:hideMark/>
          </w:tcPr>
          <w:p w14:paraId="08C0AA3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Fines</w:t>
            </w:r>
          </w:p>
        </w:tc>
        <w:tc>
          <w:tcPr>
            <w:tcW w:w="1800" w:type="dxa"/>
            <w:noWrap/>
            <w:hideMark/>
          </w:tcPr>
          <w:p w14:paraId="624E65C1" w14:textId="4E7B355E"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bl>
    <w:p w14:paraId="1A2CE41F" w14:textId="77777777" w:rsidR="0038100D" w:rsidRPr="002245EF" w:rsidRDefault="0038100D" w:rsidP="0038100D">
      <w:pPr>
        <w:spacing w:line="480" w:lineRule="auto"/>
        <w:rPr>
          <w:rFonts w:ascii="Times New Roman" w:hAnsi="Times New Roman" w:cs="Times New Roman"/>
          <w:sz w:val="24"/>
          <w:szCs w:val="24"/>
        </w:rPr>
      </w:pPr>
    </w:p>
    <w:p w14:paraId="4738429E" w14:textId="77777777" w:rsidR="0038100D" w:rsidRPr="002245EF" w:rsidRDefault="0038100D" w:rsidP="0038100D">
      <w:pPr>
        <w:jc w:val="center"/>
        <w:rPr>
          <w:rFonts w:ascii="Times New Roman" w:hAnsi="Times New Roman" w:cs="Times New Roman"/>
        </w:rPr>
      </w:pPr>
      <w:r w:rsidRPr="002245EF">
        <w:rPr>
          <w:rFonts w:ascii="Times New Roman" w:hAnsi="Times New Roman" w:cs="Times New Roman"/>
          <w:highlight w:val="yellow"/>
        </w:rPr>
        <w:t>**Placeholder for model coefficients and other data**</w:t>
      </w:r>
    </w:p>
    <w:p w14:paraId="54607A91" w14:textId="77777777" w:rsidR="0038100D" w:rsidRPr="002245EF" w:rsidRDefault="0038100D" w:rsidP="0038100D">
      <w:pPr>
        <w:jc w:val="center"/>
        <w:rPr>
          <w:ins w:id="38" w:author="D.Merritt" w:date="2025-03-16T12:57:00Z"/>
          <w:rFonts w:ascii="Times New Roman" w:hAnsi="Times New Roman" w:cs="Times New Roman"/>
        </w:rPr>
      </w:pPr>
    </w:p>
    <w:p w14:paraId="144AFE58" w14:textId="63DFAF8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A logistic regression model indicated that light, herbaceous competition, and fine sediment were highly significant for seedling survival at BRAP (Table 2.4). Because all three variables were significant, the stepwise model did not have to remove any insignificant variables.</w:t>
      </w:r>
    </w:p>
    <w:p w14:paraId="1C0C3E80"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39" w:name="_Toc192072567"/>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DA4DA4">
        <w:rPr>
          <w:rFonts w:ascii="Times New Roman" w:hAnsi="Times New Roman" w:cs="Times New Roman"/>
          <w:color w:val="auto"/>
          <w:sz w:val="24"/>
          <w:szCs w:val="24"/>
        </w:rPr>
        <w:fldChar w:fldCharType="begin"/>
      </w:r>
      <w:r w:rsidRPr="00DA4DA4">
        <w:rPr>
          <w:rFonts w:ascii="Times New Roman" w:hAnsi="Times New Roman" w:cs="Times New Roman"/>
          <w:color w:val="auto"/>
          <w:sz w:val="24"/>
          <w:szCs w:val="24"/>
        </w:rPr>
        <w:instrText xml:space="preserve"> SEQ Table \* ARABIC \s 1 </w:instrText>
      </w:r>
      <w:r w:rsidRPr="00DA4DA4">
        <w:rPr>
          <w:rFonts w:ascii="Times New Roman" w:hAnsi="Times New Roman" w:cs="Times New Roman"/>
          <w:color w:val="auto"/>
          <w:sz w:val="24"/>
          <w:szCs w:val="24"/>
        </w:rPr>
        <w:fldChar w:fldCharType="separate"/>
      </w:r>
      <w:r w:rsidRPr="00DA4DA4">
        <w:rPr>
          <w:rFonts w:ascii="Times New Roman" w:hAnsi="Times New Roman" w:cs="Times New Roman"/>
          <w:noProof/>
          <w:color w:val="auto"/>
          <w:sz w:val="24"/>
          <w:szCs w:val="24"/>
        </w:rPr>
        <w:t>5</w:t>
      </w:r>
      <w:r w:rsidRPr="00DA4DA4">
        <w:rPr>
          <w:rFonts w:ascii="Times New Roman" w:hAnsi="Times New Roman" w:cs="Times New Roman"/>
          <w:color w:val="auto"/>
          <w:sz w:val="24"/>
          <w:szCs w:val="24"/>
        </w:rPr>
        <w:fldChar w:fldCharType="end"/>
      </w:r>
      <w:r w:rsidRPr="003A56C6">
        <w:rPr>
          <w:rFonts w:ascii="Times New Roman" w:hAnsi="Times New Roman" w:cs="Times New Roman"/>
          <w:color w:val="auto"/>
          <w:sz w:val="24"/>
          <w:szCs w:val="24"/>
        </w:rPr>
        <w:t xml:space="preserve"> Childs logistic regression model. * Indicates P ≤0.05, ** indicates P ≤ 0.01, ***indicates P ≤ 0.001</w:t>
      </w:r>
      <w:bookmarkEnd w:id="39"/>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620"/>
      </w:tblGrid>
      <w:tr w:rsidR="002245EF" w:rsidRPr="002245EF" w14:paraId="028523CF" w14:textId="77777777" w:rsidTr="00567545">
        <w:trPr>
          <w:trHeight w:val="300"/>
          <w:jc w:val="center"/>
        </w:trPr>
        <w:tc>
          <w:tcPr>
            <w:tcW w:w="2065" w:type="dxa"/>
            <w:tcBorders>
              <w:top w:val="single" w:sz="4" w:space="0" w:color="auto"/>
              <w:bottom w:val="single" w:sz="4" w:space="0" w:color="auto"/>
            </w:tcBorders>
            <w:noWrap/>
            <w:hideMark/>
          </w:tcPr>
          <w:p w14:paraId="1CC687B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Variable</w:t>
            </w:r>
          </w:p>
        </w:tc>
        <w:tc>
          <w:tcPr>
            <w:tcW w:w="1620" w:type="dxa"/>
            <w:tcBorders>
              <w:top w:val="single" w:sz="4" w:space="0" w:color="auto"/>
              <w:bottom w:val="single" w:sz="4" w:space="0" w:color="auto"/>
            </w:tcBorders>
            <w:noWrap/>
            <w:hideMark/>
          </w:tcPr>
          <w:p w14:paraId="07527CA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P-Value</w:t>
            </w:r>
          </w:p>
        </w:tc>
      </w:tr>
      <w:tr w:rsidR="002245EF" w:rsidRPr="002245EF" w14:paraId="44B0B6C9" w14:textId="77777777" w:rsidTr="00567545">
        <w:trPr>
          <w:trHeight w:val="300"/>
          <w:jc w:val="center"/>
        </w:trPr>
        <w:tc>
          <w:tcPr>
            <w:tcW w:w="2065" w:type="dxa"/>
            <w:tcBorders>
              <w:top w:val="single" w:sz="4" w:space="0" w:color="auto"/>
            </w:tcBorders>
            <w:noWrap/>
            <w:hideMark/>
          </w:tcPr>
          <w:p w14:paraId="48BB6975"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Herbaceous</w:t>
            </w:r>
          </w:p>
        </w:tc>
        <w:tc>
          <w:tcPr>
            <w:tcW w:w="1620" w:type="dxa"/>
            <w:tcBorders>
              <w:top w:val="single" w:sz="4" w:space="0" w:color="auto"/>
            </w:tcBorders>
            <w:noWrap/>
            <w:hideMark/>
          </w:tcPr>
          <w:p w14:paraId="58C97C41"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0.7778</w:t>
            </w:r>
          </w:p>
        </w:tc>
      </w:tr>
      <w:tr w:rsidR="002245EF" w:rsidRPr="002245EF" w14:paraId="28D7E12E" w14:textId="77777777" w:rsidTr="00567545">
        <w:trPr>
          <w:trHeight w:val="300"/>
          <w:jc w:val="center"/>
        </w:trPr>
        <w:tc>
          <w:tcPr>
            <w:tcW w:w="2065" w:type="dxa"/>
            <w:noWrap/>
            <w:hideMark/>
          </w:tcPr>
          <w:p w14:paraId="4A61097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Light</w:t>
            </w:r>
          </w:p>
        </w:tc>
        <w:tc>
          <w:tcPr>
            <w:tcW w:w="1620" w:type="dxa"/>
            <w:noWrap/>
            <w:hideMark/>
          </w:tcPr>
          <w:p w14:paraId="07B43EB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≤.001 ***</w:t>
            </w:r>
          </w:p>
        </w:tc>
      </w:tr>
      <w:tr w:rsidR="002245EF" w:rsidRPr="002245EF" w14:paraId="4C0EE66C" w14:textId="77777777" w:rsidTr="00567545">
        <w:trPr>
          <w:trHeight w:val="300"/>
          <w:jc w:val="center"/>
        </w:trPr>
        <w:tc>
          <w:tcPr>
            <w:tcW w:w="2065" w:type="dxa"/>
            <w:noWrap/>
            <w:hideMark/>
          </w:tcPr>
          <w:p w14:paraId="7CE6799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Fines</w:t>
            </w:r>
          </w:p>
        </w:tc>
        <w:tc>
          <w:tcPr>
            <w:tcW w:w="1620" w:type="dxa"/>
            <w:noWrap/>
            <w:hideMark/>
          </w:tcPr>
          <w:p w14:paraId="30D3E54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.0036 **</w:t>
            </w:r>
          </w:p>
        </w:tc>
      </w:tr>
    </w:tbl>
    <w:p w14:paraId="72AAA814"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p>
    <w:p w14:paraId="17FF0838"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The Childs logistic regression model run indicated that light and fines sediment were </w:t>
      </w:r>
      <w:commentRangeStart w:id="40"/>
      <w:r w:rsidRPr="002245EF">
        <w:rPr>
          <w:rFonts w:ascii="Times New Roman" w:hAnsi="Times New Roman" w:cs="Times New Roman"/>
          <w:sz w:val="24"/>
          <w:szCs w:val="24"/>
        </w:rPr>
        <w:t xml:space="preserve">significant </w:t>
      </w:r>
      <w:commentRangeEnd w:id="40"/>
      <w:r w:rsidR="00BE7FD1">
        <w:rPr>
          <w:rStyle w:val="CommentReference"/>
        </w:rPr>
        <w:commentReference w:id="40"/>
      </w:r>
      <w:r w:rsidRPr="002245EF">
        <w:rPr>
          <w:rFonts w:ascii="Times New Roman" w:hAnsi="Times New Roman" w:cs="Times New Roman"/>
          <w:sz w:val="24"/>
          <w:szCs w:val="24"/>
        </w:rPr>
        <w:t xml:space="preserve">variables in seedling survivorship but not herbaceous competition (Table 2.5). Once the stepwise model was run and the herbaceous variable removed, the p-value for fines decreased slightly. </w:t>
      </w:r>
    </w:p>
    <w:p w14:paraId="2DEB170C" w14:textId="77777777" w:rsidR="0038100D" w:rsidRPr="002245EF" w:rsidRDefault="0038100D" w:rsidP="0038100D">
      <w:pPr>
        <w:spacing w:line="480" w:lineRule="auto"/>
        <w:rPr>
          <w:rFonts w:ascii="Times New Roman" w:hAnsi="Times New Roman" w:cs="Times New Roman"/>
          <w:sz w:val="24"/>
          <w:szCs w:val="24"/>
        </w:rPr>
      </w:pPr>
    </w:p>
    <w:p w14:paraId="2EE004DF"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Age at Coring Height</w:t>
      </w:r>
    </w:p>
    <w:p w14:paraId="6327ACDC" w14:textId="77777777" w:rsidR="0038100D" w:rsidRPr="002245EF" w:rsidRDefault="0038100D" w:rsidP="0038100D">
      <w:pPr>
        <w:spacing w:line="480" w:lineRule="auto"/>
        <w:rPr>
          <w:rFonts w:ascii="Times New Roman" w:hAnsi="Times New Roman" w:cs="Times New Roman"/>
          <w:sz w:val="24"/>
          <w:szCs w:val="24"/>
        </w:rPr>
      </w:pPr>
    </w:p>
    <w:p w14:paraId="041F6990"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14:ligatures w14:val="standardContextual"/>
        </w:rPr>
        <w:lastRenderedPageBreak/>
        <w:drawing>
          <wp:inline distT="0" distB="0" distL="0" distR="0" wp14:anchorId="1C8BCCE4" wp14:editId="3A4015BA">
            <wp:extent cx="3486150" cy="3257465"/>
            <wp:effectExtent l="0" t="0" r="0" b="635"/>
            <wp:docPr id="1846521211"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1211" name="Picture 1" descr="A graph with a line going up&#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94546" cy="3265310"/>
                    </a:xfrm>
                    <a:prstGeom prst="rect">
                      <a:avLst/>
                    </a:prstGeom>
                  </pic:spPr>
                </pic:pic>
              </a:graphicData>
            </a:graphic>
          </wp:inline>
        </w:drawing>
      </w:r>
    </w:p>
    <w:p w14:paraId="44217388" w14:textId="6B8E27E4" w:rsidR="0038100D" w:rsidRPr="002245EF" w:rsidRDefault="00D87C17" w:rsidP="0038100D">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479D57D4" wp14:editId="7A3F3F8C">
            <wp:extent cx="4960620" cy="2493029"/>
            <wp:effectExtent l="0" t="0" r="0" b="2540"/>
            <wp:docPr id="1232627136" name="Picture 1" descr="A graph of a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27136" name="Picture 1" descr="A graph of a number of year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72053" cy="2498775"/>
                    </a:xfrm>
                    <a:prstGeom prst="rect">
                      <a:avLst/>
                    </a:prstGeom>
                  </pic:spPr>
                </pic:pic>
              </a:graphicData>
            </a:graphic>
          </wp:inline>
        </w:drawing>
      </w:r>
    </w:p>
    <w:p w14:paraId="3A5159DC" w14:textId="446C1770" w:rsidR="00697D5A" w:rsidRPr="00697D5A" w:rsidRDefault="0038100D" w:rsidP="00697D5A">
      <w:pPr>
        <w:jc w:val="center"/>
      </w:pPr>
      <w:bookmarkStart w:id="41" w:name="_Toc193890754"/>
      <w:r w:rsidRPr="002245EF">
        <w:rPr>
          <w:rFonts w:ascii="Times New Roman" w:hAnsi="Times New Roman" w:cs="Times New Roman"/>
          <w:sz w:val="24"/>
          <w:szCs w:val="24"/>
        </w:rPr>
        <w:t xml:space="preserve">Figure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STYLEREF 1 \s </w:instrText>
      </w:r>
      <w:r w:rsidRPr="002245EF">
        <w:rPr>
          <w:rFonts w:ascii="Times New Roman" w:hAnsi="Times New Roman" w:cs="Times New Roman"/>
          <w:sz w:val="24"/>
          <w:szCs w:val="24"/>
        </w:rPr>
        <w:fldChar w:fldCharType="separate"/>
      </w:r>
      <w:r w:rsidRPr="002245EF">
        <w:rPr>
          <w:rFonts w:ascii="Times New Roman" w:hAnsi="Times New Roman" w:cs="Times New Roman"/>
          <w:noProof/>
          <w:sz w:val="24"/>
          <w:szCs w:val="24"/>
        </w:rPr>
        <w:t>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w:t>
      </w:r>
      <w:commentRangeStart w:id="42"/>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SEQ Figure \* ARABIC \s 1 </w:instrText>
      </w:r>
      <w:r w:rsidRPr="002245EF">
        <w:rPr>
          <w:rFonts w:ascii="Times New Roman" w:hAnsi="Times New Roman" w:cs="Times New Roman"/>
          <w:sz w:val="24"/>
          <w:szCs w:val="24"/>
        </w:rPr>
        <w:fldChar w:fldCharType="separate"/>
      </w:r>
      <w:r w:rsidRPr="002245EF">
        <w:rPr>
          <w:rFonts w:ascii="Times New Roman" w:hAnsi="Times New Roman" w:cs="Times New Roman"/>
          <w:noProof/>
          <w:sz w:val="24"/>
          <w:szCs w:val="24"/>
        </w:rPr>
        <w:t>4</w:t>
      </w:r>
      <w:r w:rsidRPr="002245EF">
        <w:rPr>
          <w:rFonts w:ascii="Times New Roman" w:hAnsi="Times New Roman" w:cs="Times New Roman"/>
          <w:sz w:val="24"/>
          <w:szCs w:val="24"/>
        </w:rPr>
        <w:fldChar w:fldCharType="end"/>
      </w:r>
      <w:commentRangeEnd w:id="42"/>
      <w:r w:rsidR="00DA4DA4">
        <w:rPr>
          <w:rStyle w:val="CommentReference"/>
        </w:rPr>
        <w:commentReference w:id="42"/>
      </w:r>
      <w:r w:rsidRPr="002245EF">
        <w:rPr>
          <w:rFonts w:ascii="Times New Roman" w:hAnsi="Times New Roman" w:cs="Times New Roman"/>
          <w:sz w:val="24"/>
          <w:szCs w:val="24"/>
        </w:rPr>
        <w:t xml:space="preserve"> </w:t>
      </w:r>
      <w:ins w:id="43" w:author="Abraham E Springer" w:date="2025-04-15T13:28:00Z" w16du:dateUtc="2025-04-15T20:28:00Z">
        <w:r w:rsidR="00DA4DA4">
          <w:rPr>
            <w:rFonts w:ascii="Times New Roman" w:hAnsi="Times New Roman" w:cs="Times New Roman"/>
            <w:sz w:val="24"/>
            <w:szCs w:val="24"/>
          </w:rPr>
          <w:t xml:space="preserve">(A) </w:t>
        </w:r>
      </w:ins>
      <w:r w:rsidRPr="002245EF">
        <w:rPr>
          <w:rFonts w:ascii="Times New Roman" w:hAnsi="Times New Roman" w:cs="Times New Roman"/>
          <w:sz w:val="24"/>
          <w:szCs w:val="24"/>
        </w:rPr>
        <w:t>Age at coring height</w:t>
      </w:r>
      <w:ins w:id="44" w:author="Abraham E Springer" w:date="2025-04-15T13:29:00Z" w16du:dateUtc="2025-04-15T20:29:00Z">
        <w:r w:rsidR="00DA4DA4">
          <w:rPr>
            <w:rFonts w:ascii="Times New Roman" w:hAnsi="Times New Roman" w:cs="Times New Roman"/>
            <w:sz w:val="24"/>
            <w:szCs w:val="24"/>
          </w:rPr>
          <w:t xml:space="preserve"> number of cores</w:t>
        </w:r>
      </w:ins>
      <w:ins w:id="45" w:author="Abraham E Springer" w:date="2025-04-15T13:30:00Z" w16du:dateUtc="2025-04-15T20:30:00Z">
        <w:r w:rsidR="00DA4DA4">
          <w:rPr>
            <w:rFonts w:ascii="Times New Roman" w:hAnsi="Times New Roman" w:cs="Times New Roman"/>
            <w:sz w:val="24"/>
            <w:szCs w:val="24"/>
          </w:rPr>
          <w:t xml:space="preserve"> </w:t>
        </w:r>
      </w:ins>
      <w:ins w:id="46" w:author="Abraham E Springer" w:date="2025-04-15T13:29:00Z" w16du:dateUtc="2025-04-15T20:29:00Z">
        <w:r w:rsidR="00DA4DA4">
          <w:rPr>
            <w:rFonts w:ascii="Times New Roman" w:hAnsi="Times New Roman" w:cs="Times New Roman"/>
            <w:sz w:val="24"/>
            <w:szCs w:val="24"/>
          </w:rPr>
          <w:t xml:space="preserve">and </w:t>
        </w:r>
      </w:ins>
      <w:ins w:id="47" w:author="Abraham E Springer" w:date="2025-04-15T13:30:00Z" w16du:dateUtc="2025-04-15T20:30:00Z">
        <w:r w:rsidR="00DA4DA4">
          <w:rPr>
            <w:rFonts w:ascii="Times New Roman" w:hAnsi="Times New Roman" w:cs="Times New Roman"/>
            <w:sz w:val="24"/>
            <w:szCs w:val="24"/>
          </w:rPr>
          <w:t xml:space="preserve">(B) daily </w:t>
        </w:r>
      </w:ins>
      <w:ins w:id="48" w:author="Abraham E Springer" w:date="2025-04-15T13:29:00Z" w16du:dateUtc="2025-04-15T20:29:00Z">
        <w:r w:rsidR="00DA4DA4">
          <w:rPr>
            <w:rFonts w:ascii="Times New Roman" w:hAnsi="Times New Roman" w:cs="Times New Roman"/>
            <w:sz w:val="24"/>
            <w:szCs w:val="24"/>
          </w:rPr>
          <w:t xml:space="preserve">maximum discharge </w:t>
        </w:r>
      </w:ins>
      <w:ins w:id="49" w:author="Abraham E Springer" w:date="2025-04-15T13:30:00Z" w16du:dateUtc="2025-04-15T20:30:00Z">
        <w:r w:rsidR="00DA4DA4">
          <w:rPr>
            <w:rFonts w:ascii="Times New Roman" w:hAnsi="Times New Roman" w:cs="Times New Roman"/>
            <w:sz w:val="24"/>
            <w:szCs w:val="24"/>
          </w:rPr>
          <w:t xml:space="preserve">per year </w:t>
        </w:r>
      </w:ins>
      <w:ins w:id="50" w:author="Abraham E Springer" w:date="2025-04-15T13:29:00Z" w16du:dateUtc="2025-04-15T20:29:00Z">
        <w:r w:rsidR="00DA4DA4">
          <w:rPr>
            <w:rFonts w:ascii="Times New Roman" w:hAnsi="Times New Roman" w:cs="Times New Roman"/>
            <w:sz w:val="24"/>
            <w:szCs w:val="24"/>
          </w:rPr>
          <w:t>at USGS Near Camp Verde Gage (09506000)</w:t>
        </w:r>
      </w:ins>
      <w:r w:rsidRPr="002245EF">
        <w:rPr>
          <w:rFonts w:ascii="Times New Roman" w:hAnsi="Times New Roman" w:cs="Times New Roman"/>
          <w:sz w:val="24"/>
          <w:szCs w:val="24"/>
        </w:rPr>
        <w:t>. The bar graph is the number of trees dating back to each year while the line graph is the total cumulative number of cores over time</w:t>
      </w:r>
      <w:r w:rsidRPr="00697D5A">
        <w:rPr>
          <w:rFonts w:ascii="Times New Roman" w:hAnsi="Times New Roman" w:cs="Times New Roman"/>
          <w:sz w:val="24"/>
          <w:szCs w:val="24"/>
        </w:rPr>
        <w:t>.</w:t>
      </w:r>
      <w:bookmarkEnd w:id="41"/>
      <w:r w:rsidR="00697D5A" w:rsidRPr="00697D5A">
        <w:rPr>
          <w:rFonts w:ascii="Times New Roman" w:hAnsi="Times New Roman" w:cs="Times New Roman"/>
          <w:sz w:val="24"/>
          <w:szCs w:val="24"/>
          <w:highlight w:val="yellow"/>
        </w:rPr>
        <w:t xml:space="preserve"> </w:t>
      </w:r>
    </w:p>
    <w:p w14:paraId="525A076A" w14:textId="5DF11CA5" w:rsidR="0038100D" w:rsidRDefault="0038100D" w:rsidP="0038100D">
      <w:pPr>
        <w:pStyle w:val="Caption"/>
        <w:spacing w:line="480" w:lineRule="auto"/>
        <w:jc w:val="center"/>
        <w:rPr>
          <w:rFonts w:ascii="Times New Roman" w:hAnsi="Times New Roman" w:cs="Times New Roman"/>
          <w:color w:val="auto"/>
          <w:sz w:val="24"/>
          <w:szCs w:val="24"/>
        </w:rPr>
      </w:pPr>
    </w:p>
    <w:p w14:paraId="62DB53A2" w14:textId="77777777" w:rsidR="0038100D" w:rsidRPr="002245EF" w:rsidRDefault="0038100D" w:rsidP="0038100D">
      <w:pPr>
        <w:jc w:val="center"/>
        <w:rPr>
          <w:rFonts w:ascii="Times New Roman" w:hAnsi="Times New Roman" w:cs="Times New Roman"/>
        </w:rPr>
      </w:pPr>
      <w:r w:rsidRPr="002245EF">
        <w:rPr>
          <w:rFonts w:ascii="Times New Roman" w:hAnsi="Times New Roman" w:cs="Times New Roman"/>
          <w:noProof/>
          <w:sz w:val="24"/>
          <w:szCs w:val="24"/>
        </w:rPr>
        <w:lastRenderedPageBreak/>
        <w:drawing>
          <wp:inline distT="0" distB="0" distL="0" distR="0" wp14:anchorId="225EB957" wp14:editId="26F8F36F">
            <wp:extent cx="2600696" cy="3457087"/>
            <wp:effectExtent l="0" t="0" r="9525" b="0"/>
            <wp:docPr id="1371047721"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47721" name="Picture 4" descr="A diagram of a graph&#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6353" cy="3464607"/>
                    </a:xfrm>
                    <a:prstGeom prst="rect">
                      <a:avLst/>
                    </a:prstGeom>
                    <a:noFill/>
                  </pic:spPr>
                </pic:pic>
              </a:graphicData>
            </a:graphic>
          </wp:inline>
        </w:drawing>
      </w:r>
    </w:p>
    <w:p w14:paraId="13245DCC" w14:textId="564D78C2" w:rsidR="0038100D" w:rsidRPr="002245EF" w:rsidRDefault="0038100D" w:rsidP="0038100D">
      <w:pPr>
        <w:pStyle w:val="Caption"/>
        <w:jc w:val="center"/>
        <w:rPr>
          <w:rFonts w:ascii="Times New Roman" w:hAnsi="Times New Roman" w:cs="Times New Roman"/>
          <w:color w:val="auto"/>
          <w:sz w:val="24"/>
          <w:szCs w:val="24"/>
        </w:rPr>
      </w:pPr>
      <w:bookmarkStart w:id="51" w:name="_Toc193890755"/>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5</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All </w:t>
      </w:r>
      <w:r w:rsidR="00C309D8">
        <w:rPr>
          <w:rFonts w:ascii="Times New Roman" w:hAnsi="Times New Roman" w:cs="Times New Roman"/>
          <w:color w:val="auto"/>
          <w:sz w:val="24"/>
          <w:szCs w:val="24"/>
        </w:rPr>
        <w:t>riparian</w:t>
      </w:r>
      <w:r w:rsidRPr="002245EF">
        <w:rPr>
          <w:rFonts w:ascii="Times New Roman" w:hAnsi="Times New Roman" w:cs="Times New Roman"/>
          <w:color w:val="auto"/>
          <w:sz w:val="24"/>
          <w:szCs w:val="24"/>
        </w:rPr>
        <w:t xml:space="preserve"> trees diameter vs age </w:t>
      </w:r>
      <w:commentRangeStart w:id="52"/>
      <w:commentRangeStart w:id="53"/>
      <w:commentRangeStart w:id="54"/>
      <w:r w:rsidRPr="002245EF">
        <w:rPr>
          <w:rFonts w:ascii="Times New Roman" w:hAnsi="Times New Roman" w:cs="Times New Roman"/>
          <w:color w:val="auto"/>
          <w:sz w:val="24"/>
          <w:szCs w:val="24"/>
        </w:rPr>
        <w:t>relationship</w:t>
      </w:r>
      <w:commentRangeEnd w:id="52"/>
      <w:r w:rsidR="005E0FF8">
        <w:rPr>
          <w:rStyle w:val="CommentReference"/>
          <w:i w:val="0"/>
          <w:iCs w:val="0"/>
          <w:color w:val="auto"/>
        </w:rPr>
        <w:commentReference w:id="52"/>
      </w:r>
      <w:commentRangeEnd w:id="53"/>
      <w:r w:rsidR="000A39A1">
        <w:rPr>
          <w:rStyle w:val="CommentReference"/>
          <w:i w:val="0"/>
          <w:iCs w:val="0"/>
          <w:color w:val="auto"/>
        </w:rPr>
        <w:commentReference w:id="53"/>
      </w:r>
      <w:commentRangeEnd w:id="54"/>
      <w:r w:rsidR="00DA4DA4">
        <w:rPr>
          <w:rStyle w:val="CommentReference"/>
          <w:i w:val="0"/>
          <w:iCs w:val="0"/>
          <w:color w:val="auto"/>
        </w:rPr>
        <w:commentReference w:id="54"/>
      </w:r>
      <w:r w:rsidRPr="002245EF">
        <w:rPr>
          <w:rFonts w:ascii="Times New Roman" w:hAnsi="Times New Roman" w:cs="Times New Roman"/>
          <w:color w:val="auto"/>
          <w:sz w:val="24"/>
          <w:szCs w:val="24"/>
        </w:rPr>
        <w:t>. R</w:t>
      </w:r>
      <w:r w:rsidRPr="002245EF">
        <w:rPr>
          <w:rFonts w:ascii="Times New Roman" w:hAnsi="Times New Roman" w:cs="Times New Roman"/>
          <w:color w:val="auto"/>
          <w:sz w:val="24"/>
          <w:szCs w:val="24"/>
          <w:vertAlign w:val="superscript"/>
        </w:rPr>
        <w:t>2</w:t>
      </w:r>
      <w:r w:rsidRPr="002245EF">
        <w:rPr>
          <w:rFonts w:ascii="Times New Roman" w:hAnsi="Times New Roman" w:cs="Times New Roman"/>
          <w:color w:val="auto"/>
          <w:sz w:val="24"/>
          <w:szCs w:val="24"/>
        </w:rPr>
        <w:t xml:space="preserve"> value of 0.06 and a p-value of 0.003</w:t>
      </w:r>
      <w:bookmarkEnd w:id="51"/>
    </w:p>
    <w:p w14:paraId="752F1CD2" w14:textId="77777777" w:rsidR="0038100D" w:rsidRPr="002245EF" w:rsidRDefault="0038100D" w:rsidP="0038100D">
      <w:pPr>
        <w:jc w:val="center"/>
        <w:rPr>
          <w:rFonts w:ascii="Times New Roman" w:hAnsi="Times New Roman" w:cs="Times New Roman"/>
        </w:rPr>
      </w:pPr>
    </w:p>
    <w:p w14:paraId="2B718998" w14:textId="48529E8B" w:rsidR="0038100D" w:rsidRPr="002245EF" w:rsidRDefault="0038100D" w:rsidP="0038100D">
      <w:pPr>
        <w:pStyle w:val="Caption"/>
        <w:spacing w:line="480" w:lineRule="auto"/>
        <w:ind w:firstLine="720"/>
        <w:rPr>
          <w:rFonts w:ascii="Times New Roman" w:hAnsi="Times New Roman" w:cs="Times New Roman"/>
          <w:i w:val="0"/>
          <w:iCs w:val="0"/>
          <w:noProof/>
          <w:color w:val="auto"/>
          <w:sz w:val="24"/>
          <w:szCs w:val="24"/>
        </w:rPr>
      </w:pPr>
      <w:r w:rsidRPr="002245EF">
        <w:rPr>
          <w:rFonts w:ascii="Times New Roman" w:hAnsi="Times New Roman" w:cs="Times New Roman"/>
          <w:i w:val="0"/>
          <w:iCs w:val="0"/>
          <w:color w:val="auto"/>
          <w:sz w:val="24"/>
          <w:szCs w:val="24"/>
        </w:rPr>
        <w:t>Tree core analyses (n=133) were used to determine</w:t>
      </w:r>
      <w:r w:rsidR="00387901">
        <w:rPr>
          <w:rFonts w:ascii="Times New Roman" w:hAnsi="Times New Roman" w:cs="Times New Roman"/>
          <w:i w:val="0"/>
          <w:iCs w:val="0"/>
          <w:color w:val="auto"/>
          <w:sz w:val="24"/>
          <w:szCs w:val="24"/>
        </w:rPr>
        <w:t xml:space="preserve"> </w:t>
      </w:r>
      <w:r w:rsidR="007838C1">
        <w:rPr>
          <w:rFonts w:ascii="Times New Roman" w:hAnsi="Times New Roman" w:cs="Times New Roman"/>
          <w:i w:val="0"/>
          <w:iCs w:val="0"/>
          <w:color w:val="auto"/>
          <w:sz w:val="24"/>
          <w:szCs w:val="24"/>
        </w:rPr>
        <w:t>wh</w:t>
      </w:r>
      <w:r w:rsidR="00387901">
        <w:rPr>
          <w:rFonts w:ascii="Times New Roman" w:hAnsi="Times New Roman" w:cs="Times New Roman"/>
          <w:i w:val="0"/>
          <w:iCs w:val="0"/>
          <w:color w:val="auto"/>
          <w:sz w:val="24"/>
          <w:szCs w:val="24"/>
        </w:rPr>
        <w:t>en trees regenerated</w:t>
      </w:r>
      <w:r w:rsidRPr="002245EF">
        <w:rPr>
          <w:rFonts w:ascii="Times New Roman" w:hAnsi="Times New Roman" w:cs="Times New Roman"/>
          <w:i w:val="0"/>
          <w:iCs w:val="0"/>
          <w:color w:val="auto"/>
          <w:sz w:val="24"/>
          <w:szCs w:val="24"/>
        </w:rPr>
        <w:t>. The age at coring height distribution is not normal (Shapiro-Wilk test of p&lt;0.05) (Figure 2.</w:t>
      </w:r>
      <w:r w:rsidR="00DA4DA4">
        <w:rPr>
          <w:rFonts w:ascii="Times New Roman" w:hAnsi="Times New Roman" w:cs="Times New Roman"/>
          <w:i w:val="0"/>
          <w:iCs w:val="0"/>
          <w:color w:val="auto"/>
          <w:sz w:val="24"/>
          <w:szCs w:val="24"/>
        </w:rPr>
        <w:t>4</w:t>
      </w:r>
      <w:r w:rsidRPr="002245EF">
        <w:rPr>
          <w:rFonts w:ascii="Times New Roman" w:hAnsi="Times New Roman" w:cs="Times New Roman"/>
          <w:i w:val="0"/>
          <w:iCs w:val="0"/>
          <w:color w:val="auto"/>
          <w:sz w:val="24"/>
          <w:szCs w:val="24"/>
        </w:rPr>
        <w:t xml:space="preserve">). The mean age </w:t>
      </w:r>
      <w:r w:rsidR="00C309D8">
        <w:rPr>
          <w:rFonts w:ascii="Times New Roman" w:hAnsi="Times New Roman" w:cs="Times New Roman"/>
          <w:i w:val="0"/>
          <w:iCs w:val="0"/>
          <w:color w:val="auto"/>
          <w:sz w:val="24"/>
          <w:szCs w:val="24"/>
        </w:rPr>
        <w:t xml:space="preserve">of riparian trees </w:t>
      </w:r>
      <w:r w:rsidRPr="002245EF">
        <w:rPr>
          <w:rFonts w:ascii="Times New Roman" w:hAnsi="Times New Roman" w:cs="Times New Roman"/>
          <w:i w:val="0"/>
          <w:iCs w:val="0"/>
          <w:color w:val="auto"/>
          <w:sz w:val="24"/>
          <w:szCs w:val="24"/>
        </w:rPr>
        <w:t>at coring height was 25 years old. The most recent core was from 2016. In addition, when diameter at coring height and calculated pith year are compared there is a weak (r</w:t>
      </w:r>
      <w:r w:rsidRPr="002245EF">
        <w:rPr>
          <w:rFonts w:ascii="Times New Roman" w:hAnsi="Times New Roman" w:cs="Times New Roman"/>
          <w:i w:val="0"/>
          <w:iCs w:val="0"/>
          <w:color w:val="auto"/>
          <w:sz w:val="24"/>
          <w:szCs w:val="24"/>
          <w:vertAlign w:val="superscript"/>
        </w:rPr>
        <w:t>2</w:t>
      </w:r>
      <w:r w:rsidRPr="002245EF">
        <w:rPr>
          <w:rFonts w:ascii="Times New Roman" w:hAnsi="Times New Roman" w:cs="Times New Roman"/>
          <w:i w:val="0"/>
          <w:iCs w:val="0"/>
          <w:color w:val="auto"/>
          <w:sz w:val="24"/>
          <w:szCs w:val="24"/>
        </w:rPr>
        <w:t>=0.06) but significant (p-value= 0.003) relationship (Figure 2.5).</w:t>
      </w:r>
      <w:r w:rsidRPr="002245EF">
        <w:rPr>
          <w:rFonts w:ascii="Times New Roman" w:hAnsi="Times New Roman" w:cs="Times New Roman"/>
          <w:i w:val="0"/>
          <w:iCs w:val="0"/>
          <w:noProof/>
          <w:color w:val="auto"/>
          <w:sz w:val="24"/>
          <w:szCs w:val="24"/>
        </w:rPr>
        <w:t xml:space="preserve"> </w:t>
      </w:r>
    </w:p>
    <w:p w14:paraId="3DB855E0" w14:textId="77777777" w:rsidR="0038100D" w:rsidRPr="002245EF" w:rsidRDefault="0038100D" w:rsidP="0038100D">
      <w:pPr>
        <w:pStyle w:val="Caption"/>
        <w:jc w:val="center"/>
        <w:rPr>
          <w:rFonts w:ascii="Times New Roman" w:hAnsi="Times New Roman" w:cs="Times New Roman"/>
          <w:color w:val="auto"/>
          <w:sz w:val="24"/>
          <w:szCs w:val="24"/>
        </w:rPr>
      </w:pPr>
      <w:r w:rsidRPr="002245EF">
        <w:rPr>
          <w:rFonts w:ascii="Times New Roman" w:hAnsi="Times New Roman" w:cs="Times New Roman"/>
          <w:noProof/>
          <w:color w:val="auto"/>
        </w:rPr>
        <w:lastRenderedPageBreak/>
        <w:drawing>
          <wp:inline distT="0" distB="0" distL="0" distR="0" wp14:anchorId="379F9EF9" wp14:editId="01A29266">
            <wp:extent cx="4759023" cy="2700078"/>
            <wp:effectExtent l="0" t="0" r="3810" b="5080"/>
            <wp:docPr id="1" name="Picture 1" descr="A graph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black dots&#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5541" cy="2703776"/>
                    </a:xfrm>
                    <a:prstGeom prst="rect">
                      <a:avLst/>
                    </a:prstGeom>
                    <a:noFill/>
                    <a:ln>
                      <a:noFill/>
                    </a:ln>
                  </pic:spPr>
                </pic:pic>
              </a:graphicData>
            </a:graphic>
          </wp:inline>
        </w:drawing>
      </w:r>
      <w:r w:rsidRPr="002245EF">
        <w:rPr>
          <w:rFonts w:ascii="Times New Roman" w:hAnsi="Times New Roman" w:cs="Times New Roman"/>
          <w:color w:val="auto"/>
          <w:sz w:val="24"/>
          <w:szCs w:val="24"/>
        </w:rPr>
        <w:t xml:space="preserve"> </w:t>
      </w:r>
    </w:p>
    <w:p w14:paraId="63C33B0E" w14:textId="77777777" w:rsidR="0038100D" w:rsidRPr="002245EF" w:rsidRDefault="0038100D" w:rsidP="0038100D">
      <w:pPr>
        <w:pStyle w:val="Caption"/>
        <w:jc w:val="center"/>
        <w:rPr>
          <w:rFonts w:ascii="Times New Roman" w:hAnsi="Times New Roman" w:cs="Times New Roman"/>
          <w:color w:val="auto"/>
          <w:sz w:val="24"/>
          <w:szCs w:val="24"/>
        </w:rPr>
      </w:pPr>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6</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Age vs. size distribution of old-growth series.</w:t>
      </w:r>
    </w:p>
    <w:p w14:paraId="53BD6944" w14:textId="77777777" w:rsidR="0038100D" w:rsidRPr="002245EF" w:rsidRDefault="0038100D" w:rsidP="0038100D">
      <w:pPr>
        <w:spacing w:line="480" w:lineRule="auto"/>
        <w:ind w:firstLine="720"/>
        <w:rPr>
          <w:rFonts w:ascii="Times New Roman" w:hAnsi="Times New Roman" w:cs="Times New Roman"/>
          <w:sz w:val="24"/>
          <w:szCs w:val="24"/>
        </w:rPr>
      </w:pPr>
    </w:p>
    <w:p w14:paraId="247C4619" w14:textId="54B72E50"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Large legacy trees found outside of the active riparian corridor were cored to get a more complete understanding of Fremont cottonwood </w:t>
      </w:r>
      <w:r w:rsidR="00C309D8">
        <w:rPr>
          <w:rFonts w:ascii="Times New Roman" w:hAnsi="Times New Roman" w:cs="Times New Roman"/>
          <w:sz w:val="24"/>
          <w:szCs w:val="24"/>
        </w:rPr>
        <w:t>ages along the Verde River</w:t>
      </w:r>
      <w:r w:rsidRPr="002245EF">
        <w:rPr>
          <w:rFonts w:ascii="Times New Roman" w:hAnsi="Times New Roman" w:cs="Times New Roman"/>
          <w:sz w:val="24"/>
          <w:szCs w:val="24"/>
        </w:rPr>
        <w:t xml:space="preserve">. The trees radii were much larger than our increment borer so the pith and curvature on the other side were not able to be reached. As a result, only the minimum </w:t>
      </w:r>
      <w:proofErr w:type="spellStart"/>
      <w:r w:rsidRPr="002245EF">
        <w:rPr>
          <w:rFonts w:ascii="Times New Roman" w:hAnsi="Times New Roman" w:cs="Times New Roman"/>
          <w:sz w:val="24"/>
          <w:szCs w:val="24"/>
        </w:rPr>
        <w:t>ages</w:t>
      </w:r>
      <w:proofErr w:type="spellEnd"/>
      <w:r w:rsidRPr="002245EF">
        <w:rPr>
          <w:rFonts w:ascii="Times New Roman" w:hAnsi="Times New Roman" w:cs="Times New Roman"/>
          <w:sz w:val="24"/>
          <w:szCs w:val="24"/>
        </w:rPr>
        <w:t xml:space="preserve"> for these trees could be calculated (Figure 2.6). The oldest of these trees dated back to 1910, making it a minimum of 115 years old. Other legacy trees are a minimum of 110 and 95 years old.</w:t>
      </w:r>
    </w:p>
    <w:p w14:paraId="4E99F23E" w14:textId="77777777" w:rsidR="0038100D" w:rsidRPr="002245EF" w:rsidRDefault="0038100D" w:rsidP="0038100D">
      <w:pPr>
        <w:spacing w:line="480" w:lineRule="auto"/>
        <w:rPr>
          <w:rFonts w:ascii="Times New Roman" w:hAnsi="Times New Roman" w:cs="Times New Roman"/>
          <w:sz w:val="24"/>
          <w:szCs w:val="24"/>
        </w:rPr>
      </w:pPr>
    </w:p>
    <w:p w14:paraId="02EF011B"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b/>
          <w:sz w:val="24"/>
          <w:szCs w:val="24"/>
        </w:rPr>
        <w:t>Annual Growth</w:t>
      </w:r>
      <w:r w:rsidRPr="002245EF">
        <w:rPr>
          <w:rFonts w:ascii="Times New Roman" w:hAnsi="Times New Roman" w:cs="Times New Roman"/>
          <w:sz w:val="24"/>
          <w:szCs w:val="24"/>
        </w:rPr>
        <w:t xml:space="preserve"> </w:t>
      </w:r>
    </w:p>
    <w:p w14:paraId="260A0E59" w14:textId="6DD5A13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final </w:t>
      </w:r>
      <w:r w:rsidR="00C309D8">
        <w:rPr>
          <w:rFonts w:ascii="Times New Roman" w:hAnsi="Times New Roman" w:cs="Times New Roman"/>
          <w:sz w:val="24"/>
          <w:szCs w:val="24"/>
        </w:rPr>
        <w:t>correlated</w:t>
      </w:r>
      <w:r w:rsidRPr="002245EF">
        <w:rPr>
          <w:rFonts w:ascii="Times New Roman" w:hAnsi="Times New Roman" w:cs="Times New Roman"/>
          <w:sz w:val="24"/>
          <w:szCs w:val="24"/>
        </w:rPr>
        <w:t xml:space="preserve"> series (n=39) containing trees from all three sites produced an </w:t>
      </w:r>
      <w:proofErr w:type="spellStart"/>
      <w:r w:rsidRPr="002245EF">
        <w:rPr>
          <w:rFonts w:ascii="Times New Roman" w:hAnsi="Times New Roman" w:cs="Times New Roman"/>
          <w:sz w:val="24"/>
          <w:szCs w:val="24"/>
        </w:rPr>
        <w:t>interseries</w:t>
      </w:r>
      <w:proofErr w:type="spellEnd"/>
      <w:r w:rsidRPr="002245EF">
        <w:rPr>
          <w:rFonts w:ascii="Times New Roman" w:hAnsi="Times New Roman" w:cs="Times New Roman"/>
          <w:sz w:val="24"/>
          <w:szCs w:val="24"/>
        </w:rPr>
        <w:t xml:space="preserve"> correlation of +0.395 and a mean sensitivity of 0.533. This </w:t>
      </w:r>
      <w:r w:rsidR="00DA4DA4">
        <w:rPr>
          <w:rFonts w:ascii="Times New Roman" w:hAnsi="Times New Roman" w:cs="Times New Roman"/>
          <w:sz w:val="24"/>
          <w:szCs w:val="24"/>
        </w:rPr>
        <w:t xml:space="preserve">correlated series </w:t>
      </w:r>
      <w:r w:rsidRPr="002245EF">
        <w:rPr>
          <w:rFonts w:ascii="Times New Roman" w:hAnsi="Times New Roman" w:cs="Times New Roman"/>
          <w:sz w:val="24"/>
          <w:szCs w:val="24"/>
        </w:rPr>
        <w:t>was used to determine growth and ring widths as well as to test against climate variables. Basal Area Index (BAI) generally increas</w:t>
      </w:r>
      <w:r w:rsidR="005E0FF8">
        <w:rPr>
          <w:rFonts w:ascii="Times New Roman" w:hAnsi="Times New Roman" w:cs="Times New Roman"/>
          <w:sz w:val="24"/>
          <w:szCs w:val="24"/>
        </w:rPr>
        <w:t>ed</w:t>
      </w:r>
      <w:r w:rsidRPr="002245EF">
        <w:rPr>
          <w:rFonts w:ascii="Times New Roman" w:hAnsi="Times New Roman" w:cs="Times New Roman"/>
          <w:sz w:val="24"/>
          <w:szCs w:val="24"/>
        </w:rPr>
        <w:t xml:space="preserve"> from 1995 to 2010 before stabilizing </w:t>
      </w:r>
      <w:r w:rsidR="004F6371">
        <w:rPr>
          <w:rFonts w:ascii="Times New Roman" w:hAnsi="Times New Roman" w:cs="Times New Roman"/>
          <w:sz w:val="24"/>
          <w:szCs w:val="24"/>
        </w:rPr>
        <w:t xml:space="preserve">around 2010 </w:t>
      </w:r>
      <w:r w:rsidRPr="002245EF">
        <w:rPr>
          <w:rFonts w:ascii="Times New Roman" w:hAnsi="Times New Roman" w:cs="Times New Roman"/>
          <w:sz w:val="24"/>
          <w:szCs w:val="24"/>
        </w:rPr>
        <w:t xml:space="preserve">(Figure 2.8). Ring Width Index (RWI) had a large spike in 2023 (Figure 2.7). Both BAI and RWI saw large increases in the year 2023. </w:t>
      </w:r>
    </w:p>
    <w:p w14:paraId="6AD5463F" w14:textId="77777777" w:rsidR="0038100D" w:rsidRPr="002245EF" w:rsidRDefault="0038100D" w:rsidP="0038100D">
      <w:pPr>
        <w:spacing w:line="480" w:lineRule="auto"/>
        <w:jc w:val="center"/>
        <w:rPr>
          <w:rFonts w:ascii="Times New Roman" w:hAnsi="Times New Roman" w:cs="Times New Roman"/>
          <w:sz w:val="24"/>
          <w:szCs w:val="24"/>
        </w:rPr>
      </w:pPr>
    </w:p>
    <w:p w14:paraId="12F4CE88"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drawing>
          <wp:inline distT="0" distB="0" distL="0" distR="0" wp14:anchorId="54D701A9" wp14:editId="5767897C">
            <wp:extent cx="2714625" cy="2701864"/>
            <wp:effectExtent l="0" t="0" r="0" b="3810"/>
            <wp:docPr id="2063413728" name="Picture 7" descr="A graph of a graph showing the growth of the ye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13728" name="Picture 7" descr="A graph of a graph showing the growth of the yea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0730" cy="2717893"/>
                    </a:xfrm>
                    <a:prstGeom prst="rect">
                      <a:avLst/>
                    </a:prstGeom>
                  </pic:spPr>
                </pic:pic>
              </a:graphicData>
            </a:graphic>
          </wp:inline>
        </w:drawing>
      </w:r>
    </w:p>
    <w:p w14:paraId="54A403C2"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55" w:name="_Toc193890756"/>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7</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Ring Width Index (RWI) by year for the crossdated series</w:t>
      </w:r>
      <w:bookmarkEnd w:id="55"/>
    </w:p>
    <w:p w14:paraId="333106D7"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r w:rsidRPr="002245EF">
        <w:rPr>
          <w:rFonts w:ascii="Times New Roman" w:hAnsi="Times New Roman" w:cs="Times New Roman"/>
          <w:noProof/>
          <w:color w:val="auto"/>
          <w:sz w:val="24"/>
          <w:szCs w:val="24"/>
          <w14:ligatures w14:val="standardContextual"/>
        </w:rPr>
        <w:drawing>
          <wp:inline distT="0" distB="0" distL="0" distR="0" wp14:anchorId="3A123E3A" wp14:editId="68EA0B4A">
            <wp:extent cx="3038475" cy="3116386"/>
            <wp:effectExtent l="0" t="0" r="0" b="8255"/>
            <wp:docPr id="153399774" name="Picture 4"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9774" name="Picture 4" descr="A graph with lines and number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43473" cy="3121512"/>
                    </a:xfrm>
                    <a:prstGeom prst="rect">
                      <a:avLst/>
                    </a:prstGeom>
                  </pic:spPr>
                </pic:pic>
              </a:graphicData>
            </a:graphic>
          </wp:inline>
        </w:drawing>
      </w:r>
    </w:p>
    <w:p w14:paraId="041F6556" w14:textId="248A095B" w:rsidR="0038100D" w:rsidRPr="00271AE2" w:rsidRDefault="0038100D" w:rsidP="00271AE2">
      <w:pPr>
        <w:pStyle w:val="Caption"/>
        <w:spacing w:line="480" w:lineRule="auto"/>
        <w:jc w:val="center"/>
        <w:rPr>
          <w:del w:id="56" w:author="Quentin R McCalla" w:date="2025-03-16T12:57:00Z"/>
          <w:rFonts w:ascii="Times New Roman" w:hAnsi="Times New Roman" w:cs="Times New Roman"/>
          <w:color w:val="auto"/>
          <w:sz w:val="24"/>
          <w:szCs w:val="24"/>
        </w:rPr>
      </w:pPr>
      <w:bookmarkStart w:id="57" w:name="_Toc193890757"/>
      <w:r w:rsidRPr="002245EF">
        <w:rPr>
          <w:rFonts w:ascii="Times New Roman" w:hAnsi="Times New Roman" w:cs="Times New Roman"/>
          <w:color w:val="auto"/>
          <w:sz w:val="24"/>
          <w:szCs w:val="24"/>
        </w:rPr>
        <w:t xml:space="preserve">Figure </w:t>
      </w:r>
      <w:r w:rsidRPr="002245EF">
        <w:rPr>
          <w:rFonts w:ascii="Times New Roman" w:hAnsi="Times New Roman" w:cs="Times New Roman"/>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sz w:val="24"/>
          <w:szCs w:val="24"/>
        </w:rPr>
        <w:fldChar w:fldCharType="separate"/>
      </w:r>
      <w:r w:rsidRPr="002245EF">
        <w:rPr>
          <w:rFonts w:ascii="Times New Roman" w:hAnsi="Times New Roman" w:cs="Times New Roman"/>
          <w:noProof/>
          <w:color w:val="auto"/>
          <w:sz w:val="24"/>
          <w:szCs w:val="24"/>
        </w:rPr>
        <w:t>8</w:t>
      </w:r>
      <w:r w:rsidRPr="002245EF">
        <w:rPr>
          <w:rFonts w:ascii="Times New Roman" w:hAnsi="Times New Roman" w:cs="Times New Roman"/>
          <w:sz w:val="24"/>
          <w:szCs w:val="24"/>
        </w:rPr>
        <w:fldChar w:fldCharType="end"/>
      </w:r>
      <w:r w:rsidRPr="002245EF">
        <w:rPr>
          <w:rFonts w:ascii="Times New Roman" w:hAnsi="Times New Roman" w:cs="Times New Roman"/>
          <w:color w:val="auto"/>
          <w:sz w:val="24"/>
          <w:szCs w:val="24"/>
        </w:rPr>
        <w:t xml:space="preserve"> Basal area increment (BAI) by year for the correlated chronolog</w:t>
      </w:r>
      <w:bookmarkEnd w:id="57"/>
      <w:r w:rsidR="00271AE2">
        <w:rPr>
          <w:rFonts w:ascii="Times New Roman" w:hAnsi="Times New Roman" w:cs="Times New Roman"/>
          <w:color w:val="auto"/>
          <w:sz w:val="24"/>
          <w:szCs w:val="24"/>
        </w:rPr>
        <w:t>y.</w:t>
      </w:r>
    </w:p>
    <w:p w14:paraId="437F4DB6" w14:textId="77777777" w:rsidR="0038100D" w:rsidRPr="002245EF" w:rsidDel="00822563" w:rsidRDefault="0038100D" w:rsidP="00271AE2">
      <w:pPr>
        <w:pStyle w:val="Caption"/>
        <w:jc w:val="center"/>
        <w:rPr>
          <w:del w:id="58" w:author="Quentin R McCalla" w:date="2025-03-03T16:14:00Z"/>
          <w:rFonts w:ascii="Times New Roman" w:hAnsi="Times New Roman" w:cs="Times New Roman"/>
          <w:color w:val="auto"/>
          <w:sz w:val="24"/>
          <w:szCs w:val="24"/>
          <w:highlight w:val="yellow"/>
        </w:rPr>
      </w:pPr>
    </w:p>
    <w:p w14:paraId="05D5252C" w14:textId="77777777" w:rsidR="0038100D" w:rsidRPr="002245EF" w:rsidRDefault="0038100D" w:rsidP="00271AE2">
      <w:pPr>
        <w:pStyle w:val="Caption"/>
        <w:jc w:val="center"/>
        <w:rPr>
          <w:rFonts w:ascii="Times New Roman" w:hAnsi="Times New Roman" w:cs="Times New Roman"/>
          <w:color w:val="auto"/>
          <w:highlight w:val="yellow"/>
        </w:rPr>
        <w:sectPr w:rsidR="0038100D" w:rsidRPr="002245EF" w:rsidSect="0038100D">
          <w:type w:val="continuous"/>
          <w:pgSz w:w="12240" w:h="15840"/>
          <w:pgMar w:top="1440" w:right="1440" w:bottom="1440" w:left="1440" w:header="720" w:footer="720" w:gutter="0"/>
          <w:cols w:space="720"/>
          <w:docGrid w:linePitch="360"/>
        </w:sectPr>
      </w:pPr>
    </w:p>
    <w:p w14:paraId="5CFFCB98"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lastRenderedPageBreak/>
        <w:t xml:space="preserve">Response function analysis </w:t>
      </w:r>
    </w:p>
    <w:p w14:paraId="5C32726A" w14:textId="0E5C99C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Five variables were found to be significant in determining annual tree growth through a response function analysis</w:t>
      </w:r>
      <w:r w:rsidR="00271AE2">
        <w:rPr>
          <w:rFonts w:ascii="Times New Roman" w:hAnsi="Times New Roman" w:cs="Times New Roman"/>
          <w:sz w:val="24"/>
          <w:szCs w:val="24"/>
        </w:rPr>
        <w:t xml:space="preserve"> (Table 2.6)</w:t>
      </w:r>
      <w:r w:rsidRPr="002245EF">
        <w:rPr>
          <w:rFonts w:ascii="Times New Roman" w:hAnsi="Times New Roman" w:cs="Times New Roman"/>
          <w:sz w:val="24"/>
          <w:szCs w:val="24"/>
        </w:rPr>
        <w:t>. Three of these variables were streamflows of certain months while the other two were variables related to climate. Four out of the five significant variables were positive.</w:t>
      </w:r>
    </w:p>
    <w:p w14:paraId="165C3170" w14:textId="77777777" w:rsidR="0038100D" w:rsidRPr="002245EF" w:rsidRDefault="0038100D" w:rsidP="0038100D">
      <w:pPr>
        <w:pStyle w:val="Caption"/>
        <w:keepNext/>
        <w:spacing w:line="480" w:lineRule="auto"/>
        <w:jc w:val="center"/>
        <w:rPr>
          <w:rFonts w:ascii="Times New Roman" w:hAnsi="Times New Roman" w:cs="Times New Roman"/>
          <w:color w:val="auto"/>
          <w:sz w:val="24"/>
          <w:szCs w:val="24"/>
        </w:rPr>
      </w:pPr>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bookmarkStart w:id="59" w:name="_Toc192072568"/>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6</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Significant results from the response function analysis. Shown results are significant at P ≤ 0.05.</w:t>
      </w:r>
      <w:bookmarkEnd w:id="59"/>
    </w:p>
    <w:tbl>
      <w:tblPr>
        <w:tblStyle w:val="TableGrid"/>
        <w:tblW w:w="854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8"/>
        <w:gridCol w:w="2720"/>
        <w:gridCol w:w="2576"/>
        <w:gridCol w:w="2014"/>
      </w:tblGrid>
      <w:tr w:rsidR="002245EF" w:rsidRPr="002245EF" w14:paraId="41717FA1" w14:textId="77777777" w:rsidTr="00567545">
        <w:trPr>
          <w:trHeight w:val="304"/>
        </w:trPr>
        <w:tc>
          <w:tcPr>
            <w:tcW w:w="1235" w:type="dxa"/>
            <w:tcBorders>
              <w:top w:val="single" w:sz="4" w:space="0" w:color="auto"/>
              <w:bottom w:val="single" w:sz="4" w:space="0" w:color="auto"/>
            </w:tcBorders>
            <w:noWrap/>
            <w:hideMark/>
          </w:tcPr>
          <w:p w14:paraId="69E162DD"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Chronology</w:t>
            </w:r>
          </w:p>
        </w:tc>
        <w:tc>
          <w:tcPr>
            <w:tcW w:w="2720" w:type="dxa"/>
            <w:tcBorders>
              <w:top w:val="single" w:sz="4" w:space="0" w:color="auto"/>
              <w:bottom w:val="single" w:sz="4" w:space="0" w:color="auto"/>
            </w:tcBorders>
            <w:noWrap/>
            <w:hideMark/>
          </w:tcPr>
          <w:p w14:paraId="069A9593"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Climate Variable</w:t>
            </w:r>
          </w:p>
        </w:tc>
        <w:tc>
          <w:tcPr>
            <w:tcW w:w="2576" w:type="dxa"/>
            <w:tcBorders>
              <w:top w:val="single" w:sz="4" w:space="0" w:color="auto"/>
              <w:bottom w:val="single" w:sz="4" w:space="0" w:color="auto"/>
            </w:tcBorders>
            <w:noWrap/>
            <w:hideMark/>
          </w:tcPr>
          <w:p w14:paraId="7368E158"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Significant Month</w:t>
            </w:r>
          </w:p>
        </w:tc>
        <w:tc>
          <w:tcPr>
            <w:tcW w:w="2014" w:type="dxa"/>
            <w:tcBorders>
              <w:top w:val="single" w:sz="4" w:space="0" w:color="auto"/>
              <w:bottom w:val="single" w:sz="4" w:space="0" w:color="auto"/>
            </w:tcBorders>
            <w:noWrap/>
            <w:hideMark/>
          </w:tcPr>
          <w:p w14:paraId="1999EEF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Correlation Values</w:t>
            </w:r>
          </w:p>
        </w:tc>
      </w:tr>
      <w:tr w:rsidR="002245EF" w:rsidRPr="002245EF" w14:paraId="56C3383B" w14:textId="77777777" w:rsidTr="00567545">
        <w:trPr>
          <w:trHeight w:val="304"/>
        </w:trPr>
        <w:tc>
          <w:tcPr>
            <w:tcW w:w="1235" w:type="dxa"/>
            <w:tcBorders>
              <w:top w:val="single" w:sz="4" w:space="0" w:color="auto"/>
            </w:tcBorders>
            <w:noWrap/>
            <w:hideMark/>
          </w:tcPr>
          <w:p w14:paraId="3A3A0DAB"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tcBorders>
              <w:top w:val="single" w:sz="4" w:space="0" w:color="auto"/>
            </w:tcBorders>
            <w:noWrap/>
            <w:hideMark/>
          </w:tcPr>
          <w:p w14:paraId="602B2C37"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tcBorders>
              <w:top w:val="single" w:sz="4" w:space="0" w:color="auto"/>
            </w:tcBorders>
            <w:noWrap/>
            <w:hideMark/>
          </w:tcPr>
          <w:p w14:paraId="734C24AD"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June</w:t>
            </w:r>
          </w:p>
        </w:tc>
        <w:tc>
          <w:tcPr>
            <w:tcW w:w="2014" w:type="dxa"/>
            <w:tcBorders>
              <w:top w:val="single" w:sz="4" w:space="0" w:color="auto"/>
            </w:tcBorders>
            <w:noWrap/>
            <w:hideMark/>
          </w:tcPr>
          <w:p w14:paraId="4B27F3DD"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0.435</w:t>
            </w:r>
          </w:p>
        </w:tc>
      </w:tr>
      <w:tr w:rsidR="002245EF" w:rsidRPr="002245EF" w14:paraId="1578DA3D" w14:textId="77777777" w:rsidTr="00567545">
        <w:trPr>
          <w:trHeight w:val="304"/>
        </w:trPr>
        <w:tc>
          <w:tcPr>
            <w:tcW w:w="1235" w:type="dxa"/>
            <w:noWrap/>
            <w:hideMark/>
          </w:tcPr>
          <w:p w14:paraId="1A510C33"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324DAF0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noWrap/>
            <w:hideMark/>
          </w:tcPr>
          <w:p w14:paraId="6941A49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July</w:t>
            </w:r>
          </w:p>
        </w:tc>
        <w:tc>
          <w:tcPr>
            <w:tcW w:w="2014" w:type="dxa"/>
            <w:noWrap/>
            <w:hideMark/>
          </w:tcPr>
          <w:p w14:paraId="165351E1"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0.419</w:t>
            </w:r>
          </w:p>
        </w:tc>
      </w:tr>
      <w:tr w:rsidR="002245EF" w:rsidRPr="002245EF" w14:paraId="0C327245" w14:textId="77777777" w:rsidTr="00567545">
        <w:trPr>
          <w:trHeight w:val="304"/>
        </w:trPr>
        <w:tc>
          <w:tcPr>
            <w:tcW w:w="1235" w:type="dxa"/>
            <w:noWrap/>
            <w:hideMark/>
          </w:tcPr>
          <w:p w14:paraId="5859242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6ECD161A"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noWrap/>
            <w:hideMark/>
          </w:tcPr>
          <w:p w14:paraId="4CD5E226"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September</w:t>
            </w:r>
          </w:p>
        </w:tc>
        <w:tc>
          <w:tcPr>
            <w:tcW w:w="2014" w:type="dxa"/>
            <w:noWrap/>
            <w:hideMark/>
          </w:tcPr>
          <w:p w14:paraId="4451ABA3"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-0.251</w:t>
            </w:r>
          </w:p>
        </w:tc>
      </w:tr>
      <w:tr w:rsidR="002245EF" w:rsidRPr="002245EF" w14:paraId="2F9751B7" w14:textId="77777777" w:rsidTr="00567545">
        <w:trPr>
          <w:trHeight w:val="304"/>
        </w:trPr>
        <w:tc>
          <w:tcPr>
            <w:tcW w:w="1235" w:type="dxa"/>
            <w:noWrap/>
            <w:hideMark/>
          </w:tcPr>
          <w:p w14:paraId="065683AE"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4006700B"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Temp</w:t>
            </w:r>
          </w:p>
        </w:tc>
        <w:tc>
          <w:tcPr>
            <w:tcW w:w="2576" w:type="dxa"/>
            <w:noWrap/>
            <w:hideMark/>
          </w:tcPr>
          <w:p w14:paraId="52053AEC"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October</w:t>
            </w:r>
          </w:p>
        </w:tc>
        <w:tc>
          <w:tcPr>
            <w:tcW w:w="2014" w:type="dxa"/>
            <w:noWrap/>
            <w:hideMark/>
          </w:tcPr>
          <w:p w14:paraId="2DB26346"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0.305</w:t>
            </w:r>
          </w:p>
        </w:tc>
      </w:tr>
      <w:tr w:rsidR="002245EF" w:rsidRPr="002245EF" w14:paraId="4435DC52" w14:textId="77777777" w:rsidTr="00567545">
        <w:trPr>
          <w:trHeight w:val="304"/>
        </w:trPr>
        <w:tc>
          <w:tcPr>
            <w:tcW w:w="1235" w:type="dxa"/>
            <w:noWrap/>
            <w:hideMark/>
          </w:tcPr>
          <w:p w14:paraId="5B26B8CA"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778BF904"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PDSI</w:t>
            </w:r>
          </w:p>
        </w:tc>
        <w:tc>
          <w:tcPr>
            <w:tcW w:w="2576" w:type="dxa"/>
            <w:noWrap/>
            <w:hideMark/>
          </w:tcPr>
          <w:p w14:paraId="4FDD1446"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June</w:t>
            </w:r>
          </w:p>
        </w:tc>
        <w:tc>
          <w:tcPr>
            <w:tcW w:w="2014" w:type="dxa"/>
            <w:noWrap/>
            <w:hideMark/>
          </w:tcPr>
          <w:p w14:paraId="6F5FAB27"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0.105</w:t>
            </w:r>
          </w:p>
        </w:tc>
      </w:tr>
    </w:tbl>
    <w:p w14:paraId="61521805" w14:textId="77777777" w:rsidR="0038100D" w:rsidRPr="002245EF" w:rsidRDefault="0038100D" w:rsidP="0038100D">
      <w:pPr>
        <w:spacing w:line="480" w:lineRule="auto"/>
        <w:rPr>
          <w:rFonts w:ascii="Times New Roman" w:hAnsi="Times New Roman" w:cs="Times New Roman"/>
          <w:sz w:val="24"/>
          <w:szCs w:val="24"/>
        </w:rPr>
      </w:pPr>
    </w:p>
    <w:p w14:paraId="257056AD" w14:textId="77777777" w:rsidR="0038100D" w:rsidRPr="00271AE2" w:rsidRDefault="0038100D" w:rsidP="0038100D">
      <w:pPr>
        <w:pStyle w:val="Heading2"/>
        <w:spacing w:line="480" w:lineRule="auto"/>
        <w:rPr>
          <w:rFonts w:ascii="Times New Roman" w:hAnsi="Times New Roman" w:cs="Times New Roman"/>
          <w:b/>
          <w:bCs/>
          <w:color w:val="auto"/>
        </w:rPr>
      </w:pPr>
      <w:bookmarkStart w:id="60" w:name="_Toc193890717"/>
      <w:r w:rsidRPr="00271AE2">
        <w:rPr>
          <w:rFonts w:ascii="Times New Roman" w:hAnsi="Times New Roman" w:cs="Times New Roman"/>
          <w:b/>
          <w:bCs/>
          <w:color w:val="auto"/>
        </w:rPr>
        <w:t>Discussion</w:t>
      </w:r>
      <w:bookmarkStart w:id="61" w:name="_Toc187849262"/>
      <w:bookmarkEnd w:id="60"/>
    </w:p>
    <w:p w14:paraId="61BA0309" w14:textId="77777777" w:rsidR="0038100D" w:rsidRPr="002245EF" w:rsidRDefault="0038100D" w:rsidP="0038100D">
      <w:pPr>
        <w:spacing w:line="480" w:lineRule="auto"/>
        <w:rPr>
          <w:rFonts w:ascii="Times New Roman" w:hAnsi="Times New Roman" w:cs="Times New Roman"/>
          <w:b/>
          <w:bCs/>
          <w:sz w:val="24"/>
          <w:szCs w:val="24"/>
        </w:rPr>
      </w:pPr>
      <w:commentRangeStart w:id="62"/>
      <w:commentRangeStart w:id="63"/>
      <w:r w:rsidRPr="002245EF">
        <w:rPr>
          <w:rFonts w:ascii="Times New Roman" w:hAnsi="Times New Roman" w:cs="Times New Roman"/>
          <w:b/>
          <w:bCs/>
          <w:sz w:val="24"/>
          <w:szCs w:val="24"/>
        </w:rPr>
        <w:t>Seedling</w:t>
      </w:r>
      <w:commentRangeEnd w:id="62"/>
      <w:r w:rsidR="002B6513">
        <w:rPr>
          <w:rStyle w:val="CommentReference"/>
        </w:rPr>
        <w:commentReference w:id="62"/>
      </w:r>
      <w:commentRangeEnd w:id="63"/>
      <w:r w:rsidR="00E14F0D">
        <w:rPr>
          <w:rStyle w:val="CommentReference"/>
        </w:rPr>
        <w:commentReference w:id="63"/>
      </w:r>
      <w:r w:rsidRPr="002245EF">
        <w:rPr>
          <w:rFonts w:ascii="Times New Roman" w:hAnsi="Times New Roman" w:cs="Times New Roman"/>
          <w:b/>
          <w:bCs/>
          <w:sz w:val="24"/>
          <w:szCs w:val="24"/>
        </w:rPr>
        <w:t xml:space="preserve"> survivorship and demographics</w:t>
      </w:r>
      <w:bookmarkEnd w:id="61"/>
    </w:p>
    <w:p w14:paraId="38136875" w14:textId="709D25A7" w:rsidR="0038100D" w:rsidRPr="002245EF" w:rsidRDefault="00E14F0D" w:rsidP="0038100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2023 winter floods on the Verde River set the stage for seedling establishment of Fremont cottonwood. Winter floods in 2024 did not remove any seedlings from </w:t>
      </w:r>
      <w:r w:rsidR="00DF06B1">
        <w:rPr>
          <w:rFonts w:ascii="Times New Roman" w:hAnsi="Times New Roman" w:cs="Times New Roman"/>
          <w:sz w:val="24"/>
          <w:szCs w:val="24"/>
        </w:rPr>
        <w:t>2023 but</w:t>
      </w:r>
      <w:r>
        <w:rPr>
          <w:rFonts w:ascii="Times New Roman" w:hAnsi="Times New Roman" w:cs="Times New Roman"/>
          <w:sz w:val="24"/>
          <w:szCs w:val="24"/>
        </w:rPr>
        <w:t xml:space="preserve"> were sufficient to establish more seedlings at some plots. </w:t>
      </w:r>
      <w:r w:rsidR="0038100D" w:rsidRPr="002245EF">
        <w:rPr>
          <w:rFonts w:ascii="Times New Roman" w:hAnsi="Times New Roman" w:cs="Times New Roman"/>
          <w:sz w:val="24"/>
          <w:szCs w:val="24"/>
        </w:rPr>
        <w:t xml:space="preserve">Seedling plots were established in places where cottonwood seedlings survived their first growing season (spring-fall 2023) meaning that the results are specific to the characteristics of the plots selected, not the entire river. </w:t>
      </w:r>
      <w:r w:rsidR="001C783B">
        <w:rPr>
          <w:rFonts w:ascii="Times New Roman" w:hAnsi="Times New Roman" w:cs="Times New Roman"/>
          <w:sz w:val="24"/>
          <w:szCs w:val="24"/>
        </w:rPr>
        <w:t>During the first growing season, s</w:t>
      </w:r>
      <w:r w:rsidR="0038100D" w:rsidRPr="002245EF">
        <w:rPr>
          <w:rFonts w:ascii="Times New Roman" w:hAnsi="Times New Roman" w:cs="Times New Roman"/>
          <w:sz w:val="24"/>
          <w:szCs w:val="24"/>
        </w:rPr>
        <w:t>eedlings at Childs were originally over twice as dense as seedlings at BRAP</w:t>
      </w:r>
      <w:r w:rsidR="002B2A01">
        <w:rPr>
          <w:rFonts w:ascii="Times New Roman" w:hAnsi="Times New Roman" w:cs="Times New Roman"/>
          <w:sz w:val="24"/>
          <w:szCs w:val="24"/>
        </w:rPr>
        <w:t xml:space="preserve"> </w:t>
      </w:r>
      <w:r w:rsidR="001C783B">
        <w:rPr>
          <w:rFonts w:ascii="Times New Roman" w:hAnsi="Times New Roman" w:cs="Times New Roman"/>
          <w:sz w:val="24"/>
          <w:szCs w:val="24"/>
        </w:rPr>
        <w:t xml:space="preserve">(Figure </w:t>
      </w:r>
      <w:proofErr w:type="spellStart"/>
      <w:r w:rsidR="001C783B">
        <w:rPr>
          <w:rFonts w:ascii="Times New Roman" w:hAnsi="Times New Roman" w:cs="Times New Roman"/>
          <w:sz w:val="24"/>
          <w:szCs w:val="24"/>
        </w:rPr>
        <w:t>x.x</w:t>
      </w:r>
      <w:proofErr w:type="spellEnd"/>
      <w:r w:rsidR="001C783B">
        <w:rPr>
          <w:rFonts w:ascii="Times New Roman" w:hAnsi="Times New Roman" w:cs="Times New Roman"/>
          <w:sz w:val="24"/>
          <w:szCs w:val="24"/>
        </w:rPr>
        <w:t>)</w:t>
      </w:r>
      <w:r w:rsidR="0038100D" w:rsidRPr="002245EF">
        <w:rPr>
          <w:rFonts w:ascii="Times New Roman" w:hAnsi="Times New Roman" w:cs="Times New Roman"/>
          <w:sz w:val="24"/>
          <w:szCs w:val="24"/>
        </w:rPr>
        <w:t xml:space="preserve">. By the end of the second growing season, both sites had similar mean density. At Childs, seedlings were about twice as large as their counterparts at BRAP. As </w:t>
      </w:r>
      <w:r w:rsidR="0038100D" w:rsidRPr="002245EF">
        <w:rPr>
          <w:rFonts w:ascii="Times New Roman" w:hAnsi="Times New Roman" w:cs="Times New Roman"/>
          <w:sz w:val="24"/>
          <w:szCs w:val="24"/>
        </w:rPr>
        <w:lastRenderedPageBreak/>
        <w:t>seedlings at Childs grew quicker, they also thinned themselves out and decreased their densities at a higher rate than those at BRAP</w:t>
      </w:r>
      <w:r w:rsidR="002B2A01">
        <w:rPr>
          <w:rFonts w:ascii="Times New Roman" w:hAnsi="Times New Roman" w:cs="Times New Roman"/>
          <w:sz w:val="24"/>
          <w:szCs w:val="24"/>
        </w:rPr>
        <w:t>.</w:t>
      </w:r>
    </w:p>
    <w:p w14:paraId="5B9B1177" w14:textId="6FDD152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Causes of mortality were difficult to determine</w:t>
      </w:r>
      <w:r w:rsidR="000A39A1">
        <w:rPr>
          <w:rFonts w:ascii="Times New Roman" w:hAnsi="Times New Roman" w:cs="Times New Roman"/>
          <w:sz w:val="24"/>
          <w:szCs w:val="24"/>
        </w:rPr>
        <w:t xml:space="preserve"> for this study</w:t>
      </w:r>
      <w:r w:rsidRPr="002245EF">
        <w:rPr>
          <w:rFonts w:ascii="Times New Roman" w:hAnsi="Times New Roman" w:cs="Times New Roman"/>
          <w:sz w:val="24"/>
          <w:szCs w:val="24"/>
        </w:rPr>
        <w:t xml:space="preserve">. No significant floods scoured away seedlings during the study. At some sites, the seedlings were showing signs of desiccation during the </w:t>
      </w:r>
      <w:r w:rsidR="00F4077F">
        <w:rPr>
          <w:rFonts w:ascii="Times New Roman" w:hAnsi="Times New Roman" w:cs="Times New Roman"/>
          <w:sz w:val="24"/>
          <w:szCs w:val="24"/>
        </w:rPr>
        <w:t>S</w:t>
      </w:r>
      <w:r w:rsidRPr="002245EF">
        <w:rPr>
          <w:rFonts w:ascii="Times New Roman" w:hAnsi="Times New Roman" w:cs="Times New Roman"/>
          <w:sz w:val="24"/>
          <w:szCs w:val="24"/>
        </w:rPr>
        <w:t xml:space="preserve">pring </w:t>
      </w:r>
      <w:r w:rsidR="00F4077F">
        <w:rPr>
          <w:rFonts w:ascii="Times New Roman" w:hAnsi="Times New Roman" w:cs="Times New Roman"/>
          <w:sz w:val="24"/>
          <w:szCs w:val="24"/>
        </w:rPr>
        <w:t>and Fall 2024</w:t>
      </w:r>
      <w:r w:rsidRPr="002245EF">
        <w:rPr>
          <w:rFonts w:ascii="Times New Roman" w:hAnsi="Times New Roman" w:cs="Times New Roman"/>
          <w:sz w:val="24"/>
          <w:szCs w:val="24"/>
        </w:rPr>
        <w:t xml:space="preserve"> visits, while sites LB 3 and LB 4 had encroachment of Common Cocklebur (</w:t>
      </w:r>
      <w:r w:rsidRPr="002245EF">
        <w:rPr>
          <w:rFonts w:ascii="Times New Roman" w:hAnsi="Times New Roman" w:cs="Times New Roman"/>
          <w:i/>
          <w:iCs/>
          <w:sz w:val="24"/>
          <w:szCs w:val="24"/>
        </w:rPr>
        <w:t xml:space="preserve">Xanthium </w:t>
      </w:r>
      <w:proofErr w:type="spellStart"/>
      <w:r w:rsidRPr="002245EF">
        <w:rPr>
          <w:rFonts w:ascii="Times New Roman" w:hAnsi="Times New Roman" w:cs="Times New Roman"/>
          <w:i/>
          <w:iCs/>
          <w:sz w:val="24"/>
          <w:szCs w:val="24"/>
        </w:rPr>
        <w:t>strumarium</w:t>
      </w:r>
      <w:proofErr w:type="spellEnd"/>
      <w:r w:rsidRPr="002245EF">
        <w:rPr>
          <w:rFonts w:ascii="Times New Roman" w:hAnsi="Times New Roman" w:cs="Times New Roman"/>
          <w:sz w:val="24"/>
          <w:szCs w:val="24"/>
        </w:rPr>
        <w:t>). The Common Cocklebur seemed to be most highly concentrated in the sandy center of the depressions while Fremont cottonwood seedlings ring the outside of the depression. Fremont cottonwoods within the center were taller as they were forced to grow quickly to compete with the cocklebur for sunlight. Browsing was infrequently observed and at no plots did browsing seem to be a significant impact.</w:t>
      </w:r>
    </w:p>
    <w:p w14:paraId="66F9EE93" w14:textId="0B45514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In two growing seasons, seedling heights reached an average height of 36 cm and 64 cm at BRAP and Childs respectively. These heights are about half of what Fremont cottonwood seedlings were found to have grown in a similar study in Central Arizona. </w:t>
      </w:r>
      <w:commentRangeStart w:id="64"/>
      <w:commentRangeStart w:id="65"/>
      <w:r w:rsidRPr="002245EF">
        <w:rPr>
          <w:rFonts w:ascii="Times New Roman" w:hAnsi="Times New Roman" w:cs="Times New Roman"/>
          <w:sz w:val="24"/>
          <w:szCs w:val="24"/>
        </w:rPr>
        <w:t xml:space="preserve">Stromberg </w:t>
      </w:r>
      <w:commentRangeEnd w:id="64"/>
      <w:r w:rsidR="002B2A01">
        <w:rPr>
          <w:rStyle w:val="CommentReference"/>
        </w:rPr>
        <w:commentReference w:id="64"/>
      </w:r>
      <w:commentRangeEnd w:id="65"/>
      <w:r w:rsidR="00E14F0D">
        <w:rPr>
          <w:rStyle w:val="CommentReference"/>
        </w:rPr>
        <w:commentReference w:id="65"/>
      </w:r>
      <w:r w:rsidRPr="002245EF">
        <w:rPr>
          <w:rFonts w:ascii="Times New Roman" w:hAnsi="Times New Roman" w:cs="Times New Roman"/>
          <w:sz w:val="24"/>
          <w:szCs w:val="24"/>
        </w:rPr>
        <w:t>(1997) studied Fremont cottonwood, Goodding willow and tamarisk regeneration on the Hassayampa and Santa Maria</w:t>
      </w:r>
      <w:ins w:id="66" w:author="D.Merritt" w:date="2025-03-16T11:08: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rivers following floods in 1993 and 1995. Final seedling densities at both BRAP and Childs were </w:t>
      </w:r>
      <w:proofErr w:type="gramStart"/>
      <w:r w:rsidRPr="002245EF">
        <w:rPr>
          <w:rFonts w:ascii="Times New Roman" w:hAnsi="Times New Roman" w:cs="Times New Roman"/>
          <w:sz w:val="24"/>
          <w:szCs w:val="24"/>
        </w:rPr>
        <w:t>similar to</w:t>
      </w:r>
      <w:proofErr w:type="gramEnd"/>
      <w:r w:rsidRPr="002245EF">
        <w:rPr>
          <w:rFonts w:ascii="Times New Roman" w:hAnsi="Times New Roman" w:cs="Times New Roman"/>
          <w:sz w:val="24"/>
          <w:szCs w:val="24"/>
        </w:rPr>
        <w:t xml:space="preserve"> densities on the Santa Maria River after two growing seasons. The smaller sizes found on the Verde River could be because all cottonwoods regardless of size or cohort were incorporated. For example, large numbers of seedlings from 2024 </w:t>
      </w:r>
      <w:r w:rsidR="000A39A1">
        <w:rPr>
          <w:rFonts w:ascii="Times New Roman" w:hAnsi="Times New Roman" w:cs="Times New Roman"/>
          <w:sz w:val="24"/>
          <w:szCs w:val="24"/>
        </w:rPr>
        <w:t>spring</w:t>
      </w:r>
      <w:r w:rsidRPr="002245EF">
        <w:rPr>
          <w:rFonts w:ascii="Times New Roman" w:hAnsi="Times New Roman" w:cs="Times New Roman"/>
          <w:sz w:val="24"/>
          <w:szCs w:val="24"/>
        </w:rPr>
        <w:t xml:space="preserve"> </w:t>
      </w:r>
      <w:r w:rsidR="000A39A1">
        <w:rPr>
          <w:rFonts w:ascii="Times New Roman" w:hAnsi="Times New Roman" w:cs="Times New Roman"/>
          <w:sz w:val="24"/>
          <w:szCs w:val="24"/>
        </w:rPr>
        <w:t>germinated underneath the 2023 cohort and were</w:t>
      </w:r>
      <w:r w:rsidRPr="002245EF">
        <w:rPr>
          <w:rFonts w:ascii="Times New Roman" w:hAnsi="Times New Roman" w:cs="Times New Roman"/>
          <w:sz w:val="24"/>
          <w:szCs w:val="24"/>
        </w:rPr>
        <w:t xml:space="preserve"> measured in both the Spring 2024 and Fall 2024 visits. In addition, the Hassayampa and Santa Maria rivers selected in Central Arizona were at lower elevations and at a more southern latitude. Seedlings here likely had a longer growing</w:t>
      </w:r>
      <w:r w:rsidR="00FB0A61">
        <w:rPr>
          <w:rFonts w:ascii="Times New Roman" w:hAnsi="Times New Roman" w:cs="Times New Roman"/>
          <w:sz w:val="24"/>
          <w:szCs w:val="24"/>
        </w:rPr>
        <w:t xml:space="preserve"> (33</w:t>
      </w:r>
      <w:r w:rsidR="00FB0A61">
        <w:rPr>
          <w:rFonts w:ascii="Cambria Math" w:hAnsi="Cambria Math" w:cs="Times New Roman"/>
          <w:sz w:val="24"/>
          <w:szCs w:val="24"/>
        </w:rPr>
        <w:t>°</w:t>
      </w:r>
      <w:r w:rsidR="00FB0A61">
        <w:rPr>
          <w:rFonts w:ascii="Times New Roman" w:hAnsi="Times New Roman" w:cs="Times New Roman"/>
          <w:sz w:val="24"/>
          <w:szCs w:val="24"/>
        </w:rPr>
        <w:t xml:space="preserve"> north, </w:t>
      </w:r>
      <w:r w:rsidR="004B0DA2">
        <w:rPr>
          <w:rFonts w:ascii="Times New Roman" w:hAnsi="Times New Roman" w:cs="Times New Roman"/>
          <w:sz w:val="24"/>
          <w:szCs w:val="24"/>
        </w:rPr>
        <w:t>250</w:t>
      </w:r>
      <w:r w:rsidR="00FB0A61">
        <w:rPr>
          <w:rFonts w:ascii="Times New Roman" w:hAnsi="Times New Roman" w:cs="Times New Roman"/>
          <w:sz w:val="24"/>
          <w:szCs w:val="24"/>
        </w:rPr>
        <w:t xml:space="preserve"> </w:t>
      </w:r>
      <w:r w:rsidR="004B0DA2">
        <w:rPr>
          <w:rFonts w:ascii="Times New Roman" w:hAnsi="Times New Roman" w:cs="Times New Roman"/>
          <w:sz w:val="24"/>
          <w:szCs w:val="24"/>
        </w:rPr>
        <w:t>m</w:t>
      </w:r>
      <w:r w:rsidR="00FB0A61">
        <w:rPr>
          <w:rFonts w:ascii="Times New Roman" w:hAnsi="Times New Roman" w:cs="Times New Roman"/>
          <w:sz w:val="24"/>
          <w:szCs w:val="24"/>
        </w:rPr>
        <w:t xml:space="preserve"> ASL)</w:t>
      </w:r>
      <w:r w:rsidRPr="002245EF">
        <w:rPr>
          <w:rFonts w:ascii="Times New Roman" w:hAnsi="Times New Roman" w:cs="Times New Roman"/>
          <w:sz w:val="24"/>
          <w:szCs w:val="24"/>
        </w:rPr>
        <w:t xml:space="preserve"> season to grow larger than along the Verde River</w:t>
      </w:r>
      <w:r w:rsidR="004B0DA2">
        <w:rPr>
          <w:rFonts w:ascii="Times New Roman" w:hAnsi="Times New Roman" w:cs="Times New Roman"/>
          <w:sz w:val="24"/>
          <w:szCs w:val="24"/>
        </w:rPr>
        <w:t xml:space="preserve"> (34</w:t>
      </w:r>
      <w:r w:rsidR="004B0DA2">
        <w:rPr>
          <w:rFonts w:ascii="Cambria Math" w:hAnsi="Cambria Math" w:cs="Times New Roman"/>
          <w:sz w:val="24"/>
          <w:szCs w:val="24"/>
        </w:rPr>
        <w:t>°</w:t>
      </w:r>
      <w:r w:rsidR="004B0DA2">
        <w:rPr>
          <w:rFonts w:ascii="Times New Roman" w:hAnsi="Times New Roman" w:cs="Times New Roman"/>
          <w:sz w:val="24"/>
          <w:szCs w:val="24"/>
        </w:rPr>
        <w:t xml:space="preserve"> N, 875 m ASL)</w:t>
      </w:r>
      <w:r w:rsidRPr="002245EF">
        <w:rPr>
          <w:rFonts w:ascii="Times New Roman" w:hAnsi="Times New Roman" w:cs="Times New Roman"/>
          <w:sz w:val="24"/>
          <w:szCs w:val="24"/>
        </w:rPr>
        <w:t xml:space="preserve">. Finally, both rivers in Central Arizona are in large open reaches, where sunlight is largely unlimited. In </w:t>
      </w:r>
      <w:r w:rsidRPr="002245EF">
        <w:rPr>
          <w:rFonts w:ascii="Times New Roman" w:hAnsi="Times New Roman" w:cs="Times New Roman"/>
          <w:sz w:val="24"/>
          <w:szCs w:val="24"/>
        </w:rPr>
        <w:lastRenderedPageBreak/>
        <w:t>contrast, sites along the Verde River are in canyons, limiting their sunlight and growing season and potentially explaining the differences in growth. Light was found to be a significant variable for seedling survivorship in this study so it being limited compared to other Arizona rivers could explain the slower seedling growth.</w:t>
      </w:r>
    </w:p>
    <w:p w14:paraId="1D427045" w14:textId="77777777" w:rsidR="0038100D" w:rsidRPr="002245EF" w:rsidRDefault="0038100D" w:rsidP="0038100D">
      <w:pPr>
        <w:spacing w:line="480" w:lineRule="auto"/>
        <w:rPr>
          <w:rFonts w:ascii="Times New Roman" w:hAnsi="Times New Roman" w:cs="Times New Roman"/>
          <w:sz w:val="24"/>
          <w:szCs w:val="24"/>
        </w:rPr>
      </w:pPr>
    </w:p>
    <w:p w14:paraId="18D9CC01"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Light</w:t>
      </w:r>
    </w:p>
    <w:p w14:paraId="7673FA08" w14:textId="43530E94"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Riparian cottonwoods are generally considered to be shade intolerant species</w:t>
      </w:r>
      <w:r w:rsidR="007A1EFF">
        <w:rPr>
          <w:rFonts w:ascii="Times New Roman" w:hAnsi="Times New Roman" w:cs="Times New Roman"/>
          <w:sz w:val="24"/>
          <w:szCs w:val="24"/>
        </w:rPr>
        <w:t xml:space="preserve"> </w:t>
      </w:r>
      <w:r w:rsidR="007A1EFF">
        <w:rPr>
          <w:rFonts w:ascii="Times New Roman" w:hAnsi="Times New Roman" w:cs="Times New Roman"/>
          <w:sz w:val="24"/>
          <w:szCs w:val="24"/>
        </w:rPr>
        <w:fldChar w:fldCharType="begin"/>
      </w:r>
      <w:r w:rsidR="007A1EFF">
        <w:rPr>
          <w:rFonts w:ascii="Times New Roman" w:hAnsi="Times New Roman" w:cs="Times New Roman"/>
          <w:sz w:val="24"/>
          <w:szCs w:val="24"/>
        </w:rPr>
        <w:instrText xml:space="preserve"> ADDIN ZOTERO_ITEM CSL_CITATION {"citationID":"uOq7oFMQ","properties":{"formattedCitation":"(Braatne et al., 1996)","plainCitation":"(Braatne et al., 1996)","noteIndex":0},"citationItems":[{"id":96,"uris":["http://zotero.org/users/local/yyBX3i8n/items/3W2Q7ZZ6"],"itemData":{"id":96,"type":"chapter","page":"57-85","title":"Life history, ecology, and conservation of riparian cottonwoods in North America","author":[{"family":"Braatne","given":"Jeffrey"},{"family":"Rood","given":"Stewart"},{"family":"Heilman","given":"Paul"}],"issued":{"date-parts":[["1996",1]]}}}],"schema":"https://github.com/citation-style-language/schema/raw/master/csl-citation.json"} </w:instrText>
      </w:r>
      <w:r w:rsidR="007A1EFF">
        <w:rPr>
          <w:rFonts w:ascii="Times New Roman" w:hAnsi="Times New Roman" w:cs="Times New Roman"/>
          <w:sz w:val="24"/>
          <w:szCs w:val="24"/>
        </w:rPr>
        <w:fldChar w:fldCharType="separate"/>
      </w:r>
      <w:r w:rsidR="007A1EFF" w:rsidRPr="007A1EFF">
        <w:rPr>
          <w:rFonts w:ascii="Times New Roman" w:hAnsi="Times New Roman" w:cs="Times New Roman"/>
          <w:sz w:val="24"/>
        </w:rPr>
        <w:t>(Braatne et al., 1996)</w:t>
      </w:r>
      <w:r w:rsidR="007A1EF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Light is often considered a secondary variable to water available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{"citationID":"WlQFN9Jw","properties":{"formattedCitation":"(Cooper et al., 1999)","plainCitation":"(Cooper et al., 1999)","noteIndex":0},"citationItems":[{"id":3,"uris":["http://zotero.org/users/local/yyBX3i8n/items/SFPA89JJ"],"itemData":{"id":3,"type":"article-journal","container-title":"Regulated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(Cooper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Light was found to be highly significant (p-value ≤ 0.001) for both sites. </w:t>
      </w:r>
      <w:r w:rsidR="000A39A1">
        <w:rPr>
          <w:rFonts w:ascii="Times New Roman" w:hAnsi="Times New Roman" w:cs="Times New Roman"/>
          <w:sz w:val="24"/>
          <w:szCs w:val="24"/>
        </w:rPr>
        <w:t>Therefore, seedlings with higher light availability were found to have increased survivorship.</w:t>
      </w:r>
      <w:r w:rsidR="000A39A1" w:rsidRPr="002245EF">
        <w:rPr>
          <w:rFonts w:ascii="Times New Roman" w:hAnsi="Times New Roman" w:cs="Times New Roman"/>
          <w:sz w:val="24"/>
          <w:szCs w:val="24"/>
        </w:rPr>
        <w:t xml:space="preserve"> Light</w:t>
      </w:r>
      <w:r w:rsidRPr="002245EF">
        <w:rPr>
          <w:rFonts w:ascii="Times New Roman" w:hAnsi="Times New Roman" w:cs="Times New Roman"/>
          <w:sz w:val="24"/>
          <w:szCs w:val="24"/>
        </w:rPr>
        <w:t xml:space="preserve"> availability is impacted by both the geographic setting as well as the biological community. Plots located in constrained canyon reaches or under large canopy cover will have less light availability</w:t>
      </w:r>
      <w:r w:rsidR="000A39A1">
        <w:rPr>
          <w:rFonts w:ascii="Times New Roman" w:hAnsi="Times New Roman" w:cs="Times New Roman"/>
          <w:sz w:val="24"/>
          <w:szCs w:val="24"/>
        </w:rPr>
        <w:t>, and decreased survival</w:t>
      </w:r>
      <w:r w:rsidRPr="002245EF">
        <w:rPr>
          <w:rFonts w:ascii="Times New Roman" w:hAnsi="Times New Roman" w:cs="Times New Roman"/>
          <w:sz w:val="24"/>
          <w:szCs w:val="24"/>
        </w:rPr>
        <w:t>.</w:t>
      </w:r>
      <w:r w:rsidR="000A39A1">
        <w:rPr>
          <w:rFonts w:ascii="Times New Roman" w:hAnsi="Times New Roman" w:cs="Times New Roman"/>
          <w:sz w:val="24"/>
          <w:szCs w:val="24"/>
        </w:rPr>
        <w:t xml:space="preserve"> While</w:t>
      </w:r>
      <w:r w:rsidRPr="002245EF">
        <w:rPr>
          <w:rFonts w:ascii="Times New Roman" w:hAnsi="Times New Roman" w:cs="Times New Roman"/>
          <w:sz w:val="24"/>
          <w:szCs w:val="24"/>
        </w:rPr>
        <w:t xml:space="preserve"> </w:t>
      </w:r>
      <w:r w:rsidR="000A39A1">
        <w:rPr>
          <w:rFonts w:ascii="Times New Roman" w:hAnsi="Times New Roman" w:cs="Times New Roman"/>
          <w:sz w:val="24"/>
          <w:szCs w:val="24"/>
        </w:rPr>
        <w:t>h</w:t>
      </w:r>
      <w:r w:rsidRPr="002245EF">
        <w:rPr>
          <w:rFonts w:ascii="Times New Roman" w:hAnsi="Times New Roman" w:cs="Times New Roman"/>
          <w:sz w:val="24"/>
          <w:szCs w:val="24"/>
        </w:rPr>
        <w:t>igher light availability</w:t>
      </w:r>
      <w:r w:rsidR="000A39A1">
        <w:rPr>
          <w:rFonts w:ascii="Times New Roman" w:hAnsi="Times New Roman" w:cs="Times New Roman"/>
          <w:sz w:val="24"/>
          <w:szCs w:val="24"/>
        </w:rPr>
        <w:t>, from more open reaches or decreased canopy cover,</w:t>
      </w:r>
      <w:r w:rsidRPr="002245EF">
        <w:rPr>
          <w:rFonts w:ascii="Times New Roman" w:hAnsi="Times New Roman" w:cs="Times New Roman"/>
          <w:sz w:val="24"/>
          <w:szCs w:val="24"/>
        </w:rPr>
        <w:t xml:space="preserve"> led to higher seedling survival. </w:t>
      </w:r>
      <w:r w:rsidR="000A39A1">
        <w:rPr>
          <w:rFonts w:ascii="Times New Roman" w:hAnsi="Times New Roman" w:cs="Times New Roman"/>
          <w:sz w:val="24"/>
          <w:szCs w:val="24"/>
        </w:rPr>
        <w:t>Either</w:t>
      </w:r>
      <w:r w:rsidRPr="002245EF">
        <w:rPr>
          <w:rFonts w:ascii="Times New Roman" w:hAnsi="Times New Roman" w:cs="Times New Roman"/>
          <w:sz w:val="24"/>
          <w:szCs w:val="24"/>
        </w:rPr>
        <w:t xml:space="preserve"> the geographic setting and/or the canopy cover can help predict seedling survivorship. </w:t>
      </w:r>
    </w:p>
    <w:p w14:paraId="5A4C0389"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Herbaceous Coverage</w:t>
      </w:r>
    </w:p>
    <w:p w14:paraId="313077B6" w14:textId="34FB3F2A"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Herbaceous competition was found to be a highly significant variable, </w:t>
      </w:r>
      <w:r w:rsidR="004349BE">
        <w:rPr>
          <w:rFonts w:ascii="Times New Roman" w:hAnsi="Times New Roman" w:cs="Times New Roman"/>
          <w:sz w:val="24"/>
          <w:szCs w:val="24"/>
        </w:rPr>
        <w:t>enhancing</w:t>
      </w:r>
      <w:r w:rsidR="004C1A79" w:rsidRPr="002245EF">
        <w:rPr>
          <w:rFonts w:ascii="Times New Roman" w:hAnsi="Times New Roman" w:cs="Times New Roman"/>
          <w:sz w:val="24"/>
          <w:szCs w:val="24"/>
        </w:rPr>
        <w:t xml:space="preserve"> </w:t>
      </w:r>
      <w:r w:rsidRPr="002245EF">
        <w:rPr>
          <w:rFonts w:ascii="Times New Roman" w:hAnsi="Times New Roman" w:cs="Times New Roman"/>
          <w:sz w:val="24"/>
          <w:szCs w:val="24"/>
        </w:rPr>
        <w:t>survivorship at BRAP. However, it was found to be not significant in predicting seedling survival at Childs. At BRAP herbaceous competition was positively related to seedling survival. This contradicts the idea that seedling competition with other species would be expected to decrease survival</w:t>
      </w:r>
      <w:r w:rsidR="00D548A9">
        <w:rPr>
          <w:rFonts w:ascii="Times New Roman" w:hAnsi="Times New Roman" w:cs="Times New Roman"/>
          <w:sz w:val="24"/>
          <w:szCs w:val="24"/>
        </w:rPr>
        <w:t xml:space="preserve"> </w:t>
      </w:r>
      <w:r w:rsidR="00D548A9">
        <w:rPr>
          <w:rFonts w:ascii="Times New Roman" w:hAnsi="Times New Roman" w:cs="Times New Roman"/>
          <w:sz w:val="24"/>
          <w:szCs w:val="24"/>
        </w:rPr>
        <w:fldChar w:fldCharType="begin"/>
      </w:r>
      <w:r w:rsidR="00D548A9">
        <w:rPr>
          <w:rFonts w:ascii="Times New Roman" w:hAnsi="Times New Roman" w:cs="Times New Roman"/>
          <w:sz w:val="24"/>
          <w:szCs w:val="24"/>
        </w:rPr>
        <w:instrText xml:space="preserve"> ADDIN ZOTERO_ITEM CSL_CITATION {"citationID":"T3vB09If","properties":{"formattedCitation":"(Bunting et al., 2013)","plainCitation":"(Bunting et al., 2013)","noteIndex":0},"citationItems":[{"id":126,"uris":["http://zotero.org/users/local/yyBX3i8n/items/36N4AEW2"],"itemData":{"id":126,"type":"article-journal","abstract":"ABSTRACT\n            \n              Human disturbances have contributed to the deterioration of many western US rivers in the past century. Cottonwood‐willow communities, present historically along the Colorado River, protect watersheds and provide wildlife habitat, but are now among the most threatened forests. As a result, restoration efforts have increased to re‐establish and maintain cottonwood‐willow stands. While successful establishment has been observed using multiple strategies with varying investments, few projects are evaluated to quantify efficacy and determine long‐term sustainability. We monitored a seeded cottonwood‐willow site over a five‐year period beginning in 2007, with particular interest in how density affected vegetation diversity and stand structure over time. Fremont cottonwood (\n              Populus fremontii\n              ) and volunteer tamarisk (\n              Tamarix ramosissma\n              ) were the only abundant riparian trees at the site after one year.\n              P. fremontii\n              , compared to\n              T. ramosissma\n              , had higher growth rates, lower mortality, and dominated overstory and total cover each year. Vegetation diversity decreased from 2007–2009, but was similar from 2009–2011 as a result of decreased herbaceous and increased shrub species richness. Diversity was highest in the lowest density class (1‐12 stems/m\n              2\n              ), but similar among all other classes (13–24, 25–42, 43+). High initial woody species densities resulted in single‐stemmed trees with depressed terminal and radial growths. Allometry, relating height to DBH at different densities, could prove to be an important tool for long‐term restoration management and studying habitat suitability. Understanding long‐term trends at densely‐planted or seeded sites can benefit restoration managers who aim to establish specific community structure and vegetation diversity for wildlife habitat. Copyright © 2012 John Wiley &amp; Sons, Ltd.","container-title":"River Research and Applications","DOI":"10.1002/rra.2613","ISSN":"1535-1459, 1535-1467","issue":"9","journalAbbreviation":"River Research &amp; Apps","language":"en","license":"http://onlinelibrary.wiley.com/termsAndConditions#vor","page":"1119-1130","source":"DOI.org (Crossref)","title":"LONG‐TERM VEGETATION DYNAMICS AFTER HIGH‐DENSITY SEEDLING ESTABLISHMENT: IMPLICATIONS FOR RIPARIAN RESTORATION AND MANAGEMENT","title-short":"LONG‐TERM VEGETATION DYNAMICS AFTER HIGH‐DENSITY SEEDLING ESTABLISHMENT","volume":"29","author":[{"family":"Bunting","given":"D. P."},{"family":"Kurc","given":"S."},{"family":"Grabau","given":"M."}],"issued":{"date-parts":[["2013",11]]}}}],"schema":"https://github.com/citation-style-language/schema/raw/master/csl-citation.json"} </w:instrText>
      </w:r>
      <w:r w:rsidR="00D548A9">
        <w:rPr>
          <w:rFonts w:ascii="Times New Roman" w:hAnsi="Times New Roman" w:cs="Times New Roman"/>
          <w:sz w:val="24"/>
          <w:szCs w:val="24"/>
        </w:rPr>
        <w:fldChar w:fldCharType="separate"/>
      </w:r>
      <w:r w:rsidR="00D548A9" w:rsidRPr="00D548A9">
        <w:rPr>
          <w:rFonts w:ascii="Times New Roman" w:hAnsi="Times New Roman" w:cs="Times New Roman"/>
          <w:sz w:val="24"/>
        </w:rPr>
        <w:t>(Bunting et al., 2013)</w:t>
      </w:r>
      <w:r w:rsidR="00D548A9">
        <w:rPr>
          <w:rFonts w:ascii="Times New Roman" w:hAnsi="Times New Roman" w:cs="Times New Roman"/>
          <w:sz w:val="24"/>
          <w:szCs w:val="24"/>
        </w:rPr>
        <w:fldChar w:fldCharType="end"/>
      </w:r>
      <w:r w:rsidRPr="002245EF">
        <w:rPr>
          <w:rFonts w:ascii="Times New Roman" w:hAnsi="Times New Roman" w:cs="Times New Roman"/>
          <w:sz w:val="24"/>
          <w:szCs w:val="24"/>
        </w:rPr>
        <w:t xml:space="preserve">. One explanation for this is that sites that had favorable conditions for cottonwood seedlings (adequate water and light) were also suitable for </w:t>
      </w:r>
      <w:r w:rsidRPr="002245EF">
        <w:rPr>
          <w:rFonts w:ascii="Times New Roman" w:hAnsi="Times New Roman" w:cs="Times New Roman"/>
          <w:sz w:val="24"/>
          <w:szCs w:val="24"/>
        </w:rPr>
        <w:lastRenderedPageBreak/>
        <w:t>competitors. However, because this was still a positive, significant relationship, cottonwood seedlings could be able to outcompete their competitors.</w:t>
      </w:r>
      <w:ins w:id="67" w:author="D.Merritt" w:date="2025-03-16T11:12:00Z">
        <w:r w:rsidRPr="002245EF">
          <w:rPr>
            <w:rFonts w:ascii="Times New Roman" w:hAnsi="Times New Roman" w:cs="Times New Roman"/>
            <w:sz w:val="24"/>
            <w:szCs w:val="24"/>
          </w:rPr>
          <w:t xml:space="preserve"> </w:t>
        </w:r>
      </w:ins>
    </w:p>
    <w:p w14:paraId="2B6D4BE6"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Soil</w:t>
      </w:r>
    </w:p>
    <w:p w14:paraId="1B0574AC" w14:textId="0947B1B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Soil </w:t>
      </w:r>
      <w:r w:rsidR="002B6513">
        <w:rPr>
          <w:rFonts w:ascii="Times New Roman" w:hAnsi="Times New Roman" w:cs="Times New Roman"/>
          <w:sz w:val="24"/>
          <w:szCs w:val="24"/>
        </w:rPr>
        <w:t xml:space="preserve">texture </w:t>
      </w:r>
      <w:r w:rsidRPr="002245EF">
        <w:rPr>
          <w:rFonts w:ascii="Times New Roman" w:hAnsi="Times New Roman" w:cs="Times New Roman"/>
          <w:sz w:val="24"/>
          <w:szCs w:val="24"/>
        </w:rPr>
        <w:t xml:space="preserve">is often cited as one of the most important factors in determining cottonwood seedling survival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{"citationID":"gt3PGG8Z","properties":{"formattedCitation":"(Bhattacharjee et al., 2008; Cooper et al., 1999)","plainCitation":"(Bhattacharjee et al., 2008; Cooper et al., 1999)","noteIndex":0},"citationItems":[{"id":64,"uris":["http://zotero.org/users/local/yyBX3i8n/items/UQLU3UAD"],"itemData":{"id":64,"type":"article-journal","abstract":"Abstract\n            \n              \n                Most major rivers in the southwestern United States have been hydrologically altered to meet human needs. Altered hydrological regimes have been associated with declines in native riparian forests. Today, many riparian areas have little or no regeneration of native riparian species and are now dominated by exotic Saltcedar (\n                Tamarix chinensis\n                Lour.). Success of riparian restoration efforts at least partially depends on the number of seedlings surviving the first growing season. Seedling survival is influenced by many abiotic and biotic factors including competition from other plants and available soil moisture, which is partially dependent on soil texture. In this study, we evaluated the relative importance of four soil categories (sandy loam, loam, silt, and clay), rate of soil moisture decline, salinity, beginning‐ and end‐season Saltcedar density, initial Cottonwood (\n                Populus deltoides\n                Marshall subsp.\n                wislizenii\n                (Wats.) Eckenw.) seedling density, percent vegetation cover by potential dominant competitors Pigweed (\n                Amaranthus\n                L.) and Barnyard grass (\n                Echinochloa crusgalli\n                L., Beauv.), and average total vegetation height to Cottonwood seedling survival. Factors influencing seedling survival differed among the four soil types. Rate of moisture decline was important in sandy soils, whereas vegetation height influenced seedling survival in loamy soils. Overall, models of seedling survival in all the four soil types indicated rate of moisture decline as the single most important variable influencing Cottonwood survival. High initial densities of Saltcedar were correlated to higher survival in Cottonwood seedlings. Therefore, it is important to identify soil texture and understand soil moisture decline rates when proposing riparian Cottonwood restoration.","container-title":"Restoration Ecology","DOI":"10.1111/j.1526-100X.2007.00328.x","ISSN":"1061-2971, 1526-100X","issue":"4","journalAbbreviation":"Restoration Ecology","language":"en","page":"563-571","source":"DOI.org (Crossref)","title":"The Importance of Soil Characteristics in Determining Survival of First‐Year Cottonwood Seedlings in Altered Riparian Habitats","volume":"16","author":[{"family":"Bhattacharjee","given":"Joydeep"},{"family":"Taylor","given":"John P."},{"family":"Smith","given":"Loren M."},{"family":"Spence","given":"Liter E."}],"issued":{"date-parts":[["2008",12]]}}},{"id":3,"uris":["http://zotero.org/users/local/yyBX3i8n/items/SFPA89JJ"],"itemData":{"id":3,"type":"article-journal","container-title":"Regulated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(Bhattacharjee et al., 2008; Cooper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Soil trenches are often used when determining soil characteristics for cottonwood survival in floodplain settings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{"citationID":"TVeuHsYo","properties":{"formattedCitation":"(Cooper et al., 1999; Varani et al., 2024)","plainCitation":"(Cooper et al., 1999; Varani et al., 2024)","noteIndex":0},"citationItems":[{"id":3,"uris":["http://zotero.org/users/local/yyBX3i8n/items/SFPA89JJ"],"itemData":{"id":3,"type":"article-journal","container-title":"Regulated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(Cooper et al., 1999; Varani et al., 2024)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However, because this method was not used in this study, it is difficult to make wide reaching </w:t>
      </w:r>
      <w:r w:rsidR="002B6513">
        <w:rPr>
          <w:rFonts w:ascii="Times New Roman" w:hAnsi="Times New Roman" w:cs="Times New Roman"/>
          <w:sz w:val="24"/>
          <w:szCs w:val="24"/>
        </w:rPr>
        <w:t>conclusions</w:t>
      </w:r>
      <w:r w:rsidR="002B6513" w:rsidRPr="002245EF">
        <w:rPr>
          <w:rFonts w:ascii="Times New Roman" w:hAnsi="Times New Roman" w:cs="Times New Roman"/>
          <w:sz w:val="24"/>
          <w:szCs w:val="24"/>
        </w:rPr>
        <w:t xml:space="preserve"> </w:t>
      </w:r>
      <w:r w:rsidRPr="002245EF">
        <w:rPr>
          <w:rFonts w:ascii="Times New Roman" w:hAnsi="Times New Roman" w:cs="Times New Roman"/>
          <w:sz w:val="24"/>
          <w:szCs w:val="24"/>
        </w:rPr>
        <w:t>about soil texture and seedling survival on the Verde River. Soil samples were taken from the first few inches of soil where seedlings initially germinated, so this variable only addresses the soil in which cottonwood seedlings germinated. Percent fines were found to be a significant variable at both sites. However, the relationship seems to be more complicated, because soil at our sites had very different amounts of fines. The average percent fines at BRAP were about 16.5% while the average at Childs was 6.3%. There was a negative relationship for percent fines at BRAP indicating that as fines</w:t>
      </w:r>
      <w:r w:rsidR="000A39A1">
        <w:rPr>
          <w:rFonts w:ascii="Times New Roman" w:hAnsi="Times New Roman" w:cs="Times New Roman"/>
          <w:sz w:val="24"/>
          <w:szCs w:val="24"/>
        </w:rPr>
        <w:t xml:space="preserve"> at the elevation seedli9ngs germinated at</w:t>
      </w:r>
      <w:r w:rsidRPr="002245EF">
        <w:rPr>
          <w:rFonts w:ascii="Times New Roman" w:hAnsi="Times New Roman" w:cs="Times New Roman"/>
          <w:sz w:val="24"/>
          <w:szCs w:val="24"/>
        </w:rPr>
        <w:t xml:space="preserve"> increase</w:t>
      </w:r>
      <w:r w:rsidR="000A39A1">
        <w:rPr>
          <w:rFonts w:ascii="Times New Roman" w:hAnsi="Times New Roman" w:cs="Times New Roman"/>
          <w:sz w:val="24"/>
          <w:szCs w:val="24"/>
        </w:rPr>
        <w:t>d</w:t>
      </w:r>
      <w:r w:rsidRPr="002245EF">
        <w:rPr>
          <w:rFonts w:ascii="Times New Roman" w:hAnsi="Times New Roman" w:cs="Times New Roman"/>
          <w:sz w:val="24"/>
          <w:szCs w:val="24"/>
        </w:rPr>
        <w:t>, survivorship decrease</w:t>
      </w:r>
      <w:r w:rsidR="004C1A79">
        <w:rPr>
          <w:rFonts w:ascii="Times New Roman" w:hAnsi="Times New Roman" w:cs="Times New Roman"/>
          <w:sz w:val="24"/>
          <w:szCs w:val="24"/>
        </w:rPr>
        <w:t>d</w:t>
      </w:r>
      <w:r w:rsidRPr="002245EF">
        <w:rPr>
          <w:rFonts w:ascii="Times New Roman" w:hAnsi="Times New Roman" w:cs="Times New Roman"/>
          <w:sz w:val="24"/>
          <w:szCs w:val="24"/>
        </w:rPr>
        <w:t xml:space="preserve">. It is likely that sites with high percentages of fines (&gt;50%) are in more isolated depositional sites that are further removed from the river and therefore not as frequently replenished by groundwater. Childs had a more traditional relationship in that as fines increased, so did survival. </w:t>
      </w:r>
      <w:bookmarkStart w:id="68" w:name="_Toc187849263"/>
      <w:r w:rsidR="00F4077F">
        <w:rPr>
          <w:rFonts w:ascii="Times New Roman" w:hAnsi="Times New Roman" w:cs="Times New Roman"/>
          <w:sz w:val="24"/>
          <w:szCs w:val="24"/>
        </w:rPr>
        <w:t>Fine soil has a higher ability to hold water, allowing seedlings at Child to better survive the summer drought period.</w:t>
      </w:r>
    </w:p>
    <w:p w14:paraId="2646D55D" w14:textId="77777777" w:rsidR="00BC5C4F" w:rsidRDefault="0038100D" w:rsidP="00BC5C4F">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Dendrochronology</w:t>
      </w:r>
      <w:bookmarkEnd w:id="68"/>
    </w:p>
    <w:p w14:paraId="71A94CE6" w14:textId="64D3A3FC" w:rsidR="00BC5C4F" w:rsidRPr="002245EF" w:rsidRDefault="00BC5C4F" w:rsidP="00BC5C4F">
      <w:pPr>
        <w:spacing w:line="480" w:lineRule="auto"/>
        <w:rPr>
          <w:rFonts w:ascii="Times New Roman" w:hAnsi="Times New Roman" w:cs="Times New Roman"/>
          <w:b/>
          <w:sz w:val="24"/>
          <w:szCs w:val="24"/>
          <w:highlight w:val="yellow"/>
        </w:rPr>
      </w:pPr>
      <w:r w:rsidRPr="002245EF">
        <w:rPr>
          <w:rFonts w:ascii="Times New Roman" w:hAnsi="Times New Roman" w:cs="Times New Roman"/>
          <w:b/>
          <w:sz w:val="24"/>
          <w:szCs w:val="24"/>
          <w:highlight w:val="yellow"/>
        </w:rPr>
        <w:t>Crossdating</w:t>
      </w:r>
      <w:r w:rsidRPr="002245EF">
        <w:rPr>
          <w:rFonts w:ascii="Times New Roman" w:hAnsi="Times New Roman" w:cs="Times New Roman"/>
          <w:b/>
          <w:sz w:val="24"/>
          <w:szCs w:val="24"/>
        </w:rPr>
        <w:t>/dating</w:t>
      </w:r>
    </w:p>
    <w:p w14:paraId="3B59B437" w14:textId="47F5CC2B" w:rsidR="0038100D" w:rsidRPr="002245EF" w:rsidRDefault="00BC5C4F" w:rsidP="000A39A1">
      <w:pPr>
        <w:spacing w:line="480" w:lineRule="auto"/>
        <w:ind w:firstLine="720"/>
        <w:rPr>
          <w:rFonts w:ascii="Times New Roman" w:hAnsi="Times New Roman" w:cs="Times New Roman"/>
          <w:b/>
          <w:bCs/>
          <w:sz w:val="24"/>
          <w:szCs w:val="24"/>
        </w:rPr>
      </w:pPr>
      <w:r w:rsidRPr="002245EF">
        <w:rPr>
          <w:rFonts w:ascii="Times New Roman" w:hAnsi="Times New Roman" w:cs="Times New Roman"/>
          <w:sz w:val="24"/>
          <w:szCs w:val="24"/>
        </w:rPr>
        <w:t xml:space="preserve">Crossdating involves matching ring-width patterns among individuals or to a pre-existing chronology. No pre-existing chronology exists for any cottonwood species in Arizona and New </w:t>
      </w:r>
      <w:r w:rsidRPr="002245EF">
        <w:rPr>
          <w:rFonts w:ascii="Times New Roman" w:hAnsi="Times New Roman" w:cs="Times New Roman"/>
          <w:sz w:val="24"/>
          <w:szCs w:val="24"/>
        </w:rPr>
        <w:lastRenderedPageBreak/>
        <w:t xml:space="preserve">Mexico. In addition, cored trees were generally short (20-30 years old) and exhibited high variation in interannual growth. This makes traditional crossdating impossible. </w:t>
      </w:r>
      <w:r>
        <w:rPr>
          <w:rFonts w:ascii="Times New Roman" w:hAnsi="Times New Roman" w:cs="Times New Roman"/>
          <w:sz w:val="24"/>
          <w:szCs w:val="24"/>
        </w:rPr>
        <w:t>C</w:t>
      </w:r>
      <w:r w:rsidRPr="002245EF">
        <w:rPr>
          <w:rFonts w:ascii="Times New Roman" w:hAnsi="Times New Roman" w:cs="Times New Roman"/>
          <w:sz w:val="24"/>
          <w:szCs w:val="24"/>
        </w:rPr>
        <w:t xml:space="preserve">ottonwoods along the Verde River have access to perennial </w:t>
      </w:r>
      <w:r>
        <w:rPr>
          <w:rFonts w:ascii="Times New Roman" w:hAnsi="Times New Roman" w:cs="Times New Roman"/>
          <w:sz w:val="24"/>
          <w:szCs w:val="24"/>
        </w:rPr>
        <w:t xml:space="preserve">ground </w:t>
      </w:r>
      <w:r w:rsidRPr="002245EF">
        <w:rPr>
          <w:rFonts w:ascii="Times New Roman" w:hAnsi="Times New Roman" w:cs="Times New Roman"/>
          <w:sz w:val="24"/>
          <w:szCs w:val="24"/>
        </w:rPr>
        <w:t xml:space="preserve">water which means that missing rings are unlikely. To maximize the </w:t>
      </w:r>
      <w:r>
        <w:rPr>
          <w:rFonts w:ascii="Times New Roman" w:hAnsi="Times New Roman" w:cs="Times New Roman"/>
          <w:sz w:val="24"/>
          <w:szCs w:val="24"/>
        </w:rPr>
        <w:t>in common</w:t>
      </w:r>
      <w:r w:rsidRPr="002245EF">
        <w:rPr>
          <w:rFonts w:ascii="Times New Roman" w:hAnsi="Times New Roman" w:cs="Times New Roman"/>
          <w:sz w:val="24"/>
          <w:szCs w:val="24"/>
        </w:rPr>
        <w:t xml:space="preserve"> signal</w:t>
      </w:r>
      <w:r>
        <w:rPr>
          <w:rFonts w:ascii="Times New Roman" w:hAnsi="Times New Roman" w:cs="Times New Roman"/>
          <w:sz w:val="24"/>
          <w:szCs w:val="24"/>
        </w:rPr>
        <w:t xml:space="preserve"> across sites</w:t>
      </w:r>
      <w:r w:rsidRPr="002245EF">
        <w:rPr>
          <w:rFonts w:ascii="Times New Roman" w:hAnsi="Times New Roman" w:cs="Times New Roman"/>
          <w:sz w:val="24"/>
          <w:szCs w:val="24"/>
        </w:rPr>
        <w:t>, we identified cores with a correlation coefficient of +0.30 to the mean of all cores measured. We then separate</w:t>
      </w:r>
      <w:r>
        <w:rPr>
          <w:rFonts w:ascii="Times New Roman" w:hAnsi="Times New Roman" w:cs="Times New Roman"/>
          <w:sz w:val="24"/>
          <w:szCs w:val="24"/>
        </w:rPr>
        <w:t>d</w:t>
      </w:r>
      <w:r w:rsidRPr="002245EF">
        <w:rPr>
          <w:rFonts w:ascii="Times New Roman" w:hAnsi="Times New Roman" w:cs="Times New Roman"/>
          <w:sz w:val="24"/>
          <w:szCs w:val="24"/>
        </w:rPr>
        <w:t xml:space="preserve"> and saved these cores into a different “correlated” series. These cores showed in common signals with each other driven by larger factors instead of cores impacted by individual growth, competition, disease, etc. </w:t>
      </w:r>
      <w:r>
        <w:rPr>
          <w:rFonts w:ascii="Times New Roman" w:hAnsi="Times New Roman" w:cs="Times New Roman"/>
          <w:sz w:val="24"/>
          <w:szCs w:val="24"/>
        </w:rPr>
        <w:t>We ran this</w:t>
      </w:r>
      <w:r w:rsidRPr="002245EF">
        <w:rPr>
          <w:rFonts w:ascii="Times New Roman" w:hAnsi="Times New Roman" w:cs="Times New Roman"/>
          <w:sz w:val="24"/>
          <w:szCs w:val="24"/>
        </w:rPr>
        <w:t xml:space="preserve"> separated series (n=39) </w:t>
      </w:r>
      <w:r>
        <w:rPr>
          <w:rFonts w:ascii="Times New Roman" w:hAnsi="Times New Roman" w:cs="Times New Roman"/>
          <w:sz w:val="24"/>
          <w:szCs w:val="24"/>
        </w:rPr>
        <w:t>through</w:t>
      </w:r>
      <w:r w:rsidRPr="002245EF">
        <w:rPr>
          <w:rFonts w:ascii="Times New Roman" w:hAnsi="Times New Roman" w:cs="Times New Roman"/>
          <w:sz w:val="24"/>
          <w:szCs w:val="24"/>
        </w:rPr>
        <w:t xml:space="preserve"> COFECHA to check for any dating issues.</w:t>
      </w:r>
      <w:r>
        <w:rPr>
          <w:rFonts w:ascii="Times New Roman" w:hAnsi="Times New Roman" w:cs="Times New Roman"/>
          <w:sz w:val="24"/>
          <w:szCs w:val="24"/>
        </w:rPr>
        <w:t xml:space="preserve"> </w:t>
      </w:r>
      <w:r w:rsidRPr="002245EF">
        <w:rPr>
          <w:rFonts w:ascii="Times New Roman" w:hAnsi="Times New Roman" w:cs="Times New Roman"/>
          <w:sz w:val="24"/>
          <w:szCs w:val="24"/>
        </w:rPr>
        <w:t>If we found a potential dating issue the core was reexamined under the microscope</w:t>
      </w:r>
    </w:p>
    <w:p w14:paraId="7B6371A0"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Minimum ages</w:t>
      </w:r>
    </w:p>
    <w:p w14:paraId="310B0A8D" w14:textId="03BF0902"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Most of the cottonwoods within the riparian zone are young. The mean age at coring height is about 25 years. Previous research on riparian forests found that cottonwood-willow forests in the Verde Valley </w:t>
      </w:r>
      <w:r w:rsidR="00E32D30">
        <w:rPr>
          <w:rFonts w:ascii="Times New Roman" w:hAnsi="Times New Roman" w:cs="Times New Roman"/>
          <w:sz w:val="24"/>
          <w:szCs w:val="24"/>
        </w:rPr>
        <w:t>recovered for</w:t>
      </w:r>
      <w:r w:rsidRPr="002245EF">
        <w:rPr>
          <w:rFonts w:ascii="Times New Roman" w:hAnsi="Times New Roman" w:cs="Times New Roman"/>
          <w:sz w:val="24"/>
          <w:szCs w:val="24"/>
        </w:rPr>
        <w:t xml:space="preserve"> most of the 1900s from various </w:t>
      </w:r>
      <w:bookmarkStart w:id="69" w:name="_Hlk191304377"/>
      <w:r w:rsidRPr="002245EF">
        <w:rPr>
          <w:rFonts w:ascii="Times New Roman" w:hAnsi="Times New Roman" w:cs="Times New Roman"/>
          <w:sz w:val="24"/>
          <w:szCs w:val="24"/>
        </w:rPr>
        <w:t>Euro-American settlement disturbances</w:t>
      </w:r>
      <w:bookmarkEnd w:id="69"/>
      <w:r w:rsidR="000A39A1">
        <w:rPr>
          <w:rFonts w:ascii="Times New Roman" w:hAnsi="Times New Roman" w:cs="Times New Roman"/>
          <w:sz w:val="24"/>
          <w:szCs w:val="24"/>
        </w:rPr>
        <w:t xml:space="preserve"> </w:t>
      </w:r>
      <w:r w:rsidR="000A39A1">
        <w:rPr>
          <w:rFonts w:ascii="Times New Roman" w:hAnsi="Times New Roman" w:cs="Times New Roman"/>
          <w:sz w:val="24"/>
          <w:szCs w:val="24"/>
        </w:rPr>
        <w:fldChar w:fldCharType="begin"/>
      </w:r>
      <w:r w:rsidR="000A39A1">
        <w:rPr>
          <w:rFonts w:ascii="Times New Roman" w:hAnsi="Times New Roman" w:cs="Times New Roman"/>
          <w:sz w:val="24"/>
          <w:szCs w:val="24"/>
        </w:rPr>
        <w:instrText xml:space="preserve"> ADDIN ZOTERO_ITEM CSL_CITATION {"citationID":"3r42bPI1","properties":{"formattedCitation":"(Sharon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000A39A1">
        <w:rPr>
          <w:rFonts w:ascii="Times New Roman" w:hAnsi="Times New Roman" w:cs="Times New Roman"/>
          <w:sz w:val="24"/>
          <w:szCs w:val="24"/>
        </w:rPr>
        <w:fldChar w:fldCharType="separate"/>
      </w:r>
      <w:r w:rsidR="000A39A1" w:rsidRPr="000A39A1">
        <w:rPr>
          <w:rFonts w:ascii="Times New Roman" w:hAnsi="Times New Roman" w:cs="Times New Roman"/>
          <w:sz w:val="24"/>
        </w:rPr>
        <w:t>( Lopez &amp; Springer, 2002)</w:t>
      </w:r>
      <w:r w:rsidR="000A39A1">
        <w:rPr>
          <w:rFonts w:ascii="Times New Roman" w:hAnsi="Times New Roman" w:cs="Times New Roman"/>
          <w:sz w:val="24"/>
          <w:szCs w:val="24"/>
        </w:rPr>
        <w:fldChar w:fldCharType="end"/>
      </w:r>
      <w:r w:rsidRPr="002245EF">
        <w:rPr>
          <w:rFonts w:ascii="Times New Roman" w:hAnsi="Times New Roman" w:cs="Times New Roman"/>
          <w:sz w:val="24"/>
          <w:szCs w:val="24"/>
        </w:rPr>
        <w:t xml:space="preserve">. Cottonwood-Willow forests covered only 270 acres of the Verde Valley in 1940. This then peaked in 1977 with 551 acres before stabilizing </w:t>
      </w:r>
      <w:r w:rsidR="00387901">
        <w:rPr>
          <w:rFonts w:ascii="Times New Roman" w:hAnsi="Times New Roman" w:cs="Times New Roman"/>
          <w:sz w:val="24"/>
          <w:szCs w:val="24"/>
        </w:rPr>
        <w:t xml:space="preserve">between 412 and 439 acres </w:t>
      </w:r>
      <w:r w:rsidRPr="002245EF">
        <w:rPr>
          <w:rFonts w:ascii="Times New Roman" w:hAnsi="Times New Roman" w:cs="Times New Roman"/>
          <w:sz w:val="24"/>
          <w:szCs w:val="24"/>
        </w:rPr>
        <w:t xml:space="preserve">following large floods in 1983 and 1993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{"citationID":"aejvwON2","properties":{"formattedCitation":"(Sharon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(Lopez &amp;Springer, 2002)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This recovery in most of the 21</w:t>
      </w:r>
      <w:r w:rsidRPr="002245EF">
        <w:rPr>
          <w:rFonts w:ascii="Times New Roman" w:hAnsi="Times New Roman" w:cs="Times New Roman"/>
          <w:sz w:val="24"/>
          <w:szCs w:val="24"/>
          <w:vertAlign w:val="superscript"/>
        </w:rPr>
        <w:t>st</w:t>
      </w:r>
      <w:r w:rsidRPr="002245EF">
        <w:rPr>
          <w:rFonts w:ascii="Times New Roman" w:hAnsi="Times New Roman" w:cs="Times New Roman"/>
          <w:sz w:val="24"/>
          <w:szCs w:val="24"/>
        </w:rPr>
        <w:t xml:space="preserve"> century could help explain why there are few cottonwoods in the riparian corridor dating back to this time. It is possible that cottonwood-willow forests were limited from heavy human influences such as agriculture, land clearing and a copper smelter before being allowed to recover by the 1970s. Then, large floods in 1983, 1993, 2005 and 2023 have kept riparian forests young and replenished. There are cottonwood trees more than 25 years old, but they are mostly outside of the riparian area.</w:t>
      </w:r>
    </w:p>
    <w:p w14:paraId="0FA08DC8" w14:textId="76774693"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lastRenderedPageBreak/>
        <w:tab/>
        <w:t xml:space="preserve">There is also a very weak but significant </w:t>
      </w:r>
      <w:r w:rsidR="00E24A13" w:rsidRPr="002245EF">
        <w:rPr>
          <w:rFonts w:ascii="Times New Roman" w:hAnsi="Times New Roman" w:cs="Times New Roman"/>
          <w:sz w:val="24"/>
          <w:szCs w:val="24"/>
        </w:rPr>
        <w:t xml:space="preserve">correlation </w:t>
      </w:r>
      <w:r w:rsidRPr="002245EF">
        <w:rPr>
          <w:rFonts w:ascii="Times New Roman" w:hAnsi="Times New Roman" w:cs="Times New Roman"/>
          <w:sz w:val="24"/>
          <w:szCs w:val="24"/>
        </w:rPr>
        <w:t>(r</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 0.06, p-value =.003. Figure 2.5) between the age and diameter of cottonwoods cored. A study on the Yampa River in Colorado also found a weak but significant trend between Fremont cottonwood age and growth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{"citationID":"xReGU7Kf","properties":{"formattedCitation":"(Andersen, 2015)","plainCitation":"(Andersen, 2015)","noteIndex":0},"citationItems":[{"id":75,"uris":["http://zotero.org/users/local/yyBX3i8n/items/Z6TN36PK"],"itemData":{"id":75,"type":"article-journal","container-title":"Western North American Naturalist","DOI":"10.3398/064.075.0204","ISSN":"1527-0904, 1944-8341","issue":"2","journalAbbreviation":"Western North American Naturalist","language":"en","page":"157-169","source":"DOI.org (Crossref)","title":"Tree Mortality in Mature Riparian Forest: Implications for Fremont Cottonwood Conservation in the American Southwest","title-short":"Tree Mortality in Mature Riparian Forest","volume":"75","author":[{"family":"Andersen","given":"Douglas C."}],"issued":{"date-parts":[["2015",8]]}}}],"schema":"https://github.com/citation-style-language/schema/raw/master/csl-citation.json"}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(Andersen, 2015)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With no strong trend between age and diameter, it means that other factors are influencing size. For example, competition for sunlight may be suppressing smaller trees. Cottonwoods are shade intolerant and because they tend to regenerate in short, distinct timeframes suppressed trees may be much smaller than dominant trees of the same age</w:t>
      </w:r>
      <w:r w:rsidR="000A39A1">
        <w:rPr>
          <w:rFonts w:ascii="Times New Roman" w:hAnsi="Times New Roman" w:cs="Times New Roman"/>
          <w:sz w:val="24"/>
          <w:szCs w:val="24"/>
        </w:rPr>
        <w:t xml:space="preserve"> </w:t>
      </w:r>
      <w:r w:rsidR="000A39A1">
        <w:rPr>
          <w:rFonts w:ascii="Times New Roman" w:hAnsi="Times New Roman" w:cs="Times New Roman"/>
          <w:sz w:val="24"/>
          <w:szCs w:val="24"/>
        </w:rPr>
        <w:fldChar w:fldCharType="begin"/>
      </w:r>
      <w:r w:rsidR="000A39A1">
        <w:rPr>
          <w:rFonts w:ascii="Times New Roman" w:hAnsi="Times New Roman" w:cs="Times New Roman"/>
          <w:sz w:val="24"/>
          <w:szCs w:val="24"/>
        </w:rPr>
        <w:instrText xml:space="preserve"> ADDIN ZOTERO_ITEM CSL_CITATION {"citationID":"VoWhufBP","properties":{"formattedCitation":"(Stromberg, 1993)","plainCitation":"(Stromberg, 1993)","noteIndex":0},"citationItems":[{"id":4,"uris":["http://zotero.org/users/local/yyBX3i8n/items/LB2IFNW6"],"itemData":{"id":4,"type":"article-journal","container-title":"Journal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000A39A1">
        <w:rPr>
          <w:rFonts w:ascii="Times New Roman" w:hAnsi="Times New Roman" w:cs="Times New Roman"/>
          <w:sz w:val="24"/>
          <w:szCs w:val="24"/>
        </w:rPr>
        <w:fldChar w:fldCharType="separate"/>
      </w:r>
      <w:r w:rsidR="000A39A1" w:rsidRPr="000A39A1">
        <w:rPr>
          <w:rFonts w:ascii="Times New Roman" w:hAnsi="Times New Roman" w:cs="Times New Roman"/>
          <w:sz w:val="24"/>
        </w:rPr>
        <w:t>(Stromberg, 1993)</w:t>
      </w:r>
      <w:r w:rsidR="000A39A1">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t>
      </w:r>
    </w:p>
    <w:p w14:paraId="1D6BDADF" w14:textId="71573FF1"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Even though Fremont cottonwoods cored within the riparian zone are young, that does not mean that older trees do not exist</w:t>
      </w:r>
      <w:r w:rsidR="00CC47DE">
        <w:rPr>
          <w:rFonts w:ascii="Times New Roman" w:hAnsi="Times New Roman" w:cs="Times New Roman"/>
          <w:sz w:val="24"/>
          <w:szCs w:val="24"/>
        </w:rPr>
        <w:t xml:space="preserve"> along the Verde W&amp;S River</w:t>
      </w:r>
      <w:r w:rsidRPr="002245EF">
        <w:rPr>
          <w:rFonts w:ascii="Times New Roman" w:hAnsi="Times New Roman" w:cs="Times New Roman"/>
          <w:sz w:val="24"/>
          <w:szCs w:val="24"/>
        </w:rPr>
        <w:t xml:space="preserve">. Large, legacy cottonwoods exist along the Verde River (Figure 2.9). Older trees tend to be further </w:t>
      </w:r>
      <w:r w:rsidR="00512C0B">
        <w:rPr>
          <w:rFonts w:ascii="Times New Roman" w:hAnsi="Times New Roman" w:cs="Times New Roman"/>
          <w:sz w:val="24"/>
          <w:szCs w:val="24"/>
        </w:rPr>
        <w:t>from</w:t>
      </w:r>
      <w:r w:rsidR="00512C0B" w:rsidRPr="002245EF">
        <w:rPr>
          <w:rFonts w:ascii="Times New Roman" w:hAnsi="Times New Roman" w:cs="Times New Roman"/>
          <w:sz w:val="24"/>
          <w:szCs w:val="24"/>
        </w:rPr>
        <w:t xml:space="preserve"> </w:t>
      </w:r>
      <w:r w:rsidRPr="002245EF">
        <w:rPr>
          <w:rFonts w:ascii="Times New Roman" w:hAnsi="Times New Roman" w:cs="Times New Roman"/>
          <w:sz w:val="24"/>
          <w:szCs w:val="24"/>
        </w:rPr>
        <w:t>the active channel (</w:t>
      </w:r>
      <w:r w:rsidR="00EB6C45">
        <w:rPr>
          <w:rFonts w:ascii="Times New Roman" w:hAnsi="Times New Roman" w:cs="Times New Roman"/>
          <w:sz w:val="24"/>
          <w:szCs w:val="24"/>
        </w:rPr>
        <w:t>Stromberg, 1993</w:t>
      </w:r>
      <w:r w:rsidRPr="002245EF">
        <w:rPr>
          <w:rFonts w:ascii="Times New Roman" w:hAnsi="Times New Roman" w:cs="Times New Roman"/>
          <w:sz w:val="24"/>
          <w:szCs w:val="24"/>
        </w:rPr>
        <w:t>) and could be interspersed with young trees along other reaches of the Verde W&amp;S River not sampled. Fremont cottonwoods are shorter lived species compared to other North American cottonwoods. Rood and Polzin (2003) states that the oldest Fremont cottonwoods</w:t>
      </w:r>
      <w:r w:rsidR="00FB0D86">
        <w:rPr>
          <w:rFonts w:ascii="Times New Roman" w:hAnsi="Times New Roman" w:cs="Times New Roman"/>
          <w:sz w:val="24"/>
          <w:szCs w:val="24"/>
        </w:rPr>
        <w:t xml:space="preserve"> in Arizona</w:t>
      </w:r>
      <w:r w:rsidRPr="002245EF">
        <w:rPr>
          <w:rFonts w:ascii="Times New Roman" w:hAnsi="Times New Roman" w:cs="Times New Roman"/>
          <w:sz w:val="24"/>
          <w:szCs w:val="24"/>
        </w:rPr>
        <w:t xml:space="preserve"> live to be around 110 years</w:t>
      </w:r>
      <w:ins w:id="70" w:author="D.Merritt" w:date="2025-03-16T11:27: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along the San Pedro River in southern Arizona. In contrast, Narrowleaf cottonwood (</w:t>
      </w:r>
      <w:r w:rsidRPr="002245EF">
        <w:rPr>
          <w:rFonts w:ascii="Times New Roman" w:hAnsi="Times New Roman" w:cs="Times New Roman"/>
          <w:i/>
          <w:iCs/>
          <w:sz w:val="24"/>
          <w:szCs w:val="24"/>
        </w:rPr>
        <w:t xml:space="preserve">P. </w:t>
      </w:r>
      <w:proofErr w:type="spellStart"/>
      <w:r w:rsidRPr="002245EF">
        <w:rPr>
          <w:rFonts w:ascii="Times New Roman" w:hAnsi="Times New Roman" w:cs="Times New Roman"/>
          <w:i/>
          <w:iCs/>
          <w:sz w:val="24"/>
          <w:szCs w:val="24"/>
        </w:rPr>
        <w:t>angustafolia</w:t>
      </w:r>
      <w:proofErr w:type="spellEnd"/>
      <w:r w:rsidRPr="002245EF">
        <w:rPr>
          <w:rFonts w:ascii="Times New Roman" w:hAnsi="Times New Roman" w:cs="Times New Roman"/>
          <w:sz w:val="24"/>
          <w:szCs w:val="24"/>
        </w:rPr>
        <w:t>) and Black cottonwood (</w:t>
      </w:r>
      <w:r w:rsidRPr="002245EF">
        <w:rPr>
          <w:rFonts w:ascii="Times New Roman" w:hAnsi="Times New Roman" w:cs="Times New Roman"/>
          <w:i/>
          <w:iCs/>
          <w:sz w:val="24"/>
          <w:szCs w:val="24"/>
        </w:rPr>
        <w:t>P. trichocarpa</w:t>
      </w:r>
      <w:r w:rsidRPr="002245EF">
        <w:rPr>
          <w:rFonts w:ascii="Times New Roman" w:hAnsi="Times New Roman" w:cs="Times New Roman"/>
          <w:sz w:val="24"/>
          <w:szCs w:val="24"/>
        </w:rPr>
        <w:t>) can reach ages of between 300-400 years in Alberta, Canada</w:t>
      </w:r>
      <w:r w:rsidR="00A41E08">
        <w:rPr>
          <w:rFonts w:ascii="Times New Roman" w:hAnsi="Times New Roman" w:cs="Times New Roman"/>
          <w:sz w:val="24"/>
          <w:szCs w:val="24"/>
        </w:rPr>
        <w:t xml:space="preserve"> </w:t>
      </w:r>
      <w:r w:rsidR="00A41E08">
        <w:rPr>
          <w:rFonts w:ascii="Times New Roman" w:hAnsi="Times New Roman" w:cs="Times New Roman"/>
          <w:sz w:val="24"/>
          <w:szCs w:val="24"/>
        </w:rPr>
        <w:fldChar w:fldCharType="begin"/>
      </w:r>
      <w:r w:rsidR="00A41E08">
        <w:rPr>
          <w:rFonts w:ascii="Times New Roman" w:hAnsi="Times New Roman" w:cs="Times New Roman"/>
          <w:sz w:val="24"/>
          <w:szCs w:val="24"/>
        </w:rPr>
        <w:instrText xml:space="preserve"> ADDIN ZOTERO_ITEM CSL_CITATION {"citationID":"YVkOqoar","properties":{"formattedCitation":"(Rood &amp; Polzin, 2003)","plainCitation":"(Rood &amp; Polzin, 2003)","noteIndex":0},"citationItems":[{"id":58,"uris":["http://zotero.org/users/local/yyBX3i8n/items/AJVD746L"],"itemData":{"id":58,"type":"article-journal","abstract":"In studying riparian woodlands along streams across western North America, we observed a grove of exceptionally large and old black cottonwoods, Populus trichocarpa Torr. &amp; A. Gray, along the Elk River in southeastern British Columbia. Situated in a floodplain forest dominated by western red cedar, Thuja plicata Donn ex D. Don, the cottonwoods were up to 2.2 m in diameter, and although heart rot prevented precise aging, increment cores indicated ages of up to 400 years. This demonstrated the potential for substantial longevity of section Tacamahaca cottonwoods (including Populus angustifolia James and Populus balsamifera L.) compared with section Aigeiros species (Populus deltoides Bartr. and Populus fremontii Wats.), which are shorter lived (about 150 year maximum). Very old cottonwoods make distinctive contributions to habitat structure of riparian woodlands and reveal stable floodplain locations that have not been eroded by the river channel for the duration of the trees' lives.Key words: aging, poplars, riparian, trees.","container-title":"Canadian Journal of Botany","DOI":"10.1139/b03-065","ISSN":"0008-4026","issue":"7","journalAbbreviation":"Can. J. Bot.","language":"en","license":"http://www.nrcresearchpress.com/page/about/CorporateTextAndDataMining","page":"764-767","source":"DOI.org (Crossref)","title":"Big old cottonwoods","volume":"81","author":[{"family":"Rood","given":"Stewart B"},{"family":"Polzin","given":"Mary Louise"}],"issued":{"date-parts":[["2003",7,1]]}}}],"schema":"https://github.com/citation-style-language/schema/raw/master/csl-citation.json"} </w:instrText>
      </w:r>
      <w:r w:rsidR="00A41E08">
        <w:rPr>
          <w:rFonts w:ascii="Times New Roman" w:hAnsi="Times New Roman" w:cs="Times New Roman"/>
          <w:sz w:val="24"/>
          <w:szCs w:val="24"/>
        </w:rPr>
        <w:fldChar w:fldCharType="separate"/>
      </w:r>
      <w:r w:rsidR="00A41E08" w:rsidRPr="00A41E08">
        <w:rPr>
          <w:rFonts w:ascii="Times New Roman" w:hAnsi="Times New Roman" w:cs="Times New Roman"/>
          <w:sz w:val="24"/>
        </w:rPr>
        <w:t>(Rood &amp; Polzin, 2003)</w:t>
      </w:r>
      <w:r w:rsidR="00A41E08">
        <w:rPr>
          <w:rFonts w:ascii="Times New Roman" w:hAnsi="Times New Roman" w:cs="Times New Roman"/>
          <w:sz w:val="24"/>
          <w:szCs w:val="24"/>
        </w:rPr>
        <w:fldChar w:fldCharType="end"/>
      </w:r>
      <w:r w:rsidRPr="002245EF">
        <w:rPr>
          <w:rFonts w:ascii="Times New Roman" w:hAnsi="Times New Roman" w:cs="Times New Roman"/>
          <w:sz w:val="24"/>
          <w:szCs w:val="24"/>
        </w:rPr>
        <w:t>.</w:t>
      </w:r>
    </w:p>
    <w:p w14:paraId="4DB84CBE" w14:textId="4FCC0A63"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The old-growth Fremont cottonwoods cored for this study had minimum ages going back to 115-95 years. No</w:t>
      </w:r>
      <w:r w:rsidR="003F1042">
        <w:rPr>
          <w:rFonts w:ascii="Times New Roman" w:hAnsi="Times New Roman" w:cs="Times New Roman"/>
          <w:sz w:val="24"/>
          <w:szCs w:val="24"/>
        </w:rPr>
        <w:t xml:space="preserve"> change in ring</w:t>
      </w:r>
      <w:r w:rsidRPr="002245EF">
        <w:rPr>
          <w:rFonts w:ascii="Times New Roman" w:hAnsi="Times New Roman" w:cs="Times New Roman"/>
          <w:sz w:val="24"/>
          <w:szCs w:val="24"/>
        </w:rPr>
        <w:t xml:space="preserve"> curvature was found and diameters were over 1.5m at coring height.</w:t>
      </w:r>
      <w:r w:rsidR="00EB6C45">
        <w:rPr>
          <w:rFonts w:ascii="Times New Roman" w:hAnsi="Times New Roman" w:cs="Times New Roman"/>
          <w:sz w:val="24"/>
          <w:szCs w:val="24"/>
        </w:rPr>
        <w:t xml:space="preserve"> In addition, we</w:t>
      </w:r>
      <w:r w:rsidR="00E32D30">
        <w:rPr>
          <w:rFonts w:ascii="Times New Roman" w:hAnsi="Times New Roman" w:cs="Times New Roman"/>
          <w:sz w:val="24"/>
          <w:szCs w:val="24"/>
        </w:rPr>
        <w:t xml:space="preserve"> </w:t>
      </w:r>
      <w:r w:rsidR="00FB0D86">
        <w:rPr>
          <w:rFonts w:ascii="Times New Roman" w:hAnsi="Times New Roman" w:cs="Times New Roman"/>
          <w:sz w:val="24"/>
          <w:szCs w:val="24"/>
        </w:rPr>
        <w:t>took cores</w:t>
      </w:r>
      <w:r w:rsidR="00EB6C45">
        <w:rPr>
          <w:rFonts w:ascii="Times New Roman" w:hAnsi="Times New Roman" w:cs="Times New Roman"/>
          <w:sz w:val="24"/>
          <w:szCs w:val="24"/>
        </w:rPr>
        <w:t xml:space="preserve"> higher on these older trees (over 1 meter above ground level), where gaps between the bark could be used to get the corer further into the tree.</w:t>
      </w:r>
      <w:r w:rsidRPr="002245EF">
        <w:rPr>
          <w:rFonts w:ascii="Times New Roman" w:hAnsi="Times New Roman" w:cs="Times New Roman"/>
          <w:sz w:val="24"/>
          <w:szCs w:val="24"/>
        </w:rPr>
        <w:t xml:space="preserve"> It is likely that some of these individuals’ approach or exceed the 110-year limit generally accepted for the Fremont cottonwoods in Arizona (Rood and Polzin, 2003). However, dating these trees proved </w:t>
      </w:r>
      <w:r w:rsidRPr="002245EF">
        <w:rPr>
          <w:rFonts w:ascii="Times New Roman" w:hAnsi="Times New Roman" w:cs="Times New Roman"/>
          <w:sz w:val="24"/>
          <w:szCs w:val="24"/>
        </w:rPr>
        <w:lastRenderedPageBreak/>
        <w:t xml:space="preserve">difficult. The inability to reach the pith or curvature means that there is no way of knowing how exactly many rings are missing. In addition, large areas of rotten, undatable sections mean that even among older cores, the minimum age in some cases is significantly younger than the actual tree </w:t>
      </w:r>
      <w:commentRangeStart w:id="71"/>
      <w:commentRangeStart w:id="72"/>
      <w:r w:rsidRPr="002245EF">
        <w:rPr>
          <w:rFonts w:ascii="Times New Roman" w:hAnsi="Times New Roman" w:cs="Times New Roman"/>
          <w:sz w:val="24"/>
          <w:szCs w:val="24"/>
        </w:rPr>
        <w:t>core</w:t>
      </w:r>
      <w:commentRangeEnd w:id="71"/>
      <w:r w:rsidR="00E03ECE">
        <w:rPr>
          <w:rStyle w:val="CommentReference"/>
        </w:rPr>
        <w:commentReference w:id="71"/>
      </w:r>
      <w:commentRangeEnd w:id="72"/>
      <w:r w:rsidR="00E03ECE">
        <w:rPr>
          <w:rStyle w:val="CommentReference"/>
        </w:rPr>
        <w:commentReference w:id="72"/>
      </w:r>
      <w:r w:rsidRPr="002245EF">
        <w:rPr>
          <w:rFonts w:ascii="Times New Roman" w:hAnsi="Times New Roman" w:cs="Times New Roman"/>
          <w:sz w:val="24"/>
          <w:szCs w:val="24"/>
        </w:rPr>
        <w:t xml:space="preserve">. </w:t>
      </w:r>
    </w:p>
    <w:p w14:paraId="3264E38D" w14:textId="77777777" w:rsidR="0038100D" w:rsidRPr="002245EF" w:rsidRDefault="0038100D" w:rsidP="0038100D">
      <w:pPr>
        <w:spacing w:line="480" w:lineRule="auto"/>
        <w:ind w:firstLine="720"/>
        <w:rPr>
          <w:rFonts w:ascii="Times New Roman" w:hAnsi="Times New Roman" w:cs="Times New Roman"/>
          <w:sz w:val="24"/>
          <w:szCs w:val="24"/>
        </w:rPr>
      </w:pPr>
    </w:p>
    <w:p w14:paraId="637A597C" w14:textId="77777777" w:rsidR="0038100D" w:rsidRPr="002245EF" w:rsidRDefault="0038100D" w:rsidP="0038100D">
      <w:pPr>
        <w:spacing w:line="480" w:lineRule="auto"/>
        <w:ind w:firstLine="720"/>
        <w:jc w:val="center"/>
        <w:rPr>
          <w:rFonts w:ascii="Times New Roman" w:hAnsi="Times New Roman" w:cs="Times New Roman"/>
          <w:sz w:val="24"/>
          <w:szCs w:val="24"/>
        </w:rPr>
      </w:pPr>
      <w:r w:rsidRPr="002245EF">
        <w:rPr>
          <w:rFonts w:ascii="Times New Roman" w:hAnsi="Times New Roman" w:cs="Times New Roman"/>
          <w:noProof/>
          <w:sz w:val="24"/>
          <w:szCs w:val="24"/>
        </w:rPr>
        <w:drawing>
          <wp:inline distT="0" distB="0" distL="0" distR="0" wp14:anchorId="75BFF603" wp14:editId="31C12F6C">
            <wp:extent cx="3660693" cy="3819525"/>
            <wp:effectExtent l="0" t="0" r="0" b="0"/>
            <wp:docPr id="2094673271" name="Picture 6" descr="A satellite view of a l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73271" name="Picture 6" descr="A satellite view of a land&#10;&#10;AI-generated content may be incorrect."/>
                    <pic:cNvPicPr/>
                  </pic:nvPicPr>
                  <pic:blipFill rotWithShape="1">
                    <a:blip r:embed="rId28" cstate="print">
                      <a:extLst>
                        <a:ext uri="{28A0092B-C50C-407E-A947-70E740481C1C}">
                          <a14:useLocalDpi xmlns:a14="http://schemas.microsoft.com/office/drawing/2010/main" val="0"/>
                        </a:ext>
                      </a:extLst>
                    </a:blip>
                    <a:srcRect l="15385" t="11640" r="7051" b="25823"/>
                    <a:stretch/>
                  </pic:blipFill>
                  <pic:spPr bwMode="auto">
                    <a:xfrm>
                      <a:off x="0" y="0"/>
                      <a:ext cx="3669126" cy="3828324"/>
                    </a:xfrm>
                    <a:prstGeom prst="rect">
                      <a:avLst/>
                    </a:prstGeom>
                    <a:ln>
                      <a:noFill/>
                    </a:ln>
                    <a:extLst>
                      <a:ext uri="{53640926-AAD7-44D8-BBD7-CCE9431645EC}">
                        <a14:shadowObscured xmlns:a14="http://schemas.microsoft.com/office/drawing/2010/main"/>
                      </a:ext>
                    </a:extLst>
                  </pic:spPr>
                </pic:pic>
              </a:graphicData>
            </a:graphic>
          </wp:inline>
        </w:drawing>
      </w:r>
    </w:p>
    <w:p w14:paraId="67C7CBE7" w14:textId="77777777" w:rsidR="0038100D" w:rsidRPr="002245EF" w:rsidRDefault="0038100D" w:rsidP="0038100D">
      <w:pPr>
        <w:pStyle w:val="Caption"/>
        <w:jc w:val="center"/>
        <w:rPr>
          <w:rFonts w:ascii="Times New Roman" w:hAnsi="Times New Roman" w:cs="Times New Roman"/>
          <w:i w:val="0"/>
          <w:iCs w:val="0"/>
          <w:color w:val="auto"/>
          <w:sz w:val="24"/>
          <w:szCs w:val="24"/>
        </w:rPr>
      </w:pPr>
      <w:r w:rsidRPr="002245EF">
        <w:rPr>
          <w:rFonts w:ascii="Times New Roman" w:hAnsi="Times New Roman" w:cs="Times New Roman"/>
          <w:i w:val="0"/>
          <w:iCs w:val="0"/>
          <w:color w:val="auto"/>
          <w:sz w:val="24"/>
          <w:szCs w:val="24"/>
        </w:rPr>
        <w:t xml:space="preserve">Figure </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i w:val="0"/>
          <w:iCs w:val="0"/>
          <w:color w:val="auto"/>
          <w:sz w:val="24"/>
          <w:szCs w:val="24"/>
        </w:rPr>
        <w:instrText xml:space="preserve"> STYLEREF 1 \s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i w:val="0"/>
          <w:iCs w:val="0"/>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i w:val="0"/>
          <w:iCs w:val="0"/>
          <w:color w:val="auto"/>
          <w:sz w:val="24"/>
          <w:szCs w:val="24"/>
        </w:rPr>
        <w:t>.</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i w:val="0"/>
          <w:iCs w:val="0"/>
          <w:color w:val="auto"/>
          <w:sz w:val="24"/>
          <w:szCs w:val="24"/>
        </w:rPr>
        <w:instrText xml:space="preserve"> SEQ Figure \* ARABIC \s 1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i w:val="0"/>
          <w:iCs w:val="0"/>
          <w:noProof/>
          <w:color w:val="auto"/>
          <w:sz w:val="24"/>
          <w:szCs w:val="24"/>
        </w:rPr>
        <w:t>9</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i w:val="0"/>
          <w:iCs w:val="0"/>
          <w:color w:val="auto"/>
          <w:sz w:val="24"/>
          <w:szCs w:val="24"/>
        </w:rPr>
        <w:t xml:space="preserve"> Location of old-growth grove near the confluence of the Verde River and West Clear Creek.</w:t>
      </w:r>
    </w:p>
    <w:p w14:paraId="76E63F4C" w14:textId="7C02DCC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These large legacy trees are located far (&gt;100m) from the active </w:t>
      </w:r>
      <w:r w:rsidR="00E24A13" w:rsidRPr="002245EF">
        <w:rPr>
          <w:rFonts w:ascii="Times New Roman" w:hAnsi="Times New Roman" w:cs="Times New Roman"/>
          <w:sz w:val="24"/>
          <w:szCs w:val="24"/>
        </w:rPr>
        <w:t xml:space="preserve">river </w:t>
      </w:r>
      <w:r w:rsidRPr="002245EF">
        <w:rPr>
          <w:rFonts w:ascii="Times New Roman" w:hAnsi="Times New Roman" w:cs="Times New Roman"/>
          <w:sz w:val="24"/>
          <w:szCs w:val="24"/>
        </w:rPr>
        <w:t xml:space="preserve">channel. They also are growing multiple meters in elevation above the river channel. Finally, these trees were growing in a large grassland with no other woody plant competition. These trees are likely connected to the groundwater </w:t>
      </w:r>
      <w:r w:rsidR="00A41E08">
        <w:rPr>
          <w:rFonts w:ascii="Times New Roman" w:hAnsi="Times New Roman" w:cs="Times New Roman"/>
          <w:sz w:val="24"/>
          <w:szCs w:val="24"/>
        </w:rPr>
        <w:fldChar w:fldCharType="begin"/>
      </w:r>
      <w:r w:rsidR="00A41E08">
        <w:rPr>
          <w:rFonts w:ascii="Times New Roman" w:hAnsi="Times New Roman" w:cs="Times New Roman"/>
          <w:sz w:val="24"/>
          <w:szCs w:val="24"/>
        </w:rPr>
        <w:instrText xml:space="preserve"> ADDIN ZOTERO_ITEM CSL_CITATION {"citationID":"Qk8HFyJ0","properties":{"formattedCitation":"(Busch et al., 1992)","plainCitation":"(Busch et al., 1992)","noteIndex":0},"citationItems":[{"id":90,"uris":["http://zotero.org/users/local/yyBX3i8n/items/LBTF334X"],"itemData":{"id":90,"type":"article-journal","abstract":"Alluvial forest associations are often dominated by woody phreatophytes, plants that are tightly linked to aquifers for water uptake. Anthropogenic hydrological alterations (e.g., water impoundment or diversion) are of clear importance to riparian ecosystem function. Because decreased frequency of flooding and depression of water tables may, in effect, sever riparian plants from their natural water sources, research was undertaken to determine water uptake patterns for the dominant native and introduced woody taxa of riparian plant communities of the southwestern United States. At floodplain study sites along the Bill Williams and lower Colorado Rivers (Arizona, USA), naturally occurring D and\n              1\n              8\n              O were used to distinguish among potential water sources. Isotopic ratios from potential uptake locations were compared to water extracted from the dominant woody taxa of the study area (Populus fremontii, Salix gooddingii, and Tamarix ramosissima) to elucidate patterns of water absorption. Isotopic composition of water obtained from sapwood cores did not differ significantly from heartwood or branch water, suggesting that heartwood water exchange, stem capacitance, and phloem sap mixing may be inconsequential in actively transpiring Salix and Populus. There was evidence for close hydrologic linkage of river, ground, and soil water during the early part of the growing season. Surface soils exhibited D enrichment due to cumulative exposure to evaporation as the growing season progressed. Isotopic ratios of water extracted from Populus and Salix did not exhibit isotopic enrichment and were not significantly different from groundwater or saturated soil water sources, indicating a phreatophytic uptake pattern. Associations of isotopic ratios with water relations parameters indicated high levels of canopy evaporation and possible use of moisture from unsaturated alluvial soils in addition to groundwater in Tamarix.","container-title":"Ecological Applications","DOI":"10.2307/1941880","ISSN":"1051-0761, 1939-5582","issue":"4","journalAbbreviation":"Ecological Applications","language":"en","license":"http://onlinelibrary.wiley.com/termsAndConditions#vor","page":"450-459","source":"DOI.org (Crossref)","title":"Water Uptake in Woody Riparian Phreatophytes of the Southwestern United States: A Stable Isotope Study","title-short":"Water Uptake in Woody Riparian Phreatophytes of the Southwestern United States","volume":"2","author":[{"family":"Busch","given":"David E."},{"family":"Ingraham","given":"Neil L."},{"family":"Smith","given":"Stanley D."}],"issued":{"date-parts":[["1992",11]]}}}],"schema":"https://github.com/citation-style-language/schema/raw/master/csl-citation.json"} </w:instrText>
      </w:r>
      <w:r w:rsidR="00A41E08">
        <w:rPr>
          <w:rFonts w:ascii="Times New Roman" w:hAnsi="Times New Roman" w:cs="Times New Roman"/>
          <w:sz w:val="24"/>
          <w:szCs w:val="24"/>
        </w:rPr>
        <w:fldChar w:fldCharType="separate"/>
      </w:r>
      <w:r w:rsidR="00A41E08" w:rsidRPr="00A41E08">
        <w:rPr>
          <w:rFonts w:ascii="Times New Roman" w:hAnsi="Times New Roman" w:cs="Times New Roman"/>
          <w:sz w:val="24"/>
        </w:rPr>
        <w:t>(Busch et al., 1992)</w:t>
      </w:r>
      <w:r w:rsidR="00A41E08">
        <w:rPr>
          <w:rFonts w:ascii="Times New Roman" w:hAnsi="Times New Roman" w:cs="Times New Roman"/>
          <w:sz w:val="24"/>
          <w:szCs w:val="24"/>
        </w:rPr>
        <w:fldChar w:fldCharType="end"/>
      </w:r>
      <w:r w:rsidR="00A41E08">
        <w:rPr>
          <w:rFonts w:ascii="Times New Roman" w:hAnsi="Times New Roman" w:cs="Times New Roman"/>
          <w:sz w:val="24"/>
          <w:szCs w:val="24"/>
        </w:rPr>
        <w:t xml:space="preserve"> </w:t>
      </w:r>
      <w:r w:rsidRPr="002245EF">
        <w:rPr>
          <w:rFonts w:ascii="Times New Roman" w:hAnsi="Times New Roman" w:cs="Times New Roman"/>
          <w:sz w:val="24"/>
          <w:szCs w:val="24"/>
        </w:rPr>
        <w:t>and can grow without competition or impact from floods</w:t>
      </w:r>
      <w:r w:rsidR="00856710">
        <w:rPr>
          <w:rFonts w:ascii="Times New Roman" w:hAnsi="Times New Roman" w:cs="Times New Roman"/>
          <w:sz w:val="24"/>
          <w:szCs w:val="24"/>
        </w:rPr>
        <w:t>, allowing them to reach their old age</w:t>
      </w:r>
      <w:r w:rsidRPr="002245EF">
        <w:rPr>
          <w:rFonts w:ascii="Times New Roman" w:hAnsi="Times New Roman" w:cs="Times New Roman"/>
          <w:sz w:val="24"/>
          <w:szCs w:val="24"/>
        </w:rPr>
        <w:t>.</w:t>
      </w:r>
    </w:p>
    <w:p w14:paraId="7A173367"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The lack of young trees was also influenced by the sampling design. Saplings must have an adequate size to not be severely damaged by the increment borer. The minimum diameter at coring height was about 5 cm. The study did not cut or age trees smaller than this diameter. Regeneration between seedlings and saplings was infrequent and destroying these intermediate trees was not done. This means that there are younger trees between those cored and the 2023 cohort measured in this study.</w:t>
      </w:r>
    </w:p>
    <w:p w14:paraId="671BECBA" w14:textId="77777777" w:rsidR="0038100D" w:rsidRPr="002245EF" w:rsidRDefault="0038100D" w:rsidP="0038100D">
      <w:pPr>
        <w:spacing w:line="480" w:lineRule="auto"/>
        <w:rPr>
          <w:rFonts w:ascii="Times New Roman" w:hAnsi="Times New Roman" w:cs="Times New Roman"/>
          <w:b/>
          <w:sz w:val="24"/>
          <w:szCs w:val="24"/>
        </w:rPr>
      </w:pPr>
    </w:p>
    <w:p w14:paraId="35559495"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Tree growth</w:t>
      </w:r>
    </w:p>
    <w:p w14:paraId="2F31D905" w14:textId="14C9BC00"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In a study in 2006 along the Oldman River in Canada,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{"citationID":"F6vM8KWj","properties":{"formattedCitation":"(R. Willms et al., 2006)","plainCitation":"(R. Willms et al., 2006)","dontUpdate":true,"noteIndex":0},"citationItems":[{"id":57,"uris":["http://zotero.org/users/local/yyBX3i8n/items/EU8T2JKB"],"itemData":{"id":57,"type":"article-journal","container-title":"Trees","DOI":"10.1007/s00468-005-0027-1","ISSN":"0931-1890,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R. Willms et al. (2006)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describes cottonwoods as following a general growth pattern, reaching their peak growth rate at about 20 years after their germination before entering the mature stage</w:t>
      </w:r>
      <w:r w:rsidR="00777E8D">
        <w:rPr>
          <w:rFonts w:ascii="Times New Roman" w:hAnsi="Times New Roman" w:cs="Times New Roman"/>
          <w:sz w:val="24"/>
          <w:szCs w:val="24"/>
        </w:rPr>
        <w:t xml:space="preserve">. </w:t>
      </w:r>
      <w:r w:rsidRPr="002245EF">
        <w:rPr>
          <w:rFonts w:ascii="Times New Roman" w:hAnsi="Times New Roman" w:cs="Times New Roman"/>
          <w:sz w:val="24"/>
          <w:szCs w:val="24"/>
        </w:rPr>
        <w:t xml:space="preserve">This is the stage where cottonwoods are growing and adding biomass (BAI) at a constant rate. Cottonwoods along the Verde River seem to follow this trend (Figure 2.10). Basal area increased slowly during the establishment </w:t>
      </w:r>
      <w:r w:rsidR="00CC47DE" w:rsidRPr="002245EF">
        <w:rPr>
          <w:rFonts w:ascii="Times New Roman" w:hAnsi="Times New Roman" w:cs="Times New Roman"/>
          <w:sz w:val="24"/>
          <w:szCs w:val="24"/>
        </w:rPr>
        <w:t>phase, for</w:t>
      </w:r>
      <w:r w:rsidRPr="002245EF">
        <w:rPr>
          <w:rFonts w:ascii="Times New Roman" w:hAnsi="Times New Roman" w:cs="Times New Roman"/>
          <w:sz w:val="24"/>
          <w:szCs w:val="24"/>
        </w:rPr>
        <w:t xml:space="preserve"> about 10 years</w:t>
      </w:r>
      <w:r w:rsidR="00E24A13">
        <w:rPr>
          <w:rFonts w:ascii="Times New Roman" w:hAnsi="Times New Roman" w:cs="Times New Roman"/>
          <w:sz w:val="24"/>
          <w:szCs w:val="24"/>
        </w:rPr>
        <w:t xml:space="preserve">, </w:t>
      </w:r>
      <w:r w:rsidRPr="002245EF">
        <w:rPr>
          <w:rFonts w:ascii="Times New Roman" w:hAnsi="Times New Roman" w:cs="Times New Roman"/>
          <w:sz w:val="24"/>
          <w:szCs w:val="24"/>
        </w:rPr>
        <w:t xml:space="preserve">followed by </w:t>
      </w:r>
      <w:r w:rsidR="00E24A13">
        <w:rPr>
          <w:rFonts w:ascii="Times New Roman" w:hAnsi="Times New Roman" w:cs="Times New Roman"/>
          <w:sz w:val="24"/>
          <w:szCs w:val="24"/>
        </w:rPr>
        <w:t>a</w:t>
      </w:r>
      <w:r w:rsidRPr="002245EF">
        <w:rPr>
          <w:rFonts w:ascii="Times New Roman" w:hAnsi="Times New Roman" w:cs="Times New Roman"/>
          <w:sz w:val="24"/>
          <w:szCs w:val="24"/>
        </w:rPr>
        <w:t xml:space="preserve"> decade of rapid growth before leveling off and entering the mature growth stage (Figure 2.10). A key difference between the Canadian study and this study being the amount of growth. R. Willms et al.</w:t>
      </w:r>
      <w:r w:rsidR="00512C0B">
        <w:rPr>
          <w:rFonts w:ascii="Times New Roman" w:hAnsi="Times New Roman" w:cs="Times New Roman"/>
          <w:sz w:val="24"/>
          <w:szCs w:val="24"/>
        </w:rPr>
        <w:t xml:space="preserve"> (2006)</w:t>
      </w:r>
      <w:r w:rsidRPr="002245EF">
        <w:rPr>
          <w:rFonts w:ascii="Times New Roman" w:hAnsi="Times New Roman" w:cs="Times New Roman"/>
          <w:sz w:val="24"/>
          <w:szCs w:val="24"/>
        </w:rPr>
        <w:t xml:space="preserve"> described</w:t>
      </w:r>
      <w:r w:rsidR="00E32D30">
        <w:rPr>
          <w:rFonts w:ascii="Times New Roman" w:hAnsi="Times New Roman" w:cs="Times New Roman"/>
          <w:sz w:val="24"/>
          <w:szCs w:val="24"/>
        </w:rPr>
        <w:t xml:space="preserve"> basal area increment</w:t>
      </w:r>
      <w:r w:rsidRPr="002245EF">
        <w:rPr>
          <w:rFonts w:ascii="Times New Roman" w:hAnsi="Times New Roman" w:cs="Times New Roman"/>
          <w:sz w:val="24"/>
          <w:szCs w:val="24"/>
        </w:rPr>
        <w:t xml:space="preserve"> growth between 1-9 cm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during the first 20 years of growth while the cottonwoods along the Verde are growing in the 10-30 cm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within that same period. So, while Verde Cottonwoods growth follows a similar trend, they grow much more rapidly.</w:t>
      </w:r>
    </w:p>
    <w:p w14:paraId="265F53D5"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lastRenderedPageBreak/>
        <w:drawing>
          <wp:inline distT="0" distB="0" distL="0" distR="0" wp14:anchorId="24A51918" wp14:editId="6CC082F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29"/>
                    <a:stretch>
                      <a:fillRect/>
                    </a:stretch>
                  </pic:blipFill>
                  <pic:spPr>
                    <a:xfrm>
                      <a:off x="0" y="0"/>
                      <a:ext cx="2009304" cy="2395149"/>
                    </a:xfrm>
                    <a:prstGeom prst="rect">
                      <a:avLst/>
                    </a:prstGeom>
                  </pic:spPr>
                </pic:pic>
              </a:graphicData>
            </a:graphic>
          </wp:inline>
        </w:drawing>
      </w:r>
      <w:r w:rsidRPr="002245EF">
        <w:rPr>
          <w:rFonts w:ascii="Times New Roman" w:hAnsi="Times New Roman" w:cs="Times New Roman"/>
          <w:noProof/>
          <w:sz w:val="24"/>
          <w:szCs w:val="24"/>
          <w14:ligatures w14:val="standardContextual"/>
        </w:rPr>
        <w:drawing>
          <wp:inline distT="0" distB="0" distL="0" distR="0" wp14:anchorId="306DF283" wp14:editId="04FD53E6">
            <wp:extent cx="2190750" cy="2246924"/>
            <wp:effectExtent l="0" t="0" r="0" b="1270"/>
            <wp:docPr id="420220519" name="Picture 2"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20519" name="Picture 2" descr="A graph with numbers and lines&#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95963" cy="2252271"/>
                    </a:xfrm>
                    <a:prstGeom prst="rect">
                      <a:avLst/>
                    </a:prstGeom>
                  </pic:spPr>
                </pic:pic>
              </a:graphicData>
            </a:graphic>
          </wp:inline>
        </w:drawing>
      </w:r>
    </w:p>
    <w:p w14:paraId="321FE301" w14:textId="77777777" w:rsidR="0038100D" w:rsidRDefault="0038100D" w:rsidP="0038100D">
      <w:pPr>
        <w:pStyle w:val="Caption"/>
        <w:spacing w:line="480" w:lineRule="auto"/>
        <w:jc w:val="center"/>
        <w:rPr>
          <w:rFonts w:ascii="Times New Roman" w:hAnsi="Times New Roman" w:cs="Times New Roman"/>
          <w:color w:val="auto"/>
          <w:sz w:val="24"/>
          <w:szCs w:val="24"/>
        </w:rPr>
      </w:pPr>
      <w:bookmarkStart w:id="73" w:name="_Toc193890758"/>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10</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Showing R. Willms et al. generalized trend of cottonwood growth (left) compared to the 5-year BAI moving average for cottonwoods along the Verde (right).</w:t>
      </w:r>
      <w:bookmarkEnd w:id="73"/>
    </w:p>
    <w:p w14:paraId="53A2821A" w14:textId="4DB25C23" w:rsidR="00777E8D" w:rsidRPr="00777E8D" w:rsidRDefault="00777E8D" w:rsidP="00777E8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rapid growth is likely do to the more favorable climate found along the Verde River. Fremont cottonwoods along the Verde River have a much longer growing season with higher </w:t>
      </w:r>
      <w:r w:rsidR="000A39A1">
        <w:rPr>
          <w:rFonts w:ascii="Times New Roman" w:hAnsi="Times New Roman" w:cs="Times New Roman"/>
          <w:sz w:val="24"/>
          <w:szCs w:val="24"/>
        </w:rPr>
        <w:t>temperatures (</w:t>
      </w:r>
      <w:r w:rsidR="00FB0A61">
        <w:rPr>
          <w:rFonts w:ascii="Times New Roman" w:hAnsi="Times New Roman" w:cs="Times New Roman"/>
          <w:sz w:val="24"/>
          <w:szCs w:val="24"/>
        </w:rPr>
        <w:t>34.4</w:t>
      </w:r>
      <w:r w:rsidR="00FB0A61">
        <w:rPr>
          <w:rFonts w:ascii="Cambria Math" w:hAnsi="Cambria Math" w:cs="Times New Roman"/>
          <w:sz w:val="24"/>
          <w:szCs w:val="24"/>
        </w:rPr>
        <w:t>°</w:t>
      </w:r>
      <w:r w:rsidR="00FB0A61">
        <w:rPr>
          <w:rFonts w:ascii="Times New Roman" w:hAnsi="Times New Roman" w:cs="Times New Roman"/>
          <w:sz w:val="24"/>
          <w:szCs w:val="24"/>
        </w:rPr>
        <w:t xml:space="preserve"> north)</w:t>
      </w:r>
      <w:r>
        <w:rPr>
          <w:rFonts w:ascii="Times New Roman" w:hAnsi="Times New Roman" w:cs="Times New Roman"/>
          <w:sz w:val="24"/>
          <w:szCs w:val="24"/>
        </w:rPr>
        <w:t>. In addition, winters are much milder than those in Alberta</w:t>
      </w:r>
      <w:r w:rsidR="00FB0A61">
        <w:rPr>
          <w:rFonts w:ascii="Times New Roman" w:hAnsi="Times New Roman" w:cs="Times New Roman"/>
          <w:sz w:val="24"/>
          <w:szCs w:val="24"/>
        </w:rPr>
        <w:t xml:space="preserve"> (59</w:t>
      </w:r>
      <w:r w:rsidR="00FB0A61">
        <w:rPr>
          <w:rFonts w:ascii="Cambria Math" w:hAnsi="Cambria Math" w:cs="Times New Roman"/>
          <w:sz w:val="24"/>
          <w:szCs w:val="24"/>
        </w:rPr>
        <w:t>°</w:t>
      </w:r>
      <w:r w:rsidR="00FB0A61">
        <w:rPr>
          <w:rFonts w:ascii="Times New Roman" w:hAnsi="Times New Roman" w:cs="Times New Roman"/>
          <w:sz w:val="24"/>
          <w:szCs w:val="24"/>
        </w:rPr>
        <w:t xml:space="preserve"> north)</w:t>
      </w:r>
      <w:r>
        <w:rPr>
          <w:rFonts w:ascii="Times New Roman" w:hAnsi="Times New Roman" w:cs="Times New Roman"/>
          <w:sz w:val="24"/>
          <w:szCs w:val="24"/>
        </w:rPr>
        <w:t>. These more favorable climate conditions allow Fremont cottonwoods on the Verde River to grow much quicker than other cottonwoods at higher latitudes.</w:t>
      </w:r>
    </w:p>
    <w:p w14:paraId="0E390148" w14:textId="77777777" w:rsidR="00777E8D" w:rsidRPr="00777E8D" w:rsidRDefault="00777E8D" w:rsidP="00777E8D"/>
    <w:p w14:paraId="0C5461ED"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Response to climate</w:t>
      </w:r>
    </w:p>
    <w:p w14:paraId="1C3D7C4B" w14:textId="19D5D67F" w:rsidR="0038100D" w:rsidRPr="002245EF" w:rsidRDefault="00777E8D" w:rsidP="0038100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Five variables were found to </w:t>
      </w:r>
      <w:r w:rsidR="00E24A13">
        <w:rPr>
          <w:rFonts w:ascii="Times New Roman" w:hAnsi="Times New Roman" w:cs="Times New Roman"/>
          <w:sz w:val="24"/>
          <w:szCs w:val="24"/>
        </w:rPr>
        <w:t xml:space="preserve">be </w:t>
      </w:r>
      <w:r>
        <w:rPr>
          <w:rFonts w:ascii="Times New Roman" w:hAnsi="Times New Roman" w:cs="Times New Roman"/>
          <w:sz w:val="24"/>
          <w:szCs w:val="24"/>
        </w:rPr>
        <w:t xml:space="preserve">significantly </w:t>
      </w:r>
      <w:r w:rsidR="00E24A13">
        <w:rPr>
          <w:rFonts w:ascii="Times New Roman" w:hAnsi="Times New Roman" w:cs="Times New Roman"/>
          <w:sz w:val="24"/>
          <w:szCs w:val="24"/>
        </w:rPr>
        <w:t xml:space="preserve">correlated with </w:t>
      </w:r>
      <w:r>
        <w:rPr>
          <w:rFonts w:ascii="Times New Roman" w:hAnsi="Times New Roman" w:cs="Times New Roman"/>
          <w:sz w:val="24"/>
          <w:szCs w:val="24"/>
        </w:rPr>
        <w:t xml:space="preserve">annual growth </w:t>
      </w:r>
      <w:r w:rsidR="00E24A13">
        <w:rPr>
          <w:rFonts w:ascii="Times New Roman" w:hAnsi="Times New Roman" w:cs="Times New Roman"/>
          <w:sz w:val="24"/>
          <w:szCs w:val="24"/>
        </w:rPr>
        <w:t xml:space="preserve">of </w:t>
      </w:r>
      <w:r>
        <w:rPr>
          <w:rFonts w:ascii="Times New Roman" w:hAnsi="Times New Roman" w:cs="Times New Roman"/>
          <w:sz w:val="24"/>
          <w:szCs w:val="24"/>
        </w:rPr>
        <w:t xml:space="preserve">Fremont cottonwoods. Mean June and July streamflow (positive), mean October temperature (positive), mean June PDSI (positive) and mean September streamflow (negative). </w:t>
      </w:r>
    </w:p>
    <w:p w14:paraId="7DD60FC0" w14:textId="1D74FAC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June and July streamflows had the highest correlation to tree growth. In the Verde River, June streamflows are typically the lowest of the year. Although the monsoon season officially begins June 15</w:t>
      </w:r>
      <w:r w:rsidRPr="002245EF">
        <w:rPr>
          <w:rFonts w:ascii="Times New Roman" w:hAnsi="Times New Roman" w:cs="Times New Roman"/>
          <w:sz w:val="24"/>
          <w:szCs w:val="24"/>
          <w:vertAlign w:val="superscript"/>
        </w:rPr>
        <w:t>th</w:t>
      </w:r>
      <w:ins w:id="74" w:author="Abraham E Springer" w:date="2025-04-15T11:27:00Z" w16du:dateUtc="2025-04-15T18:27:00Z">
        <w:r w:rsidR="00806E31">
          <w:rPr>
            <w:rFonts w:ascii="Times New Roman" w:hAnsi="Times New Roman" w:cs="Times New Roman"/>
            <w:sz w:val="24"/>
            <w:szCs w:val="24"/>
            <w:vertAlign w:val="superscript"/>
          </w:rPr>
          <w:t xml:space="preserve"> </w:t>
        </w:r>
      </w:ins>
      <w:r w:rsidR="00683ABB">
        <w:rPr>
          <w:rFonts w:ascii="Times New Roman" w:hAnsi="Times New Roman" w:cs="Times New Roman"/>
          <w:sz w:val="24"/>
          <w:szCs w:val="24"/>
        </w:rPr>
        <w:t>(NWS),</w:t>
      </w:r>
      <w:r w:rsidRPr="002245EF">
        <w:rPr>
          <w:rFonts w:ascii="Times New Roman" w:hAnsi="Times New Roman" w:cs="Times New Roman"/>
          <w:sz w:val="24"/>
          <w:szCs w:val="24"/>
        </w:rPr>
        <w:t xml:space="preserve"> meaningful precipitation usually arrives in mid-July. Therefore, June and July before the arrival of the North American Monsoon often have the lowest flows and </w:t>
      </w:r>
      <w:r w:rsidRPr="002245EF">
        <w:rPr>
          <w:rFonts w:ascii="Times New Roman" w:hAnsi="Times New Roman" w:cs="Times New Roman"/>
          <w:sz w:val="24"/>
          <w:szCs w:val="24"/>
        </w:rPr>
        <w:lastRenderedPageBreak/>
        <w:t xml:space="preserve">highest temperatures. In addition, June and July is peak irrigation season for agriculture within the Verde Valley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{"citationID":"TeZyAnyN","properties":{"formattedCitation":"(Bradley D. Garner &amp; Donald J. Bills, 2012)","plainCitation":"(Bradley D. Garner &amp; Donald J. Bills, 2012)","dontUpdate":true,"noteIndex":0},"citationItems":[{"id":63,"uris":["http://zotero.org/users/local/yyBX3i8n/items/U8P6VY2D"],"itemData":{"id":63,"type":"report","genre":"Scientific Investigations Report","language":"en","note":"collection-title: Scientific Investigations Report","source":"DOI.org (Crossref)","title":"Spatial and seasonal variability of base flow in the Verde Valley, central Arizona, 2007 and 2011","author":[{"literal":"Bradley D. Garner"},{"literal":"Donald J. Bills"}],"issued":{"date-parts":[["2012"]]}}}],"schema":"https://github.com/citation-style-language/schema/raw/master/csl-citation.json"}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(Garner &amp; Bills, 2012)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Groundwater and surface water are highly related in the Southwest. Higher </w:t>
      </w:r>
      <w:r w:rsidR="000A39A1">
        <w:rPr>
          <w:rFonts w:ascii="Times New Roman" w:hAnsi="Times New Roman" w:cs="Times New Roman"/>
          <w:sz w:val="24"/>
          <w:szCs w:val="24"/>
        </w:rPr>
        <w:t xml:space="preserve">river </w:t>
      </w:r>
      <w:r w:rsidRPr="002245EF">
        <w:rPr>
          <w:rFonts w:ascii="Times New Roman" w:hAnsi="Times New Roman" w:cs="Times New Roman"/>
          <w:sz w:val="24"/>
          <w:szCs w:val="24"/>
        </w:rPr>
        <w:t xml:space="preserve">flows, and therefore higher groundwater levels, could saturate more of the rhizosphere allowing for more roots to be able to access water. This water could then contribute to tree growth or cooling. Fremont cottonwoods can cool themselves remarkably well from high summer temperatures as long as they have adequate water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(Moran et al., 2023)</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Higher flows could increase water availability and allow them to cool themselves more efficiently. </w:t>
      </w:r>
    </w:p>
    <w:p w14:paraId="24CE8946" w14:textId="77777777" w:rsidR="00B30EE6"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previous October’s temperatures (positive) are significantly correlated to annual growth. Higher October temperatures before senescence may help prolong the growing season for riparian trees which would allow them to increase their growth the following year. More positive PDSI values indicate overall wetter conditions. A positive response to June PDSI indicates that wetter June conditions positively impact tree growth. September streamflow was negatively correlated to annual tree growth, but this seems inconsistent with cottonwood </w:t>
      </w:r>
      <w:commentRangeStart w:id="75"/>
      <w:r w:rsidRPr="002245EF">
        <w:rPr>
          <w:rFonts w:ascii="Times New Roman" w:hAnsi="Times New Roman" w:cs="Times New Roman"/>
          <w:sz w:val="24"/>
          <w:szCs w:val="24"/>
        </w:rPr>
        <w:t>ecology</w:t>
      </w:r>
      <w:commentRangeEnd w:id="75"/>
      <w:r w:rsidR="00B522C1">
        <w:rPr>
          <w:rStyle w:val="CommentReference"/>
        </w:rPr>
        <w:commentReference w:id="75"/>
      </w:r>
      <w:r w:rsidRPr="002245EF">
        <w:rPr>
          <w:rFonts w:ascii="Times New Roman" w:hAnsi="Times New Roman" w:cs="Times New Roman"/>
          <w:sz w:val="24"/>
          <w:szCs w:val="24"/>
        </w:rPr>
        <w:t>.</w:t>
      </w:r>
    </w:p>
    <w:p w14:paraId="18273608" w14:textId="29BB0020" w:rsidR="0038100D" w:rsidRDefault="00B30EE6" w:rsidP="0038100D">
      <w:pPr>
        <w:spacing w:line="480" w:lineRule="auto"/>
        <w:ind w:firstLine="720"/>
        <w:rPr>
          <w:rFonts w:ascii="Times New Roman" w:hAnsi="Times New Roman" w:cs="Times New Roman"/>
          <w:sz w:val="24"/>
          <w:szCs w:val="24"/>
        </w:rPr>
      </w:pPr>
      <w:r w:rsidRPr="00B30EE6">
        <w:rPr>
          <w:rFonts w:ascii="Times New Roman" w:hAnsi="Times New Roman" w:cs="Times New Roman"/>
          <w:sz w:val="24"/>
          <w:szCs w:val="24"/>
        </w:rPr>
        <w:t xml:space="preserve"> </w:t>
      </w:r>
      <w:r w:rsidR="00B522C1">
        <w:rPr>
          <w:rFonts w:ascii="Times New Roman" w:hAnsi="Times New Roman" w:cs="Times New Roman"/>
          <w:sz w:val="24"/>
          <w:szCs w:val="24"/>
        </w:rPr>
        <w:t>C</w:t>
      </w:r>
      <w:r w:rsidRPr="002245EF">
        <w:rPr>
          <w:rFonts w:ascii="Times New Roman" w:hAnsi="Times New Roman" w:cs="Times New Roman"/>
          <w:sz w:val="24"/>
          <w:szCs w:val="24"/>
        </w:rPr>
        <w:t xml:space="preserve">ottonwood species in </w:t>
      </w:r>
      <w:r w:rsidR="003F1042">
        <w:rPr>
          <w:rFonts w:ascii="Times New Roman" w:hAnsi="Times New Roman" w:cs="Times New Roman"/>
          <w:sz w:val="24"/>
          <w:szCs w:val="24"/>
        </w:rPr>
        <w:t>varying</w:t>
      </w:r>
      <w:r w:rsidRPr="002245EF">
        <w:rPr>
          <w:rFonts w:ascii="Times New Roman" w:hAnsi="Times New Roman" w:cs="Times New Roman"/>
          <w:sz w:val="24"/>
          <w:szCs w:val="24"/>
        </w:rPr>
        <w:t xml:space="preserve"> geographic areas respond differently to seasonal streamflows. For example,  plains cottonwoods (</w:t>
      </w:r>
      <w:r w:rsidRPr="002245EF">
        <w:rPr>
          <w:rFonts w:ascii="Times New Roman" w:hAnsi="Times New Roman" w:cs="Times New Roman"/>
          <w:i/>
          <w:iCs/>
          <w:sz w:val="24"/>
          <w:szCs w:val="24"/>
        </w:rPr>
        <w:t xml:space="preserve">P. deltoides) </w:t>
      </w:r>
      <w:r w:rsidRPr="002245EF">
        <w:rPr>
          <w:rFonts w:ascii="Times New Roman" w:hAnsi="Times New Roman" w:cs="Times New Roman"/>
          <w:sz w:val="24"/>
          <w:szCs w:val="24"/>
        </w:rPr>
        <w:t xml:space="preserve">in the Northern Rockies had growth most correlated to March to June or April to July streamflows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(Schook et al., 2016)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This growth response is reflective of a snowmelt driven system. Rio Grande cottonwoods (</w:t>
      </w:r>
      <w:r w:rsidRPr="002245EF">
        <w:rPr>
          <w:rFonts w:ascii="Times New Roman" w:hAnsi="Times New Roman" w:cs="Times New Roman"/>
          <w:i/>
          <w:iCs/>
          <w:sz w:val="24"/>
          <w:szCs w:val="24"/>
        </w:rPr>
        <w:t xml:space="preserve">P. </w:t>
      </w:r>
      <w:proofErr w:type="spellStart"/>
      <w:r w:rsidRPr="002245EF">
        <w:rPr>
          <w:rFonts w:ascii="Times New Roman" w:hAnsi="Times New Roman" w:cs="Times New Roman"/>
          <w:i/>
          <w:iCs/>
          <w:sz w:val="24"/>
          <w:szCs w:val="24"/>
        </w:rPr>
        <w:t>deltoides</w:t>
      </w:r>
      <w:proofErr w:type="spellEnd"/>
      <w:r w:rsidRPr="002245EF">
        <w:rPr>
          <w:rFonts w:ascii="Times New Roman" w:hAnsi="Times New Roman" w:cs="Times New Roman"/>
          <w:i/>
          <w:iCs/>
          <w:sz w:val="24"/>
          <w:szCs w:val="24"/>
        </w:rPr>
        <w:t xml:space="preserve"> </w:t>
      </w:r>
      <w:r w:rsidRPr="007838C1">
        <w:rPr>
          <w:rFonts w:ascii="Times New Roman" w:hAnsi="Times New Roman" w:cs="Times New Roman"/>
          <w:sz w:val="24"/>
          <w:szCs w:val="24"/>
        </w:rPr>
        <w:t>sub</w:t>
      </w:r>
      <w:r w:rsidR="00B078D0">
        <w:rPr>
          <w:rFonts w:ascii="Times New Roman" w:hAnsi="Times New Roman" w:cs="Times New Roman"/>
          <w:sz w:val="24"/>
          <w:szCs w:val="24"/>
        </w:rPr>
        <w:t>s</w:t>
      </w:r>
      <w:r w:rsidRPr="007838C1">
        <w:rPr>
          <w:rFonts w:ascii="Times New Roman" w:hAnsi="Times New Roman" w:cs="Times New Roman"/>
          <w:sz w:val="24"/>
          <w:szCs w:val="24"/>
        </w:rPr>
        <w:t>p</w:t>
      </w:r>
      <w:r w:rsidRPr="002245EF">
        <w:rPr>
          <w:rFonts w:ascii="Times New Roman" w:hAnsi="Times New Roman" w:cs="Times New Roman"/>
          <w:i/>
          <w:iCs/>
          <w:sz w:val="24"/>
          <w:szCs w:val="24"/>
        </w:rPr>
        <w:t xml:space="preserve">. </w:t>
      </w:r>
      <w:proofErr w:type="spellStart"/>
      <w:r w:rsidRPr="002245EF">
        <w:rPr>
          <w:rFonts w:ascii="Times New Roman" w:hAnsi="Times New Roman" w:cs="Times New Roman"/>
          <w:i/>
          <w:iCs/>
          <w:sz w:val="24"/>
          <w:szCs w:val="24"/>
        </w:rPr>
        <w:t>wislizeni</w:t>
      </w:r>
      <w:proofErr w:type="spellEnd"/>
      <w:r w:rsidRPr="002245EF">
        <w:rPr>
          <w:rFonts w:ascii="Times New Roman" w:hAnsi="Times New Roman" w:cs="Times New Roman"/>
          <w:sz w:val="24"/>
          <w:szCs w:val="24"/>
        </w:rPr>
        <w:t xml:space="preserve">) along a regulated reach of the Rio Grande in New Mexico were most correlated to July-September streamflow which indicates a monsoon driven growth system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(Varani et al., 2024)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The Verde River is unique because it is a snowmelt driven system in the Southwest that also is relatively unregulated. </w:t>
      </w:r>
      <w:r>
        <w:rPr>
          <w:rFonts w:ascii="Times New Roman" w:hAnsi="Times New Roman" w:cs="Times New Roman"/>
          <w:sz w:val="24"/>
          <w:szCs w:val="24"/>
        </w:rPr>
        <w:t xml:space="preserve">The response function analysis indicates that the </w:t>
      </w:r>
      <w:r>
        <w:rPr>
          <w:rFonts w:ascii="Times New Roman" w:hAnsi="Times New Roman" w:cs="Times New Roman"/>
          <w:sz w:val="24"/>
          <w:szCs w:val="24"/>
        </w:rPr>
        <w:lastRenderedPageBreak/>
        <w:t>low flow period between the end of the snowmelt season and the beginning of the monsoon season is when riparian cottonwoods need water the most.</w:t>
      </w:r>
    </w:p>
    <w:p w14:paraId="620722DE" w14:textId="32D3E6D5" w:rsidR="00057F69" w:rsidRPr="002245EF" w:rsidRDefault="00057F69" w:rsidP="00057F69">
      <w:pPr>
        <w:spacing w:line="480" w:lineRule="auto"/>
        <w:ind w:firstLine="720"/>
        <w:jc w:val="center"/>
        <w:rPr>
          <w:rFonts w:ascii="Times New Roman" w:hAnsi="Times New Roman" w:cs="Times New Roman"/>
          <w:sz w:val="24"/>
          <w:szCs w:val="24"/>
        </w:rPr>
      </w:pPr>
    </w:p>
    <w:p w14:paraId="33509F5B"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Establishment</w:t>
      </w:r>
    </w:p>
    <w:p w14:paraId="36FE46B8" w14:textId="3672751E"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Verde River and its floodplain are constantly transitioning between erosional and depositional patterns. </w:t>
      </w:r>
      <w:r w:rsidR="000A39A1">
        <w:rPr>
          <w:rFonts w:ascii="Times New Roman" w:hAnsi="Times New Roman" w:cs="Times New Roman"/>
          <w:sz w:val="24"/>
          <w:szCs w:val="24"/>
        </w:rPr>
        <w:t>We observed r</w:t>
      </w:r>
      <w:r w:rsidRPr="002245EF">
        <w:rPr>
          <w:rFonts w:ascii="Times New Roman" w:hAnsi="Times New Roman" w:cs="Times New Roman"/>
          <w:sz w:val="24"/>
          <w:szCs w:val="24"/>
        </w:rPr>
        <w:t xml:space="preserve">iparian tree root collars submerged by sediment, and the amount of deposition is impossible to know without direct excavation. Therefore, ages collected from this study are the minimum ages a tree could be at </w:t>
      </w:r>
      <w:r w:rsidR="00B522C1">
        <w:rPr>
          <w:rFonts w:ascii="Times New Roman" w:hAnsi="Times New Roman" w:cs="Times New Roman"/>
          <w:sz w:val="24"/>
          <w:szCs w:val="24"/>
        </w:rPr>
        <w:t>coring height</w:t>
      </w:r>
      <w:r w:rsidR="000A39A1">
        <w:rPr>
          <w:rFonts w:ascii="Times New Roman" w:hAnsi="Times New Roman" w:cs="Times New Roman"/>
          <w:sz w:val="24"/>
          <w:szCs w:val="24"/>
        </w:rPr>
        <w:t xml:space="preserve"> and should be considered as conservative estimates of their actual ages</w:t>
      </w:r>
      <w:r w:rsidRPr="002245EF">
        <w:rPr>
          <w:rFonts w:ascii="Times New Roman" w:hAnsi="Times New Roman" w:cs="Times New Roman"/>
          <w:sz w:val="24"/>
          <w:szCs w:val="24"/>
        </w:rPr>
        <w:t xml:space="preserve">. </w:t>
      </w:r>
    </w:p>
    <w:p w14:paraId="53EBC075" w14:textId="4F99FE5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Riparian forests along the Verde </w:t>
      </w:r>
      <w:r w:rsidR="00E32D30">
        <w:rPr>
          <w:rFonts w:ascii="Times New Roman" w:hAnsi="Times New Roman" w:cs="Times New Roman"/>
          <w:sz w:val="24"/>
          <w:szCs w:val="24"/>
        </w:rPr>
        <w:t>recovered for most</w:t>
      </w:r>
      <w:r w:rsidRPr="002245EF">
        <w:rPr>
          <w:rFonts w:ascii="Times New Roman" w:hAnsi="Times New Roman" w:cs="Times New Roman"/>
          <w:sz w:val="24"/>
          <w:szCs w:val="24"/>
        </w:rPr>
        <w:t xml:space="preserve"> of the 20</w:t>
      </w:r>
      <w:r w:rsidRPr="002245EF">
        <w:rPr>
          <w:rFonts w:ascii="Times New Roman" w:hAnsi="Times New Roman" w:cs="Times New Roman"/>
          <w:sz w:val="24"/>
          <w:szCs w:val="24"/>
          <w:vertAlign w:val="superscript"/>
        </w:rPr>
        <w:t>th</w:t>
      </w:r>
      <w:r w:rsidRPr="002245EF">
        <w:rPr>
          <w:rFonts w:ascii="Times New Roman" w:hAnsi="Times New Roman" w:cs="Times New Roman"/>
          <w:sz w:val="24"/>
          <w:szCs w:val="24"/>
        </w:rPr>
        <w:t xml:space="preserve"> century from anthropogenic impacts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{"citationID":"DW9HkAY0","properties":{"formattedCitation":"(Sharon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(Lopez &amp; Springer, 2002)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However, Fremont cottonwoods establishment within the past 40 years seems to be tied to large winter floods. The average age at coring height was the year </w:t>
      </w:r>
      <w:commentRangeStart w:id="76"/>
      <w:r w:rsidRPr="002245EF">
        <w:rPr>
          <w:rFonts w:ascii="Times New Roman" w:hAnsi="Times New Roman" w:cs="Times New Roman"/>
          <w:sz w:val="24"/>
          <w:szCs w:val="24"/>
        </w:rPr>
        <w:t xml:space="preserve">2000 </w:t>
      </w:r>
      <w:commentRangeEnd w:id="76"/>
      <w:r w:rsidR="00B522C1">
        <w:rPr>
          <w:rStyle w:val="CommentReference"/>
        </w:rPr>
        <w:commentReference w:id="76"/>
      </w:r>
      <w:r w:rsidRPr="002245EF">
        <w:rPr>
          <w:rFonts w:ascii="Times New Roman" w:hAnsi="Times New Roman" w:cs="Times New Roman"/>
          <w:sz w:val="24"/>
          <w:szCs w:val="24"/>
        </w:rPr>
        <w:t xml:space="preserve">which means trees most likely date back to a series of floods between 1993 and 2005. </w:t>
      </w:r>
    </w:p>
    <w:p w14:paraId="16432A83" w14:textId="1AD9F2F2"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A single, large flood can “set the stage” for cottonwoods to regenerate for many years. Stromberg (1997) found cottonwood regeneration occurred in successive years following the 1993 and 199</w:t>
      </w:r>
      <w:r w:rsidR="00B522C1">
        <w:rPr>
          <w:rFonts w:ascii="Times New Roman" w:hAnsi="Times New Roman" w:cs="Times New Roman"/>
          <w:sz w:val="24"/>
          <w:szCs w:val="24"/>
        </w:rPr>
        <w:t>5</w:t>
      </w:r>
      <w:r w:rsidRPr="002245EF">
        <w:rPr>
          <w:rFonts w:ascii="Times New Roman" w:hAnsi="Times New Roman" w:cs="Times New Roman"/>
          <w:sz w:val="24"/>
          <w:szCs w:val="24"/>
        </w:rPr>
        <w:t xml:space="preserve"> floods. This study observed seedling survival through the first growing season for cohorts from both 2023 and 2024. While 2023 was a large winter flood, 2024 floods had an AEP of more than 50% (</w:t>
      </w:r>
      <w:hyperlink r:id="rId31" w:history="1">
        <w:r w:rsidRPr="002245EF">
          <w:rPr>
            <w:rStyle w:val="Hyperlink"/>
            <w:rFonts w:ascii="Times New Roman" w:hAnsi="Times New Roman" w:cs="Times New Roman"/>
            <w:color w:val="auto"/>
            <w:sz w:val="24"/>
            <w:szCs w:val="24"/>
          </w:rPr>
          <w:t>https://streamstats.usgs.gov/ss/?gage=09506000&amp;tab=info</w:t>
        </w:r>
      </w:hyperlink>
      <w:r w:rsidRPr="002245EF">
        <w:rPr>
          <w:rFonts w:ascii="Times New Roman" w:hAnsi="Times New Roman" w:cs="Times New Roman"/>
          <w:sz w:val="24"/>
          <w:szCs w:val="24"/>
        </w:rPr>
        <w:t>). This suggests that cottonwood regeneration is not tied directly to a single year but rather multiple years following floods, even if following years don’t have large floods.</w:t>
      </w:r>
    </w:p>
    <w:p w14:paraId="29C2AD8C" w14:textId="450479C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Peaks in regeneration were observed following 1993, 1997 and 2005 (Figure </w:t>
      </w:r>
      <w:r w:rsidR="00D23292">
        <w:rPr>
          <w:rFonts w:ascii="Times New Roman" w:hAnsi="Times New Roman" w:cs="Times New Roman"/>
          <w:sz w:val="24"/>
          <w:szCs w:val="24"/>
        </w:rPr>
        <w:t>2.</w:t>
      </w:r>
      <w:r w:rsidRPr="002245EF">
        <w:rPr>
          <w:rFonts w:ascii="Times New Roman" w:hAnsi="Times New Roman" w:cs="Times New Roman"/>
          <w:sz w:val="24"/>
          <w:szCs w:val="24"/>
        </w:rPr>
        <w:t xml:space="preserve">4). Peaks in regeneration after 1993 and 2005, which had an AEP between a 10% and 4%, are likely </w:t>
      </w:r>
      <w:r w:rsidRPr="002245EF">
        <w:rPr>
          <w:rFonts w:ascii="Times New Roman" w:hAnsi="Times New Roman" w:cs="Times New Roman"/>
          <w:sz w:val="24"/>
          <w:szCs w:val="24"/>
        </w:rPr>
        <w:lastRenderedPageBreak/>
        <w:t xml:space="preserve">directly related to large floods of that year. Regeneration following the 1993 flood is lower than regeneration following the 1995-2005 period, despite 1993 being a larger flood. Because only two growing seasons occurred between the 1993 and 1995 floods, most seedlings would have been too small to withstand another large flood. Stromberg (1997) also reported high mortality among the 1993 cohort from the 1995 flood along rivers in Central Arizona. Therefore, a limited number of seedlings from the 1993 cohort would have survived the 1995 flood. </w:t>
      </w:r>
    </w:p>
    <w:p w14:paraId="2C88920D" w14:textId="74C9995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However, the largest peak in ages between 1997 and 2003 </w:t>
      </w:r>
      <w:r w:rsidR="00057F69">
        <w:rPr>
          <w:rFonts w:ascii="Times New Roman" w:hAnsi="Times New Roman" w:cs="Times New Roman"/>
          <w:sz w:val="24"/>
          <w:szCs w:val="24"/>
        </w:rPr>
        <w:t>is</w:t>
      </w:r>
      <w:r w:rsidRPr="002245EF">
        <w:rPr>
          <w:rFonts w:ascii="Times New Roman" w:hAnsi="Times New Roman" w:cs="Times New Roman"/>
          <w:sz w:val="24"/>
          <w:szCs w:val="24"/>
        </w:rPr>
        <w:t xml:space="preserve"> regeneration occurring in successive years following floods. Large floods in 1993 and again in 1995 would have created large areas of suitable habitat for regeneration. The absence of large floods between 1995 and 2005 could have allowed seedlings to grow without being scoured away. As seedlings continued to recruit and grow during this time, observed ages decline as available habitat is occupied. When the winter 2005 floods occurred, seedlings were already large and flexible enough to withstand the large floods. Less saplings and trees were destroyed by this winter flood, leading to less available habitat and regeneration. This could explain why the regeneration peak in 2005 was lower than the 1997 to 2003 period.</w:t>
      </w:r>
    </w:p>
    <w:p w14:paraId="0E57CD6C" w14:textId="3BBE3E2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Establishment of Fremont cottonwoods on the Verde River is driven by large</w:t>
      </w:r>
      <w:r w:rsidR="00E32D30">
        <w:rPr>
          <w:rFonts w:ascii="Times New Roman" w:hAnsi="Times New Roman" w:cs="Times New Roman"/>
          <w:sz w:val="24"/>
          <w:szCs w:val="24"/>
        </w:rPr>
        <w:t xml:space="preserve"> spring</w:t>
      </w:r>
      <w:r w:rsidR="00E32D30"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floods as is the case with cottonwoods elsewhere. It appears that a flood magnitude with an AEP of ten percent or less is required to initiate meaningful Fremont cottonwood regeneration. Previous studies on a free-flowing river in Arizona found similar results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{"citationID":"pwE7NGFc","properties":{"formattedCitation":"(Stromberg et al., 1993)","plainCitation":"(Stromberg et al., 1993)","noteIndex":0},"citationItems":[{"id":73,"uris":["http://zotero.org/users/local/yyBX3i8n/items/KGBY2NN7"],"itemData":{"id":73,"type":"chapter","collection-title":"The Great Basin Naturalist","title":"Response of a Sonoran riparian forest to a 10-year return flood","author":[{"family":"Stromberg","given":"Julie C"},{"family":"Ritcher","given":"B.D"},{"family":"Patten","given":"Duncan T."},{"family":"Wolden","given":"L.G."}],"issued":{"date-parts":[["1993"]]}}}],"schema":"https://github.com/citation-style-language/schema/raw/master/csl-citation.json"}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(Stromberg et al., 1993)</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Following a 10-year flood on the Hassayampa River, Fremont cottonwood and Goodding willows regenerated into a new cohort while tamarisk had a much higher mortality and less regeneration than native species. On the Verde River, this means a flood of just over 1200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/s (42500 cfs) is required to cause Fremont cottonwood regeneration</w:t>
      </w:r>
      <w:r w:rsidR="000A39A1">
        <w:rPr>
          <w:rFonts w:ascii="Times New Roman" w:hAnsi="Times New Roman" w:cs="Times New Roman"/>
          <w:sz w:val="24"/>
          <w:szCs w:val="24"/>
        </w:rPr>
        <w:t xml:space="preserve"> by seed</w:t>
      </w:r>
      <w:r w:rsidRPr="002245EF">
        <w:rPr>
          <w:rFonts w:ascii="Times New Roman" w:hAnsi="Times New Roman" w:cs="Times New Roman"/>
          <w:sz w:val="24"/>
          <w:szCs w:val="24"/>
        </w:rPr>
        <w:t xml:space="preserve">. However, the exact </w:t>
      </w:r>
      <w:r w:rsidRPr="002245EF">
        <w:rPr>
          <w:rFonts w:ascii="Times New Roman" w:hAnsi="Times New Roman" w:cs="Times New Roman"/>
          <w:sz w:val="24"/>
          <w:szCs w:val="24"/>
        </w:rPr>
        <w:lastRenderedPageBreak/>
        <w:t>cohort and ages of trees seems to be driven by a complex combination or the frequency and size of floods. Because of the largely free-flowing nature of the Verde, this creates a diverse range of ages and cohorts that respond to flood regimes.</w:t>
      </w:r>
    </w:p>
    <w:p w14:paraId="597073C3"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On a site level, local topography is important in establishing seedling regeneration. Scoured out depressions formed on the floodplains had the highest concentration and size of seedlings. These depressions also had perennially wet soil at the bottom, indicating that they were close to the water table. Over time, these depressions will likely fill in with sediment from future floods, but the seedlings will already have reached the water table. These sites created very productive and local spots for regeneration that may not be identifiable in the future. These depressions would create linear, same-aged cohorts described in Stromberg (1993).</w:t>
      </w:r>
    </w:p>
    <w:p w14:paraId="1EB7C73F" w14:textId="77777777" w:rsidR="0038100D" w:rsidRPr="00D23292" w:rsidRDefault="0038100D" w:rsidP="0038100D">
      <w:pPr>
        <w:pStyle w:val="Heading2"/>
        <w:spacing w:line="480" w:lineRule="auto"/>
        <w:rPr>
          <w:rFonts w:ascii="Times New Roman" w:hAnsi="Times New Roman" w:cs="Times New Roman"/>
          <w:b/>
          <w:bCs/>
          <w:color w:val="auto"/>
          <w:sz w:val="24"/>
          <w:szCs w:val="24"/>
        </w:rPr>
      </w:pPr>
      <w:bookmarkStart w:id="77" w:name="_Toc187849265"/>
      <w:bookmarkStart w:id="78" w:name="_Toc193890719"/>
      <w:r w:rsidRPr="00D23292">
        <w:rPr>
          <w:rFonts w:ascii="Times New Roman" w:hAnsi="Times New Roman" w:cs="Times New Roman"/>
          <w:b/>
          <w:bCs/>
          <w:color w:val="auto"/>
          <w:sz w:val="24"/>
          <w:szCs w:val="24"/>
        </w:rPr>
        <w:t>Conclusions and Implications</w:t>
      </w:r>
      <w:bookmarkEnd w:id="77"/>
      <w:bookmarkEnd w:id="78"/>
    </w:p>
    <w:p w14:paraId="0B6375BC" w14:textId="56F4180D" w:rsidR="0038100D" w:rsidRPr="002245EF" w:rsidRDefault="0038100D" w:rsidP="0038100D">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 xml:space="preserve">Fremont cottonwood seedlings that established after the 2023 winter floods continue to grow and reduce in density. Light and percent fines are significant growth factors across both seedling plots as is herbaceous competition at BRAP. The differing significant variables impacting seedling survival shows that a combination of factors is important in maintaining seedlings. Most Fremont cottonwoods within the Verde River </w:t>
      </w:r>
      <w:r w:rsidR="00512C0B">
        <w:rPr>
          <w:rFonts w:ascii="Times New Roman" w:hAnsi="Times New Roman" w:cs="Times New Roman"/>
          <w:sz w:val="24"/>
          <w:szCs w:val="24"/>
        </w:rPr>
        <w:t xml:space="preserve">immediate </w:t>
      </w:r>
      <w:r w:rsidRPr="002245EF">
        <w:rPr>
          <w:rFonts w:ascii="Times New Roman" w:hAnsi="Times New Roman" w:cs="Times New Roman"/>
          <w:sz w:val="24"/>
          <w:szCs w:val="24"/>
        </w:rPr>
        <w:t xml:space="preserve">riparian zone are relatively young and </w:t>
      </w:r>
      <w:r w:rsidR="00D23292">
        <w:rPr>
          <w:rFonts w:ascii="Times New Roman" w:hAnsi="Times New Roman" w:cs="Times New Roman"/>
          <w:sz w:val="24"/>
          <w:szCs w:val="24"/>
        </w:rPr>
        <w:t>are about 25 years old</w:t>
      </w:r>
      <w:r w:rsidRPr="002245EF">
        <w:rPr>
          <w:rFonts w:ascii="Times New Roman" w:hAnsi="Times New Roman" w:cs="Times New Roman"/>
          <w:sz w:val="24"/>
          <w:szCs w:val="24"/>
        </w:rPr>
        <w:t>. Despite their young age, Fremont cottonwood growth appears to have achieved a constant growth rate</w:t>
      </w:r>
      <w:r w:rsidR="00512C0B">
        <w:rPr>
          <w:rFonts w:ascii="Times New Roman" w:hAnsi="Times New Roman" w:cs="Times New Roman"/>
          <w:sz w:val="24"/>
          <w:szCs w:val="24"/>
        </w:rPr>
        <w:t xml:space="preserve"> (</w:t>
      </w:r>
      <w:r w:rsidR="000A39A1">
        <w:rPr>
          <w:rFonts w:ascii="Times New Roman" w:hAnsi="Times New Roman" w:cs="Times New Roman"/>
          <w:sz w:val="24"/>
          <w:szCs w:val="24"/>
        </w:rPr>
        <w:t>25 cm</w:t>
      </w:r>
      <w:r w:rsidR="000A39A1">
        <w:rPr>
          <w:rFonts w:ascii="Times New Roman" w:hAnsi="Times New Roman" w:cs="Times New Roman"/>
          <w:sz w:val="24"/>
          <w:szCs w:val="24"/>
          <w:vertAlign w:val="superscript"/>
        </w:rPr>
        <w:t>2</w:t>
      </w:r>
      <w:r w:rsidR="000A39A1">
        <w:rPr>
          <w:rFonts w:ascii="Times New Roman" w:hAnsi="Times New Roman" w:cs="Times New Roman"/>
          <w:sz w:val="24"/>
          <w:szCs w:val="24"/>
        </w:rPr>
        <w:t>/yr).</w:t>
      </w:r>
      <w:r w:rsidRPr="002245EF">
        <w:rPr>
          <w:rFonts w:ascii="Times New Roman" w:hAnsi="Times New Roman" w:cs="Times New Roman"/>
          <w:sz w:val="24"/>
          <w:szCs w:val="24"/>
        </w:rPr>
        <w:t xml:space="preserve"> Their growth is driven by early-summer streamflow</w:t>
      </w:r>
      <w:r w:rsidR="00D23292">
        <w:rPr>
          <w:rFonts w:ascii="Times New Roman" w:hAnsi="Times New Roman" w:cs="Times New Roman"/>
          <w:sz w:val="24"/>
          <w:szCs w:val="24"/>
        </w:rPr>
        <w:t xml:space="preserve">, </w:t>
      </w:r>
      <w:r w:rsidR="00462DF1">
        <w:rPr>
          <w:rFonts w:ascii="Times New Roman" w:hAnsi="Times New Roman" w:cs="Times New Roman"/>
          <w:sz w:val="24"/>
          <w:szCs w:val="24"/>
        </w:rPr>
        <w:t>in between</w:t>
      </w:r>
      <w:r w:rsidR="00D23292">
        <w:rPr>
          <w:rFonts w:ascii="Times New Roman" w:hAnsi="Times New Roman" w:cs="Times New Roman"/>
          <w:sz w:val="24"/>
          <w:szCs w:val="24"/>
        </w:rPr>
        <w:t xml:space="preserve"> the snowmelt and monsoon period</w:t>
      </w:r>
      <w:r w:rsidRPr="002245EF">
        <w:rPr>
          <w:rFonts w:ascii="Times New Roman" w:hAnsi="Times New Roman" w:cs="Times New Roman"/>
          <w:sz w:val="24"/>
          <w:szCs w:val="24"/>
        </w:rPr>
        <w:t xml:space="preserve">. This season is when streamflows are the lowest and temperatures are the highest and irrigation diversion season is at a peak in the region. As base flows continue to decline, cottonwood growth and resilience could be at risk. Maintaining higher flows during the summer irrigation season would positively benefit riparian forests. However, Fremont cottonwoods still require large, winter floods to set the stage </w:t>
      </w:r>
      <w:r w:rsidRPr="002245EF">
        <w:rPr>
          <w:rFonts w:ascii="Times New Roman" w:hAnsi="Times New Roman" w:cs="Times New Roman"/>
          <w:sz w:val="24"/>
          <w:szCs w:val="24"/>
        </w:rPr>
        <w:lastRenderedPageBreak/>
        <w:t xml:space="preserve">for their regeneration. A flood magnitude of ten percent AEP or lower seems to be sufficient to recruit cottonwoods on a large, river scale. </w:t>
      </w:r>
      <w:commentRangeStart w:id="79"/>
      <w:r w:rsidRPr="002245EF">
        <w:rPr>
          <w:rFonts w:ascii="Times New Roman" w:hAnsi="Times New Roman" w:cs="Times New Roman"/>
          <w:sz w:val="24"/>
          <w:szCs w:val="24"/>
        </w:rPr>
        <w:t>Keeping the natural systems and environmental flows along the Verde River will maintain and protect its riparian forests.</w:t>
      </w:r>
      <w:commentRangeEnd w:id="79"/>
      <w:r w:rsidRPr="002245EF">
        <w:rPr>
          <w:rStyle w:val="CommentReference"/>
          <w:rFonts w:ascii="Times New Roman" w:hAnsi="Times New Roman" w:cs="Times New Roman"/>
        </w:rPr>
        <w:commentReference w:id="79"/>
      </w:r>
      <w:r w:rsidRPr="002245EF">
        <w:rPr>
          <w:rFonts w:ascii="Times New Roman" w:hAnsi="Times New Roman" w:cs="Times New Roman"/>
          <w:sz w:val="24"/>
          <w:szCs w:val="24"/>
        </w:rPr>
        <w:br w:type="page"/>
      </w:r>
    </w:p>
    <w:p w14:paraId="01A86978"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lastRenderedPageBreak/>
        <w:t>Works Cited</w:t>
      </w:r>
    </w:p>
    <w:p w14:paraId="1414F07E" w14:textId="77777777" w:rsidR="00D548A9" w:rsidRDefault="0038100D" w:rsidP="00D548A9">
      <w:pPr>
        <w:pStyle w:val="Bibliography"/>
      </w:pPr>
      <w:r w:rsidRPr="002245EF">
        <w:rPr>
          <w:sz w:val="24"/>
          <w:szCs w:val="24"/>
        </w:rPr>
        <w:fldChar w:fldCharType="begin"/>
      </w:r>
      <w:r w:rsidR="000A39A1">
        <w:rPr>
          <w:sz w:val="24"/>
          <w:szCs w:val="24"/>
        </w:rPr>
        <w:instrText xml:space="preserve"> ADDIN ZOTERO_BIBL {"uncited":[],"omitted":[],"custom":[]} CSL_BIBLIOGRAPHY </w:instrText>
      </w:r>
      <w:r w:rsidRPr="002245EF">
        <w:rPr>
          <w:sz w:val="24"/>
          <w:szCs w:val="24"/>
        </w:rPr>
        <w:fldChar w:fldCharType="separate"/>
      </w:r>
      <w:r w:rsidR="00D548A9">
        <w:t xml:space="preserve">Alam, J. (1997). Irrigation in the Verde Valley. </w:t>
      </w:r>
      <w:r w:rsidR="00D548A9">
        <w:rPr>
          <w:i/>
          <w:iCs/>
        </w:rPr>
        <w:t>A Report of the Irrigation Diversion Improvement Project. Verde Natural Resource Conservation District</w:t>
      </w:r>
      <w:r w:rsidR="00D548A9">
        <w:t>.</w:t>
      </w:r>
    </w:p>
    <w:p w14:paraId="025AD6DD" w14:textId="77777777" w:rsidR="00D548A9" w:rsidRDefault="00D548A9" w:rsidP="00D548A9">
      <w:pPr>
        <w:pStyle w:val="Bibliography"/>
      </w:pPr>
      <w:r>
        <w:t xml:space="preserve">Amlin, N. M., &amp; Rood, S. B. (2002). Comparative tolerances of riparian willows and cottonwoods to water-table decline. </w:t>
      </w:r>
      <w:r>
        <w:rPr>
          <w:i/>
          <w:iCs/>
        </w:rPr>
        <w:t>Wetlands</w:t>
      </w:r>
      <w:r>
        <w:t xml:space="preserve">, </w:t>
      </w:r>
      <w:r>
        <w:rPr>
          <w:i/>
          <w:iCs/>
        </w:rPr>
        <w:t>22</w:t>
      </w:r>
      <w:r>
        <w:t>(2), 338–346. https://doi.org/10.1672/0277-5212(2002)022[0338:CTORWA]2.0.CO;2</w:t>
      </w:r>
    </w:p>
    <w:p w14:paraId="71F17B87" w14:textId="77777777" w:rsidR="00D548A9" w:rsidRDefault="00D548A9" w:rsidP="00D548A9">
      <w:pPr>
        <w:pStyle w:val="Bibliography"/>
      </w:pPr>
      <w:r>
        <w:t xml:space="preserve">Andersen, D. C. (2015). Tree Mortality in Mature Riparian Forest: Implications for Fremont Cottonwood Conservation in the American Southwest. </w:t>
      </w:r>
      <w:r>
        <w:rPr>
          <w:i/>
          <w:iCs/>
        </w:rPr>
        <w:t>Western North American Naturalist</w:t>
      </w:r>
      <w:r>
        <w:t xml:space="preserve">, </w:t>
      </w:r>
      <w:r>
        <w:rPr>
          <w:i/>
          <w:iCs/>
        </w:rPr>
        <w:t>75</w:t>
      </w:r>
      <w:r>
        <w:t>(2), 157–169. https://doi.org/10.3398/064.075.0204</w:t>
      </w:r>
    </w:p>
    <w:p w14:paraId="581CE06E" w14:textId="77777777" w:rsidR="00D548A9" w:rsidRDefault="00D548A9" w:rsidP="00D548A9">
      <w:pPr>
        <w:pStyle w:val="Bibliography"/>
      </w:pPr>
      <w:r>
        <w:t xml:space="preserve">Auchincloss, L. C., Richards, J. H., Young, C. A., &amp; Tansey, M. K. (2012). Inundation Depth, Duration, and Temperature Influence Fremont Cottonwood ( </w:t>
      </w:r>
      <w:r>
        <w:rPr>
          <w:i/>
          <w:iCs/>
        </w:rPr>
        <w:t>Populus fremontii</w:t>
      </w:r>
      <w:r>
        <w:t xml:space="preserve"> ) Seedling Growth and Survival. </w:t>
      </w:r>
      <w:r>
        <w:rPr>
          <w:i/>
          <w:iCs/>
        </w:rPr>
        <w:t>Western North American Naturalist</w:t>
      </w:r>
      <w:r>
        <w:t xml:space="preserve">, </w:t>
      </w:r>
      <w:r>
        <w:rPr>
          <w:i/>
          <w:iCs/>
        </w:rPr>
        <w:t>72</w:t>
      </w:r>
      <w:r>
        <w:t>(3), 323–333. https://doi.org/10.3398/064.072.0306</w:t>
      </w:r>
    </w:p>
    <w:p w14:paraId="66DACC93" w14:textId="77777777" w:rsidR="00D548A9" w:rsidRDefault="00D548A9" w:rsidP="00D548A9">
      <w:pPr>
        <w:pStyle w:val="Bibliography"/>
      </w:pPr>
      <w:r>
        <w:t xml:space="preserve">Bailey, J. K., Schweitzer, J. A., &amp; Whitham, T. G. (2001). Salt cedar negatively affects biodiversity of aquatic Macroinvertebrates. </w:t>
      </w:r>
      <w:r>
        <w:rPr>
          <w:i/>
          <w:iCs/>
        </w:rPr>
        <w:t>Wetlands</w:t>
      </w:r>
      <w:r>
        <w:t xml:space="preserve">, </w:t>
      </w:r>
      <w:r>
        <w:rPr>
          <w:i/>
          <w:iCs/>
        </w:rPr>
        <w:t>21</w:t>
      </w:r>
      <w:r>
        <w:t>(3), 442–447. https://doi.org/10.1672/0277-5212(2001)021[0442:SCNABO]2.0.CO;2</w:t>
      </w:r>
    </w:p>
    <w:p w14:paraId="72E723D4" w14:textId="77777777" w:rsidR="00D548A9" w:rsidRDefault="00D548A9" w:rsidP="00D548A9">
      <w:pPr>
        <w:pStyle w:val="Bibliography"/>
      </w:pPr>
      <w:r>
        <w:t xml:space="preserve">Bhattacharjee, J., Taylor, J. P., &amp; Smith, L. M. (2010). Optimum seedling productivity in cottonwoods: A function of neighbor distance. </w:t>
      </w:r>
      <w:r>
        <w:rPr>
          <w:i/>
          <w:iCs/>
        </w:rPr>
        <w:t>Journal of Arid Environments</w:t>
      </w:r>
      <w:r>
        <w:t xml:space="preserve">, </w:t>
      </w:r>
      <w:r>
        <w:rPr>
          <w:i/>
          <w:iCs/>
        </w:rPr>
        <w:t>74</w:t>
      </w:r>
      <w:r>
        <w:t>(9), 1018–1023. https://doi.org/10.1016/j.jaridenv.2010.03.006</w:t>
      </w:r>
    </w:p>
    <w:p w14:paraId="28566298" w14:textId="77777777" w:rsidR="00D548A9" w:rsidRDefault="00D548A9" w:rsidP="00D548A9">
      <w:pPr>
        <w:pStyle w:val="Bibliography"/>
      </w:pPr>
      <w:r>
        <w:t xml:space="preserve">Bhattacharjee, J., Taylor, J. P., Smith, L. M., &amp; Haukos, D. A. (2009). Seedling competition between native cottonwood and exotic saltcedar: Implications for restoration. </w:t>
      </w:r>
      <w:r>
        <w:rPr>
          <w:i/>
          <w:iCs/>
        </w:rPr>
        <w:t>Biological Invasions</w:t>
      </w:r>
      <w:r>
        <w:t xml:space="preserve">, </w:t>
      </w:r>
      <w:r>
        <w:rPr>
          <w:i/>
          <w:iCs/>
        </w:rPr>
        <w:t>11</w:t>
      </w:r>
      <w:r>
        <w:t>(8), 1777–1787. https://doi.org/10.1007/s10530-008-9357-4</w:t>
      </w:r>
    </w:p>
    <w:p w14:paraId="15112E53" w14:textId="77777777" w:rsidR="00D548A9" w:rsidRDefault="00D548A9" w:rsidP="00D548A9">
      <w:pPr>
        <w:pStyle w:val="Bibliography"/>
      </w:pPr>
      <w:r>
        <w:t>Bhattacharjee, J., Taylor, J. P., Smith, L. M., &amp; Spence, L. E. (2008). The Importance of Soil Characteristics in Determining Survival of First</w:t>
      </w:r>
      <w:r>
        <w:rPr>
          <w:rFonts w:ascii="Cambria Math" w:hAnsi="Cambria Math" w:cs="Cambria Math"/>
        </w:rPr>
        <w:t>‐</w:t>
      </w:r>
      <w:r>
        <w:t xml:space="preserve">Year Cottonwood Seedlings in Altered Riparian Habitats. </w:t>
      </w:r>
      <w:r>
        <w:rPr>
          <w:i/>
          <w:iCs/>
        </w:rPr>
        <w:t>Restoration Ecology</w:t>
      </w:r>
      <w:r>
        <w:t xml:space="preserve">, </w:t>
      </w:r>
      <w:r>
        <w:rPr>
          <w:i/>
          <w:iCs/>
        </w:rPr>
        <w:t>16</w:t>
      </w:r>
      <w:r>
        <w:t>(4), 563–571. https://doi.org/10.1111/j.1526-100X.2007.00328.x</w:t>
      </w:r>
    </w:p>
    <w:p w14:paraId="4F2AD61B" w14:textId="77777777" w:rsidR="00D548A9" w:rsidRDefault="00D548A9" w:rsidP="00D548A9">
      <w:pPr>
        <w:pStyle w:val="Bibliography"/>
      </w:pPr>
      <w:r>
        <w:lastRenderedPageBreak/>
        <w:t xml:space="preserve">Blasch, K. W., Hoffmann, J. P., Graser, L. F., Bryson, J. R., &amp; Flint, A. L. (2006). </w:t>
      </w:r>
      <w:r>
        <w:rPr>
          <w:i/>
          <w:iCs/>
        </w:rPr>
        <w:t>Hydrogeology of the upper and middle Verde River watersheds, central Arizona</w:t>
      </w:r>
      <w:r>
        <w:t>. U. S. Geological Survey.</w:t>
      </w:r>
    </w:p>
    <w:p w14:paraId="3964AD3D" w14:textId="77777777" w:rsidR="00D548A9" w:rsidRDefault="00D548A9" w:rsidP="00D548A9">
      <w:pPr>
        <w:pStyle w:val="Bibliography"/>
      </w:pPr>
      <w:r>
        <w:t xml:space="preserve">Bock, C. E., &amp; Bock, J. H. (2014). EFFECTS OF WILDFIRE ON RIPARIAN TREES IN SOUTHEASTERN ARIZONA. </w:t>
      </w:r>
      <w:r>
        <w:rPr>
          <w:i/>
          <w:iCs/>
        </w:rPr>
        <w:t>SOUTHWESTERN NATURALIST</w:t>
      </w:r>
      <w:r>
        <w:t xml:space="preserve">, </w:t>
      </w:r>
      <w:r>
        <w:rPr>
          <w:i/>
          <w:iCs/>
        </w:rPr>
        <w:t>59</w:t>
      </w:r>
      <w:r>
        <w:t>(4), 568–574. https://doi.org/10.1894/JEM-08.1</w:t>
      </w:r>
    </w:p>
    <w:p w14:paraId="6656D86C" w14:textId="77777777" w:rsidR="00D548A9" w:rsidRDefault="00D548A9" w:rsidP="00D548A9">
      <w:pPr>
        <w:pStyle w:val="Bibliography"/>
      </w:pPr>
      <w:r>
        <w:t xml:space="preserve">Braatne, J., Rood, S., &amp; Heilman, P. (1996). </w:t>
      </w:r>
      <w:r>
        <w:rPr>
          <w:i/>
          <w:iCs/>
        </w:rPr>
        <w:t>Life history, ecology, and conservation of riparian cottonwoods in North America</w:t>
      </w:r>
      <w:r>
        <w:t xml:space="preserve"> (pp. 57–85).</w:t>
      </w:r>
    </w:p>
    <w:p w14:paraId="2CB98A37" w14:textId="77777777" w:rsidR="00D548A9" w:rsidRDefault="00D548A9" w:rsidP="00D548A9">
      <w:pPr>
        <w:pStyle w:val="Bibliography"/>
      </w:pPr>
      <w:r>
        <w:t xml:space="preserve">Bradley D. Garner &amp; Donald J. Bills. (2012). </w:t>
      </w:r>
      <w:r>
        <w:rPr>
          <w:i/>
          <w:iCs/>
        </w:rPr>
        <w:t>Spatial and seasonal variability of base flow in the Verde Valley, central Arizona, 2007 and 2011</w:t>
      </w:r>
      <w:r>
        <w:t xml:space="preserve"> (Scientific Investigations Report) [Scientific Investigations Report].</w:t>
      </w:r>
    </w:p>
    <w:p w14:paraId="64F837CB" w14:textId="77777777" w:rsidR="00D548A9" w:rsidRDefault="00D548A9" w:rsidP="00D548A9">
      <w:pPr>
        <w:pStyle w:val="Bibliography"/>
      </w:pPr>
      <w:r>
        <w:t xml:space="preserve">Braun-Blanquet, J. (1964). </w:t>
      </w:r>
      <w:r>
        <w:rPr>
          <w:i/>
          <w:iCs/>
        </w:rPr>
        <w:t>Pflanzensoziologie</w:t>
      </w:r>
      <w:r>
        <w:t>. Springer Vienna. https://doi.org/10.1007/978-3-7091-8110-2</w:t>
      </w:r>
    </w:p>
    <w:p w14:paraId="21816274" w14:textId="77777777" w:rsidR="00D548A9" w:rsidRDefault="00D548A9" w:rsidP="00D548A9">
      <w:pPr>
        <w:pStyle w:val="Bibliography"/>
      </w:pPr>
      <w:r>
        <w:t xml:space="preserve">Bunn, A. G. (2010). Statistical and visual crossdating in R using the dplR library. </w:t>
      </w:r>
      <w:r>
        <w:rPr>
          <w:i/>
          <w:iCs/>
        </w:rPr>
        <w:t>Dendrochronologia</w:t>
      </w:r>
      <w:r>
        <w:t xml:space="preserve">, </w:t>
      </w:r>
      <w:r>
        <w:rPr>
          <w:i/>
          <w:iCs/>
        </w:rPr>
        <w:t>28</w:t>
      </w:r>
      <w:r>
        <w:t>(4), 251–258. https://doi.org/10.1016/j.dendro.2009.12.001</w:t>
      </w:r>
    </w:p>
    <w:p w14:paraId="7BAAD1B5" w14:textId="77777777" w:rsidR="00D548A9" w:rsidRDefault="00D548A9" w:rsidP="00D548A9">
      <w:pPr>
        <w:pStyle w:val="Bibliography"/>
      </w:pPr>
      <w:r>
        <w:t>Bunting, D. P., Kurc, S., &amp; Grabau, M. (2013). LONG</w:t>
      </w:r>
      <w:r>
        <w:rPr>
          <w:rFonts w:ascii="Cambria Math" w:hAnsi="Cambria Math" w:cs="Cambria Math"/>
        </w:rPr>
        <w:t>‐</w:t>
      </w:r>
      <w:r>
        <w:t>TERM VEGETATION DYNAMICS AFTER HIGH</w:t>
      </w:r>
      <w:r>
        <w:rPr>
          <w:rFonts w:ascii="Cambria Math" w:hAnsi="Cambria Math" w:cs="Cambria Math"/>
        </w:rPr>
        <w:t>‐</w:t>
      </w:r>
      <w:r>
        <w:t xml:space="preserve">DENSITY SEEDLING ESTABLISHMENT: IMPLICATIONS FOR RIPARIAN RESTORATION AND MANAGEMENT. </w:t>
      </w:r>
      <w:r>
        <w:rPr>
          <w:i/>
          <w:iCs/>
        </w:rPr>
        <w:t>River Research and Applications</w:t>
      </w:r>
      <w:r>
        <w:t xml:space="preserve">, </w:t>
      </w:r>
      <w:r>
        <w:rPr>
          <w:i/>
          <w:iCs/>
        </w:rPr>
        <w:t>29</w:t>
      </w:r>
      <w:r>
        <w:t>(9), 1119–1130. https://doi.org/10.1002/rra.2613</w:t>
      </w:r>
    </w:p>
    <w:p w14:paraId="633BF73A" w14:textId="77777777" w:rsidR="00D548A9" w:rsidRDefault="00D548A9" w:rsidP="00D548A9">
      <w:pPr>
        <w:pStyle w:val="Bibliography"/>
      </w:pPr>
      <w:r>
        <w:t xml:space="preserve">Busch, D. E., Ingraham, N. L., &amp; Smith, S. D. (1992). Water Uptake in Woody Riparian Phreatophytes of the Southwestern United States: A Stable Isotope Study. </w:t>
      </w:r>
      <w:r>
        <w:rPr>
          <w:i/>
          <w:iCs/>
        </w:rPr>
        <w:t>Ecological Applications</w:t>
      </w:r>
      <w:r>
        <w:t xml:space="preserve">, </w:t>
      </w:r>
      <w:r>
        <w:rPr>
          <w:i/>
          <w:iCs/>
        </w:rPr>
        <w:t>2</w:t>
      </w:r>
      <w:r>
        <w:t>(4), 450–459. https://doi.org/10.2307/1941880</w:t>
      </w:r>
    </w:p>
    <w:p w14:paraId="0E884A42" w14:textId="77777777" w:rsidR="00D548A9" w:rsidRDefault="00D548A9" w:rsidP="00D548A9">
      <w:pPr>
        <w:pStyle w:val="Bibliography"/>
      </w:pPr>
      <w:r>
        <w:t xml:space="preserve">Compson, Z. G., Adams, K. J., Edwards, J. A., Maestas, J. M., Whitham, T. G., &amp; Marks, J. C. (2013). Leaf litter quality affects aquatic insect emergence: Contrasting patterns from two foundation trees. </w:t>
      </w:r>
      <w:r>
        <w:rPr>
          <w:i/>
          <w:iCs/>
        </w:rPr>
        <w:t>Oecologia</w:t>
      </w:r>
      <w:r>
        <w:t xml:space="preserve">, </w:t>
      </w:r>
      <w:r>
        <w:rPr>
          <w:i/>
          <w:iCs/>
        </w:rPr>
        <w:t>173</w:t>
      </w:r>
      <w:r>
        <w:t>(2), 507–519. https://doi.org/10.1007/s00442-013-2643-6</w:t>
      </w:r>
    </w:p>
    <w:p w14:paraId="1D9585D1" w14:textId="77777777" w:rsidR="00D548A9" w:rsidRDefault="00D548A9" w:rsidP="00D548A9">
      <w:pPr>
        <w:pStyle w:val="Bibliography"/>
      </w:pPr>
      <w:r>
        <w:lastRenderedPageBreak/>
        <w:t xml:space="preserve">Cooper, D. J., Merritt, D. M., Andersen, D. C., &amp; Chimner, R. A. (1999). Factors controlling the establishment of Fremont cottonwood seedlings on the upper Green River, USA. </w:t>
      </w:r>
      <w:r>
        <w:rPr>
          <w:i/>
          <w:iCs/>
        </w:rPr>
        <w:t>Regulated Rivers: Research &amp; Management: An International Journal Devoted to River Research and Management</w:t>
      </w:r>
      <w:r>
        <w:t xml:space="preserve">, </w:t>
      </w:r>
      <w:r>
        <w:rPr>
          <w:i/>
          <w:iCs/>
        </w:rPr>
        <w:t>15</w:t>
      </w:r>
      <w:r>
        <w:t>(5), 419–440.</w:t>
      </w:r>
    </w:p>
    <w:p w14:paraId="0C3B737A" w14:textId="77777777" w:rsidR="00D548A9" w:rsidRDefault="00D548A9" w:rsidP="00D548A9">
      <w:pPr>
        <w:pStyle w:val="Bibliography"/>
      </w:pPr>
      <w:r>
        <w:rPr>
          <w:i/>
          <w:iCs/>
        </w:rPr>
        <w:t>Ecological Implications of Verde River Flows</w:t>
      </w:r>
      <w:r>
        <w:t xml:space="preserve"> (Hydrology of the Upper and Middle Verde, pp. 5–14). (2008). Arizona Water Institute, The Nature Conservancy, and Verde River Basin Partnership.</w:t>
      </w:r>
    </w:p>
    <w:p w14:paraId="5FC9CCE9" w14:textId="77777777" w:rsidR="00D548A9" w:rsidRDefault="00D548A9" w:rsidP="00D548A9">
      <w:pPr>
        <w:pStyle w:val="Bibliography"/>
      </w:pPr>
      <w:r>
        <w:t xml:space="preserve">Effert-Fanta, E. L., Fischer, R. U., &amp; Wahl, D. H. (2019). Effects of riparian forest buffers and agricultural land use on macroinvertebrate and fish community structure. </w:t>
      </w:r>
      <w:r>
        <w:rPr>
          <w:i/>
          <w:iCs/>
        </w:rPr>
        <w:t>Hydrobiologia</w:t>
      </w:r>
      <w:r>
        <w:t xml:space="preserve">, </w:t>
      </w:r>
      <w:r>
        <w:rPr>
          <w:i/>
          <w:iCs/>
        </w:rPr>
        <w:t>841</w:t>
      </w:r>
      <w:r>
        <w:t>(1), 45–64. https://doi.org/10.1007/s10750-019-04006-1</w:t>
      </w:r>
    </w:p>
    <w:p w14:paraId="5BC6EC52" w14:textId="77777777" w:rsidR="00D548A9" w:rsidRDefault="00D548A9" w:rsidP="00D548A9">
      <w:pPr>
        <w:pStyle w:val="Bibliography"/>
      </w:pPr>
      <w:r>
        <w:t xml:space="preserve">Ellis, L. (2001). Short-term response of woody plants to fire in a Rio Grande riparian forest, Central New Mexico, USA. </w:t>
      </w:r>
      <w:r>
        <w:rPr>
          <w:i/>
          <w:iCs/>
        </w:rPr>
        <w:t>BIOLOGICAL CONSERVATION</w:t>
      </w:r>
      <w:r>
        <w:t xml:space="preserve">, </w:t>
      </w:r>
      <w:r>
        <w:rPr>
          <w:i/>
          <w:iCs/>
        </w:rPr>
        <w:t>97</w:t>
      </w:r>
      <w:r>
        <w:t>(2), 159–170. https://doi.org/10.1016/S0006-3207(00)00108-7</w:t>
      </w:r>
    </w:p>
    <w:p w14:paraId="7964F248" w14:textId="77777777" w:rsidR="00D548A9" w:rsidRDefault="00D548A9" w:rsidP="00D548A9">
      <w:pPr>
        <w:pStyle w:val="Bibliography"/>
      </w:pPr>
      <w:r>
        <w:t xml:space="preserve">Endress, B. A., Wisdom, M. J., Vavra, M., Parks, C. G., Dick, B. L., Naylor, B. J., &amp; Boyd, J. M. (2012). Effects of ungulate herbivory on aspen, cottonwood, and willow development under forest fuels treatment regimes. </w:t>
      </w:r>
      <w:r>
        <w:rPr>
          <w:i/>
          <w:iCs/>
        </w:rPr>
        <w:t>Forest Ecology and Management</w:t>
      </w:r>
      <w:r>
        <w:t xml:space="preserve">, </w:t>
      </w:r>
      <w:r>
        <w:rPr>
          <w:i/>
          <w:iCs/>
        </w:rPr>
        <w:t>276</w:t>
      </w:r>
      <w:r>
        <w:t>, 33–40. https://doi.org/10.1016/j.foreco.2012.03.019</w:t>
      </w:r>
    </w:p>
    <w:p w14:paraId="30AFB4F6" w14:textId="77777777" w:rsidR="00D548A9" w:rsidRDefault="00D548A9" w:rsidP="00D548A9">
      <w:pPr>
        <w:pStyle w:val="Bibliography"/>
      </w:pPr>
      <w:r>
        <w:t xml:space="preserve">Fenner, B. P., &amp; D. R. Patton. (1985). Effects of regulated water flows on regeneration of Fremont cottonwood. </w:t>
      </w:r>
      <w:r>
        <w:rPr>
          <w:i/>
          <w:iCs/>
        </w:rPr>
        <w:t>Rangeland Ecology and Management</w:t>
      </w:r>
      <w:r>
        <w:t>.</w:t>
      </w:r>
    </w:p>
    <w:p w14:paraId="5FBDFE22" w14:textId="77777777" w:rsidR="00D548A9" w:rsidRDefault="00D548A9" w:rsidP="00D548A9">
      <w:pPr>
        <w:pStyle w:val="Bibliography"/>
      </w:pPr>
      <w:r>
        <w:t xml:space="preserve">Ffolliott, P. F., DeBano, L. F., Baker Jr, M. B., Neary, D. G., &amp; Brooks, K. N. (2004). Hydrology and impacts of disturbances on hydrologic function. </w:t>
      </w:r>
      <w:r>
        <w:rPr>
          <w:i/>
          <w:iCs/>
        </w:rPr>
        <w:t>Riparian Areas of the Southwestern United States: Hydrology, Ecology, and Management; Baker, MB, Ffolliott, PF, DeBano, LF, Neary, DG, Eds</w:t>
      </w:r>
      <w:r>
        <w:t>, 51.</w:t>
      </w:r>
    </w:p>
    <w:p w14:paraId="16CB441B" w14:textId="77777777" w:rsidR="00D548A9" w:rsidRDefault="00D548A9" w:rsidP="00D548A9">
      <w:pPr>
        <w:pStyle w:val="Bibliography"/>
      </w:pPr>
      <w:r>
        <w:t xml:space="preserve">Gom, L. A., &amp; Rood, S. B. (2000). Fire induces clonal sprouting of riparian cottonwoods. </w:t>
      </w:r>
      <w:r>
        <w:rPr>
          <w:i/>
          <w:iCs/>
        </w:rPr>
        <w:t>Canadian Journal of Botany</w:t>
      </w:r>
      <w:r>
        <w:t xml:space="preserve">, </w:t>
      </w:r>
      <w:r>
        <w:rPr>
          <w:i/>
          <w:iCs/>
        </w:rPr>
        <w:t>77</w:t>
      </w:r>
      <w:r>
        <w:t>(11), 1604–1616. https://doi.org/10.1139/b99-135</w:t>
      </w:r>
    </w:p>
    <w:p w14:paraId="0F008CEA" w14:textId="77777777" w:rsidR="00D548A9" w:rsidRDefault="00D548A9" w:rsidP="00D548A9">
      <w:pPr>
        <w:pStyle w:val="Bibliography"/>
      </w:pPr>
      <w:r>
        <w:lastRenderedPageBreak/>
        <w:t xml:space="preserve">Horton, J. L., Kolb, T. E., &amp; Hart, S. C. (2001). PHYSIOLOGICAL RESPONSE TO GROUNDWATER DEPTH VARIES AMONG SPECIES AND WITH RIVER FLOW REGULATION. </w:t>
      </w:r>
      <w:r>
        <w:rPr>
          <w:i/>
          <w:iCs/>
        </w:rPr>
        <w:t>Ecological Applications</w:t>
      </w:r>
      <w:r>
        <w:t xml:space="preserve">, </w:t>
      </w:r>
      <w:r>
        <w:rPr>
          <w:i/>
          <w:iCs/>
        </w:rPr>
        <w:t>11</w:t>
      </w:r>
      <w:r>
        <w:t>(4), 1046–1059. https://doi.org/10.1890/1051-0761(2001)011[1046:PRTGDV]2.0.CO;2</w:t>
      </w:r>
    </w:p>
    <w:p w14:paraId="232A9CF7" w14:textId="77777777" w:rsidR="00D548A9" w:rsidRDefault="00D548A9" w:rsidP="00D548A9">
      <w:pPr>
        <w:pStyle w:val="Bibliography"/>
      </w:pPr>
      <w:r>
        <w:t xml:space="preserve">Hunter, W. C., Anderson, B. W., &amp; Ohmart, R. D. (1987). Avian Community Structure Changes in a Mature Floodplain Forest after Extensive Flooding. </w:t>
      </w:r>
      <w:r>
        <w:rPr>
          <w:i/>
          <w:iCs/>
        </w:rPr>
        <w:t>The Journal of Wildlife Management</w:t>
      </w:r>
      <w:r>
        <w:t xml:space="preserve">, </w:t>
      </w:r>
      <w:r>
        <w:rPr>
          <w:i/>
          <w:iCs/>
        </w:rPr>
        <w:t>51</w:t>
      </w:r>
      <w:r>
        <w:t>(2), 495. https://doi.org/10.2307/3801039</w:t>
      </w:r>
    </w:p>
    <w:p w14:paraId="34D46CCC" w14:textId="77777777" w:rsidR="00D548A9" w:rsidRDefault="00D548A9" w:rsidP="00D548A9">
      <w:pPr>
        <w:pStyle w:val="Bibliography"/>
      </w:pPr>
      <w:r>
        <w:t xml:space="preserve">Johnson, T. D., Kolb, T. E., &amp; Medina, A. L. (2010). Do riparian plant community characteristics differ between Tamarix (L.) invaded and non-invaded sites on the upper Verde River, Arizona? </w:t>
      </w:r>
      <w:r>
        <w:rPr>
          <w:i/>
          <w:iCs/>
        </w:rPr>
        <w:t>Biological Invasions</w:t>
      </w:r>
      <w:r>
        <w:t xml:space="preserve">, </w:t>
      </w:r>
      <w:r>
        <w:rPr>
          <w:i/>
          <w:iCs/>
        </w:rPr>
        <w:t>12</w:t>
      </w:r>
      <w:r>
        <w:t>(8), 2487–2497. https://doi.org/10.1007/s10530-009-9658-2</w:t>
      </w:r>
    </w:p>
    <w:p w14:paraId="545EA95F" w14:textId="77777777" w:rsidR="00D548A9" w:rsidRDefault="00D548A9" w:rsidP="00D548A9">
      <w:pPr>
        <w:pStyle w:val="Bibliography"/>
      </w:pPr>
      <w:r>
        <w:t xml:space="preserve">Keller, G. S., &amp; Avery, J. D. (2014). Avian use of isolated cottonwood, tamarisk, and residential patches of habitat during migration on the high plains of New Mexico. </w:t>
      </w:r>
      <w:r>
        <w:rPr>
          <w:i/>
          <w:iCs/>
        </w:rPr>
        <w:t>The Southwestern Naturalist</w:t>
      </w:r>
      <w:r>
        <w:t xml:space="preserve">, </w:t>
      </w:r>
      <w:r>
        <w:rPr>
          <w:i/>
          <w:iCs/>
        </w:rPr>
        <w:t>59</w:t>
      </w:r>
      <w:r>
        <w:t>(2), 263–271. https://doi.org/10.1894/F15-MLK-15.1</w:t>
      </w:r>
    </w:p>
    <w:p w14:paraId="4E94847E" w14:textId="77777777" w:rsidR="00D548A9" w:rsidRDefault="00D548A9" w:rsidP="00D548A9">
      <w:pPr>
        <w:pStyle w:val="Bibliography"/>
      </w:pPr>
      <w:r>
        <w:t xml:space="preserve">Knopf, F. L., Johnson, R. R., Rich, T., Samson, F. B., &amp; Szaro, R. C. (1988). Conservation of Riparian Ecosystems in the United States. </w:t>
      </w:r>
      <w:r>
        <w:rPr>
          <w:i/>
          <w:iCs/>
        </w:rPr>
        <w:t>The Wilson Bulletin</w:t>
      </w:r>
      <w:r>
        <w:t xml:space="preserve">, </w:t>
      </w:r>
      <w:r>
        <w:rPr>
          <w:i/>
          <w:iCs/>
        </w:rPr>
        <w:t>100</w:t>
      </w:r>
      <w:r>
        <w:t>(2), 272–284. JSTOR.</w:t>
      </w:r>
    </w:p>
    <w:p w14:paraId="32ABAD97" w14:textId="77777777" w:rsidR="00D548A9" w:rsidRDefault="00D548A9" w:rsidP="00D548A9">
      <w:pPr>
        <w:pStyle w:val="Bibliography"/>
      </w:pPr>
      <w:r>
        <w:t xml:space="preserve">Kranjcec, J., Mahoney, J. M., &amp; Rood, S. B. (1998). The responses of three riparian cottonwood species to water table decline. </w:t>
      </w:r>
      <w:r>
        <w:rPr>
          <w:i/>
          <w:iCs/>
        </w:rPr>
        <w:t>Forest Ecology and Management</w:t>
      </w:r>
      <w:r>
        <w:t xml:space="preserve">, </w:t>
      </w:r>
      <w:r>
        <w:rPr>
          <w:i/>
          <w:iCs/>
        </w:rPr>
        <w:t>110</w:t>
      </w:r>
      <w:r>
        <w:t>(1–3), 77–87. https://doi.org/10.1016/S0378-1127(98)00276-X</w:t>
      </w:r>
    </w:p>
    <w:p w14:paraId="7F2F4F32" w14:textId="77777777" w:rsidR="00D548A9" w:rsidRDefault="00D548A9" w:rsidP="00D548A9">
      <w:pPr>
        <w:pStyle w:val="Bibliography"/>
      </w:pPr>
      <w:r>
        <w:t xml:space="preserve">Kreiling, R. M., Bartsch, L. A., Perner, P. M., Hlavacek, E. J., &amp; Christensen, V. G. (2021). Riparian Forest Cover Modulates Phosphorus Storage and Nitrogen Cycling in Agricultural Stream Sediments. </w:t>
      </w:r>
      <w:r>
        <w:rPr>
          <w:i/>
          <w:iCs/>
        </w:rPr>
        <w:t>Environmental Management</w:t>
      </w:r>
      <w:r>
        <w:t xml:space="preserve">, </w:t>
      </w:r>
      <w:r>
        <w:rPr>
          <w:i/>
          <w:iCs/>
        </w:rPr>
        <w:t>68</w:t>
      </w:r>
      <w:r>
        <w:t>(2), 279–293. https://doi.org/10.1007/s00267-021-01484-9</w:t>
      </w:r>
    </w:p>
    <w:p w14:paraId="54FE2D18" w14:textId="77777777" w:rsidR="00D548A9" w:rsidRDefault="00D548A9" w:rsidP="00D548A9">
      <w:pPr>
        <w:pStyle w:val="Bibliography"/>
      </w:pPr>
      <w:r>
        <w:lastRenderedPageBreak/>
        <w:t xml:space="preserve">Mahoney, J. M., &amp; Rood, S. B. (1998). Streamflow requirements for cottonwood seedling recruitment—An integrative model. </w:t>
      </w:r>
      <w:r>
        <w:rPr>
          <w:i/>
          <w:iCs/>
        </w:rPr>
        <w:t>Wetlands</w:t>
      </w:r>
      <w:r>
        <w:t xml:space="preserve">, </w:t>
      </w:r>
      <w:r>
        <w:rPr>
          <w:i/>
          <w:iCs/>
        </w:rPr>
        <w:t>18</w:t>
      </w:r>
      <w:r>
        <w:t>(4), 634–645. https://doi.org/10.1007/BF03161678</w:t>
      </w:r>
    </w:p>
    <w:p w14:paraId="3614DC58" w14:textId="77777777" w:rsidR="00D548A9" w:rsidRDefault="00D548A9" w:rsidP="00D548A9">
      <w:pPr>
        <w:pStyle w:val="Bibliography"/>
      </w:pPr>
      <w:r>
        <w:t xml:space="preserve">Meko, D. M., Touchan, R., &amp; Anchukaitis, K. J. (2011). Seascorr: A MATLAB program for identifying the seasonal climate signal in an annual tree-ring time series. </w:t>
      </w:r>
      <w:r>
        <w:rPr>
          <w:i/>
          <w:iCs/>
        </w:rPr>
        <w:t>Computers &amp; Geosciences</w:t>
      </w:r>
      <w:r>
        <w:t xml:space="preserve">, </w:t>
      </w:r>
      <w:r>
        <w:rPr>
          <w:i/>
          <w:iCs/>
        </w:rPr>
        <w:t>37</w:t>
      </w:r>
      <w:r>
        <w:t>(9), 1234–1241. https://doi.org/10.1016/j.cageo.2011.01.013</w:t>
      </w:r>
    </w:p>
    <w:p w14:paraId="5955E1A7" w14:textId="77777777" w:rsidR="00D548A9" w:rsidRDefault="00D548A9" w:rsidP="00D548A9">
      <w:pPr>
        <w:pStyle w:val="Bibliography"/>
      </w:pPr>
      <w:r>
        <w:t xml:space="preserve">Merritt, D. M., &amp; Cooper, D. J. (2000). Riparian vegetation and channel change in response to river regulation: A comparative study of regulated and unregulated streams in the Green River Basin, USA. </w:t>
      </w:r>
      <w:r>
        <w:rPr>
          <w:i/>
          <w:iCs/>
        </w:rPr>
        <w:t>Regulated Rivers: Research &amp; Management</w:t>
      </w:r>
      <w:r>
        <w:t xml:space="preserve">, </w:t>
      </w:r>
      <w:r>
        <w:rPr>
          <w:i/>
          <w:iCs/>
        </w:rPr>
        <w:t>16</w:t>
      </w:r>
      <w:r>
        <w:t>(6), 543–564. https://doi.org/10.1002/1099-1646(200011/12)16:6&lt;543::AID-RRR590&gt;3.0.CO;2-N</w:t>
      </w:r>
    </w:p>
    <w:p w14:paraId="4EBE9AA9" w14:textId="77777777" w:rsidR="00D548A9" w:rsidRDefault="00D548A9" w:rsidP="00D548A9">
      <w:pPr>
        <w:pStyle w:val="Bibliography"/>
      </w:pPr>
      <w:r>
        <w:t xml:space="preserve">Moran, M. E., Aparecido, L. M. T., Koepke, D. F., Cooper, H. F., Doughty, C. E., Gehring, C. A., Throop, H. L., Whitham, T. G., Allan, G. J., &amp; Hultine, K. R. (2023). Limits of thermal and hydrological tolerance in a foundation tree species ( </w:t>
      </w:r>
      <w:r>
        <w:rPr>
          <w:i/>
          <w:iCs/>
        </w:rPr>
        <w:t>Populus fremontii</w:t>
      </w:r>
      <w:r>
        <w:t xml:space="preserve"> ) in the desert southwestern United States. </w:t>
      </w:r>
      <w:r>
        <w:rPr>
          <w:i/>
          <w:iCs/>
        </w:rPr>
        <w:t>New Phytologist</w:t>
      </w:r>
      <w:r>
        <w:t xml:space="preserve">, </w:t>
      </w:r>
      <w:r>
        <w:rPr>
          <w:i/>
          <w:iCs/>
        </w:rPr>
        <w:t>240</w:t>
      </w:r>
      <w:r>
        <w:t>(6), 2298–2311. https://doi.org/10.1111/nph.19247</w:t>
      </w:r>
    </w:p>
    <w:p w14:paraId="01401AD1" w14:textId="77777777" w:rsidR="00D548A9" w:rsidRDefault="00D548A9" w:rsidP="00D548A9">
      <w:pPr>
        <w:pStyle w:val="Bibliography"/>
      </w:pPr>
      <w:r>
        <w:t xml:space="preserve">Patten, D. T. (1998). Riparian ecosytems of semi-arid North America: Diversity and human impacts. </w:t>
      </w:r>
      <w:r>
        <w:rPr>
          <w:i/>
          <w:iCs/>
        </w:rPr>
        <w:t>Wetlands</w:t>
      </w:r>
      <w:r>
        <w:t xml:space="preserve">, </w:t>
      </w:r>
      <w:r>
        <w:rPr>
          <w:i/>
          <w:iCs/>
        </w:rPr>
        <w:t>18</w:t>
      </w:r>
      <w:r>
        <w:t>(4), 498–512. https://doi.org/10.1007/BF03161668</w:t>
      </w:r>
    </w:p>
    <w:p w14:paraId="13517A1A" w14:textId="77777777" w:rsidR="00D548A9" w:rsidRDefault="00D548A9" w:rsidP="00D548A9">
      <w:pPr>
        <w:pStyle w:val="Bibliography"/>
      </w:pPr>
      <w:r>
        <w:t xml:space="preserve">Phoebus, I., Segelbacher, G., &amp; Stenhouse, G. B. (2017). Do large carnivores use riparian zones? Ecological implications for forest management. </w:t>
      </w:r>
      <w:r>
        <w:rPr>
          <w:i/>
          <w:iCs/>
        </w:rPr>
        <w:t>Forest Ecology and Management</w:t>
      </w:r>
      <w:r>
        <w:t xml:space="preserve">, </w:t>
      </w:r>
      <w:r>
        <w:rPr>
          <w:i/>
          <w:iCs/>
        </w:rPr>
        <w:t>402</w:t>
      </w:r>
      <w:r>
        <w:t>, 157–165. https://doi.org/10.1016/j.foreco.2017.07.037</w:t>
      </w:r>
    </w:p>
    <w:p w14:paraId="37C5F770" w14:textId="77777777" w:rsidR="00D548A9" w:rsidRDefault="00D548A9" w:rsidP="00D548A9">
      <w:pPr>
        <w:pStyle w:val="Bibliography"/>
      </w:pPr>
      <w:r>
        <w:t xml:space="preserve">R. Willms, C., W. Pearce, D., &amp; B. Rood, S. (2006). Growth of riparian cottonwoods: A developmental pattern and the influence of geomorphic context. </w:t>
      </w:r>
      <w:r>
        <w:rPr>
          <w:i/>
          <w:iCs/>
        </w:rPr>
        <w:t>Trees</w:t>
      </w:r>
      <w:r>
        <w:t xml:space="preserve">, </w:t>
      </w:r>
      <w:r>
        <w:rPr>
          <w:i/>
          <w:iCs/>
        </w:rPr>
        <w:t>20</w:t>
      </w:r>
      <w:r>
        <w:t>(2), 210–218. https://doi.org/10.1007/s00468-005-0027-1</w:t>
      </w:r>
    </w:p>
    <w:p w14:paraId="40B24750" w14:textId="77777777" w:rsidR="00D548A9" w:rsidRDefault="00D548A9" w:rsidP="00D548A9">
      <w:pPr>
        <w:pStyle w:val="Bibliography"/>
      </w:pPr>
      <w:r>
        <w:t xml:space="preserve">Rood, S. B., Braatne, J. H., &amp; Hughes, F. M. R. (2003). Ecophysiology of riparian cottonwoods: Stream flow dependency, water relations and restoration. </w:t>
      </w:r>
      <w:r>
        <w:rPr>
          <w:i/>
          <w:iCs/>
        </w:rPr>
        <w:t>Tree Physiology</w:t>
      </w:r>
      <w:r>
        <w:t xml:space="preserve">, </w:t>
      </w:r>
      <w:r>
        <w:rPr>
          <w:i/>
          <w:iCs/>
        </w:rPr>
        <w:t>23</w:t>
      </w:r>
      <w:r>
        <w:t>(16), 1113–1124. https://doi.org/10.1093/treephys/23.16.1113</w:t>
      </w:r>
    </w:p>
    <w:p w14:paraId="12668C1A" w14:textId="77777777" w:rsidR="00D548A9" w:rsidRDefault="00D548A9" w:rsidP="00D548A9">
      <w:pPr>
        <w:pStyle w:val="Bibliography"/>
      </w:pPr>
      <w:r>
        <w:lastRenderedPageBreak/>
        <w:t xml:space="preserve">Rood, S. B., &amp; Polzin, M. L. (2003). Big old cottonwoods. </w:t>
      </w:r>
      <w:r>
        <w:rPr>
          <w:i/>
          <w:iCs/>
        </w:rPr>
        <w:t>Canadian Journal of Botany</w:t>
      </w:r>
      <w:r>
        <w:t xml:space="preserve">, </w:t>
      </w:r>
      <w:r>
        <w:rPr>
          <w:i/>
          <w:iCs/>
        </w:rPr>
        <w:t>81</w:t>
      </w:r>
      <w:r>
        <w:t>(7), 764–767. https://doi.org/10.1139/b03-065</w:t>
      </w:r>
    </w:p>
    <w:p w14:paraId="0319723A" w14:textId="77777777" w:rsidR="00D548A9" w:rsidRDefault="00D548A9" w:rsidP="00D548A9">
      <w:pPr>
        <w:pStyle w:val="Bibliography"/>
      </w:pPr>
      <w:r>
        <w:t xml:space="preserve">Rose, R., Ketchum, J. S., &amp; Hanson, D. E. (1999). Three-Year Survival and Growth of Douglas-Fir Seedlings Under Various Vegetation-Free Regimes. </w:t>
      </w:r>
      <w:r>
        <w:rPr>
          <w:i/>
          <w:iCs/>
        </w:rPr>
        <w:t>Forest Science</w:t>
      </w:r>
      <w:r>
        <w:t xml:space="preserve">, </w:t>
      </w:r>
      <w:r>
        <w:rPr>
          <w:i/>
          <w:iCs/>
        </w:rPr>
        <w:t>45</w:t>
      </w:r>
      <w:r>
        <w:t>(1), 117–126. https://doi.org/10.1093/forestscience/45.1.117</w:t>
      </w:r>
    </w:p>
    <w:p w14:paraId="023FD811" w14:textId="77777777" w:rsidR="00D548A9" w:rsidRDefault="00D548A9" w:rsidP="00D548A9">
      <w:pPr>
        <w:pStyle w:val="Bibliography"/>
      </w:pPr>
      <w:r>
        <w:t xml:space="preserve">Schook, D. M., Friedman, J. M., &amp; Rathburn, S. L. (2016). Flow reconstructions in the Upper Missouri River Basin using riparian tree rings: Upper Missouri River Basin flow reconstructions. </w:t>
      </w:r>
      <w:r>
        <w:rPr>
          <w:i/>
          <w:iCs/>
        </w:rPr>
        <w:t>Water Resources Research</w:t>
      </w:r>
      <w:r>
        <w:t xml:space="preserve">, </w:t>
      </w:r>
      <w:r>
        <w:rPr>
          <w:i/>
          <w:iCs/>
        </w:rPr>
        <w:t>52</w:t>
      </w:r>
      <w:r>
        <w:t>(10), 8159–8173. https://doi.org/10.1002/2016WR018845</w:t>
      </w:r>
    </w:p>
    <w:p w14:paraId="6650B21B" w14:textId="77777777" w:rsidR="00D548A9" w:rsidRDefault="00D548A9" w:rsidP="00D548A9">
      <w:pPr>
        <w:pStyle w:val="Bibliography"/>
      </w:pPr>
      <w:r>
        <w:t xml:space="preserve">Schultz, R., Isenhart, T., Colletti, J., Simpkins, W., Udawatta, R., &amp; Schultz, P. (2009). Riparian and upland buffer practices. </w:t>
      </w:r>
      <w:r>
        <w:rPr>
          <w:i/>
          <w:iCs/>
        </w:rPr>
        <w:t>North American Agroforestry: An Integrated Science and Practice</w:t>
      </w:r>
      <w:r>
        <w:t>, 163–218.</w:t>
      </w:r>
    </w:p>
    <w:p w14:paraId="40CDB3E9" w14:textId="77777777" w:rsidR="00D548A9" w:rsidRDefault="00D548A9" w:rsidP="00D548A9">
      <w:pPr>
        <w:pStyle w:val="Bibliography"/>
      </w:pPr>
      <w:r>
        <w:t xml:space="preserve">Scott, M. L., Shafroth, P. B., &amp; Auble, G. T. (1999). Responses of riparian cottonwoods to alluvial water declines. </w:t>
      </w:r>
      <w:r>
        <w:rPr>
          <w:i/>
          <w:iCs/>
        </w:rPr>
        <w:t>Environmental Management</w:t>
      </w:r>
      <w:r>
        <w:t xml:space="preserve">, </w:t>
      </w:r>
      <w:r>
        <w:rPr>
          <w:i/>
          <w:iCs/>
        </w:rPr>
        <w:t>23(3)</w:t>
      </w:r>
      <w:r>
        <w:t>.</w:t>
      </w:r>
    </w:p>
    <w:p w14:paraId="2E7BB861" w14:textId="77777777" w:rsidR="00D548A9" w:rsidRDefault="00D548A9" w:rsidP="00D548A9">
      <w:pPr>
        <w:pStyle w:val="Bibliography"/>
      </w:pPr>
      <w:r>
        <w:t xml:space="preserve">Segelquist, C. A., Scott, M. L., &amp; Auble, G. T. (1993). Establishment of Populus deltoides Under Simulated Alluvial Groundwater Declines. </w:t>
      </w:r>
      <w:r>
        <w:rPr>
          <w:i/>
          <w:iCs/>
        </w:rPr>
        <w:t>American Midland Naturalist</w:t>
      </w:r>
      <w:r>
        <w:t xml:space="preserve">, </w:t>
      </w:r>
      <w:r>
        <w:rPr>
          <w:i/>
          <w:iCs/>
        </w:rPr>
        <w:t>130</w:t>
      </w:r>
      <w:r>
        <w:t>(2), 274. https://doi.org/10.2307/2426127</w:t>
      </w:r>
    </w:p>
    <w:p w14:paraId="5B5D26B2" w14:textId="77777777" w:rsidR="00D548A9" w:rsidRDefault="00D548A9" w:rsidP="00D548A9">
      <w:pPr>
        <w:pStyle w:val="Bibliography"/>
      </w:pPr>
      <w:r>
        <w:t xml:space="preserve">Shafroth, P. B., Stromberg, J. C., &amp; Patten, D. T. (2002). RIPARIAN VEGETATION RESPONSE TO ALTERED DISTURBANCE AND STRESS REGIMES. </w:t>
      </w:r>
      <w:r>
        <w:rPr>
          <w:i/>
          <w:iCs/>
        </w:rPr>
        <w:t>Ecological Applications</w:t>
      </w:r>
      <w:r>
        <w:t xml:space="preserve">, </w:t>
      </w:r>
      <w:r>
        <w:rPr>
          <w:i/>
          <w:iCs/>
        </w:rPr>
        <w:t>12</w:t>
      </w:r>
      <w:r>
        <w:t>(1), 107–123. https://doi.org/10.1890/1051-0761(2002)012[0107:RVRTAD]2.0.CO;2</w:t>
      </w:r>
    </w:p>
    <w:p w14:paraId="1FA2631E" w14:textId="77777777" w:rsidR="00D548A9" w:rsidRDefault="00D548A9" w:rsidP="00D548A9">
      <w:pPr>
        <w:pStyle w:val="Bibliography"/>
      </w:pPr>
      <w:r>
        <w:t xml:space="preserve">Sharon Masek Lopez &amp; Abraham E. Springer. (2002). </w:t>
      </w:r>
      <w:r>
        <w:rPr>
          <w:i/>
          <w:iCs/>
        </w:rPr>
        <w:t>Assessment of Human Influence on Riparian Change in the Verde Valley, Arizona</w:t>
      </w:r>
      <w:r>
        <w:t>.</w:t>
      </w:r>
    </w:p>
    <w:p w14:paraId="33C13151" w14:textId="77777777" w:rsidR="00D548A9" w:rsidRDefault="00D548A9" w:rsidP="00D548A9">
      <w:pPr>
        <w:pStyle w:val="Bibliography"/>
      </w:pPr>
      <w:r>
        <w:t xml:space="preserve">Sher, A. A., Marshall, D. L., &amp; Taylor, J. P. (2002). ESTABLISHMENT PATTERNS OF NATIVE POPULUS AND SALIX IN THE PRESENCE OF INVASIVE NONNATIVE TAMARIX. </w:t>
      </w:r>
      <w:r>
        <w:rPr>
          <w:i/>
          <w:iCs/>
        </w:rPr>
        <w:t>Ecological Applications</w:t>
      </w:r>
      <w:r>
        <w:t xml:space="preserve">, </w:t>
      </w:r>
      <w:r>
        <w:rPr>
          <w:i/>
          <w:iCs/>
        </w:rPr>
        <w:t>12</w:t>
      </w:r>
      <w:r>
        <w:t>(3), 760–772. https://doi.org/10.1890/1051-0761(2002)012[0760:EPONPA]2.0.CO;2</w:t>
      </w:r>
    </w:p>
    <w:p w14:paraId="158DCBD7" w14:textId="77777777" w:rsidR="00D548A9" w:rsidRDefault="00D548A9" w:rsidP="00D548A9">
      <w:pPr>
        <w:pStyle w:val="Bibliography"/>
      </w:pPr>
      <w:r>
        <w:lastRenderedPageBreak/>
        <w:t xml:space="preserve">Stromberg, J. C. (1993). Fremont cottonwood-Goodding willow riparian forests: A review of their ecology, threats, and recovery potential. </w:t>
      </w:r>
      <w:r>
        <w:rPr>
          <w:i/>
          <w:iCs/>
        </w:rPr>
        <w:t>Journal of the Arizona-Nevada Academy of Science</w:t>
      </w:r>
      <w:r>
        <w:t>, 97–110.</w:t>
      </w:r>
    </w:p>
    <w:p w14:paraId="7BD1C1A8" w14:textId="77777777" w:rsidR="00D548A9" w:rsidRDefault="00D548A9" w:rsidP="00D548A9">
      <w:pPr>
        <w:pStyle w:val="Bibliography"/>
      </w:pPr>
      <w:r>
        <w:t xml:space="preserve">Stromberg, J. C. (1997). Growth and survivorship of Fremont cottonwood, Goodding willow, and salt cedar seedlings after large floods in central Arizona. </w:t>
      </w:r>
      <w:r>
        <w:rPr>
          <w:i/>
          <w:iCs/>
        </w:rPr>
        <w:t>The Great Basin Naturalist</w:t>
      </w:r>
      <w:r>
        <w:t>, 198–208.</w:t>
      </w:r>
    </w:p>
    <w:p w14:paraId="38FF3FF8" w14:textId="77777777" w:rsidR="00D548A9" w:rsidRDefault="00D548A9" w:rsidP="00D548A9">
      <w:pPr>
        <w:pStyle w:val="Bibliography"/>
      </w:pPr>
      <w:r>
        <w:t xml:space="preserve">Stromberg, J. C., Ritcher, B. D., Patten, D. T., &amp; Wolden, L. G. (1993). </w:t>
      </w:r>
      <w:r>
        <w:rPr>
          <w:i/>
          <w:iCs/>
        </w:rPr>
        <w:t>Response of a Sonoran riparian forest to a 10-year return flood</w:t>
      </w:r>
      <w:r>
        <w:t>.</w:t>
      </w:r>
    </w:p>
    <w:p w14:paraId="3345E356" w14:textId="77777777" w:rsidR="00D548A9" w:rsidRDefault="00D548A9" w:rsidP="00D548A9">
      <w:pPr>
        <w:pStyle w:val="Bibliography"/>
      </w:pPr>
      <w:r>
        <w:t xml:space="preserve">Stromberg, J. C., &amp; Rychener, T. J. (2010). Effects of Fire on Riparian Forests Along a Free-Flowing Dryland River. </w:t>
      </w:r>
      <w:r>
        <w:rPr>
          <w:i/>
          <w:iCs/>
        </w:rPr>
        <w:t>Wetlands</w:t>
      </w:r>
      <w:r>
        <w:t xml:space="preserve">, </w:t>
      </w:r>
      <w:r>
        <w:rPr>
          <w:i/>
          <w:iCs/>
        </w:rPr>
        <w:t>30</w:t>
      </w:r>
      <w:r>
        <w:t>(1), 75–86. https://doi.org/10.1007/s13157-009-0008-z</w:t>
      </w:r>
    </w:p>
    <w:p w14:paraId="1B2F36B5" w14:textId="77777777" w:rsidR="00D548A9" w:rsidRDefault="00D548A9" w:rsidP="00D548A9">
      <w:pPr>
        <w:pStyle w:val="Bibliography"/>
      </w:pPr>
      <w:r>
        <w:t xml:space="preserve">Stromberg, J. C., Tluczek, M. G. F., Hazelton, A. F., &amp; Ajami, H. (2010). A century of riparian forest expansion following extreme disturbance: Spatio-temporal change in Populus/Salix/Tamarix forests along the Upper San Pedro River, Arizona, USA. </w:t>
      </w:r>
      <w:r>
        <w:rPr>
          <w:i/>
          <w:iCs/>
        </w:rPr>
        <w:t>Forest Ecology and Management</w:t>
      </w:r>
      <w:r>
        <w:t xml:space="preserve">, </w:t>
      </w:r>
      <w:r>
        <w:rPr>
          <w:i/>
          <w:iCs/>
        </w:rPr>
        <w:t>259</w:t>
      </w:r>
      <w:r>
        <w:t>(6), 1181–1189. https://doi.org/10.1016/j.foreco.2010.01.005</w:t>
      </w:r>
    </w:p>
    <w:p w14:paraId="7D5276C5" w14:textId="77777777" w:rsidR="00D548A9" w:rsidRDefault="00D548A9" w:rsidP="00D548A9">
      <w:pPr>
        <w:pStyle w:val="Bibliography"/>
      </w:pPr>
      <w:r>
        <w:t xml:space="preserve">Swift, B. L. (1984). STATUS OF RIPARIAN ECOSYSTEMS IN THE UNITED STATES1. </w:t>
      </w:r>
      <w:r>
        <w:rPr>
          <w:i/>
          <w:iCs/>
        </w:rPr>
        <w:t>JAWRA Journal of the American Water Resources Association</w:t>
      </w:r>
      <w:r>
        <w:t xml:space="preserve">, </w:t>
      </w:r>
      <w:r>
        <w:rPr>
          <w:i/>
          <w:iCs/>
        </w:rPr>
        <w:t>20</w:t>
      </w:r>
      <w:r>
        <w:t>(2), 223–228. https://doi.org/10.1111/j.1752-1688.1984.tb04675.x</w:t>
      </w:r>
    </w:p>
    <w:p w14:paraId="5FA36C89" w14:textId="77777777" w:rsidR="00D548A9" w:rsidRDefault="00D548A9" w:rsidP="00D548A9">
      <w:pPr>
        <w:pStyle w:val="Bibliography"/>
      </w:pPr>
      <w:r>
        <w:t xml:space="preserve">Szaro, R. C., &amp; Pase, C. P. (1983). Short-Term Changes in a Cottonwood-Ash-Willow Association on a Grazed and an Ungrazed Portion of Little Ash Creek in Central Arizona. </w:t>
      </w:r>
      <w:r>
        <w:rPr>
          <w:i/>
          <w:iCs/>
        </w:rPr>
        <w:t>Journal of Range Management</w:t>
      </w:r>
      <w:r>
        <w:t xml:space="preserve">, </w:t>
      </w:r>
      <w:r>
        <w:rPr>
          <w:i/>
          <w:iCs/>
        </w:rPr>
        <w:t>36</w:t>
      </w:r>
      <w:r>
        <w:t>(3), 382. https://doi.org/10.2307/3898493</w:t>
      </w:r>
    </w:p>
    <w:p w14:paraId="1B879F1C" w14:textId="77777777" w:rsidR="00D548A9" w:rsidRDefault="00D548A9" w:rsidP="00D548A9">
      <w:pPr>
        <w:pStyle w:val="Bibliography"/>
      </w:pPr>
      <w:r>
        <w:t xml:space="preserve">USDA. (2012). </w:t>
      </w:r>
      <w:r>
        <w:rPr>
          <w:i/>
          <w:iCs/>
        </w:rPr>
        <w:t>Yavapai County Profile</w:t>
      </w:r>
      <w:r>
        <w:t xml:space="preserve"> (Census of Agriculture). https://agcensus.library.cornell.edu/wp-content/uploads/2012-Arizona-cp04025.pdf</w:t>
      </w:r>
    </w:p>
    <w:p w14:paraId="3CEFB8C2" w14:textId="77777777" w:rsidR="00D548A9" w:rsidRDefault="00D548A9" w:rsidP="00D548A9">
      <w:pPr>
        <w:pStyle w:val="Bibliography"/>
      </w:pPr>
      <w:r>
        <w:lastRenderedPageBreak/>
        <w:t xml:space="preserve">Varani, H., Margolis, E. Q., Muldavin, E. H., &amp; Pockman, W. T. (2024). Patterns and drivers of cottonwood mortality in the middle Rio Grande, New Mexico, USA. </w:t>
      </w:r>
      <w:r>
        <w:rPr>
          <w:i/>
          <w:iCs/>
        </w:rPr>
        <w:t>Ecohydrology</w:t>
      </w:r>
      <w:r>
        <w:t xml:space="preserve">, </w:t>
      </w:r>
      <w:r>
        <w:rPr>
          <w:i/>
          <w:iCs/>
        </w:rPr>
        <w:t>17</w:t>
      </w:r>
      <w:r>
        <w:t>(8), e2692. https://doi.org/10.1002/eco.2692</w:t>
      </w:r>
    </w:p>
    <w:p w14:paraId="538FBE2C" w14:textId="77777777" w:rsidR="00D548A9" w:rsidRDefault="00D548A9" w:rsidP="00D548A9">
      <w:pPr>
        <w:pStyle w:val="Bibliography"/>
      </w:pPr>
      <w:r>
        <w:t xml:space="preserve">Williams, C. A., &amp; Cooper, D. J. (2005). Mechanisms of Riparian Cottonwood Decline Along Regulated Rivers. </w:t>
      </w:r>
      <w:r>
        <w:rPr>
          <w:i/>
          <w:iCs/>
        </w:rPr>
        <w:t>Ecosystems</w:t>
      </w:r>
      <w:r>
        <w:t xml:space="preserve">, </w:t>
      </w:r>
      <w:r>
        <w:rPr>
          <w:i/>
          <w:iCs/>
        </w:rPr>
        <w:t>8</w:t>
      </w:r>
      <w:r>
        <w:t>(4), 382–395. https://doi.org/10.1007/s10021-003-0072-9</w:t>
      </w:r>
    </w:p>
    <w:p w14:paraId="4C7F73B4" w14:textId="77777777" w:rsidR="00D548A9" w:rsidRDefault="00D548A9" w:rsidP="00D548A9">
      <w:pPr>
        <w:pStyle w:val="Bibliography"/>
      </w:pPr>
      <w:r>
        <w:t xml:space="preserve">Wirt, L., DeWitt, E., &amp; Langenheim, V. E. (2005). </w:t>
      </w:r>
      <w:r>
        <w:rPr>
          <w:i/>
          <w:iCs/>
        </w:rPr>
        <w:t>Geologic framework of aquifer units and ground-water flowpaths, Verde River headwaters, north-central Arizona</w:t>
      </w:r>
      <w:r>
        <w:t>. US Geological Survey.</w:t>
      </w:r>
    </w:p>
    <w:p w14:paraId="50869270" w14:textId="77777777" w:rsidR="00D548A9" w:rsidRDefault="00D548A9" w:rsidP="00D548A9">
      <w:pPr>
        <w:pStyle w:val="Bibliography"/>
      </w:pPr>
      <w:r>
        <w:t>Zang, C., &amp; Biondi, F. (2015). treeclim: An R package for the numerical calibration of proxy</w:t>
      </w:r>
      <w:r>
        <w:rPr>
          <w:rFonts w:ascii="Cambria Math" w:hAnsi="Cambria Math" w:cs="Cambria Math"/>
        </w:rPr>
        <w:t>‐</w:t>
      </w:r>
      <w:r>
        <w:t xml:space="preserve">climate relationships. </w:t>
      </w:r>
      <w:r>
        <w:rPr>
          <w:i/>
          <w:iCs/>
        </w:rPr>
        <w:t>Ecography</w:t>
      </w:r>
      <w:r>
        <w:t xml:space="preserve">, </w:t>
      </w:r>
      <w:r>
        <w:rPr>
          <w:i/>
          <w:iCs/>
        </w:rPr>
        <w:t>38</w:t>
      </w:r>
      <w:r>
        <w:t>(4), 431–436. https://doi.org/10.1111/ecog.01335</w:t>
      </w:r>
    </w:p>
    <w:p w14:paraId="55ACA88E" w14:textId="77777777" w:rsidR="00D548A9" w:rsidRDefault="00D548A9" w:rsidP="00D548A9">
      <w:pPr>
        <w:pStyle w:val="Bibliography"/>
      </w:pPr>
      <w:r>
        <w:t xml:space="preserve">Zhao, X., Du, D., Xiong, J., Springer, A., Masek Lopez, S. R., Winkler, B., &amp; Hubler, K. (2019). The impact of forest restoration on agriculture in the Verde River watershed, Arizona, USA. </w:t>
      </w:r>
      <w:r>
        <w:rPr>
          <w:i/>
          <w:iCs/>
        </w:rPr>
        <w:t>Forest Policy and Economics</w:t>
      </w:r>
      <w:r>
        <w:t xml:space="preserve">, </w:t>
      </w:r>
      <w:r>
        <w:rPr>
          <w:i/>
          <w:iCs/>
        </w:rPr>
        <w:t>109</w:t>
      </w:r>
      <w:r>
        <w:t>, 101999. https://doi.org/10.1016/j.forpol.2019.101999</w:t>
      </w:r>
    </w:p>
    <w:p w14:paraId="73798B2E" w14:textId="41CE777E"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fldChar w:fldCharType="end"/>
      </w:r>
    </w:p>
    <w:p w14:paraId="18DD63EA" w14:textId="77777777" w:rsidR="0038100D" w:rsidRPr="002245EF" w:rsidRDefault="0038100D" w:rsidP="0038100D">
      <w:pPr>
        <w:rPr>
          <w:rFonts w:ascii="Times New Roman" w:hAnsi="Times New Roman" w:cs="Times New Roman"/>
          <w:sz w:val="24"/>
          <w:szCs w:val="24"/>
        </w:rPr>
      </w:pPr>
      <w:r w:rsidRPr="002245EF">
        <w:rPr>
          <w:rFonts w:ascii="Times New Roman" w:hAnsi="Times New Roman" w:cs="Times New Roman"/>
          <w:sz w:val="24"/>
          <w:szCs w:val="24"/>
        </w:rPr>
        <w:br w:type="page"/>
      </w:r>
    </w:p>
    <w:p w14:paraId="12218647" w14:textId="1AFF5FCF" w:rsidR="009954F4" w:rsidRPr="002245EF" w:rsidRDefault="009954F4" w:rsidP="009954F4">
      <w:pPr>
        <w:pStyle w:val="Heading2"/>
        <w:rPr>
          <w:rFonts w:ascii="Times New Roman" w:hAnsi="Times New Roman" w:cs="Times New Roman"/>
          <w:color w:val="auto"/>
        </w:rPr>
      </w:pPr>
    </w:p>
    <w:sectPr w:rsidR="009954F4" w:rsidRPr="002245E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Cooper,David" w:date="2025-04-05T13:12:00Z" w:initials="DC">
    <w:p w14:paraId="100B34EB" w14:textId="77777777" w:rsidR="007956F7" w:rsidRDefault="007956F7" w:rsidP="00746CF7">
      <w:r>
        <w:rPr>
          <w:rStyle w:val="CommentReference"/>
        </w:rPr>
        <w:annotationRef/>
      </w:r>
      <w:r>
        <w:rPr>
          <w:color w:val="000000"/>
          <w:sz w:val="20"/>
          <w:szCs w:val="20"/>
        </w:rPr>
        <w:t>are you sure about this?</w:t>
      </w:r>
    </w:p>
  </w:comment>
  <w:comment w:id="5" w:author="Quentin R McCalla" w:date="2025-04-14T11:43:00Z" w:initials="QM">
    <w:p w14:paraId="0BE0C82B" w14:textId="77777777" w:rsidR="0072113A" w:rsidRDefault="0072113A" w:rsidP="0072113A">
      <w:pPr>
        <w:pStyle w:val="CommentText"/>
      </w:pPr>
      <w:r>
        <w:rPr>
          <w:rStyle w:val="CommentReference"/>
        </w:rPr>
        <w:annotationRef/>
      </w:r>
      <w:r>
        <w:t>Struggling on how broad to be while also connecting it to the Verde before the Verde is mentioned or described</w:t>
      </w:r>
    </w:p>
  </w:comment>
  <w:comment w:id="6" w:author="Quentin R McCalla" w:date="2025-04-14T16:27:00Z" w:initials="QM">
    <w:p w14:paraId="641C8C11" w14:textId="77777777" w:rsidR="00716702" w:rsidRDefault="00716702" w:rsidP="00716702">
      <w:pPr>
        <w:pStyle w:val="CommentText"/>
      </w:pPr>
      <w:r>
        <w:rPr>
          <w:rStyle w:val="CommentReference"/>
        </w:rPr>
        <w:annotationRef/>
      </w:r>
      <w:r>
        <w:t>Fremont cottonwood or just cottonwood willow forests?</w:t>
      </w:r>
    </w:p>
  </w:comment>
  <w:comment w:id="10" w:author="Abraham E Springer" w:date="2025-04-15T13:49:00Z" w:initials="AS">
    <w:p w14:paraId="23C83EA4" w14:textId="77777777" w:rsidR="007D043A" w:rsidRDefault="007D043A" w:rsidP="007D043A">
      <w:pPr>
        <w:pStyle w:val="CommentText"/>
      </w:pPr>
      <w:r>
        <w:rPr>
          <w:rStyle w:val="CommentReference"/>
        </w:rPr>
        <w:annotationRef/>
      </w:r>
      <w:r>
        <w:t>I wonder if we should consider moving this to the discussion? Let’s leave it here for now and consider moving it later.</w:t>
      </w:r>
    </w:p>
  </w:comment>
  <w:comment w:id="14" w:author="Cooper,David" w:date="2025-04-05T13:20:00Z" w:initials="C">
    <w:p w14:paraId="6C457FDF" w14:textId="1FF53273" w:rsidR="008625F9" w:rsidRDefault="008625F9" w:rsidP="008625F9">
      <w:r>
        <w:rPr>
          <w:rStyle w:val="CommentReference"/>
        </w:rPr>
        <w:annotationRef/>
      </w:r>
      <w:r>
        <w:rPr>
          <w:color w:val="000000"/>
          <w:sz w:val="20"/>
          <w:szCs w:val="20"/>
        </w:rPr>
        <w:t>We are pretty sure its not Arundo, but it is the native Phragmites.</w:t>
      </w:r>
    </w:p>
  </w:comment>
  <w:comment w:id="15" w:author="Quentin R McCalla" w:date="2025-04-14T11:44:00Z" w:initials="QM">
    <w:p w14:paraId="293690DC" w14:textId="77777777" w:rsidR="0072113A" w:rsidRDefault="0072113A" w:rsidP="0072113A">
      <w:pPr>
        <w:pStyle w:val="CommentText"/>
      </w:pPr>
      <w:r>
        <w:rPr>
          <w:rStyle w:val="CommentReference"/>
        </w:rPr>
        <w:annotationRef/>
      </w:r>
      <w:r>
        <w:t>Tbd. Not convinced</w:t>
      </w:r>
    </w:p>
  </w:comment>
  <w:comment w:id="17" w:author="Abraham E Springer" w:date="2025-04-15T12:55:00Z" w:initials="AS">
    <w:p w14:paraId="09319676" w14:textId="77777777" w:rsidR="002E017C" w:rsidRDefault="002E017C" w:rsidP="002E017C">
      <w:pPr>
        <w:pStyle w:val="CommentText"/>
      </w:pPr>
      <w:r>
        <w:rPr>
          <w:rStyle w:val="CommentReference"/>
        </w:rPr>
        <w:annotationRef/>
      </w:r>
      <w:r>
        <w:t>I guess we don’t need this statement as we aren’t studying this reach.</w:t>
      </w:r>
    </w:p>
  </w:comment>
  <w:comment w:id="40" w:author="Cooper,David" w:date="2025-04-05T13:54:00Z" w:initials="C">
    <w:p w14:paraId="1D5FEA44" w14:textId="2B070C14" w:rsidR="00BE7FD1" w:rsidRDefault="00BE7FD1" w:rsidP="0061380B">
      <w:r>
        <w:rPr>
          <w:rStyle w:val="CommentReference"/>
        </w:rPr>
        <w:annotationRef/>
      </w:r>
      <w:r>
        <w:rPr>
          <w:color w:val="000000"/>
          <w:sz w:val="20"/>
          <w:szCs w:val="20"/>
        </w:rPr>
        <w:t>Because your figure only shows means, and not variance, its hard to understand what you are analyzing.  Did some plots  have much higher mortality than other?  Is that why there is a statistical relationship of survival to environmental variables?  I cannot tell from what you have presented.</w:t>
      </w:r>
    </w:p>
  </w:comment>
  <w:comment w:id="42" w:author="Abraham E Springer" w:date="2025-04-15T13:30:00Z" w:initials="AS">
    <w:p w14:paraId="7F64BDE5" w14:textId="77777777" w:rsidR="00DA4DA4" w:rsidRDefault="00DA4DA4" w:rsidP="00DA4DA4">
      <w:pPr>
        <w:pStyle w:val="CommentText"/>
      </w:pPr>
      <w:r>
        <w:rPr>
          <w:rStyle w:val="CommentReference"/>
        </w:rPr>
        <w:annotationRef/>
      </w:r>
      <w:r>
        <w:t>If you are keeping both of these charts, label them A and B and have the caption refer to each.</w:t>
      </w:r>
    </w:p>
  </w:comment>
  <w:comment w:id="52" w:author="Cooper,David" w:date="2025-04-05T13:59:00Z" w:initials="C">
    <w:p w14:paraId="58D40361" w14:textId="7E793FDB" w:rsidR="005E0FF8" w:rsidRDefault="005E0FF8" w:rsidP="007E680F">
      <w:r>
        <w:rPr>
          <w:rStyle w:val="CommentReference"/>
        </w:rPr>
        <w:annotationRef/>
      </w:r>
      <w:r>
        <w:rPr>
          <w:color w:val="000000"/>
          <w:sz w:val="20"/>
          <w:szCs w:val="20"/>
        </w:rPr>
        <w:t>To my eye, this relationship os strongly influenced by just a few trees, while the mass is just a shotgun blast.</w:t>
      </w:r>
    </w:p>
    <w:p w14:paraId="4B644DD6" w14:textId="77777777" w:rsidR="005E0FF8" w:rsidRDefault="005E0FF8" w:rsidP="007E680F"/>
  </w:comment>
  <w:comment w:id="53" w:author="Quentin R McCalla" w:date="2025-04-14T13:51:00Z" w:initials="QM">
    <w:p w14:paraId="07114AAC" w14:textId="77777777" w:rsidR="000A39A1" w:rsidRDefault="000A39A1" w:rsidP="000A39A1">
      <w:pPr>
        <w:pStyle w:val="CommentText"/>
      </w:pPr>
      <w:r>
        <w:rPr>
          <w:rStyle w:val="CommentReference"/>
        </w:rPr>
        <w:annotationRef/>
      </w:r>
      <w:r>
        <w:t>Agreed. Is this worth discussing?</w:t>
      </w:r>
    </w:p>
  </w:comment>
  <w:comment w:id="54" w:author="Abraham E Springer" w:date="2025-04-15T13:31:00Z" w:initials="AS">
    <w:p w14:paraId="7C5354E1" w14:textId="77777777" w:rsidR="00DA4DA4" w:rsidRDefault="00DA4DA4" w:rsidP="00DA4DA4">
      <w:pPr>
        <w:pStyle w:val="CommentText"/>
      </w:pPr>
      <w:r>
        <w:rPr>
          <w:rStyle w:val="CommentReference"/>
        </w:rPr>
        <w:annotationRef/>
      </w:r>
      <w:r>
        <w:t>Let it ride for this version and see what co-authors reply.</w:t>
      </w:r>
    </w:p>
  </w:comment>
  <w:comment w:id="62" w:author="Merritt, David - FS, CO" w:date="2025-04-07T12:45:00Z" w:initials="MDFC">
    <w:p w14:paraId="421DCCE5" w14:textId="7E26C867" w:rsidR="002B6513" w:rsidRDefault="002B6513" w:rsidP="002B6513">
      <w:pPr>
        <w:pStyle w:val="CommentText"/>
      </w:pPr>
      <w:r>
        <w:rPr>
          <w:rStyle w:val="CommentReference"/>
        </w:rPr>
        <w:annotationRef/>
      </w:r>
      <w:r>
        <w:t>Start broad and repeat the main objectives of this work. Work through what we understood prior to your contribution and then present what your contributions are, then provide some of the applications and implications of them.</w:t>
      </w:r>
    </w:p>
  </w:comment>
  <w:comment w:id="63" w:author="Abraham E Springer" w:date="2025-04-15T13:43:00Z" w:initials="AS">
    <w:p w14:paraId="5E824E03" w14:textId="77777777" w:rsidR="00E14F0D" w:rsidRDefault="00E14F0D" w:rsidP="00E14F0D">
      <w:pPr>
        <w:pStyle w:val="CommentText"/>
      </w:pPr>
      <w:r>
        <w:rPr>
          <w:rStyle w:val="CommentReference"/>
        </w:rPr>
        <w:annotationRef/>
      </w:r>
      <w:r>
        <w:t>Here are some of my suggestions to address Dave’s comment.</w:t>
      </w:r>
    </w:p>
  </w:comment>
  <w:comment w:id="64" w:author="Quentin R McCalla" w:date="2025-04-09T09:15:00Z" w:initials="QM">
    <w:p w14:paraId="688288EE" w14:textId="65CE9228" w:rsidR="002B2A01" w:rsidRDefault="002B2A01" w:rsidP="002B2A01">
      <w:pPr>
        <w:pStyle w:val="CommentText"/>
      </w:pPr>
      <w:r>
        <w:rPr>
          <w:rStyle w:val="CommentReference"/>
        </w:rPr>
        <w:annotationRef/>
      </w:r>
      <w:r>
        <w:t>Add specific stromberg heights</w:t>
      </w:r>
    </w:p>
  </w:comment>
  <w:comment w:id="65" w:author="Abraham E Springer" w:date="2025-04-15T13:41:00Z" w:initials="AS">
    <w:p w14:paraId="2146BB5C" w14:textId="77777777" w:rsidR="00E14F0D" w:rsidRDefault="00E14F0D" w:rsidP="00E14F0D">
      <w:pPr>
        <w:pStyle w:val="CommentText"/>
      </w:pPr>
      <w:r>
        <w:rPr>
          <w:rStyle w:val="CommentReference"/>
        </w:rPr>
        <w:annotationRef/>
      </w:r>
      <w:r>
        <w:t>Yes, we discussed this.</w:t>
      </w:r>
    </w:p>
  </w:comment>
  <w:comment w:id="71" w:author="Quentin R McCalla" w:date="2025-04-09T09:37:00Z" w:initials="QM">
    <w:p w14:paraId="334572EC" w14:textId="76C77F29" w:rsidR="00E03ECE" w:rsidRDefault="00E03ECE" w:rsidP="00E03ECE">
      <w:pPr>
        <w:pStyle w:val="CommentText"/>
      </w:pPr>
      <w:r>
        <w:rPr>
          <w:rStyle w:val="CommentReference"/>
        </w:rPr>
        <w:annotationRef/>
      </w:r>
      <w:r>
        <w:t>Take pictures of cores under scope</w:t>
      </w:r>
    </w:p>
  </w:comment>
  <w:comment w:id="72" w:author="Quentin R McCalla" w:date="2025-04-09T09:37:00Z" w:initials="QM">
    <w:p w14:paraId="5AFA2984" w14:textId="77777777" w:rsidR="00E03ECE" w:rsidRDefault="00E03ECE" w:rsidP="00E03ECE">
      <w:pPr>
        <w:pStyle w:val="CommentText"/>
      </w:pPr>
      <w:r>
        <w:rPr>
          <w:rStyle w:val="CommentReference"/>
        </w:rPr>
        <w:annotationRef/>
      </w:r>
      <w:r>
        <w:t>Good, rotten, no pith, pith</w:t>
      </w:r>
    </w:p>
  </w:comment>
  <w:comment w:id="75" w:author="Quentin R McCalla" w:date="2025-04-09T09:51:00Z" w:initials="QM">
    <w:p w14:paraId="686BAC63" w14:textId="77777777" w:rsidR="00B522C1" w:rsidRDefault="00B522C1" w:rsidP="00B522C1">
      <w:pPr>
        <w:pStyle w:val="CommentText"/>
      </w:pPr>
      <w:r>
        <w:rPr>
          <w:rStyle w:val="CommentReference"/>
        </w:rPr>
        <w:annotationRef/>
      </w:r>
      <w:r>
        <w:t>Lead with negatives</w:t>
      </w:r>
    </w:p>
  </w:comment>
  <w:comment w:id="76" w:author="Quentin R McCalla" w:date="2025-04-09T09:55:00Z" w:initials="QM">
    <w:p w14:paraId="3649FAE3" w14:textId="77777777" w:rsidR="00B522C1" w:rsidRDefault="00B522C1" w:rsidP="00B522C1">
      <w:pPr>
        <w:pStyle w:val="CommentText"/>
      </w:pPr>
      <w:r>
        <w:rPr>
          <w:rStyle w:val="CommentReference"/>
        </w:rPr>
        <w:annotationRef/>
      </w:r>
      <w:r>
        <w:t>Figure</w:t>
      </w:r>
    </w:p>
  </w:comment>
  <w:comment w:id="79" w:author="D.Merritt" w:date="2025-03-16T11:45:00Z" w:initials="DM">
    <w:p w14:paraId="70718CF4" w14:textId="6D164BFA" w:rsidR="0038100D" w:rsidRDefault="0038100D" w:rsidP="0038100D">
      <w:pPr>
        <w:pStyle w:val="CommentText"/>
      </w:pPr>
      <w:r>
        <w:rPr>
          <w:rStyle w:val="CommentReference"/>
        </w:rPr>
        <w:annotationRef/>
      </w:r>
      <w:r>
        <w:t>We can make this a punchier 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00B34EB" w15:done="0"/>
  <w15:commentEx w15:paraId="0BE0C82B" w15:done="0"/>
  <w15:commentEx w15:paraId="641C8C11" w15:done="0"/>
  <w15:commentEx w15:paraId="23C83EA4" w15:done="0"/>
  <w15:commentEx w15:paraId="6C457FDF" w15:done="0"/>
  <w15:commentEx w15:paraId="293690DC" w15:paraIdParent="6C457FDF" w15:done="0"/>
  <w15:commentEx w15:paraId="09319676" w15:done="0"/>
  <w15:commentEx w15:paraId="1D5FEA44" w15:done="0"/>
  <w15:commentEx w15:paraId="7F64BDE5" w15:done="0"/>
  <w15:commentEx w15:paraId="4B644DD6" w15:done="0"/>
  <w15:commentEx w15:paraId="07114AAC" w15:paraIdParent="4B644DD6" w15:done="0"/>
  <w15:commentEx w15:paraId="7C5354E1" w15:paraIdParent="4B644DD6" w15:done="0"/>
  <w15:commentEx w15:paraId="421DCCE5" w15:done="0"/>
  <w15:commentEx w15:paraId="5E824E03" w15:paraIdParent="421DCCE5" w15:done="0"/>
  <w15:commentEx w15:paraId="688288EE" w15:done="0"/>
  <w15:commentEx w15:paraId="2146BB5C" w15:paraIdParent="688288EE" w15:done="0"/>
  <w15:commentEx w15:paraId="334572EC" w15:done="0"/>
  <w15:commentEx w15:paraId="5AFA2984" w15:paraIdParent="334572EC" w15:done="0"/>
  <w15:commentEx w15:paraId="686BAC63" w15:done="0"/>
  <w15:commentEx w15:paraId="3649FAE3" w15:done="0"/>
  <w15:commentEx w15:paraId="70718C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7DBDCBD" w16cex:dateUtc="2025-04-05T19:12:00Z"/>
  <w16cex:commentExtensible w16cex:durableId="047E81B5" w16cex:dateUtc="2025-04-14T18:43:00Z"/>
  <w16cex:commentExtensible w16cex:durableId="57B9EBD4" w16cex:dateUtc="2025-04-14T23:27:00Z"/>
  <w16cex:commentExtensible w16cex:durableId="5EB74FB3" w16cex:dateUtc="2025-04-15T20:49:00Z"/>
  <w16cex:commentExtensible w16cex:durableId="460D7C3F" w16cex:dateUtc="2025-04-05T19:20:00Z"/>
  <w16cex:commentExtensible w16cex:durableId="2477A391" w16cex:dateUtc="2025-04-14T18:44:00Z"/>
  <w16cex:commentExtensible w16cex:durableId="0E88D623" w16cex:dateUtc="2025-04-15T19:55:00Z"/>
  <w16cex:commentExtensible w16cex:durableId="58688C7B" w16cex:dateUtc="2025-04-05T19:54:00Z"/>
  <w16cex:commentExtensible w16cex:durableId="458862FE" w16cex:dateUtc="2025-04-15T20:30:00Z"/>
  <w16cex:commentExtensible w16cex:durableId="6BCE49B2" w16cex:dateUtc="2025-04-05T19:59:00Z"/>
  <w16cex:commentExtensible w16cex:durableId="2B488F50" w16cex:dateUtc="2025-04-14T20:51:00Z"/>
  <w16cex:commentExtensible w16cex:durableId="4C559B43" w16cex:dateUtc="2025-04-15T20:31:00Z"/>
  <w16cex:commentExtensible w16cex:durableId="064A3C9A" w16cex:dateUtc="2025-04-07T18:45:00Z"/>
  <w16cex:commentExtensible w16cex:durableId="4E4B482F" w16cex:dateUtc="2025-04-15T20:43:00Z"/>
  <w16cex:commentExtensible w16cex:durableId="587DA836" w16cex:dateUtc="2025-04-09T16:15:00Z"/>
  <w16cex:commentExtensible w16cex:durableId="71598EAD" w16cex:dateUtc="2025-04-15T20:41:00Z"/>
  <w16cex:commentExtensible w16cex:durableId="35A6D6DA" w16cex:dateUtc="2025-04-09T16:37:00Z"/>
  <w16cex:commentExtensible w16cex:durableId="757EAB19" w16cex:dateUtc="2025-04-09T16:37:00Z"/>
  <w16cex:commentExtensible w16cex:durableId="5167C655" w16cex:dateUtc="2025-04-09T16:51:00Z"/>
  <w16cex:commentExtensible w16cex:durableId="3F243868" w16cex:dateUtc="2025-04-09T16:55:00Z"/>
  <w16cex:commentExtensible w16cex:durableId="0FAD7877" w16cex:dateUtc="2025-03-16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00B34EB" w16cid:durableId="47DBDCBD"/>
  <w16cid:commentId w16cid:paraId="0BE0C82B" w16cid:durableId="047E81B5"/>
  <w16cid:commentId w16cid:paraId="641C8C11" w16cid:durableId="57B9EBD4"/>
  <w16cid:commentId w16cid:paraId="23C83EA4" w16cid:durableId="5EB74FB3"/>
  <w16cid:commentId w16cid:paraId="6C457FDF" w16cid:durableId="460D7C3F"/>
  <w16cid:commentId w16cid:paraId="293690DC" w16cid:durableId="2477A391"/>
  <w16cid:commentId w16cid:paraId="09319676" w16cid:durableId="0E88D623"/>
  <w16cid:commentId w16cid:paraId="1D5FEA44" w16cid:durableId="58688C7B"/>
  <w16cid:commentId w16cid:paraId="7F64BDE5" w16cid:durableId="458862FE"/>
  <w16cid:commentId w16cid:paraId="4B644DD6" w16cid:durableId="6BCE49B2"/>
  <w16cid:commentId w16cid:paraId="07114AAC" w16cid:durableId="2B488F50"/>
  <w16cid:commentId w16cid:paraId="7C5354E1" w16cid:durableId="4C559B43"/>
  <w16cid:commentId w16cid:paraId="421DCCE5" w16cid:durableId="064A3C9A"/>
  <w16cid:commentId w16cid:paraId="5E824E03" w16cid:durableId="4E4B482F"/>
  <w16cid:commentId w16cid:paraId="688288EE" w16cid:durableId="587DA836"/>
  <w16cid:commentId w16cid:paraId="2146BB5C" w16cid:durableId="71598EAD"/>
  <w16cid:commentId w16cid:paraId="334572EC" w16cid:durableId="35A6D6DA"/>
  <w16cid:commentId w16cid:paraId="5AFA2984" w16cid:durableId="757EAB19"/>
  <w16cid:commentId w16cid:paraId="686BAC63" w16cid:durableId="5167C655"/>
  <w16cid:commentId w16cid:paraId="3649FAE3" w16cid:durableId="3F243868"/>
  <w16cid:commentId w16cid:paraId="70718CF4" w16cid:durableId="0FAD78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F5928B" w14:textId="77777777" w:rsidR="001964C6" w:rsidRDefault="001964C6">
      <w:pPr>
        <w:spacing w:line="240" w:lineRule="auto"/>
      </w:pPr>
      <w:r>
        <w:separator/>
      </w:r>
    </w:p>
  </w:endnote>
  <w:endnote w:type="continuationSeparator" w:id="0">
    <w:p w14:paraId="668A0F80" w14:textId="77777777" w:rsidR="001964C6" w:rsidRDefault="001964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1318155"/>
      <w:docPartObj>
        <w:docPartGallery w:val="Page Numbers (Bottom of Page)"/>
        <w:docPartUnique/>
      </w:docPartObj>
    </w:sdtPr>
    <w:sdtEndPr>
      <w:rPr>
        <w:noProof/>
      </w:rPr>
    </w:sdtEndPr>
    <w:sdtContent>
      <w:p w14:paraId="4F3960C7" w14:textId="77777777" w:rsidR="00A024BD" w:rsidRDefault="00AD7E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42A11C" w14:textId="77777777" w:rsidR="00A024BD" w:rsidRDefault="00A024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723332"/>
      <w:docPartObj>
        <w:docPartGallery w:val="Page Numbers (Bottom of Page)"/>
        <w:docPartUnique/>
      </w:docPartObj>
    </w:sdtPr>
    <w:sdtEndPr>
      <w:rPr>
        <w:noProof/>
      </w:rPr>
    </w:sdtEndPr>
    <w:sdtContent>
      <w:p w14:paraId="5EEB7EF4" w14:textId="77777777" w:rsidR="00A024BD" w:rsidRDefault="00AD7E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72410B" w14:textId="77777777" w:rsidR="00A024BD" w:rsidRDefault="00A024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4D588C" w14:textId="77777777" w:rsidR="001964C6" w:rsidRDefault="001964C6">
      <w:pPr>
        <w:spacing w:line="240" w:lineRule="auto"/>
      </w:pPr>
      <w:r>
        <w:separator/>
      </w:r>
    </w:p>
  </w:footnote>
  <w:footnote w:type="continuationSeparator" w:id="0">
    <w:p w14:paraId="15B2EB2D" w14:textId="77777777" w:rsidR="001964C6" w:rsidRDefault="001964C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DB3291"/>
    <w:multiLevelType w:val="hybridMultilevel"/>
    <w:tmpl w:val="97AC2868"/>
    <w:lvl w:ilvl="0" w:tplc="00B432C8">
      <w:start w:val="3"/>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0B19CF"/>
    <w:multiLevelType w:val="hybridMultilevel"/>
    <w:tmpl w:val="1466F7AA"/>
    <w:lvl w:ilvl="0" w:tplc="EA9862A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15:restartNumberingAfterBreak="0">
    <w:nsid w:val="2CAD2E99"/>
    <w:multiLevelType w:val="hybridMultilevel"/>
    <w:tmpl w:val="059EC1CA"/>
    <w:lvl w:ilvl="0" w:tplc="61AC92D8">
      <w:numFmt w:val="bullet"/>
      <w:lvlText w:val="-"/>
      <w:lvlJc w:val="left"/>
      <w:pPr>
        <w:ind w:left="1080" w:hanging="360"/>
      </w:pPr>
      <w:rPr>
        <w:rFonts w:ascii="Times New Roman" w:eastAsia="Arial"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D8E2317"/>
    <w:multiLevelType w:val="hybridMultilevel"/>
    <w:tmpl w:val="236C5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B77DB3"/>
    <w:multiLevelType w:val="hybridMultilevel"/>
    <w:tmpl w:val="77264BE6"/>
    <w:lvl w:ilvl="0" w:tplc="3AD44A0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1D6454A"/>
    <w:multiLevelType w:val="hybridMultilevel"/>
    <w:tmpl w:val="BA8AC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432017"/>
    <w:multiLevelType w:val="hybridMultilevel"/>
    <w:tmpl w:val="2C783E16"/>
    <w:lvl w:ilvl="0" w:tplc="72AA4960">
      <w:start w:val="16"/>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A93384"/>
    <w:multiLevelType w:val="hybridMultilevel"/>
    <w:tmpl w:val="911EC34E"/>
    <w:lvl w:ilvl="0" w:tplc="0696252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89990499">
    <w:abstractNumId w:val="1"/>
  </w:num>
  <w:num w:numId="2" w16cid:durableId="495727214">
    <w:abstractNumId w:val="15"/>
  </w:num>
  <w:num w:numId="3" w16cid:durableId="1813055205">
    <w:abstractNumId w:val="18"/>
  </w:num>
  <w:num w:numId="4" w16cid:durableId="1209563607">
    <w:abstractNumId w:val="21"/>
  </w:num>
  <w:num w:numId="5" w16cid:durableId="1773554445">
    <w:abstractNumId w:val="3"/>
  </w:num>
  <w:num w:numId="6" w16cid:durableId="188035069">
    <w:abstractNumId w:val="17"/>
  </w:num>
  <w:num w:numId="7" w16cid:durableId="357245792">
    <w:abstractNumId w:val="13"/>
  </w:num>
  <w:num w:numId="8" w16cid:durableId="1501891426">
    <w:abstractNumId w:val="12"/>
  </w:num>
  <w:num w:numId="9" w16cid:durableId="65960795">
    <w:abstractNumId w:val="14"/>
  </w:num>
  <w:num w:numId="10" w16cid:durableId="1459686047">
    <w:abstractNumId w:val="7"/>
  </w:num>
  <w:num w:numId="11" w16cid:durableId="1557203036">
    <w:abstractNumId w:val="6"/>
  </w:num>
  <w:num w:numId="12" w16cid:durableId="1184443773">
    <w:abstractNumId w:val="22"/>
  </w:num>
  <w:num w:numId="13" w16cid:durableId="270624645">
    <w:abstractNumId w:val="23"/>
  </w:num>
  <w:num w:numId="14" w16cid:durableId="80181043">
    <w:abstractNumId w:val="5"/>
  </w:num>
  <w:num w:numId="15" w16cid:durableId="747919660">
    <w:abstractNumId w:val="10"/>
  </w:num>
  <w:num w:numId="16" w16cid:durableId="590435354">
    <w:abstractNumId w:val="20"/>
  </w:num>
  <w:num w:numId="17" w16cid:durableId="936059515">
    <w:abstractNumId w:val="2"/>
  </w:num>
  <w:num w:numId="18" w16cid:durableId="1668822612">
    <w:abstractNumId w:val="19"/>
  </w:num>
  <w:num w:numId="19" w16cid:durableId="1372418114">
    <w:abstractNumId w:val="11"/>
  </w:num>
  <w:num w:numId="20" w16cid:durableId="395662975">
    <w:abstractNumId w:val="8"/>
  </w:num>
  <w:num w:numId="21" w16cid:durableId="879323997">
    <w:abstractNumId w:val="9"/>
  </w:num>
  <w:num w:numId="22" w16cid:durableId="1495100449">
    <w:abstractNumId w:val="0"/>
  </w:num>
  <w:num w:numId="23" w16cid:durableId="1377658207">
    <w:abstractNumId w:val="4"/>
  </w:num>
  <w:num w:numId="24" w16cid:durableId="1253277552">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oper,David">
    <w15:presenceInfo w15:providerId="AD" w15:userId="S::djcooper@colostate.edu::b94a5bec-5df5-4a64-8355-ae13d1855f41"/>
  </w15:person>
  <w15:person w15:author="Quentin R McCalla">
    <w15:presenceInfo w15:providerId="AD" w15:userId="S::qm43@nau.edu::286ae024-a980-4c77-9399-2a95e1ecfbda"/>
  </w15:person>
  <w15:person w15:author="Abraham E Springer">
    <w15:presenceInfo w15:providerId="AD" w15:userId="S::Abe.Springer@nau.edu::1d0a048d-6d92-4ff3-91fc-943c08ec52ed"/>
  </w15:person>
  <w15:person w15:author="Peter Z Fule">
    <w15:presenceInfo w15:providerId="AD" w15:userId="S::Pete.Fule@nau.edu::61e357e4-cd39-4e5b-9578-d13c579a158e"/>
  </w15:person>
  <w15:person w15:author="Merritt, David - FS, CO">
    <w15:presenceInfo w15:providerId="AD" w15:userId="S-1-5-21-2443529608-3098792306-3041422421-299900"/>
  </w15:person>
  <w15:person w15:author="D.Merritt">
    <w15:presenceInfo w15:providerId="None" w15:userId="D.Merrit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03BED"/>
    <w:rsid w:val="000103B8"/>
    <w:rsid w:val="00026C8B"/>
    <w:rsid w:val="00057F69"/>
    <w:rsid w:val="00097801"/>
    <w:rsid w:val="000A39A1"/>
    <w:rsid w:val="000A7D64"/>
    <w:rsid w:val="000D1C18"/>
    <w:rsid w:val="00101934"/>
    <w:rsid w:val="00107F5F"/>
    <w:rsid w:val="00110FC9"/>
    <w:rsid w:val="00114151"/>
    <w:rsid w:val="00135DCC"/>
    <w:rsid w:val="00140FC2"/>
    <w:rsid w:val="001504C0"/>
    <w:rsid w:val="001964C6"/>
    <w:rsid w:val="00197849"/>
    <w:rsid w:val="001A5A20"/>
    <w:rsid w:val="001C783B"/>
    <w:rsid w:val="00200561"/>
    <w:rsid w:val="002245EF"/>
    <w:rsid w:val="00233BAB"/>
    <w:rsid w:val="00244F4F"/>
    <w:rsid w:val="00255FF3"/>
    <w:rsid w:val="00271AE2"/>
    <w:rsid w:val="0027669D"/>
    <w:rsid w:val="00276F26"/>
    <w:rsid w:val="002B2A01"/>
    <w:rsid w:val="002B6513"/>
    <w:rsid w:val="002E017C"/>
    <w:rsid w:val="002E071B"/>
    <w:rsid w:val="002E6A50"/>
    <w:rsid w:val="002F2435"/>
    <w:rsid w:val="002F7F37"/>
    <w:rsid w:val="00332F8C"/>
    <w:rsid w:val="00343140"/>
    <w:rsid w:val="00357350"/>
    <w:rsid w:val="00367065"/>
    <w:rsid w:val="00370FB4"/>
    <w:rsid w:val="0038100D"/>
    <w:rsid w:val="00387901"/>
    <w:rsid w:val="003A4897"/>
    <w:rsid w:val="003A56C6"/>
    <w:rsid w:val="003B4D9D"/>
    <w:rsid w:val="003E0DC2"/>
    <w:rsid w:val="003F1042"/>
    <w:rsid w:val="003F34B7"/>
    <w:rsid w:val="00400667"/>
    <w:rsid w:val="00405D08"/>
    <w:rsid w:val="004349BE"/>
    <w:rsid w:val="00462DF1"/>
    <w:rsid w:val="0046692A"/>
    <w:rsid w:val="0047227D"/>
    <w:rsid w:val="00480FCB"/>
    <w:rsid w:val="004A40C4"/>
    <w:rsid w:val="004B0DA2"/>
    <w:rsid w:val="004C03CC"/>
    <w:rsid w:val="004C1A79"/>
    <w:rsid w:val="004F6371"/>
    <w:rsid w:val="005116D1"/>
    <w:rsid w:val="00512C0B"/>
    <w:rsid w:val="00516EBF"/>
    <w:rsid w:val="005377F2"/>
    <w:rsid w:val="00563AD9"/>
    <w:rsid w:val="00565651"/>
    <w:rsid w:val="00581ABD"/>
    <w:rsid w:val="005901E8"/>
    <w:rsid w:val="00595C71"/>
    <w:rsid w:val="005B0864"/>
    <w:rsid w:val="005B44E0"/>
    <w:rsid w:val="005E0FF8"/>
    <w:rsid w:val="005E2653"/>
    <w:rsid w:val="00627161"/>
    <w:rsid w:val="0063148A"/>
    <w:rsid w:val="00635413"/>
    <w:rsid w:val="00642471"/>
    <w:rsid w:val="0064393E"/>
    <w:rsid w:val="00673032"/>
    <w:rsid w:val="00683ABB"/>
    <w:rsid w:val="00692820"/>
    <w:rsid w:val="00692843"/>
    <w:rsid w:val="00697AE0"/>
    <w:rsid w:val="00697D5A"/>
    <w:rsid w:val="006F3229"/>
    <w:rsid w:val="0070044C"/>
    <w:rsid w:val="00716702"/>
    <w:rsid w:val="0072113A"/>
    <w:rsid w:val="00746891"/>
    <w:rsid w:val="007629DA"/>
    <w:rsid w:val="00771E42"/>
    <w:rsid w:val="00776569"/>
    <w:rsid w:val="00777E8D"/>
    <w:rsid w:val="007838C1"/>
    <w:rsid w:val="007929F0"/>
    <w:rsid w:val="007956F7"/>
    <w:rsid w:val="007A1EFF"/>
    <w:rsid w:val="007A3CE7"/>
    <w:rsid w:val="007A7FD5"/>
    <w:rsid w:val="007D043A"/>
    <w:rsid w:val="007D1D2E"/>
    <w:rsid w:val="007D43EB"/>
    <w:rsid w:val="007D7DB2"/>
    <w:rsid w:val="007F540A"/>
    <w:rsid w:val="007F680C"/>
    <w:rsid w:val="00806E31"/>
    <w:rsid w:val="00813999"/>
    <w:rsid w:val="008279F5"/>
    <w:rsid w:val="00843C64"/>
    <w:rsid w:val="00856710"/>
    <w:rsid w:val="008625F9"/>
    <w:rsid w:val="0088192B"/>
    <w:rsid w:val="00884ABA"/>
    <w:rsid w:val="00885393"/>
    <w:rsid w:val="008856CC"/>
    <w:rsid w:val="008A4DEB"/>
    <w:rsid w:val="008B1A45"/>
    <w:rsid w:val="008B6476"/>
    <w:rsid w:val="008E209B"/>
    <w:rsid w:val="009954F4"/>
    <w:rsid w:val="009D32E5"/>
    <w:rsid w:val="009E44FD"/>
    <w:rsid w:val="00A003B7"/>
    <w:rsid w:val="00A024BD"/>
    <w:rsid w:val="00A10EA5"/>
    <w:rsid w:val="00A214EA"/>
    <w:rsid w:val="00A22010"/>
    <w:rsid w:val="00A24362"/>
    <w:rsid w:val="00A36451"/>
    <w:rsid w:val="00A417E2"/>
    <w:rsid w:val="00A41E08"/>
    <w:rsid w:val="00A52FD5"/>
    <w:rsid w:val="00A54640"/>
    <w:rsid w:val="00A64B4C"/>
    <w:rsid w:val="00A74024"/>
    <w:rsid w:val="00AD6CE3"/>
    <w:rsid w:val="00AD7E56"/>
    <w:rsid w:val="00AE20AD"/>
    <w:rsid w:val="00B078D0"/>
    <w:rsid w:val="00B240C0"/>
    <w:rsid w:val="00B30EE6"/>
    <w:rsid w:val="00B44760"/>
    <w:rsid w:val="00B522C1"/>
    <w:rsid w:val="00B816D7"/>
    <w:rsid w:val="00BB3237"/>
    <w:rsid w:val="00BC5C4F"/>
    <w:rsid w:val="00BE5A03"/>
    <w:rsid w:val="00BE7FD1"/>
    <w:rsid w:val="00C0626B"/>
    <w:rsid w:val="00C2061C"/>
    <w:rsid w:val="00C309D8"/>
    <w:rsid w:val="00C4242B"/>
    <w:rsid w:val="00C502E4"/>
    <w:rsid w:val="00CA21EE"/>
    <w:rsid w:val="00CB20AA"/>
    <w:rsid w:val="00CC47DE"/>
    <w:rsid w:val="00D23292"/>
    <w:rsid w:val="00D267D9"/>
    <w:rsid w:val="00D272E3"/>
    <w:rsid w:val="00D548A9"/>
    <w:rsid w:val="00D75EBC"/>
    <w:rsid w:val="00D811DE"/>
    <w:rsid w:val="00D87C17"/>
    <w:rsid w:val="00DA2844"/>
    <w:rsid w:val="00DA4DA4"/>
    <w:rsid w:val="00DF06B1"/>
    <w:rsid w:val="00DF35C2"/>
    <w:rsid w:val="00DF4E13"/>
    <w:rsid w:val="00E00A87"/>
    <w:rsid w:val="00E03ECE"/>
    <w:rsid w:val="00E14F0D"/>
    <w:rsid w:val="00E24A13"/>
    <w:rsid w:val="00E32D30"/>
    <w:rsid w:val="00E36752"/>
    <w:rsid w:val="00E871C0"/>
    <w:rsid w:val="00EB5766"/>
    <w:rsid w:val="00EB6C45"/>
    <w:rsid w:val="00ED464F"/>
    <w:rsid w:val="00ED7C81"/>
    <w:rsid w:val="00F4077F"/>
    <w:rsid w:val="00FA2DCC"/>
    <w:rsid w:val="00FB0A61"/>
    <w:rsid w:val="00FB0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C58782AA-CFF3-42FB-BEA7-4BC328EE4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Revision">
    <w:name w:val="Revision"/>
    <w:hidden/>
    <w:uiPriority w:val="99"/>
    <w:semiHidden/>
    <w:rsid w:val="0038100D"/>
    <w:pPr>
      <w:spacing w:after="0" w:line="240" w:lineRule="auto"/>
    </w:pPr>
    <w:rPr>
      <w:rFonts w:ascii="Arial" w:eastAsia="Arial" w:hAnsi="Arial" w:cs="Arial"/>
      <w:kern w:val="0"/>
      <w:sz w:val="22"/>
      <w:szCs w:val="22"/>
      <w:lang w:val="en"/>
      <w14:ligatures w14:val="none"/>
    </w:rPr>
  </w:style>
  <w:style w:type="paragraph" w:styleId="CommentSubject">
    <w:name w:val="annotation subject"/>
    <w:basedOn w:val="CommentText"/>
    <w:next w:val="CommentText"/>
    <w:link w:val="CommentSubjectChar"/>
    <w:uiPriority w:val="99"/>
    <w:semiHidden/>
    <w:unhideWhenUsed/>
    <w:rsid w:val="0038100D"/>
    <w:rPr>
      <w:b/>
      <w:bCs/>
    </w:rPr>
  </w:style>
  <w:style w:type="character" w:customStyle="1" w:styleId="CommentSubjectChar">
    <w:name w:val="Comment Subject Char"/>
    <w:basedOn w:val="CommentTextChar"/>
    <w:link w:val="CommentSubject"/>
    <w:uiPriority w:val="99"/>
    <w:semiHidden/>
    <w:rsid w:val="0038100D"/>
    <w:rPr>
      <w:rFonts w:ascii="Arial" w:eastAsia="Arial" w:hAnsi="Arial" w:cs="Arial"/>
      <w:b/>
      <w:bCs/>
      <w:kern w:val="0"/>
      <w:sz w:val="20"/>
      <w:szCs w:val="20"/>
      <w:lang w:val="en"/>
      <w14:ligatures w14:val="none"/>
    </w:rPr>
  </w:style>
  <w:style w:type="table" w:styleId="TableGrid">
    <w:name w:val="Table Grid"/>
    <w:basedOn w:val="TableNormal"/>
    <w:uiPriority w:val="39"/>
    <w:rsid w:val="0038100D"/>
    <w:pPr>
      <w:spacing w:after="0" w:line="240" w:lineRule="auto"/>
    </w:pPr>
    <w:rPr>
      <w:rFonts w:ascii="Arial" w:eastAsia="Arial" w:hAnsi="Arial" w:cs="Arial"/>
      <w:kern w:val="0"/>
      <w:sz w:val="22"/>
      <w:szCs w:val="22"/>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100D"/>
    <w:pPr>
      <w:tabs>
        <w:tab w:val="center" w:pos="4680"/>
        <w:tab w:val="right" w:pos="9360"/>
      </w:tabs>
      <w:spacing w:line="240" w:lineRule="auto"/>
    </w:pPr>
  </w:style>
  <w:style w:type="character" w:customStyle="1" w:styleId="HeaderChar">
    <w:name w:val="Header Char"/>
    <w:basedOn w:val="DefaultParagraphFont"/>
    <w:link w:val="Header"/>
    <w:uiPriority w:val="99"/>
    <w:rsid w:val="0038100D"/>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38100D"/>
    <w:pPr>
      <w:tabs>
        <w:tab w:val="center" w:pos="4680"/>
        <w:tab w:val="right" w:pos="9360"/>
      </w:tabs>
      <w:spacing w:line="240" w:lineRule="auto"/>
    </w:pPr>
  </w:style>
  <w:style w:type="character" w:customStyle="1" w:styleId="FooterChar">
    <w:name w:val="Footer Char"/>
    <w:basedOn w:val="DefaultParagraphFont"/>
    <w:link w:val="Footer"/>
    <w:uiPriority w:val="99"/>
    <w:rsid w:val="0038100D"/>
    <w:rPr>
      <w:rFonts w:ascii="Arial" w:eastAsia="Arial" w:hAnsi="Arial" w:cs="Arial"/>
      <w:kern w:val="0"/>
      <w:sz w:val="22"/>
      <w:szCs w:val="22"/>
      <w:lang w:val="en"/>
      <w14:ligatures w14:val="none"/>
    </w:rPr>
  </w:style>
  <w:style w:type="paragraph" w:styleId="Bibliography">
    <w:name w:val="Bibliography"/>
    <w:basedOn w:val="Normal"/>
    <w:next w:val="Normal"/>
    <w:uiPriority w:val="37"/>
    <w:unhideWhenUsed/>
    <w:rsid w:val="0038100D"/>
    <w:pPr>
      <w:spacing w:line="480" w:lineRule="auto"/>
      <w:ind w:left="720" w:hanging="720"/>
    </w:pPr>
  </w:style>
  <w:style w:type="character" w:styleId="Hyperlink">
    <w:name w:val="Hyperlink"/>
    <w:basedOn w:val="DefaultParagraphFont"/>
    <w:uiPriority w:val="99"/>
    <w:unhideWhenUsed/>
    <w:rsid w:val="0038100D"/>
    <w:rPr>
      <w:color w:val="467886" w:themeColor="hyperlink"/>
      <w:u w:val="single"/>
    </w:rPr>
  </w:style>
  <w:style w:type="character" w:styleId="UnresolvedMention">
    <w:name w:val="Unresolved Mention"/>
    <w:basedOn w:val="DefaultParagraphFont"/>
    <w:uiPriority w:val="99"/>
    <w:semiHidden/>
    <w:unhideWhenUsed/>
    <w:rsid w:val="0038100D"/>
    <w:rPr>
      <w:color w:val="605E5C"/>
      <w:shd w:val="clear" w:color="auto" w:fill="E1DFDD"/>
    </w:rPr>
  </w:style>
  <w:style w:type="character" w:styleId="FollowedHyperlink">
    <w:name w:val="FollowedHyperlink"/>
    <w:basedOn w:val="DefaultParagraphFont"/>
    <w:uiPriority w:val="99"/>
    <w:semiHidden/>
    <w:unhideWhenUsed/>
    <w:rsid w:val="0038100D"/>
    <w:rPr>
      <w:color w:val="96607D" w:themeColor="followedHyperlink"/>
      <w:u w:val="single"/>
    </w:rPr>
  </w:style>
  <w:style w:type="character" w:styleId="PlaceholderText">
    <w:name w:val="Placeholder Text"/>
    <w:basedOn w:val="DefaultParagraphFont"/>
    <w:uiPriority w:val="99"/>
    <w:semiHidden/>
    <w:rsid w:val="0038100D"/>
    <w:rPr>
      <w:color w:val="666666"/>
    </w:rPr>
  </w:style>
  <w:style w:type="paragraph" w:styleId="TOCHeading">
    <w:name w:val="TOC Heading"/>
    <w:basedOn w:val="Heading1"/>
    <w:next w:val="Normal"/>
    <w:uiPriority w:val="39"/>
    <w:unhideWhenUsed/>
    <w:qFormat/>
    <w:rsid w:val="0038100D"/>
    <w:pPr>
      <w:spacing w:before="240" w:after="0" w:line="259" w:lineRule="auto"/>
      <w:ind w:left="432" w:hanging="432"/>
      <w:outlineLvl w:val="9"/>
    </w:pPr>
    <w:rPr>
      <w:sz w:val="32"/>
      <w:szCs w:val="32"/>
      <w:lang w:val="en-US"/>
    </w:rPr>
  </w:style>
  <w:style w:type="paragraph" w:styleId="TOC1">
    <w:name w:val="toc 1"/>
    <w:basedOn w:val="Normal"/>
    <w:next w:val="Normal"/>
    <w:autoRedefine/>
    <w:uiPriority w:val="39"/>
    <w:unhideWhenUsed/>
    <w:rsid w:val="0038100D"/>
    <w:pPr>
      <w:spacing w:after="100"/>
    </w:pPr>
  </w:style>
  <w:style w:type="paragraph" w:styleId="TOC2">
    <w:name w:val="toc 2"/>
    <w:basedOn w:val="Normal"/>
    <w:next w:val="Normal"/>
    <w:autoRedefine/>
    <w:uiPriority w:val="39"/>
    <w:unhideWhenUsed/>
    <w:rsid w:val="0038100D"/>
    <w:pPr>
      <w:spacing w:after="100"/>
      <w:ind w:left="220"/>
    </w:pPr>
  </w:style>
  <w:style w:type="paragraph" w:styleId="Caption">
    <w:name w:val="caption"/>
    <w:basedOn w:val="Normal"/>
    <w:next w:val="Normal"/>
    <w:uiPriority w:val="35"/>
    <w:unhideWhenUsed/>
    <w:qFormat/>
    <w:rsid w:val="0038100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8100D"/>
  </w:style>
  <w:style w:type="character" w:styleId="LineNumber">
    <w:name w:val="line number"/>
    <w:basedOn w:val="DefaultParagraphFont"/>
    <w:uiPriority w:val="99"/>
    <w:semiHidden/>
    <w:unhideWhenUsed/>
    <w:rsid w:val="0038100D"/>
  </w:style>
  <w:style w:type="paragraph" w:styleId="TOC3">
    <w:name w:val="toc 3"/>
    <w:basedOn w:val="Normal"/>
    <w:next w:val="Normal"/>
    <w:autoRedefine/>
    <w:uiPriority w:val="39"/>
    <w:unhideWhenUsed/>
    <w:rsid w:val="0038100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iologicaldiversity.org/programs/public_lands/rivers/pdfs/Ravaged-River-Verde-Cattle-Impact-Survey.pdf" TargetMode="External"/><Relationship Id="rId18" Type="http://schemas.openxmlformats.org/officeDocument/2006/relationships/hyperlink" Target="https://www.cybis.se/forfun/dendro/index.htm"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www.cybis.se/forfun/dendro/index.htm" TargetMode="External"/><Relationship Id="rId25" Type="http://schemas.openxmlformats.org/officeDocument/2006/relationships/image" Target="media/image7.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footer" Target="footer2.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10.jpeg"/><Relationship Id="rId10" Type="http://schemas.microsoft.com/office/2011/relationships/commentsExtended" Target="commentsExtended.xml"/><Relationship Id="rId19" Type="http://schemas.openxmlformats.org/officeDocument/2006/relationships/hyperlink" Target="https://www.ncei.noaa.gov/access/monitoring/climate-at-a-glance/county/time-series/AZ-025/tmin/1/0/1993-2023?base_prd=true&amp;begbaseyear=1901&amp;endbaseyear=2000" TargetMode="External"/><Relationship Id="rId31" Type="http://schemas.openxmlformats.org/officeDocument/2006/relationships/hyperlink" Target="https://streamstats.usgs.gov/ss/?gage=09506000&amp;tab=info"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streamstats.usgs.gov/ss/?gage=09506000&amp;tab=info"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1A640-E231-4F1E-A6AD-9A6204930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45</Pages>
  <Words>22883</Words>
  <Characters>130435</Characters>
  <Application>Microsoft Office Word</Application>
  <DocSecurity>0</DocSecurity>
  <Lines>1086</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10</cp:revision>
  <dcterms:created xsi:type="dcterms:W3CDTF">2025-04-14T23:41:00Z</dcterms:created>
  <dcterms:modified xsi:type="dcterms:W3CDTF">2025-04-28T20:31:00Z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id="jTkZe7Th"/&gt;&lt;style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