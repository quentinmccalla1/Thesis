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437D58E4"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r w:rsidR="00B44760">
        <w:rPr>
          <w:rFonts w:ascii="Times New Roman" w:hAnsi="Times New Roman" w:cs="Times New Roman"/>
          <w:sz w:val="24"/>
          <w:szCs w:val="24"/>
        </w:rPr>
        <w:t>-</w:t>
      </w:r>
      <w:r w:rsidR="007956F7">
        <w:rPr>
          <w:rFonts w:ascii="Times New Roman" w:hAnsi="Times New Roman" w:cs="Times New Roman"/>
          <w:sz w:val="24"/>
          <w:szCs w:val="24"/>
        </w:rPr>
        <w:t xml:space="preserve">dominated forests </w:t>
      </w:r>
      <w:r w:rsidR="00565651">
        <w:rPr>
          <w:rFonts w:ascii="Times New Roman" w:hAnsi="Times New Roman" w:cs="Times New Roman"/>
          <w:sz w:val="24"/>
          <w:szCs w:val="24"/>
        </w:rPr>
        <w:t>are</w:t>
      </w:r>
      <w:r w:rsidR="00565651"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r w:rsidR="00771E42">
        <w:rPr>
          <w:rFonts w:ascii="Times New Roman" w:hAnsi="Times New Roman" w:cs="Times New Roman"/>
          <w:sz w:val="24"/>
          <w:szCs w:val="24"/>
        </w:rPr>
        <w:t>specific</w:t>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3"/>
      <w:r w:rsidRPr="002245EF">
        <w:rPr>
          <w:rFonts w:ascii="Times New Roman" w:hAnsi="Times New Roman" w:cs="Times New Roman"/>
          <w:sz w:val="24"/>
          <w:szCs w:val="24"/>
        </w:rPr>
        <w:t>require a ten-year flood event to cause regeneration</w:t>
      </w:r>
      <w:commentRangeEnd w:id="3"/>
      <w:r w:rsidR="007956F7">
        <w:rPr>
          <w:rStyle w:val="CommentReference"/>
        </w:rPr>
        <w:commentReference w:id="3"/>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4" w:name="_Toc193890714"/>
      <w:commentRangeStart w:id="5"/>
      <w:r w:rsidRPr="002245EF">
        <w:rPr>
          <w:rFonts w:ascii="Times New Roman" w:hAnsi="Times New Roman" w:cs="Times New Roman"/>
          <w:sz w:val="24"/>
          <w:szCs w:val="24"/>
        </w:rPr>
        <w:lastRenderedPageBreak/>
        <w:t>Introduction</w:t>
      </w:r>
      <w:bookmarkEnd w:id="4"/>
      <w:r w:rsidR="00A214EA" w:rsidRPr="00A214EA">
        <w:rPr>
          <w:rFonts w:ascii="Times New Roman" w:hAnsi="Times New Roman" w:cs="Times New Roman"/>
          <w:b/>
          <w:bCs/>
          <w:sz w:val="24"/>
          <w:szCs w:val="24"/>
        </w:rPr>
        <w:t xml:space="preserve"> </w:t>
      </w:r>
      <w:commentRangeEnd w:id="5"/>
      <w:r w:rsidR="0072113A">
        <w:rPr>
          <w:rStyle w:val="CommentReference"/>
        </w:rPr>
        <w:commentReference w:id="5"/>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0AB7ED3C" w14:textId="4CE605FB" w:rsidR="00776569" w:rsidRPr="00200561" w:rsidRDefault="00A214EA" w:rsidP="00200561">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w:t>
      </w:r>
      <w:r w:rsidR="007D043A">
        <w:rPr>
          <w:rFonts w:ascii="Times New Roman" w:hAnsi="Times New Roman" w:cs="Times New Roman"/>
          <w:sz w:val="24"/>
          <w:szCs w:val="24"/>
        </w:rPr>
        <w:t>F</w:t>
      </w:r>
      <w:r w:rsidRPr="002245EF">
        <w:rPr>
          <w:rFonts w:ascii="Times New Roman" w:hAnsi="Times New Roman" w:cs="Times New Roman"/>
          <w:sz w:val="24"/>
          <w:szCs w:val="24"/>
        </w:rPr>
        <w:t xml:space="preserve">orests </w:t>
      </w:r>
      <w:r w:rsidR="007D043A">
        <w:rPr>
          <w:rFonts w:ascii="Times New Roman" w:hAnsi="Times New Roman" w:cs="Times New Roman"/>
          <w:sz w:val="24"/>
          <w:szCs w:val="24"/>
        </w:rPr>
        <w:t xml:space="preserve">within riparian areas </w:t>
      </w:r>
      <w:r w:rsidRPr="002245EF">
        <w:rPr>
          <w:rFonts w:ascii="Times New Roman" w:hAnsi="Times New Roman" w:cs="Times New Roman"/>
          <w:sz w:val="24"/>
          <w:szCs w:val="24"/>
        </w:rPr>
        <w:t xml:space="preserve">in </w:t>
      </w:r>
      <w:r w:rsidR="000A39A1">
        <w:rPr>
          <w:rFonts w:ascii="Times New Roman" w:hAnsi="Times New Roman" w:cs="Times New Roman"/>
          <w:sz w:val="24"/>
          <w:szCs w:val="24"/>
        </w:rPr>
        <w:t>arid environments</w:t>
      </w:r>
      <w:r w:rsidR="0046692A">
        <w:rPr>
          <w:rFonts w:ascii="Times New Roman" w:hAnsi="Times New Roman" w:cs="Times New Roman"/>
          <w:sz w:val="24"/>
          <w:szCs w:val="24"/>
        </w:rPr>
        <w:t xml:space="preserve"> </w:t>
      </w:r>
      <w:r w:rsidRPr="002245EF">
        <w:rPr>
          <w:rFonts w:ascii="Times New Roman" w:hAnsi="Times New Roman" w:cs="Times New Roman"/>
          <w:sz w:val="24"/>
          <w:szCs w:val="24"/>
        </w:rPr>
        <w:t xml:space="preserve">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iparian forests in Arizona</w:t>
      </w:r>
      <w:r w:rsidR="00565651">
        <w:rPr>
          <w:rFonts w:ascii="Times New Roman" w:hAnsi="Times New Roman" w:cs="Times New Roman"/>
          <w:sz w:val="24"/>
          <w:szCs w:val="24"/>
        </w:rPr>
        <w:t>, US,</w:t>
      </w:r>
      <w:r w:rsidRPr="002245EF">
        <w:rPr>
          <w:rFonts w:ascii="Times New Roman" w:hAnsi="Times New Roman" w:cs="Times New Roman"/>
          <w:sz w:val="24"/>
          <w:szCs w:val="24"/>
        </w:rPr>
        <w:t xml:space="preserve">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r w:rsidR="00200561" w:rsidRPr="002245EF">
        <w:rPr>
          <w:rFonts w:ascii="Times New Roman" w:hAnsi="Times New Roman" w:cs="Times New Roman"/>
          <w:sz w:val="24"/>
          <w:szCs w:val="24"/>
        </w:rPr>
        <w:t xml:space="preserve">Riparian forests </w:t>
      </w:r>
      <w:r w:rsidR="00200561">
        <w:rPr>
          <w:rFonts w:ascii="Times New Roman" w:hAnsi="Times New Roman" w:cs="Times New Roman"/>
          <w:sz w:val="24"/>
          <w:szCs w:val="24"/>
        </w:rPr>
        <w:t xml:space="preserve">also </w:t>
      </w:r>
      <w:r w:rsidR="00200561" w:rsidRPr="002245EF">
        <w:rPr>
          <w:rFonts w:ascii="Times New Roman" w:hAnsi="Times New Roman" w:cs="Times New Roman"/>
          <w:sz w:val="24"/>
          <w:szCs w:val="24"/>
        </w:rPr>
        <w:t xml:space="preserve">support and enhance terrestrial and aquatic habitat, filter upland sediment and nutrients, store water and recharge aquifers and stabilize stream banks among many other functions </w:t>
      </w:r>
      <w:r w:rsidR="00200561" w:rsidRPr="002245EF">
        <w:rPr>
          <w:rFonts w:ascii="Times New Roman" w:hAnsi="Times New Roman" w:cs="Times New Roman"/>
          <w:sz w:val="24"/>
          <w:szCs w:val="24"/>
        </w:rPr>
        <w:fldChar w:fldCharType="begin"/>
      </w:r>
      <w:r w:rsidR="00200561">
        <w:rPr>
          <w:rFonts w:ascii="Times New Roman" w:hAnsi="Times New Roman" w:cs="Times New Roman"/>
          <w:sz w:val="24"/>
          <w:szCs w:val="24"/>
        </w:rPr>
        <w:instrText xml:space="preserve"> ADDIN ZOTERO_ITEM CSL_CITATION {"citationID":"jmQYZvRr","properties":{"formattedCitation":"(Knopf et al., 1988; Patten, 1998; Schultz et al., 2009)","plainCitation":"(Knopf et al., 1988; Patten, 1998; Schultz et al., 2009)","noteIndex":0},"citationItems":[{"id":112,"uris":["http://zotero.org/users/local/yyBX3i8n/items/KBBI8L3E"],"itemData":{"id":112,"type":"article-journal","archive":"JSTOR","container-title":"The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200561" w:rsidRPr="002245EF">
        <w:rPr>
          <w:rFonts w:ascii="Times New Roman" w:hAnsi="Times New Roman" w:cs="Times New Roman"/>
          <w:sz w:val="24"/>
          <w:szCs w:val="24"/>
        </w:rPr>
        <w:fldChar w:fldCharType="separate"/>
      </w:r>
      <w:r w:rsidR="00200561" w:rsidRPr="00200561">
        <w:rPr>
          <w:rFonts w:ascii="Times New Roman" w:hAnsi="Times New Roman" w:cs="Times New Roman"/>
          <w:sz w:val="24"/>
        </w:rPr>
        <w:t>(Knopf et al., 1988; Patten, 1998; Schultz et al., 2009)</w:t>
      </w:r>
      <w:r w:rsidR="00200561" w:rsidRPr="002245EF">
        <w:rPr>
          <w:rFonts w:ascii="Times New Roman" w:hAnsi="Times New Roman" w:cs="Times New Roman"/>
          <w:sz w:val="24"/>
          <w:szCs w:val="24"/>
        </w:rPr>
        <w:fldChar w:fldCharType="end"/>
      </w:r>
      <w:r w:rsidR="00200561" w:rsidRPr="002245EF">
        <w:rPr>
          <w:rFonts w:ascii="Times New Roman" w:hAnsi="Times New Roman" w:cs="Times New Roman"/>
          <w:sz w:val="24"/>
          <w:szCs w:val="24"/>
        </w:rPr>
        <w:t>.</w:t>
      </w:r>
    </w:p>
    <w:p w14:paraId="4D50625C" w14:textId="40FB80AE" w:rsidR="00D548A9" w:rsidRDefault="00200561" w:rsidP="00716702">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Pr="002245EF">
        <w:rPr>
          <w:rFonts w:ascii="Times New Roman" w:hAnsi="Times New Roman" w:cs="Times New Roman"/>
          <w:sz w:val="24"/>
          <w:szCs w:val="24"/>
        </w:rPr>
        <w:t xml:space="preserve">long </w:t>
      </w:r>
      <w:r>
        <w:rPr>
          <w:rFonts w:ascii="Times New Roman" w:hAnsi="Times New Roman" w:cs="Times New Roman"/>
          <w:sz w:val="24"/>
          <w:szCs w:val="24"/>
        </w:rPr>
        <w:t>western and southwestern rivers,</w:t>
      </w:r>
      <w:r w:rsidRPr="002245EF">
        <w:rPr>
          <w:rFonts w:ascii="Times New Roman" w:hAnsi="Times New Roman" w:cs="Times New Roman"/>
          <w:sz w:val="24"/>
          <w:szCs w:val="24"/>
        </w:rPr>
        <w:t xml:space="preserve"> </w:t>
      </w:r>
      <w:commentRangeStart w:id="6"/>
      <w:r w:rsidR="00A214EA" w:rsidRPr="002245EF">
        <w:rPr>
          <w:rFonts w:ascii="Times New Roman" w:hAnsi="Times New Roman" w:cs="Times New Roman"/>
          <w:sz w:val="24"/>
          <w:szCs w:val="24"/>
        </w:rPr>
        <w:t xml:space="preserve">Fremont </w:t>
      </w:r>
      <w:commentRangeEnd w:id="6"/>
      <w:r w:rsidR="00716702">
        <w:rPr>
          <w:rStyle w:val="CommentReference"/>
        </w:rPr>
        <w:commentReference w:id="6"/>
      </w:r>
      <w:r w:rsidR="00A214EA" w:rsidRPr="002245EF">
        <w:rPr>
          <w:rFonts w:ascii="Times New Roman" w:hAnsi="Times New Roman" w:cs="Times New Roman"/>
          <w:sz w:val="24"/>
          <w:szCs w:val="24"/>
        </w:rPr>
        <w:t xml:space="preserve">cottonwood </w:t>
      </w:r>
      <w:r w:rsidR="00A214EA" w:rsidRPr="002245EF">
        <w:rPr>
          <w:rFonts w:ascii="Times New Roman" w:hAnsi="Times New Roman" w:cs="Times New Roman"/>
          <w:i/>
          <w:sz w:val="24"/>
          <w:szCs w:val="24"/>
        </w:rPr>
        <w:t xml:space="preserve">(Populus </w:t>
      </w:r>
      <w:proofErr w:type="spellStart"/>
      <w:r w:rsidR="00A214EA" w:rsidRPr="002245EF">
        <w:rPr>
          <w:rFonts w:ascii="Times New Roman" w:hAnsi="Times New Roman" w:cs="Times New Roman"/>
          <w:i/>
          <w:sz w:val="24"/>
          <w:szCs w:val="24"/>
        </w:rPr>
        <w:t>fremontii</w:t>
      </w:r>
      <w:proofErr w:type="spellEnd"/>
      <w:r w:rsidR="00A214EA" w:rsidRPr="002245EF">
        <w:rPr>
          <w:rFonts w:ascii="Times New Roman" w:hAnsi="Times New Roman" w:cs="Times New Roman"/>
          <w:sz w:val="24"/>
          <w:szCs w:val="24"/>
        </w:rPr>
        <w:t>) and Goodding’s willow (</w:t>
      </w:r>
      <w:r w:rsidR="00A214EA" w:rsidRPr="002245EF">
        <w:rPr>
          <w:rFonts w:ascii="Times New Roman" w:hAnsi="Times New Roman" w:cs="Times New Roman"/>
          <w:i/>
          <w:sz w:val="24"/>
          <w:szCs w:val="24"/>
        </w:rPr>
        <w:t>Salix gooddingii</w:t>
      </w:r>
      <w:r w:rsidR="00A214EA" w:rsidRPr="002245EF">
        <w:rPr>
          <w:rFonts w:ascii="Times New Roman" w:hAnsi="Times New Roman" w:cs="Times New Roman"/>
          <w:sz w:val="24"/>
          <w:szCs w:val="24"/>
        </w:rPr>
        <w:t xml:space="preserve">) are major components of riparian forests. </w:t>
      </w:r>
      <w:r w:rsidR="0072113A">
        <w:rPr>
          <w:rFonts w:ascii="Times New Roman" w:hAnsi="Times New Roman" w:cs="Times New Roman"/>
          <w:sz w:val="24"/>
          <w:szCs w:val="24"/>
        </w:rPr>
        <w:t>Intact c</w:t>
      </w:r>
      <w:r w:rsidR="00A214EA">
        <w:rPr>
          <w:rFonts w:ascii="Times New Roman" w:hAnsi="Times New Roman" w:cs="Times New Roman"/>
          <w:sz w:val="24"/>
          <w:szCs w:val="24"/>
        </w:rPr>
        <w:t xml:space="preserve">ottonwood-willow forests are rare </w:t>
      </w:r>
      <w:r w:rsidR="0072113A">
        <w:rPr>
          <w:rFonts w:ascii="Times New Roman" w:hAnsi="Times New Roman" w:cs="Times New Roman"/>
          <w:b/>
          <w:bCs/>
          <w:sz w:val="24"/>
          <w:szCs w:val="24"/>
        </w:rPr>
        <w:fldChar w:fldCharType="begin"/>
      </w:r>
      <w:r w:rsidR="0072113A">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sidR="0072113A">
        <w:rPr>
          <w:rFonts w:ascii="Times New Roman" w:hAnsi="Times New Roman" w:cs="Times New Roman"/>
          <w:b/>
          <w:bCs/>
          <w:sz w:val="24"/>
          <w:szCs w:val="24"/>
        </w:rPr>
        <w:fldChar w:fldCharType="separate"/>
      </w:r>
      <w:r w:rsidR="0072113A" w:rsidRPr="0063148A">
        <w:rPr>
          <w:rFonts w:ascii="Times New Roman" w:hAnsi="Times New Roman" w:cs="Times New Roman"/>
          <w:sz w:val="24"/>
        </w:rPr>
        <w:t>(Swift, 1984)</w:t>
      </w:r>
      <w:r w:rsidR="0072113A">
        <w:rPr>
          <w:rFonts w:ascii="Times New Roman" w:hAnsi="Times New Roman" w:cs="Times New Roman"/>
          <w:b/>
          <w:bCs/>
          <w:sz w:val="24"/>
          <w:szCs w:val="24"/>
        </w:rPr>
        <w:fldChar w:fldCharType="end"/>
      </w:r>
      <w:r w:rsidR="0072113A">
        <w:rPr>
          <w:rFonts w:ascii="Times New Roman" w:hAnsi="Times New Roman" w:cs="Times New Roman"/>
          <w:b/>
          <w:bCs/>
          <w:sz w:val="24"/>
          <w:szCs w:val="24"/>
        </w:rPr>
        <w:t xml:space="preserve"> </w:t>
      </w:r>
      <w:r w:rsidR="00A214EA">
        <w:rPr>
          <w:rFonts w:ascii="Times New Roman" w:hAnsi="Times New Roman" w:cs="Times New Roman"/>
          <w:sz w:val="24"/>
          <w:szCs w:val="24"/>
        </w:rPr>
        <w:t>but the Verde River offers one of the largest, contiguous stands</w:t>
      </w:r>
      <w:r w:rsidR="0072113A">
        <w:rPr>
          <w:rFonts w:ascii="Times New Roman" w:hAnsi="Times New Roman" w:cs="Times New Roman"/>
          <w:sz w:val="24"/>
          <w:szCs w:val="24"/>
        </w:rPr>
        <w:t xml:space="preserve"> </w:t>
      </w:r>
      <w:r w:rsidR="00565651">
        <w:rPr>
          <w:rFonts w:ascii="Times New Roman" w:hAnsi="Times New Roman" w:cs="Times New Roman"/>
          <w:sz w:val="24"/>
          <w:szCs w:val="24"/>
        </w:rPr>
        <w:t xml:space="preserve">in Arizona </w:t>
      </w:r>
      <w:r w:rsidR="0072113A">
        <w:rPr>
          <w:rFonts w:ascii="Times New Roman" w:hAnsi="Times New Roman" w:cs="Times New Roman"/>
          <w:sz w:val="24"/>
          <w:szCs w:val="24"/>
        </w:rPr>
        <w:t>(cite)</w:t>
      </w:r>
      <w:r w:rsidR="00A214EA">
        <w:rPr>
          <w:rFonts w:ascii="Times New Roman" w:hAnsi="Times New Roman" w:cs="Times New Roman"/>
          <w:sz w:val="24"/>
          <w:szCs w:val="24"/>
        </w:rPr>
        <w:t>.</w:t>
      </w:r>
      <w:r>
        <w:rPr>
          <w:rFonts w:ascii="Times New Roman" w:hAnsi="Times New Roman" w:cs="Times New Roman"/>
          <w:sz w:val="24"/>
          <w:szCs w:val="24"/>
        </w:rPr>
        <w:t xml:space="preserve"> </w:t>
      </w:r>
      <w:r w:rsidR="0072113A">
        <w:rPr>
          <w:rFonts w:ascii="Times New Roman" w:hAnsi="Times New Roman" w:cs="Times New Roman"/>
          <w:sz w:val="24"/>
          <w:szCs w:val="24"/>
        </w:rPr>
        <w:t>These forests</w:t>
      </w:r>
      <w:r w:rsidR="003A4897">
        <w:rPr>
          <w:rFonts w:ascii="Times New Roman" w:hAnsi="Times New Roman" w:cs="Times New Roman"/>
          <w:sz w:val="24"/>
          <w:szCs w:val="24"/>
        </w:rPr>
        <w:t xml:space="preserve"> </w:t>
      </w:r>
      <w:r w:rsidR="0046692A">
        <w:rPr>
          <w:rFonts w:ascii="Times New Roman" w:hAnsi="Times New Roman" w:cs="Times New Roman"/>
          <w:sz w:val="24"/>
          <w:szCs w:val="24"/>
        </w:rPr>
        <w:t>are vital for biodiversity and river health.</w:t>
      </w:r>
      <w:r>
        <w:rPr>
          <w:rFonts w:ascii="Times New Roman" w:hAnsi="Times New Roman" w:cs="Times New Roman"/>
          <w:sz w:val="24"/>
          <w:szCs w:val="24"/>
        </w:rPr>
        <w:t xml:space="preserve"> </w:t>
      </w:r>
      <w:r w:rsidR="00A10EA5">
        <w:rPr>
          <w:rFonts w:ascii="Times New Roman" w:hAnsi="Times New Roman" w:cs="Times New Roman"/>
          <w:sz w:val="24"/>
          <w:szCs w:val="24"/>
        </w:rPr>
        <w:t xml:space="preserve">Stands of </w:t>
      </w:r>
      <w:r w:rsidR="00716702">
        <w:rPr>
          <w:rFonts w:ascii="Times New Roman" w:hAnsi="Times New Roman" w:cs="Times New Roman"/>
          <w:sz w:val="24"/>
          <w:szCs w:val="24"/>
        </w:rPr>
        <w:t>Fremont</w:t>
      </w:r>
      <w:r w:rsidR="00A10EA5">
        <w:rPr>
          <w:rFonts w:ascii="Times New Roman" w:hAnsi="Times New Roman" w:cs="Times New Roman"/>
          <w:sz w:val="24"/>
          <w:szCs w:val="24"/>
        </w:rPr>
        <w:t xml:space="preserve"> cottonwood support higher levels of avian </w:t>
      </w:r>
      <w:r w:rsidR="00716702">
        <w:rPr>
          <w:rFonts w:ascii="Times New Roman" w:hAnsi="Times New Roman" w:cs="Times New Roman"/>
          <w:sz w:val="24"/>
          <w:szCs w:val="24"/>
        </w:rPr>
        <w:t>biodiversity</w:t>
      </w:r>
      <w:r w:rsidR="00A10EA5">
        <w:rPr>
          <w:rFonts w:ascii="Times New Roman" w:hAnsi="Times New Roman" w:cs="Times New Roman"/>
          <w:sz w:val="24"/>
          <w:szCs w:val="24"/>
        </w:rPr>
        <w:t xml:space="preserve"> than other tree species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{"citationID":"6ytCLZ2w","properties":{"formattedCitation":"(Hunter et al., 1987; Keller &amp; Avery, 2014)","plainCitation":"(Hunter et al., 1987; Keller &amp; Avery, 2014)","noteIndex":0},"citationItems":[{"id":125,"uris":["http://zotero.org/users/local/yyBX3i8n/items/69DKDBJY"],"itemData":{"id":125,"type":"article-journal","container-title":"The Journal of Wildlife Management","DOI":"10.2307/3801039","ISSN":"0022541X","issue":"2","journalAbbreviation":"The Journal of Wildlife Management","page":"495","source":"DOI.org (Crossref)","title":"Avian Community Structure Changes in a Mature Floodplain Forest after Extensive Flooding","volume":"51","author":[{"family":"Hunter","given":"William C."},{"family":"Anderson","given":"Bertin W."},{"family":"Ohmart","given":"Robert D."}],"issued":{"date-parts":[["1987",4]]}}},{"id":91,"uris":["http://zotero.org/users/local/yyBX3i8n/items/ZSJRE2DB"],"itemData":{"id":91,"type":"article-journal","container-title":"The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(Hunter et al., 1987; Keller &amp; Avery, 2014)</w:t>
      </w:r>
      <w:r w:rsidR="00A10EA5">
        <w:rPr>
          <w:rFonts w:ascii="Times New Roman" w:hAnsi="Times New Roman" w:cs="Times New Roman"/>
          <w:sz w:val="24"/>
          <w:szCs w:val="24"/>
        </w:rPr>
        <w:fldChar w:fldCharType="end"/>
      </w:r>
      <w:r w:rsidR="00A10EA5">
        <w:rPr>
          <w:rFonts w:ascii="Times New Roman" w:hAnsi="Times New Roman" w:cs="Times New Roman"/>
          <w:sz w:val="24"/>
          <w:szCs w:val="24"/>
        </w:rPr>
        <w:t>.</w:t>
      </w:r>
      <w:r w:rsidR="0046692A" w:rsidRPr="0046692A">
        <w:rPr>
          <w:rFonts w:ascii="Times New Roman" w:hAnsi="Times New Roman" w:cs="Times New Roman"/>
          <w:sz w:val="24"/>
          <w:szCs w:val="24"/>
        </w:rPr>
        <w:t xml:space="preserve"> Large carnivores such as grizzly bears also spend extended time in riparian areas</w:t>
      </w:r>
      <w:r w:rsidR="00A417E2">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(Phoebus et al., 2017)</w:t>
      </w:r>
      <w:r w:rsidR="00A417E2">
        <w:rPr>
          <w:rFonts w:ascii="Times New Roman" w:hAnsi="Times New Roman" w:cs="Times New Roman"/>
          <w:sz w:val="24"/>
          <w:szCs w:val="24"/>
        </w:rPr>
        <w:fldChar w:fldCharType="end"/>
      </w:r>
      <w:r w:rsidR="0046692A" w:rsidRPr="0046692A">
        <w:rPr>
          <w:rFonts w:ascii="Times New Roman" w:hAnsi="Times New Roman" w:cs="Times New Roman"/>
          <w:sz w:val="24"/>
          <w:szCs w:val="24"/>
        </w:rPr>
        <w:t>.</w:t>
      </w:r>
      <w:r w:rsid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Riparian forests also </w:t>
      </w:r>
      <w:r w:rsidR="00D548A9">
        <w:rPr>
          <w:rFonts w:ascii="Times New Roman" w:hAnsi="Times New Roman" w:cs="Times New Roman"/>
          <w:sz w:val="24"/>
          <w:szCs w:val="24"/>
        </w:rPr>
        <w:t xml:space="preserve">can help </w:t>
      </w:r>
      <w:r>
        <w:rPr>
          <w:rFonts w:ascii="Times New Roman" w:hAnsi="Times New Roman" w:cs="Times New Roman"/>
          <w:sz w:val="24"/>
          <w:szCs w:val="24"/>
        </w:rPr>
        <w:t>determine</w:t>
      </w:r>
      <w:r w:rsidR="0046692A" w:rsidRPr="0046692A">
        <w:rPr>
          <w:rFonts w:ascii="Times New Roman" w:hAnsi="Times New Roman" w:cs="Times New Roman"/>
          <w:sz w:val="24"/>
          <w:szCs w:val="24"/>
        </w:rPr>
        <w:t xml:space="preserve"> stream macroinvertebrates and </w:t>
      </w:r>
      <w:r>
        <w:rPr>
          <w:rFonts w:ascii="Times New Roman" w:hAnsi="Times New Roman" w:cs="Times New Roman"/>
          <w:sz w:val="24"/>
          <w:szCs w:val="24"/>
        </w:rPr>
        <w:t>ecology</w:t>
      </w:r>
      <w:r w:rsidR="0046692A" w:rsidRPr="0046692A">
        <w:rPr>
          <w:rFonts w:ascii="Times New Roman" w:hAnsi="Times New Roman" w:cs="Times New Roman"/>
          <w:sz w:val="24"/>
          <w:szCs w:val="24"/>
        </w:rPr>
        <w:t>. Fish and stream biotic integrity</w:t>
      </w:r>
      <w:r>
        <w:rPr>
          <w:rFonts w:ascii="Times New Roman" w:hAnsi="Times New Roman" w:cs="Times New Roman"/>
          <w:sz w:val="24"/>
          <w:szCs w:val="24"/>
        </w:rPr>
        <w:t xml:space="preserve"> are enhanced when Cottonwood-willow forests exist over other invasive species</w:t>
      </w:r>
      <w:r w:rsidR="0046692A" w:rsidRPr="0046692A">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{"citationID":"cmYH8bFT","properties":{"formattedCitation":"(Bailey et al., 2001; Effert-Fanta et al., 2019)","plainCitation":"(Bailey et al., 2001; Effert-Fanta et al., 2019)","noteIndex":0},"citationItems":[{"id":120,"uris":["http://zotero.org/users/local/yyBX3i8n/items/88LUR3HV"],"itemData":{"id":120,"type":"article-journal","container-title":"Wetlands","DOI":"10.1672/0277-5212(2001)021[0442:SCNABO]2.0.CO;2","ISSN":"0277-5212, 1943-6246","issue":"3","journalAbbreviation":"Wetlands","language":"en","page":"442-447","source":"DOI.org (Crossref)","title":"Salt cedar negatively affects biodiversity of aquatic Macroinvertebrates","volume":"21","author":[{"family":"Bailey","given":"Joseph K."},{"family":"Schweitzer","given":"Jennifer A."},{"family":"Whitham","given":"Thomas G."}],"issued":{"date-parts":[["2001",9]]}}},{"id":97,"uris":["http://zotero.org/users/local/yyBX3i8n/items/5SQYK7VT"],"itemData":{"id":97,"type":"article-journal","container-title":"Hydrobiologia","DOI":"10.1007/s10750-019-04006-1","ISSN":"0018-8158,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Pr="00200561">
        <w:rPr>
          <w:rFonts w:ascii="Times New Roman" w:hAnsi="Times New Roman" w:cs="Times New Roman"/>
          <w:sz w:val="24"/>
        </w:rPr>
        <w:t>(Bailey et al., 2001; Effert-Fanta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w:t>
      </w:r>
      <w:r w:rsidR="00A10EA5">
        <w:rPr>
          <w:rFonts w:ascii="Times New Roman" w:hAnsi="Times New Roman" w:cs="Times New Roman"/>
          <w:sz w:val="24"/>
          <w:szCs w:val="24"/>
        </w:rPr>
        <w:t xml:space="preserve"> Even differences between cottonwood species impact aquatic invertebrate assemblages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{"citationID":"IlcQlv9M","properties":{"formattedCitation":"(Compson et al., 2013)","plainCitation":"(Compson et al., 2013)","noteIndex":0},"citationItems":[{"id":124,"uris":["http://zotero.org/users/local/yyBX3i8n/items/SPMSEJE2"],"itemData":{"id":124,"type":"article-journal","container-title":"Oecologia","DOI":"10.1007/s00442-013-2643-6","ISSN":"0029-8549, 1432-1939","issue":"2","journalAbbreviation":"Oecologia","language":"en","license":"http://www.springer.com/tdm","page":"507-519","source":"DOI.org (Crossref)","title":"Leaf litter quality affects aquatic insect emergence: contrasting patterns from two foundation trees","title-short":"Leaf litter quality affects aquatic insect emergence","volume":"173","author":[{"family":"Compson","given":"Zacchaeus G."},{"family":"Adams","given":"Kenneth J."},{"family":"Edwards","given":"Joeseph A."},{"family":"Maestas","given":"Jesse M."},{"family":"Whitham","given":"Thomas G."},{"family":"Marks","given":"Jane C."}],"issued":{"date-parts":[["2013",10]]}}}],"schema":"https://github.com/citation-style-language/schema/raw/master/csl-citation.json"}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(Compson et al., 2013)</w:t>
      </w:r>
      <w:r w:rsidR="00A10EA5">
        <w:rPr>
          <w:rFonts w:ascii="Times New Roman" w:hAnsi="Times New Roman" w:cs="Times New Roman"/>
          <w:sz w:val="24"/>
          <w:szCs w:val="24"/>
        </w:rPr>
        <w:fldChar w:fldCharType="end"/>
      </w:r>
      <w:r w:rsidR="007929F0">
        <w:rPr>
          <w:rFonts w:ascii="Times New Roman" w:hAnsi="Times New Roman" w:cs="Times New Roman"/>
          <w:sz w:val="24"/>
          <w:szCs w:val="24"/>
        </w:rPr>
        <w:t xml:space="preserve"> </w:t>
      </w:r>
      <w:r w:rsidR="003A4897" w:rsidRPr="002245EF">
        <w:rPr>
          <w:rFonts w:ascii="Times New Roman" w:hAnsi="Times New Roman" w:cs="Times New Roman"/>
          <w:sz w:val="24"/>
          <w:szCs w:val="24"/>
        </w:rPr>
        <w:t xml:space="preserve">In Arizona, 80 percent of all vertebrate species complete a part of their lifecycle in riparian areas (Hubbard, 1977). </w:t>
      </w:r>
    </w:p>
    <w:p w14:paraId="1078DB85" w14:textId="77777777" w:rsidR="00D548A9" w:rsidRDefault="00D548A9" w:rsidP="00A10EA5">
      <w:pPr>
        <w:spacing w:line="480" w:lineRule="auto"/>
        <w:ind w:firstLine="720"/>
        <w:rPr>
          <w:rFonts w:ascii="Times New Roman" w:hAnsi="Times New Roman" w:cs="Times New Roman"/>
          <w:sz w:val="24"/>
          <w:szCs w:val="24"/>
        </w:rPr>
      </w:pPr>
    </w:p>
    <w:p w14:paraId="36C10C05" w14:textId="1FDA303A" w:rsidR="00CA21EE" w:rsidRPr="007929F0" w:rsidRDefault="003A4897" w:rsidP="00A10EA5">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t>
      </w:r>
      <w:r w:rsidR="00CA21EE" w:rsidRPr="007929F0">
        <w:rPr>
          <w:rFonts w:ascii="Times New Roman" w:hAnsi="Times New Roman" w:cs="Times New Roman"/>
          <w:sz w:val="24"/>
          <w:szCs w:val="24"/>
        </w:rPr>
        <w:t xml:space="preserve">In agricultural areas, </w:t>
      </w:r>
      <w:r w:rsidR="00776569" w:rsidRPr="007929F0">
        <w:rPr>
          <w:rFonts w:ascii="Times New Roman" w:hAnsi="Times New Roman" w:cs="Times New Roman"/>
          <w:sz w:val="24"/>
          <w:szCs w:val="24"/>
        </w:rPr>
        <w:t>riparian forests</w:t>
      </w:r>
      <w:r w:rsidR="00CA21EE" w:rsidRPr="007929F0">
        <w:rPr>
          <w:rFonts w:ascii="Times New Roman" w:hAnsi="Times New Roman" w:cs="Times New Roman"/>
          <w:sz w:val="24"/>
          <w:szCs w:val="24"/>
        </w:rPr>
        <w:t xml:space="preserve"> filters sediment and nutrients</w:t>
      </w:r>
      <w:r w:rsidR="00776569" w:rsidRPr="007929F0">
        <w:rPr>
          <w:rFonts w:ascii="Times New Roman" w:hAnsi="Times New Roman" w:cs="Times New Roman"/>
          <w:sz w:val="24"/>
          <w:szCs w:val="24"/>
        </w:rPr>
        <w:t xml:space="preserve"> from reaching rivers</w:t>
      </w:r>
      <w:r w:rsidR="007929F0" w:rsidRPr="007929F0">
        <w:rPr>
          <w:rFonts w:ascii="Times New Roman" w:hAnsi="Times New Roman" w:cs="Times New Roman"/>
          <w:sz w:val="24"/>
          <w:szCs w:val="24"/>
        </w:rPr>
        <w:t xml:space="preserve"> </w:t>
      </w:r>
      <w:r w:rsidR="007929F0" w:rsidRPr="007929F0">
        <w:rPr>
          <w:rFonts w:ascii="Times New Roman" w:hAnsi="Times New Roman" w:cs="Times New Roman"/>
          <w:sz w:val="24"/>
          <w:szCs w:val="24"/>
        </w:rPr>
        <w:fldChar w:fldCharType="begin"/>
      </w:r>
      <w:r w:rsidR="007929F0" w:rsidRPr="007929F0">
        <w:rPr>
          <w:rFonts w:ascii="Times New Roman" w:hAnsi="Times New Roman" w:cs="Times New Roman"/>
          <w:sz w:val="24"/>
          <w:szCs w:val="24"/>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7929F0">
        <w:rPr>
          <w:rFonts w:ascii="Times New Roman" w:hAnsi="Times New Roman" w:cs="Times New Roman"/>
          <w:sz w:val="24"/>
          <w:szCs w:val="24"/>
        </w:rPr>
        <w:fldChar w:fldCharType="separate"/>
      </w:r>
      <w:r w:rsidR="007929F0" w:rsidRPr="007929F0">
        <w:rPr>
          <w:rFonts w:ascii="Times New Roman" w:hAnsi="Times New Roman" w:cs="Times New Roman"/>
          <w:sz w:val="24"/>
        </w:rPr>
        <w:t>(Kreiling et al., 2021)</w:t>
      </w:r>
      <w:r w:rsidR="007929F0" w:rsidRPr="007929F0">
        <w:rPr>
          <w:rFonts w:ascii="Times New Roman" w:hAnsi="Times New Roman" w:cs="Times New Roman"/>
          <w:sz w:val="24"/>
          <w:szCs w:val="24"/>
        </w:rPr>
        <w:fldChar w:fldCharType="end"/>
      </w:r>
      <w:r w:rsidR="00776569" w:rsidRPr="007929F0">
        <w:rPr>
          <w:rFonts w:ascii="Times New Roman" w:hAnsi="Times New Roman" w:cs="Times New Roman"/>
          <w:sz w:val="24"/>
          <w:szCs w:val="24"/>
        </w:rPr>
        <w:t>.</w:t>
      </w:r>
    </w:p>
    <w:p w14:paraId="242235A2" w14:textId="1578D845" w:rsidR="00114151" w:rsidRPr="00114151" w:rsidRDefault="00114151" w:rsidP="00114151">
      <w:pPr>
        <w:spacing w:line="480" w:lineRule="auto"/>
        <w:rPr>
          <w:rFonts w:ascii="Times New Roman" w:hAnsi="Times New Roman" w:cs="Times New Roman"/>
          <w:b/>
          <w:bCs/>
          <w:sz w:val="24"/>
          <w:szCs w:val="24"/>
        </w:rPr>
      </w:pPr>
      <w:r w:rsidRPr="00114151">
        <w:rPr>
          <w:rFonts w:ascii="Times New Roman" w:hAnsi="Times New Roman" w:cs="Times New Roman"/>
          <w:b/>
          <w:bCs/>
          <w:sz w:val="24"/>
          <w:szCs w:val="24"/>
        </w:rPr>
        <w:t>Cottonwood reproductive ecology</w:t>
      </w:r>
    </w:p>
    <w:p w14:paraId="187B5BBC" w14:textId="204C5F51"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Stromberg (1993) describes Fremont cottonwood and Goodding willow </w:t>
      </w:r>
      <w:r w:rsidR="007A3CE7">
        <w:rPr>
          <w:rFonts w:ascii="Times New Roman" w:hAnsi="Times New Roman" w:cs="Times New Roman"/>
          <w:sz w:val="24"/>
          <w:szCs w:val="24"/>
        </w:rPr>
        <w:t>as</w:t>
      </w:r>
      <w:r w:rsidRPr="002245EF">
        <w:rPr>
          <w:rFonts w:ascii="Times New Roman" w:hAnsi="Times New Roman" w:cs="Times New Roman"/>
          <w:sz w:val="24"/>
          <w:szCs w:val="24"/>
        </w:rPr>
        <w:t xml:space="preserv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3B2B92F8" w14:textId="7554B367"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sidR="007A3CE7">
        <w:rPr>
          <w:rFonts w:ascii="Times New Roman" w:hAnsi="Times New Roman" w:cs="Times New Roman"/>
          <w:sz w:val="24"/>
          <w:szCs w:val="24"/>
        </w:rPr>
        <w:t>, making</w:t>
      </w:r>
      <w:r>
        <w:rPr>
          <w:rFonts w:ascii="Times New Roman" w:hAnsi="Times New Roman" w:cs="Times New Roman"/>
          <w:sz w:val="24"/>
          <w:szCs w:val="24"/>
        </w:rPr>
        <w:t xml:space="preserve"> their seedlings sensitive to changes in groundwater depth. Groundwater levels cannot drop too quickly or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t>
      </w:r>
      <w:r w:rsidR="007A3CE7">
        <w:rPr>
          <w:rFonts w:ascii="Times New Roman" w:hAnsi="Times New Roman" w:cs="Times New Roman"/>
          <w:sz w:val="24"/>
          <w:szCs w:val="24"/>
        </w:rPr>
        <w:t>are</w:t>
      </w:r>
      <w:r w:rsidR="00B816D7" w:rsidRPr="00581ABD">
        <w:rPr>
          <w:rFonts w:ascii="Times New Roman" w:hAnsi="Times New Roman" w:cs="Times New Roman"/>
          <w:sz w:val="24"/>
          <w:szCs w:val="24"/>
        </w:rPr>
        <w:t xml:space="preserve">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D548A9">
        <w:rPr>
          <w:rFonts w:ascii="Times New Roman" w:hAnsi="Times New Roman" w:cs="Times New Roman"/>
          <w:sz w:val="24"/>
          <w:szCs w:val="24"/>
        </w:rPr>
        <w:t>and increased woody competition decreased radial and terminal growth</w:t>
      </w:r>
      <w:ins w:id="7" w:author="Abraham E Springer" w:date="2025-04-15T10:39:00Z" w16du:dateUtc="2025-04-15T17:39:00Z">
        <w:r w:rsidR="007A3CE7">
          <w:rPr>
            <w:rFonts w:ascii="Times New Roman" w:hAnsi="Times New Roman" w:cs="Times New Roman"/>
            <w:sz w:val="24"/>
            <w:szCs w:val="24"/>
          </w:rPr>
          <w:t xml:space="preserve"> </w:t>
        </w:r>
      </w:ins>
      <w:r w:rsidR="00673032" w:rsidRPr="00581ABD">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{"citationID":"mu1wxWWv","properties":{"formattedCitation":"(Bhattacharjee et al., 2010; Bunting et al., 2013)","plainCitation":"(Bhattacharjee et al., 2010; Bunting et al., 2013)","noteIndex":0},"citationItems":[{"id":79,"uris":["http://zotero.org/users/local/yyBX3i8n/items/IZA3SC8Q"],"itemData":{"id":79,"type":"article-journal","container-title":"Journal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673032" w:rsidRPr="00581ABD">
        <w:rPr>
          <w:rFonts w:ascii="Times New Roman" w:hAnsi="Times New Roman" w:cs="Times New Roman"/>
          <w:sz w:val="24"/>
          <w:szCs w:val="24"/>
        </w:rPr>
        <w:fldChar w:fldCharType="separate"/>
      </w:r>
      <w:r w:rsidR="00D548A9" w:rsidRPr="00D548A9">
        <w:rPr>
          <w:rFonts w:ascii="Times New Roman" w:hAnsi="Times New Roman" w:cs="Times New Roman"/>
          <w:sz w:val="24"/>
        </w:rPr>
        <w:t>(Bhattacharjee et al., 2010; Bunting et al., 2013)</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del w:id="8" w:author="Abraham E Springer" w:date="2025-04-15T10:40:00Z" w16du:dateUtc="2025-04-15T17:40:00Z">
        <w:r w:rsidR="00B816D7" w:rsidRPr="00B816D7" w:rsidDel="007A3CE7">
          <w:rPr>
            <w:rFonts w:ascii="Times New Roman" w:hAnsi="Times New Roman" w:cs="Times New Roman"/>
            <w:sz w:val="24"/>
            <w:szCs w:val="24"/>
          </w:rPr>
          <w:delText>.</w:delText>
        </w:r>
      </w:del>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ins w:id="9" w:author="Abraham E Springer" w:date="2025-04-15T10:40:00Z" w16du:dateUtc="2025-04-15T17:40:00Z">
        <w:r w:rsidR="007A3CE7">
          <w:rPr>
            <w:rFonts w:ascii="Times New Roman" w:hAnsi="Times New Roman" w:cs="Times New Roman"/>
            <w:sz w:val="24"/>
            <w:szCs w:val="24"/>
          </w:rPr>
          <w:t>.</w:t>
        </w:r>
      </w:ins>
    </w:p>
    <w:p w14:paraId="7FDD3800" w14:textId="1B52FC8B"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Because most of the Verde River is unregulated and largely free-flowing, native species still dominate riparian areas.  Age class structure is very diverse among riparian trees. Stands of Fremont cottonwood and Goodding’s willow often occur in spatially separate, but same age cohorts with younger stands closer to the active channel and older stands extending up to 200 meters away </w:t>
      </w:r>
      <w:r w:rsidR="00884ABA">
        <w:rPr>
          <w:rFonts w:ascii="Times New Roman" w:hAnsi="Times New Roman" w:cs="Times New Roman"/>
          <w:sz w:val="24"/>
          <w:szCs w:val="24"/>
        </w:rPr>
        <w:fldChar w:fldCharType="begin"/>
      </w:r>
      <w:r w:rsidR="00884ABA">
        <w:rPr>
          <w:rFonts w:ascii="Times New Roman" w:hAnsi="Times New Roman" w:cs="Times New Roman"/>
          <w:sz w:val="24"/>
          <w:szCs w:val="24"/>
        </w:rPr>
        <w:instrText xml:space="preserve"> ADDIN ZOTERO_ITEM CSL_CITATION {"citationID":"PWAbR8wk","properties":{"formattedCitation":"(Stromberg, 1993; Stromberg et al., 2010)","plainCitation":"(Stromberg, 1993; Stromberg et al., 2010)","noteIndex":0},"citationItems":[{"id":4,"uris":["http://zotero.org/users/local/yyBX3i8n/items/LB2IFNW6"],"itemData":{"id":4,"type":"article-journal","container-title":"Journal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C"}],"issued":{"date-parts":[["1993"]]}}},{"id":121,"uris":["http://zotero.org/users/local/yyBX3i8n/items/UZ8KAXDW"],"itemData":{"id":121,"type":"article-journal","container-title":"Forest Ecology and Management","DOI":"10.1016/j.foreco.2010.01.005","ISSN":"03781127","issue":"6","journalAbbreviation":"Forest Ecology and Management","language":"en","license":"https://www.elsevier.com/tdm/userlicense/1.0/","page":"1181-1189","source":"DOI.org (Crossref)","title":"A century of riparian forest expansion following extreme disturbance: Spatio-temporal change in Populus/Salix/Tamarix forests along the Upper San Pedro River, Arizona, USA","title-short":"A century of riparian forest expansion following extreme disturbance","volume":"259","author":[{"family":"Stromberg","given":"Juliet C."},{"family":"Tluczek","given":"Melanie G.F."},{"family":"Hazelton","given":"Andrea F."},{"family":"Ajami","given":"Hoori"}],"issued":{"date-parts":[["2010",3]]}}}],"schema":"https://github.com/citation-style-language/schema/raw/master/csl-citation.json"} </w:instrText>
      </w:r>
      <w:r w:rsidR="00884ABA">
        <w:rPr>
          <w:rFonts w:ascii="Times New Roman" w:hAnsi="Times New Roman" w:cs="Times New Roman"/>
          <w:sz w:val="24"/>
          <w:szCs w:val="24"/>
        </w:rPr>
        <w:fldChar w:fldCharType="separate"/>
      </w:r>
      <w:r w:rsidR="00884ABA" w:rsidRPr="00884ABA">
        <w:rPr>
          <w:rFonts w:ascii="Times New Roman" w:hAnsi="Times New Roman" w:cs="Times New Roman"/>
          <w:sz w:val="24"/>
        </w:rPr>
        <w:t>(Stromberg, 1993; Stromberg et al., 2010)</w:t>
      </w:r>
      <w:r w:rsidR="00884ABA">
        <w:rPr>
          <w:rFonts w:ascii="Times New Roman" w:hAnsi="Times New Roman" w:cs="Times New Roman"/>
          <w:sz w:val="24"/>
          <w:szCs w:val="24"/>
        </w:rPr>
        <w:fldChar w:fldCharType="end"/>
      </w:r>
      <w:r w:rsidR="00884ABA">
        <w:rPr>
          <w:rFonts w:ascii="Times New Roman" w:hAnsi="Times New Roman" w:cs="Times New Roman"/>
          <w:sz w:val="24"/>
          <w:szCs w:val="24"/>
        </w:rPr>
        <w:t>.</w:t>
      </w:r>
    </w:p>
    <w:p w14:paraId="20586E46" w14:textId="7DDFE1EC" w:rsidR="00114151" w:rsidRPr="00114151" w:rsidRDefault="00114151" w:rsidP="00114151">
      <w:pPr>
        <w:spacing w:line="480" w:lineRule="auto"/>
        <w:rPr>
          <w:rFonts w:ascii="Times New Roman" w:hAnsi="Times New Roman" w:cs="Times New Roman"/>
          <w:b/>
          <w:bCs/>
          <w:sz w:val="24"/>
          <w:szCs w:val="24"/>
        </w:rPr>
      </w:pPr>
      <w:commentRangeStart w:id="10"/>
      <w:r w:rsidRPr="00114151">
        <w:rPr>
          <w:rFonts w:ascii="Times New Roman" w:hAnsi="Times New Roman" w:cs="Times New Roman"/>
          <w:b/>
          <w:bCs/>
          <w:sz w:val="24"/>
          <w:szCs w:val="24"/>
        </w:rPr>
        <w:t>Threats</w:t>
      </w:r>
      <w:commentRangeEnd w:id="10"/>
      <w:r w:rsidR="007D043A">
        <w:rPr>
          <w:rStyle w:val="CommentReference"/>
        </w:rPr>
        <w:commentReference w:id="10"/>
      </w:r>
    </w:p>
    <w:p w14:paraId="13E4BE1D" w14:textId="169F3A38" w:rsidR="00581ABD" w:rsidRDefault="00581ABD" w:rsidP="00BE5A03">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(cite).</w:t>
      </w:r>
      <w:r w:rsidR="00BE5A03">
        <w:rPr>
          <w:rFonts w:ascii="Times New Roman" w:hAnsi="Times New Roman" w:cs="Times New Roman"/>
          <w:sz w:val="24"/>
          <w:szCs w:val="24"/>
        </w:rPr>
        <w:t xml:space="preserve"> </w:t>
      </w:r>
      <w:r w:rsidR="00101934">
        <w:rPr>
          <w:rFonts w:ascii="Times New Roman" w:hAnsi="Times New Roman" w:cs="Times New Roman"/>
          <w:sz w:val="24"/>
          <w:szCs w:val="24"/>
        </w:rPr>
        <w:t xml:space="preserve">Groundwater </w:t>
      </w:r>
      <w:r w:rsidR="00101934" w:rsidRPr="00B240C0">
        <w:rPr>
          <w:rFonts w:ascii="Times New Roman" w:hAnsi="Times New Roman" w:cs="Times New Roman"/>
          <w:sz w:val="24"/>
          <w:szCs w:val="24"/>
        </w:rPr>
        <w:t>level decline</w:t>
      </w:r>
      <w:r w:rsidR="00BE5A03">
        <w:rPr>
          <w:rFonts w:ascii="Times New Roman" w:hAnsi="Times New Roman" w:cs="Times New Roman"/>
          <w:sz w:val="24"/>
          <w:szCs w:val="24"/>
        </w:rPr>
        <w:t>s from river regulation or dewatering negatively impact</w:t>
      </w:r>
      <w:r w:rsidR="00101934" w:rsidRPr="00B240C0">
        <w:rPr>
          <w:rFonts w:ascii="Times New Roman" w:hAnsi="Times New Roman" w:cs="Times New Roman"/>
          <w:sz w:val="24"/>
          <w:szCs w:val="24"/>
        </w:rPr>
        <w:t xml:space="preserve"> riparian forests in arid and semi-arid environments.</w:t>
      </w:r>
      <w:r w:rsidR="00101934">
        <w:rPr>
          <w:rFonts w:ascii="Times New Roman" w:hAnsi="Times New Roman" w:cs="Times New Roman"/>
          <w:sz w:val="24"/>
          <w:szCs w:val="24"/>
        </w:rPr>
        <w:t xml:space="preserve"> Riparian forests are extremely sensitive to changes in groundwater level. Groundwater </w:t>
      </w:r>
      <w:r w:rsidR="005377F2">
        <w:rPr>
          <w:rFonts w:ascii="Times New Roman" w:hAnsi="Times New Roman" w:cs="Times New Roman"/>
          <w:sz w:val="24"/>
          <w:szCs w:val="24"/>
        </w:rPr>
        <w:t>decreases</w:t>
      </w:r>
      <w:r w:rsidR="00101934">
        <w:rPr>
          <w:rFonts w:ascii="Times New Roman" w:hAnsi="Times New Roman" w:cs="Times New Roman"/>
          <w:sz w:val="24"/>
          <w:szCs w:val="24"/>
        </w:rPr>
        <w:t xml:space="preserve"> </w:t>
      </w:r>
      <w:r w:rsidR="005377F2">
        <w:rPr>
          <w:rFonts w:ascii="Times New Roman" w:hAnsi="Times New Roman" w:cs="Times New Roman"/>
          <w:sz w:val="24"/>
          <w:szCs w:val="24"/>
        </w:rPr>
        <w:t>have</w:t>
      </w:r>
      <w:r w:rsidR="00101934">
        <w:rPr>
          <w:rFonts w:ascii="Times New Roman" w:hAnsi="Times New Roman" w:cs="Times New Roman"/>
          <w:sz w:val="24"/>
          <w:szCs w:val="24"/>
        </w:rPr>
        <w:t xml:space="preserve"> been observed to cause decreased growth </w:t>
      </w:r>
      <w:r w:rsidR="00BE5A03">
        <w:rPr>
          <w:rFonts w:ascii="Times New Roman" w:hAnsi="Times New Roman" w:cs="Times New Roman"/>
          <w:sz w:val="24"/>
          <w:szCs w:val="24"/>
        </w:rPr>
        <w:t xml:space="preserve">and death </w:t>
      </w:r>
      <w:r w:rsidR="005377F2">
        <w:rPr>
          <w:rFonts w:ascii="Times New Roman" w:hAnsi="Times New Roman" w:cs="Times New Roman"/>
          <w:sz w:val="24"/>
          <w:szCs w:val="24"/>
        </w:rPr>
        <w:t>among riparian tree species</w:t>
      </w:r>
      <w:del w:id="11" w:author="Abraham E Springer" w:date="2025-04-15T10:42:00Z" w16du:dateUtc="2025-04-15T17:42:00Z">
        <w:r w:rsidR="00101934" w:rsidDel="007A3CE7">
          <w:rPr>
            <w:rFonts w:ascii="Times New Roman" w:hAnsi="Times New Roman" w:cs="Times New Roman"/>
            <w:sz w:val="24"/>
            <w:szCs w:val="24"/>
          </w:rPr>
          <w:delText>.</w:delText>
        </w:r>
      </w:del>
      <w:r w:rsidR="00101934">
        <w:rPr>
          <w:rFonts w:ascii="Times New Roman" w:hAnsi="Times New Roman" w:cs="Times New Roman"/>
          <w:sz w:val="24"/>
          <w:szCs w:val="24"/>
        </w:rPr>
        <w:t xml:space="preserve"> </w:t>
      </w:r>
      <w:r w:rsidR="00101934">
        <w:rPr>
          <w:rFonts w:ascii="Times New Roman" w:hAnsi="Times New Roman" w:cs="Times New Roman"/>
          <w:sz w:val="24"/>
          <w:szCs w:val="24"/>
        </w:rPr>
        <w:fldChar w:fldCharType="begin"/>
      </w:r>
      <w:r w:rsidR="00BE5A03">
        <w:rPr>
          <w:rFonts w:ascii="Times New Roman" w:hAnsi="Times New Roman" w:cs="Times New Roman"/>
          <w:sz w:val="24"/>
          <w:szCs w:val="24"/>
        </w:rPr>
        <w:instrText xml:space="preserve"> ADDIN ZOTERO_ITEM CSL_CITATION {"citationID":"S71hZIXD","properties":{"formattedCitation":"(Kranjcec et al., 1998; Rood et al., 2003; Scott et al., 1999; Williams &amp; Cooper, 2005)","plainCitation":"(Kranjcec et al., 1998; Rood et al., 2003; Scott et al., 1999;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sidR="00101934">
        <w:rPr>
          <w:rFonts w:ascii="Times New Roman" w:hAnsi="Times New Roman" w:cs="Times New Roman"/>
          <w:sz w:val="24"/>
          <w:szCs w:val="24"/>
        </w:rPr>
        <w:fldChar w:fldCharType="separate"/>
      </w:r>
      <w:r w:rsidR="00BE5A03" w:rsidRPr="00BE5A03">
        <w:rPr>
          <w:rFonts w:ascii="Times New Roman" w:hAnsi="Times New Roman" w:cs="Times New Roman"/>
          <w:sz w:val="24"/>
        </w:rPr>
        <w:t>(Kranjcec et al., 1998; Rood et al., 2003; Scott et al., 1999; Williams &amp; Cooper, 2005)</w:t>
      </w:r>
      <w:r w:rsidR="00101934">
        <w:rPr>
          <w:rFonts w:ascii="Times New Roman" w:hAnsi="Times New Roman" w:cs="Times New Roman"/>
          <w:sz w:val="24"/>
          <w:szCs w:val="24"/>
        </w:rPr>
        <w:fldChar w:fldCharType="end"/>
      </w:r>
      <w:r w:rsidR="00101934">
        <w:rPr>
          <w:rFonts w:ascii="Times New Roman" w:hAnsi="Times New Roman" w:cs="Times New Roman"/>
          <w:sz w:val="24"/>
          <w:szCs w:val="24"/>
        </w:rPr>
        <w:t>. Decreases in groundwater level also advances the transition from native to invasive species</w:t>
      </w:r>
      <w:del w:id="12" w:author="Abraham E Springer" w:date="2025-04-15T10:42:00Z" w16du:dateUtc="2025-04-15T17:42:00Z">
        <w:r w:rsidR="00101934" w:rsidDel="007A3CE7">
          <w:rPr>
            <w:rFonts w:ascii="Times New Roman" w:hAnsi="Times New Roman" w:cs="Times New Roman"/>
            <w:sz w:val="24"/>
            <w:szCs w:val="24"/>
          </w:rPr>
          <w:delText>.</w:delText>
        </w:r>
      </w:del>
      <w:r w:rsidR="003B4D9D">
        <w:rPr>
          <w:rFonts w:ascii="Times New Roman" w:hAnsi="Times New Roman" w:cs="Times New Roman"/>
          <w:sz w:val="24"/>
          <w:szCs w:val="24"/>
        </w:rPr>
        <w:t xml:space="preserve"> </w:t>
      </w:r>
      <w:r w:rsidR="003B4D9D">
        <w:rPr>
          <w:rFonts w:ascii="Times New Roman" w:hAnsi="Times New Roman" w:cs="Times New Roman"/>
          <w:sz w:val="24"/>
          <w:szCs w:val="24"/>
        </w:rPr>
        <w:fldChar w:fldCharType="begin"/>
      </w:r>
      <w:r w:rsidR="003B4D9D">
        <w:rPr>
          <w:rFonts w:ascii="Times New Roman" w:hAnsi="Times New Roman" w:cs="Times New Roman"/>
          <w:sz w:val="24"/>
          <w:szCs w:val="24"/>
        </w:rPr>
        <w:instrText xml:space="preserve"> ADDIN ZOTERO_ITEM CSL_CITATION {"citationID":"SaIFcLDH","properties":{"formattedCitation":"(Horton et al., 2001)","plainCitation":"(Horton et al., 2001)","noteIndex":0},"citationItems":[{"id":69,"uris":["http://zotero.org/users/local/yyBX3i8n/items/QWMWSXYJ"],"itemData":{"id":69,"type":"article-journal","container-title":"Ecological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C."}],"issued":{"date-parts":[["2001",8]]}}}],"schema":"https://github.com/citation-style-language/schema/raw/master/csl-citation.json"} </w:instrText>
      </w:r>
      <w:r w:rsidR="003B4D9D">
        <w:rPr>
          <w:rFonts w:ascii="Times New Roman" w:hAnsi="Times New Roman" w:cs="Times New Roman"/>
          <w:sz w:val="24"/>
          <w:szCs w:val="24"/>
        </w:rPr>
        <w:fldChar w:fldCharType="separate"/>
      </w:r>
      <w:r w:rsidR="003B4D9D" w:rsidRPr="003B4D9D">
        <w:rPr>
          <w:rFonts w:ascii="Times New Roman" w:hAnsi="Times New Roman" w:cs="Times New Roman"/>
          <w:sz w:val="24"/>
        </w:rPr>
        <w:t>(Horton et al., 2001)</w:t>
      </w:r>
      <w:r w:rsidR="003B4D9D">
        <w:rPr>
          <w:rFonts w:ascii="Times New Roman" w:hAnsi="Times New Roman" w:cs="Times New Roman"/>
          <w:sz w:val="24"/>
          <w:szCs w:val="24"/>
        </w:rPr>
        <w:fldChar w:fldCharType="end"/>
      </w:r>
      <w:ins w:id="13" w:author="Abraham E Springer" w:date="2025-04-15T10:42:00Z" w16du:dateUtc="2025-04-15T17:42:00Z">
        <w:r w:rsidR="007A3CE7">
          <w:rPr>
            <w:rFonts w:ascii="Times New Roman" w:hAnsi="Times New Roman" w:cs="Times New Roman"/>
            <w:sz w:val="24"/>
            <w:szCs w:val="24"/>
          </w:rPr>
          <w:t>.</w:t>
        </w:r>
      </w:ins>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4"/>
      <w:commentRangeStart w:id="15"/>
      <w:r w:rsidRPr="00581ABD">
        <w:rPr>
          <w:rFonts w:ascii="Times New Roman" w:hAnsi="Times New Roman" w:cs="Times New Roman"/>
          <w:sz w:val="24"/>
          <w:szCs w:val="24"/>
        </w:rPr>
        <w:t xml:space="preserve">Arundo </w:t>
      </w:r>
      <w:commentRangeEnd w:id="14"/>
      <w:r>
        <w:rPr>
          <w:rStyle w:val="CommentReference"/>
        </w:rPr>
        <w:commentReference w:id="14"/>
      </w:r>
      <w:commentRangeEnd w:id="15"/>
      <w:r w:rsidR="0072113A">
        <w:rPr>
          <w:rStyle w:val="CommentReference"/>
        </w:rPr>
        <w:commentReference w:id="15"/>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329D8669" w14:textId="7EDA865C" w:rsidR="008625F9" w:rsidRPr="00BE5A03" w:rsidRDefault="008625F9" w:rsidP="00BE5A03">
      <w:pPr>
        <w:spacing w:line="480" w:lineRule="auto"/>
        <w:ind w:firstLine="720"/>
        <w:rPr>
          <w:rFonts w:ascii="Times New Roman" w:hAnsi="Times New Roman" w:cs="Times New Roman"/>
          <w:sz w:val="24"/>
          <w:szCs w:val="24"/>
        </w:rPr>
      </w:pPr>
      <w:r w:rsidRPr="00BE5A03">
        <w:rPr>
          <w:rFonts w:ascii="Times New Roman" w:hAnsi="Times New Roman" w:cs="Times New Roman"/>
          <w:sz w:val="24"/>
          <w:szCs w:val="24"/>
        </w:rPr>
        <w:lastRenderedPageBreak/>
        <w:t>Grazing</w:t>
      </w:r>
      <w:r w:rsidR="00581ABD" w:rsidRPr="00BE5A03">
        <w:rPr>
          <w:rFonts w:ascii="Times New Roman" w:hAnsi="Times New Roman" w:cs="Times New Roman"/>
          <w:sz w:val="24"/>
          <w:szCs w:val="24"/>
        </w:rPr>
        <w:t xml:space="preserve"> was historically allowed within </w:t>
      </w:r>
      <w:r w:rsidR="00D267D9" w:rsidRPr="00BE5A03">
        <w:rPr>
          <w:rFonts w:ascii="Times New Roman" w:hAnsi="Times New Roman" w:cs="Times New Roman"/>
          <w:sz w:val="24"/>
          <w:szCs w:val="24"/>
        </w:rPr>
        <w:t>western</w:t>
      </w:r>
      <w:r w:rsidR="00581ABD" w:rsidRPr="00BE5A03">
        <w:rPr>
          <w:rFonts w:ascii="Times New Roman" w:hAnsi="Times New Roman" w:cs="Times New Roman"/>
          <w:sz w:val="24"/>
          <w:szCs w:val="24"/>
        </w:rPr>
        <w:t xml:space="preserve"> riparian </w:t>
      </w:r>
      <w:commentRangeStart w:id="16"/>
      <w:commentRangeStart w:id="17"/>
      <w:r w:rsidR="00581ABD" w:rsidRPr="00BE5A03">
        <w:rPr>
          <w:rFonts w:ascii="Times New Roman" w:hAnsi="Times New Roman" w:cs="Times New Roman"/>
          <w:sz w:val="24"/>
          <w:szCs w:val="24"/>
        </w:rPr>
        <w:t>zone</w:t>
      </w:r>
      <w:commentRangeEnd w:id="16"/>
      <w:r w:rsidR="00581ABD">
        <w:rPr>
          <w:rStyle w:val="CommentReference"/>
        </w:rPr>
        <w:commentReference w:id="16"/>
      </w:r>
      <w:commentRangeEnd w:id="17"/>
      <w:r w:rsidR="007A3CE7">
        <w:rPr>
          <w:rStyle w:val="CommentReference"/>
        </w:rPr>
        <w:commentReference w:id="17"/>
      </w:r>
      <w:r w:rsidR="00BE5A03" w:rsidRPr="00BE5A03">
        <w:rPr>
          <w:rFonts w:ascii="Times New Roman" w:hAnsi="Times New Roman" w:cs="Times New Roman"/>
          <w:sz w:val="24"/>
          <w:szCs w:val="24"/>
        </w:rPr>
        <w:t xml:space="preserve">. </w:t>
      </w:r>
      <w:r w:rsidR="00581ABD" w:rsidRPr="00BE5A03">
        <w:rPr>
          <w:rFonts w:ascii="Times New Roman" w:hAnsi="Times New Roman" w:cs="Times New Roman"/>
          <w:sz w:val="24"/>
          <w:szCs w:val="24"/>
        </w:rPr>
        <w:t>Grazing n</w:t>
      </w:r>
      <w:r w:rsidRPr="00BE5A03">
        <w:rPr>
          <w:rFonts w:ascii="Times New Roman" w:hAnsi="Times New Roman" w:cs="Times New Roman"/>
          <w:sz w:val="24"/>
          <w:szCs w:val="24"/>
        </w:rPr>
        <w:t>egative</w:t>
      </w:r>
      <w:r w:rsidR="00581ABD" w:rsidRPr="00BE5A03">
        <w:rPr>
          <w:rFonts w:ascii="Times New Roman" w:hAnsi="Times New Roman" w:cs="Times New Roman"/>
          <w:sz w:val="24"/>
          <w:szCs w:val="24"/>
        </w:rPr>
        <w:t>ly</w:t>
      </w:r>
      <w:r w:rsidRPr="00BE5A03">
        <w:rPr>
          <w:rFonts w:ascii="Times New Roman" w:hAnsi="Times New Roman" w:cs="Times New Roman"/>
          <w:sz w:val="24"/>
          <w:szCs w:val="24"/>
        </w:rPr>
        <w:t xml:space="preserve"> impact</w:t>
      </w:r>
      <w:r w:rsidR="00581ABD" w:rsidRPr="00BE5A03">
        <w:rPr>
          <w:rFonts w:ascii="Times New Roman" w:hAnsi="Times New Roman" w:cs="Times New Roman"/>
          <w:sz w:val="24"/>
          <w:szCs w:val="24"/>
        </w:rPr>
        <w:t>s</w:t>
      </w:r>
      <w:r w:rsidRPr="00BE5A03">
        <w:rPr>
          <w:rFonts w:ascii="Times New Roman" w:hAnsi="Times New Roman" w:cs="Times New Roman"/>
          <w:sz w:val="24"/>
          <w:szCs w:val="24"/>
        </w:rPr>
        <w:t xml:space="preserve"> seedling abundance</w:t>
      </w:r>
      <w:r w:rsidR="00C0626B" w:rsidRPr="00BE5A03">
        <w:rPr>
          <w:rFonts w:ascii="Times New Roman" w:hAnsi="Times New Roman" w:cs="Times New Roman"/>
          <w:sz w:val="24"/>
          <w:szCs w:val="24"/>
        </w:rPr>
        <w:t xml:space="preserve"> </w:t>
      </w:r>
      <w:r w:rsidR="00C0626B" w:rsidRPr="00BE5A03">
        <w:rPr>
          <w:rFonts w:ascii="Times New Roman" w:hAnsi="Times New Roman" w:cs="Times New Roman"/>
          <w:sz w:val="24"/>
          <w:szCs w:val="24"/>
        </w:rPr>
        <w:fldChar w:fldCharType="begin"/>
      </w:r>
      <w:r w:rsidR="00C0626B" w:rsidRPr="00BE5A03">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00C0626B" w:rsidRPr="00BE5A03">
        <w:rPr>
          <w:rFonts w:ascii="Times New Roman" w:hAnsi="Times New Roman" w:cs="Times New Roman"/>
          <w:sz w:val="24"/>
          <w:szCs w:val="24"/>
        </w:rPr>
        <w:fldChar w:fldCharType="separate"/>
      </w:r>
      <w:r w:rsidR="00C0626B" w:rsidRPr="00BE5A03">
        <w:rPr>
          <w:rFonts w:ascii="Times New Roman" w:hAnsi="Times New Roman" w:cs="Times New Roman"/>
          <w:sz w:val="24"/>
        </w:rPr>
        <w:t>(Endress et al., 2012; Szaro &amp; Pase, 1983)</w:t>
      </w:r>
      <w:r w:rsidR="00C0626B" w:rsidRPr="00BE5A03">
        <w:rPr>
          <w:rFonts w:ascii="Times New Roman" w:hAnsi="Times New Roman" w:cs="Times New Roman"/>
          <w:sz w:val="24"/>
          <w:szCs w:val="24"/>
        </w:rPr>
        <w:fldChar w:fldCharType="end"/>
      </w:r>
      <w:r w:rsidR="00581ABD" w:rsidRPr="00BE5A03">
        <w:rPr>
          <w:rFonts w:ascii="Times New Roman" w:hAnsi="Times New Roman" w:cs="Times New Roman"/>
          <w:sz w:val="24"/>
          <w:szCs w:val="24"/>
        </w:rPr>
        <w:t>. Small, deciduous seedlings are ideal forage for both domestic cattle and wild animals.</w:t>
      </w:r>
    </w:p>
    <w:p w14:paraId="765A3C30" w14:textId="5FB5FD1B" w:rsidR="00A214EA" w:rsidRPr="002245EF" w:rsidRDefault="00BB3237" w:rsidP="003F10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Fires in riparian areas have variable effects based on land use history and burn severity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{"citationID":"FI5zZVV8","properties":{"formattedCitation":"(Ellis, 2001)","plainCitation":"(Ellis, 2001)","noteIndex":0},"citationItems":[{"id":36,"uris":["http://zotero.org/users/local/yyBX3i8n/items/N3DDKQ2R"],"itemData":{"id":36,"type":"article-journal","container-title":"BIOLOGICAL CONSERVATION","DOI":"10.1016/S0006-3207(00)00108-7","ISSN":"0006-3207","issue":"2","page":"159-170","title":"Short-term response of woody plants to fire in a Rio Grande riparian forest, Central New Mexico, USA","volume":"97","author":[{"family":"Ellis","given":"LM"}],"issued":{"date-parts":[["2001",2]]}}}],"schema":"https://github.com/citation-style-language/schema/raw/master/csl-citation.json"} </w:instrText>
      </w:r>
      <w:r>
        <w:rPr>
          <w:rFonts w:ascii="Times New Roman" w:hAnsi="Times New Roman" w:cs="Times New Roman"/>
          <w:sz w:val="24"/>
          <w:szCs w:val="24"/>
        </w:rPr>
        <w:fldChar w:fldCharType="separate"/>
      </w:r>
      <w:r w:rsidRPr="00BB3237">
        <w:rPr>
          <w:rFonts w:ascii="Times New Roman" w:hAnsi="Times New Roman" w:cs="Times New Roman"/>
          <w:sz w:val="24"/>
        </w:rPr>
        <w:t>(Ellis, 2001)</w:t>
      </w:r>
      <w:r>
        <w:rPr>
          <w:rFonts w:ascii="Times New Roman" w:hAnsi="Times New Roman" w:cs="Times New Roman"/>
          <w:sz w:val="24"/>
          <w:szCs w:val="24"/>
        </w:rPr>
        <w:fldChar w:fldCharType="end"/>
      </w:r>
      <w:r>
        <w:rPr>
          <w:rFonts w:ascii="Times New Roman" w:hAnsi="Times New Roman" w:cs="Times New Roman"/>
          <w:sz w:val="24"/>
          <w:szCs w:val="24"/>
        </w:rPr>
        <w:t>.</w:t>
      </w:r>
      <w:r w:rsidR="00A417E2">
        <w:rPr>
          <w:rFonts w:ascii="Times New Roman" w:hAnsi="Times New Roman" w:cs="Times New Roman"/>
          <w:sz w:val="24"/>
          <w:szCs w:val="24"/>
        </w:rPr>
        <w:t xml:space="preserve">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(Gom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3C700A7E"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t>
      </w:r>
      <w:r w:rsidR="000103B8">
        <w:rPr>
          <w:rFonts w:ascii="Times New Roman" w:hAnsi="Times New Roman" w:cs="Times New Roman"/>
          <w:sz w:val="24"/>
          <w:szCs w:val="24"/>
        </w:rPr>
        <w:t>A</w:t>
      </w:r>
      <w:r w:rsidRPr="002245EF">
        <w:rPr>
          <w:rFonts w:ascii="Times New Roman" w:hAnsi="Times New Roman" w:cs="Times New Roman"/>
          <w:sz w:val="24"/>
          <w:szCs w:val="24"/>
        </w:rPr>
        <w:t>s the longest</w:t>
      </w:r>
      <w:del w:id="18"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w:t>
      </w:r>
      <w:r w:rsidR="000103B8">
        <w:rPr>
          <w:rFonts w:ascii="Times New Roman" w:hAnsi="Times New Roman" w:cs="Times New Roman"/>
          <w:sz w:val="24"/>
          <w:szCs w:val="24"/>
        </w:rPr>
        <w:t xml:space="preserve">, the Verde River in central Arizona is an excellent river to study the demographics and regeneration of Fremont cottonwood </w:t>
      </w:r>
      <w:r w:rsidR="002E017C">
        <w:rPr>
          <w:rFonts w:ascii="Times New Roman" w:hAnsi="Times New Roman" w:cs="Times New Roman"/>
          <w:sz w:val="24"/>
          <w:szCs w:val="24"/>
        </w:rPr>
        <w:t xml:space="preserve">under </w:t>
      </w:r>
      <w:r w:rsidR="000103B8">
        <w:rPr>
          <w:rFonts w:ascii="Times New Roman" w:hAnsi="Times New Roman" w:cs="Times New Roman"/>
          <w:sz w:val="24"/>
          <w:szCs w:val="24"/>
        </w:rPr>
        <w:t>current climate and hydrology</w:t>
      </w:r>
      <w:r w:rsidRPr="002245EF">
        <w:rPr>
          <w:rFonts w:ascii="Times New Roman" w:hAnsi="Times New Roman" w:cs="Times New Roman"/>
          <w:sz w:val="24"/>
          <w:szCs w:val="24"/>
        </w:rPr>
        <w:t xml:space="preserve">. </w:t>
      </w:r>
      <w:r w:rsidR="000103B8">
        <w:rPr>
          <w:rFonts w:ascii="Times New Roman" w:hAnsi="Times New Roman" w:cs="Times New Roman"/>
          <w:sz w:val="24"/>
          <w:szCs w:val="24"/>
        </w:rPr>
        <w:t>The 16,000 km</w:t>
      </w:r>
      <w:r w:rsidR="000103B8" w:rsidRPr="000103B8">
        <w:rPr>
          <w:rFonts w:ascii="Times New Roman" w:hAnsi="Times New Roman" w:cs="Times New Roman"/>
          <w:sz w:val="24"/>
          <w:szCs w:val="24"/>
          <w:vertAlign w:val="superscript"/>
          <w:rPrChange w:id="19" w:author="Abraham E Springer" w:date="2025-04-15T10:51:00Z" w16du:dateUtc="2025-04-15T17:51:00Z">
            <w:rPr>
              <w:rFonts w:ascii="Times New Roman" w:hAnsi="Times New Roman" w:cs="Times New Roman"/>
              <w:sz w:val="24"/>
              <w:szCs w:val="24"/>
            </w:rPr>
          </w:rPrChange>
        </w:rPr>
        <w:t>2</w:t>
      </w:r>
      <w:r w:rsidRPr="002245EF">
        <w:rPr>
          <w:rFonts w:ascii="Times New Roman" w:hAnsi="Times New Roman" w:cs="Times New Roman"/>
          <w:sz w:val="24"/>
          <w:szCs w:val="24"/>
        </w:rPr>
        <w:t xml:space="preserve"> watershed has elevations that range from over 3650 m ASL in the San Francisco Peaks to about 400 m ASL at its confluence with the Salt River</w:t>
      </w:r>
      <w:r w:rsidR="000103B8">
        <w:rPr>
          <w:rFonts w:ascii="Times New Roman" w:hAnsi="Times New Roman" w:cs="Times New Roman"/>
          <w:sz w:val="24"/>
          <w:szCs w:val="24"/>
        </w:rPr>
        <w:t xml:space="preserve"> near Phoenix</w:t>
      </w:r>
      <w:r w:rsidRPr="002245EF">
        <w:rPr>
          <w:rFonts w:ascii="Times New Roman" w:hAnsi="Times New Roman" w:cs="Times New Roman"/>
          <w:sz w:val="24"/>
          <w:szCs w:val="24"/>
        </w:rPr>
        <w:t xml:space="preserve">. The </w:t>
      </w:r>
      <w:r w:rsidR="000103B8">
        <w:rPr>
          <w:rFonts w:ascii="Times New Roman" w:hAnsi="Times New Roman" w:cs="Times New Roman"/>
          <w:sz w:val="24"/>
          <w:szCs w:val="24"/>
        </w:rPr>
        <w:t xml:space="preserve">perennial </w:t>
      </w:r>
      <w:r w:rsidRPr="002245EF">
        <w:rPr>
          <w:rFonts w:ascii="Times New Roman" w:hAnsi="Times New Roman" w:cs="Times New Roman"/>
          <w:sz w:val="24"/>
          <w:szCs w:val="24"/>
        </w:rPr>
        <w:t xml:space="preserve">headwaters in the upper Verde Valley originate from a series of springs </w:t>
      </w:r>
      <w:r w:rsidR="002E017C">
        <w:rPr>
          <w:rFonts w:ascii="Times New Roman" w:hAnsi="Times New Roman" w:cs="Times New Roman"/>
          <w:sz w:val="24"/>
          <w:szCs w:val="24"/>
        </w:rPr>
        <w:t>flowing out of</w:t>
      </w:r>
      <w:r w:rsidR="002E017C"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river then flows through the middle Verde Valley before it </w:t>
      </w:r>
      <w:r w:rsidR="003A56C6" w:rsidRPr="002245EF">
        <w:rPr>
          <w:rFonts w:ascii="Times New Roman" w:hAnsi="Times New Roman" w:cs="Times New Roman"/>
          <w:sz w:val="24"/>
          <w:szCs w:val="24"/>
        </w:rPr>
        <w:t xml:space="preserve">reaches </w:t>
      </w:r>
      <w:r w:rsidR="003A56C6">
        <w:rPr>
          <w:rFonts w:ascii="Times New Roman" w:hAnsi="Times New Roman" w:cs="Times New Roman"/>
          <w:sz w:val="24"/>
          <w:szCs w:val="24"/>
        </w:rPr>
        <w:t>a</w:t>
      </w:r>
      <w:r w:rsidRPr="002245EF">
        <w:rPr>
          <w:rFonts w:ascii="Times New Roman" w:hAnsi="Times New Roman" w:cs="Times New Roman"/>
          <w:sz w:val="24"/>
          <w:szCs w:val="24"/>
        </w:rPr>
        <w:t xml:space="preserve"> </w:t>
      </w:r>
      <w:proofErr w:type="gramStart"/>
      <w:r w:rsidRPr="002245EF">
        <w:rPr>
          <w:rFonts w:ascii="Times New Roman" w:hAnsi="Times New Roman" w:cs="Times New Roman"/>
          <w:sz w:val="24"/>
          <w:szCs w:val="24"/>
        </w:rPr>
        <w:t>designated  Wild</w:t>
      </w:r>
      <w:proofErr w:type="gramEnd"/>
      <w:r w:rsidRPr="002245EF">
        <w:rPr>
          <w:rFonts w:ascii="Times New Roman" w:hAnsi="Times New Roman" w:cs="Times New Roman"/>
          <w:sz w:val="24"/>
          <w:szCs w:val="24"/>
        </w:rPr>
        <w:t xml:space="preserve"> and Scenic (W&amp;S) </w:t>
      </w:r>
      <w:r w:rsidR="000103B8">
        <w:rPr>
          <w:rFonts w:ascii="Times New Roman" w:hAnsi="Times New Roman" w:cs="Times New Roman"/>
          <w:sz w:val="24"/>
          <w:szCs w:val="24"/>
        </w:rPr>
        <w:t xml:space="preserve">reach </w:t>
      </w:r>
      <w:r w:rsidRPr="002245EF">
        <w:rPr>
          <w:rFonts w:ascii="Times New Roman" w:hAnsi="Times New Roman" w:cs="Times New Roman"/>
          <w:sz w:val="24"/>
          <w:szCs w:val="24"/>
        </w:rPr>
        <w:t>just south of Camp Verde, AZ</w:t>
      </w:r>
      <w:ins w:id="20" w:author="Abraham E Springer" w:date="2025-04-15T10:53:00Z" w16du:dateUtc="2025-04-15T17:53:00Z">
        <w:r w:rsidR="000103B8">
          <w:rPr>
            <w:rFonts w:ascii="Times New Roman" w:hAnsi="Times New Roman" w:cs="Times New Roman"/>
            <w:sz w:val="24"/>
            <w:szCs w:val="24"/>
          </w:rPr>
          <w:t xml:space="preserve"> (Figure 1)</w:t>
        </w:r>
      </w:ins>
      <w:r w:rsidRPr="002245EF">
        <w:rPr>
          <w:rFonts w:ascii="Times New Roman" w:hAnsi="Times New Roman" w:cs="Times New Roman"/>
          <w:sz w:val="24"/>
          <w:szCs w:val="24"/>
        </w:rPr>
        <w:t>. Along this reach the Verde River gains volume from a string of canyons with perennial tributaries which get large portions of their base</w:t>
      </w:r>
      <w:ins w:id="21"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22"/>
      <w:r w:rsidRPr="002245EF">
        <w:rPr>
          <w:rFonts w:ascii="Times New Roman" w:hAnsi="Times New Roman" w:cs="Times New Roman"/>
          <w:sz w:val="24"/>
          <w:szCs w:val="24"/>
        </w:rPr>
        <w:t>There</w:t>
      </w:r>
      <w:commentRangeEnd w:id="22"/>
      <w:r w:rsidR="002E017C">
        <w:rPr>
          <w:rStyle w:val="CommentReference"/>
        </w:rPr>
        <w:commentReference w:id="22"/>
      </w:r>
      <w:r w:rsidRPr="002245EF">
        <w:rPr>
          <w:rFonts w:ascii="Times New Roman" w:hAnsi="Times New Roman" w:cs="Times New Roman"/>
          <w:sz w:val="24"/>
          <w:szCs w:val="24"/>
        </w:rPr>
        <w:t xml:space="preserve"> are no reservoirs </w:t>
      </w:r>
      <w:r w:rsidR="002E017C">
        <w:rPr>
          <w:rFonts w:ascii="Times New Roman" w:hAnsi="Times New Roman" w:cs="Times New Roman"/>
          <w:sz w:val="24"/>
          <w:szCs w:val="24"/>
        </w:rPr>
        <w:t>upstream from the W&amp;S</w:t>
      </w:r>
      <w:r w:rsidRPr="002245EF">
        <w:rPr>
          <w:rFonts w:ascii="Times New Roman" w:hAnsi="Times New Roman" w:cs="Times New Roman"/>
          <w:sz w:val="24"/>
          <w:szCs w:val="24"/>
        </w:rPr>
        <w:t xml:space="preserve"> reach</w:t>
      </w:r>
      <w:ins w:id="23"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influence the ecology and geomorphology.</w:t>
      </w:r>
    </w:p>
    <w:p w14:paraId="022E644A" w14:textId="139A688F"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lastRenderedPageBreak/>
        <w:tab/>
        <w:t>Although there are no large storage reservoirs above the Verde River W</w:t>
      </w:r>
      <w:r w:rsidR="002E017C">
        <w:rPr>
          <w:rFonts w:ascii="Times New Roman" w:hAnsi="Times New Roman" w:cs="Times New Roman"/>
          <w:sz w:val="24"/>
          <w:szCs w:val="24"/>
        </w:rPr>
        <w:t>&amp;S</w:t>
      </w:r>
      <w:r w:rsidRPr="002245EF">
        <w:rPr>
          <w:rFonts w:ascii="Times New Roman" w:hAnsi="Times New Roman" w:cs="Times New Roman"/>
          <w:sz w:val="24"/>
          <w:szCs w:val="24"/>
        </w:rPr>
        <w:t xml:space="preserve">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24"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25"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36BEE065"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w:t>
      </w:r>
      <w:r w:rsidR="002E017C">
        <w:rPr>
          <w:rFonts w:ascii="Times New Roman" w:hAnsi="Times New Roman" w:cs="Times New Roman"/>
          <w:sz w:val="24"/>
          <w:szCs w:val="24"/>
        </w:rPr>
        <w:t xml:space="preserve"> with</w:t>
      </w:r>
      <w:r w:rsidRPr="002245EF">
        <w:rPr>
          <w:rFonts w:ascii="Times New Roman" w:hAnsi="Times New Roman" w:cs="Times New Roman"/>
          <w:sz w:val="24"/>
          <w:szCs w:val="24"/>
        </w:rPr>
        <w:t xml:space="preserve"> </w:t>
      </w:r>
      <w:r w:rsidR="002E017C">
        <w:rPr>
          <w:rFonts w:ascii="Times New Roman" w:hAnsi="Times New Roman" w:cs="Times New Roman"/>
          <w:sz w:val="24"/>
          <w:szCs w:val="24"/>
        </w:rPr>
        <w:t>a</w:t>
      </w:r>
      <w:r w:rsidRPr="002245EF">
        <w:rPr>
          <w:rFonts w:ascii="Times New Roman" w:hAnsi="Times New Roman" w:cs="Times New Roman"/>
          <w:sz w:val="24"/>
          <w:szCs w:val="24"/>
        </w:rPr>
        <w:t xml:space="preserve">bout $88 million related to tourism. About $35 million was estimated for agriculture (including the wine industry) and </w:t>
      </w:r>
      <w:r w:rsidR="002E017C">
        <w:rPr>
          <w:rFonts w:ascii="Times New Roman" w:hAnsi="Times New Roman" w:cs="Times New Roman"/>
          <w:sz w:val="24"/>
          <w:szCs w:val="24"/>
        </w:rPr>
        <w:t>with an</w:t>
      </w:r>
      <w:r w:rsidRPr="002245EF">
        <w:rPr>
          <w:rFonts w:ascii="Times New Roman" w:hAnsi="Times New Roman" w:cs="Times New Roman"/>
          <w:sz w:val="24"/>
          <w:szCs w:val="24"/>
        </w:rPr>
        <w:t xml:space="preserve"> estimated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4C8148E8" w14:textId="77777777" w:rsidR="0072113A" w:rsidRDefault="0070044C" w:rsidP="0072113A">
      <w:pPr>
        <w:spacing w:line="480" w:lineRule="auto"/>
        <w:ind w:firstLine="720"/>
        <w:rPr>
          <w:rFonts w:ascii="Times New Roman" w:hAnsi="Times New Roman" w:cs="Times New Roman"/>
          <w:sz w:val="24"/>
          <w:szCs w:val="24"/>
          <w:highlight w:val="white"/>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 xml:space="preserve">outstandingly remarkable </w:t>
      </w:r>
      <w:r w:rsidRPr="002245EF">
        <w:rPr>
          <w:rFonts w:ascii="Times New Roman" w:hAnsi="Times New Roman" w:cs="Times New Roman"/>
          <w:sz w:val="24"/>
          <w:szCs w:val="24"/>
          <w:highlight w:val="white"/>
        </w:rPr>
        <w:lastRenderedPageBreak/>
        <w:t>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w:t>
      </w:r>
    </w:p>
    <w:p w14:paraId="1918BEB9" w14:textId="04D3D7B9" w:rsidR="0072113A" w:rsidRPr="002245EF" w:rsidRDefault="0070044C" w:rsidP="0072113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highlight w:val="white"/>
        </w:rPr>
        <w:t xml:space="preserve"> </w:t>
      </w:r>
      <w:r w:rsidR="0072113A" w:rsidRPr="002245EF">
        <w:rPr>
          <w:rFonts w:ascii="Times New Roman" w:hAnsi="Times New Roman" w:cs="Times New Roman"/>
          <w:sz w:val="24"/>
          <w:szCs w:val="24"/>
        </w:rPr>
        <w:t>The winter of 2023 was the one of the wettest</w:t>
      </w:r>
      <w:ins w:id="26" w:author="Peter Z Fule" w:date="2025-03-08T10:52: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in Arizona in the past 30 years (Figure 2.1). On March 1</w:t>
      </w:r>
      <w:r w:rsidR="0072113A" w:rsidRPr="002245EF">
        <w:rPr>
          <w:rFonts w:ascii="Times New Roman" w:hAnsi="Times New Roman" w:cs="Times New Roman"/>
          <w:sz w:val="24"/>
          <w:szCs w:val="24"/>
          <w:vertAlign w:val="superscript"/>
        </w:rPr>
        <w:t>st</w:t>
      </w:r>
      <w:r w:rsidR="0072113A" w:rsidRPr="002245EF">
        <w:rPr>
          <w:rFonts w:ascii="Times New Roman" w:hAnsi="Times New Roman" w:cs="Times New Roman"/>
          <w:sz w:val="24"/>
          <w:szCs w:val="24"/>
        </w:rPr>
        <w:t xml:space="preserve">, 2023, the Verde River basin was at 318% of its normal snowpack (NRCS). As a result, spring snowmelt </w:t>
      </w:r>
      <w:r w:rsidR="003E0DC2">
        <w:rPr>
          <w:rFonts w:ascii="Times New Roman" w:hAnsi="Times New Roman" w:cs="Times New Roman"/>
          <w:sz w:val="24"/>
          <w:szCs w:val="24"/>
        </w:rPr>
        <w:t xml:space="preserve">floods </w:t>
      </w:r>
      <w:r w:rsidR="002E017C">
        <w:rPr>
          <w:rFonts w:ascii="Times New Roman" w:hAnsi="Times New Roman" w:cs="Times New Roman"/>
          <w:sz w:val="24"/>
          <w:szCs w:val="24"/>
        </w:rPr>
        <w:t xml:space="preserve">of </w:t>
      </w:r>
      <w:r w:rsidR="0072113A" w:rsidRPr="002245EF">
        <w:rPr>
          <w:rFonts w:ascii="Times New Roman" w:hAnsi="Times New Roman" w:cs="Times New Roman"/>
          <w:sz w:val="24"/>
          <w:szCs w:val="24"/>
        </w:rPr>
        <w:t xml:space="preserve">the Verde River reached between a ten percent and a four percent annual exceedance probability (AEP). This means that there is a four </w:t>
      </w:r>
      <w:r w:rsidR="0072113A">
        <w:rPr>
          <w:rFonts w:ascii="Times New Roman" w:hAnsi="Times New Roman" w:cs="Times New Roman"/>
          <w:sz w:val="24"/>
          <w:szCs w:val="24"/>
        </w:rPr>
        <w:t>to</w:t>
      </w:r>
      <w:r w:rsidR="0072113A" w:rsidRPr="002245EF">
        <w:rPr>
          <w:rFonts w:ascii="Times New Roman" w:hAnsi="Times New Roman" w:cs="Times New Roman"/>
          <w:sz w:val="24"/>
          <w:szCs w:val="24"/>
        </w:rPr>
        <w:t xml:space="preserve"> 10 percent chance a flood of this magnitude would be equaled or exceeded in any given year. (</w:t>
      </w:r>
      <w:hyperlink r:id="rId13" w:history="1">
        <w:r w:rsidR="0072113A" w:rsidRPr="002245EF">
          <w:rPr>
            <w:rStyle w:val="Hyperlink"/>
            <w:rFonts w:ascii="Times New Roman" w:eastAsia="Times New Roman" w:hAnsi="Times New Roman" w:cs="Times New Roman"/>
            <w:color w:val="auto"/>
            <w:sz w:val="24"/>
            <w:szCs w:val="24"/>
          </w:rPr>
          <w:t>https://streamstats.usgs.gov/ss/?gage=09506000&amp;tab=info</w:t>
        </w:r>
      </w:hyperlink>
      <w:r w:rsidR="0072113A" w:rsidRPr="002245EF">
        <w:rPr>
          <w:rFonts w:ascii="Times New Roman" w:hAnsi="Times New Roman" w:cs="Times New Roman"/>
          <w:sz w:val="24"/>
          <w:szCs w:val="24"/>
        </w:rPr>
        <w:t xml:space="preserve">).  Peak snowmelt occurred in mid-March and </w:t>
      </w:r>
      <w:r w:rsidR="0072113A">
        <w:rPr>
          <w:rFonts w:ascii="Times New Roman" w:hAnsi="Times New Roman" w:cs="Times New Roman"/>
          <w:sz w:val="24"/>
          <w:szCs w:val="24"/>
        </w:rPr>
        <w:t>reached an instantaneous peak of 1798</w:t>
      </w:r>
      <w:r w:rsidR="0072113A" w:rsidRPr="002245EF">
        <w:rPr>
          <w:rFonts w:ascii="Times New Roman" w:hAnsi="Times New Roman" w:cs="Times New Roman"/>
          <w:sz w:val="24"/>
          <w:szCs w:val="24"/>
        </w:rPr>
        <w:t xml:space="preserve">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w:t>
      </w:r>
      <w:r w:rsidR="0072113A">
        <w:rPr>
          <w:rFonts w:ascii="Times New Roman" w:hAnsi="Times New Roman" w:cs="Times New Roman"/>
          <w:sz w:val="24"/>
          <w:szCs w:val="24"/>
        </w:rPr>
        <w:t xml:space="preserve"> (Figure 2.1)</w:t>
      </w:r>
      <w:r w:rsidR="0072113A" w:rsidRPr="002245EF">
        <w:rPr>
          <w:rFonts w:ascii="Times New Roman" w:hAnsi="Times New Roman" w:cs="Times New Roman"/>
          <w:sz w:val="24"/>
          <w:szCs w:val="24"/>
        </w:rPr>
        <w:t>. Flows then declined to the summer and fall low-flow period where base</w:t>
      </w:r>
      <w:ins w:id="27" w:author="Abraham E Springer" w:date="2025-02-21T15:14: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flows can drop below 1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0C29AA8A" w14:textId="65597F45" w:rsidR="0070044C" w:rsidRDefault="0070044C" w:rsidP="0070044C">
      <w:pPr>
        <w:spacing w:line="480" w:lineRule="auto"/>
        <w:ind w:firstLine="720"/>
        <w:rPr>
          <w:rFonts w:ascii="Times New Roman" w:hAnsi="Times New Roman" w:cs="Times New Roman"/>
          <w:sz w:val="24"/>
          <w:szCs w:val="24"/>
        </w:rPr>
      </w:pP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8"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28"/>
      <w:r w:rsidRPr="002245EF">
        <w:rPr>
          <w:rFonts w:ascii="Times New Roman" w:hAnsi="Times New Roman" w:cs="Times New Roman"/>
          <w:color w:val="auto"/>
          <w:sz w:val="24"/>
          <w:szCs w:val="24"/>
        </w:rPr>
        <w:t>2023.</w:t>
      </w:r>
    </w:p>
    <w:p w14:paraId="7AE0F77C" w14:textId="74BE9D86"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w:t>
      </w:r>
      <w:r w:rsidR="003E0DC2">
        <w:rPr>
          <w:rFonts w:ascii="Times New Roman" w:hAnsi="Times New Roman" w:cs="Times New Roman"/>
          <w:sz w:val="24"/>
          <w:szCs w:val="24"/>
        </w:rPr>
        <w:t xml:space="preserve">seedling monitoring </w:t>
      </w:r>
      <w:r w:rsidRPr="002245EF">
        <w:rPr>
          <w:rFonts w:ascii="Times New Roman" w:hAnsi="Times New Roman" w:cs="Times New Roman"/>
          <w:sz w:val="24"/>
          <w:szCs w:val="24"/>
        </w:rPr>
        <w:t xml:space="preserve">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w:t>
      </w:r>
      <w:r w:rsidRPr="002245EF">
        <w:rPr>
          <w:rFonts w:ascii="Times New Roman" w:hAnsi="Times New Roman" w:cs="Times New Roman"/>
          <w:sz w:val="24"/>
          <w:szCs w:val="24"/>
        </w:rPr>
        <w:lastRenderedPageBreak/>
        <w:t xml:space="preserve">gallery forests and have a largely unaltered flood hydrology. </w:t>
      </w:r>
      <w:commentRangeStart w:id="29"/>
      <w:r w:rsidRPr="002245EF">
        <w:rPr>
          <w:rFonts w:ascii="Times New Roman" w:hAnsi="Times New Roman" w:cs="Times New Roman"/>
          <w:noProof/>
          <w:sz w:val="24"/>
          <w:szCs w:val="24"/>
        </w:rPr>
        <w:drawing>
          <wp:inline distT="0" distB="0" distL="0" distR="0" wp14:anchorId="71E14BC2" wp14:editId="6B243B20">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commentRangeEnd w:id="29"/>
      <w:r w:rsidR="003E0DC2">
        <w:rPr>
          <w:rStyle w:val="CommentReference"/>
        </w:rPr>
        <w:commentReference w:id="29"/>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30"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30"/>
    </w:p>
    <w:p w14:paraId="53A1AE4E"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lastRenderedPageBreak/>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5E0E24D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w:t>
      </w:r>
      <w:ins w:id="31" w:author="Abraham E Springer" w:date="2025-04-15T13:09:00Z" w16du:dateUtc="2025-04-15T20:09:00Z">
        <w:r w:rsidR="003E0DC2">
          <w:rPr>
            <w:rFonts w:ascii="Times New Roman" w:hAnsi="Times New Roman" w:cs="Times New Roman"/>
            <w:sz w:val="24"/>
            <w:szCs w:val="24"/>
          </w:rPr>
          <w:t xml:space="preserve">a </w:t>
        </w:r>
      </w:ins>
      <w:r w:rsidRPr="002245EF">
        <w:rPr>
          <w:rFonts w:ascii="Times New Roman" w:hAnsi="Times New Roman" w:cs="Times New Roman"/>
          <w:sz w:val="24"/>
          <w:szCs w:val="24"/>
        </w:rPr>
        <w:t xml:space="preserve">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w:t>
      </w:r>
      <w:r w:rsidRPr="002245EF">
        <w:rPr>
          <w:rFonts w:ascii="Times New Roman" w:hAnsi="Times New Roman" w:cs="Times New Roman"/>
          <w:sz w:val="24"/>
          <w:szCs w:val="24"/>
        </w:rPr>
        <w:lastRenderedPageBreak/>
        <w:t>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xml:space="preserve">) terrace, down through the seedling plot and to the edge of the </w:t>
      </w:r>
      <w:r w:rsidRPr="002245EF">
        <w:rPr>
          <w:rFonts w:ascii="Times New Roman" w:hAnsi="Times New Roman" w:cs="Times New Roman"/>
          <w:sz w:val="24"/>
          <w:szCs w:val="24"/>
        </w:rPr>
        <w:lastRenderedPageBreak/>
        <w:t>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F18C22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32"/>
      <w:r w:rsidR="00A22010">
        <w:rPr>
          <w:rFonts w:ascii="Times New Roman" w:hAnsi="Times New Roman" w:cs="Times New Roman"/>
          <w:sz w:val="24"/>
          <w:szCs w:val="24"/>
        </w:rPr>
        <w:t>was</w:t>
      </w:r>
      <w:commentRangeEnd w:id="32"/>
      <w:r w:rsidR="00A22010">
        <w:rPr>
          <w:rStyle w:val="CommentReference"/>
        </w:rPr>
        <w:commentReference w:id="32"/>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del w:id="33" w:author="Abraham E Springer" w:date="2025-04-15T13:11:00Z" w16du:dateUtc="2025-04-15T20:11:00Z">
        <w:r w:rsidRPr="002245EF" w:rsidDel="003E0DC2">
          <w:rPr>
            <w:rFonts w:ascii="Times New Roman" w:hAnsi="Times New Roman" w:cs="Times New Roman"/>
            <w:sz w:val="24"/>
            <w:szCs w:val="24"/>
          </w:rPr>
          <w:delText>,</w:delText>
        </w:r>
      </w:del>
      <w:ins w:id="34" w:author="Abraham E Springer" w:date="2025-04-15T13:11:00Z" w16du:dateUtc="2025-04-15T20:11:00Z">
        <w:r w:rsidR="003E0DC2">
          <w:rPr>
            <w:rFonts w:ascii="Times New Roman" w:hAnsi="Times New Roman" w:cs="Times New Roman"/>
            <w:sz w:val="24"/>
            <w:szCs w:val="24"/>
          </w:rPr>
          <w:t xml:space="preserve"> </w:t>
        </w:r>
      </w:ins>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35"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70BC56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 xml:space="preserve">and a few Goodding willows </w:t>
      </w:r>
      <w:r w:rsidR="002245EF">
        <w:rPr>
          <w:rFonts w:ascii="Times New Roman" w:hAnsi="Times New Roman" w:cs="Times New Roman"/>
          <w:sz w:val="24"/>
          <w:szCs w:val="24"/>
        </w:rPr>
        <w:t>(n=15)</w:t>
      </w:r>
      <w:ins w:id="36"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7"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71A1F6CC" w14:textId="70CAF7EB" w:rsidR="0038100D" w:rsidRPr="002245EF" w:rsidRDefault="0038100D" w:rsidP="00BC5C4F">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8"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w:t>
      </w:r>
      <w:r w:rsidRPr="002245EF">
        <w:rPr>
          <w:rFonts w:ascii="Times New Roman" w:hAnsi="Times New Roman" w:cs="Times New Roman"/>
          <w:sz w:val="24"/>
          <w:szCs w:val="24"/>
        </w:rPr>
        <w:lastRenderedPageBreak/>
        <w:t xml:space="preserve">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9" w:name="_Toc193890716"/>
      <w:r w:rsidRPr="002245EF">
        <w:rPr>
          <w:rFonts w:ascii="Times New Roman" w:hAnsi="Times New Roman" w:cs="Times New Roman"/>
          <w:color w:val="auto"/>
          <w:sz w:val="24"/>
          <w:szCs w:val="24"/>
        </w:rPr>
        <w:t>Results</w:t>
      </w:r>
      <w:bookmarkEnd w:id="39"/>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0"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40"/>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w:t>
      </w:r>
      <w:r w:rsidRPr="002245EF">
        <w:rPr>
          <w:rFonts w:ascii="Times New Roman" w:hAnsi="Times New Roman" w:cs="Times New Roman"/>
          <w:sz w:val="24"/>
          <w:szCs w:val="24"/>
        </w:rPr>
        <w:lastRenderedPageBreak/>
        <w:t xml:space="preserve">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1"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4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535"/>
        <w:gridCol w:w="1615"/>
        <w:gridCol w:w="1710"/>
        <w:gridCol w:w="1355"/>
        <w:gridCol w:w="1727"/>
      </w:tblGrid>
      <w:tr w:rsidR="002245EF" w:rsidRPr="002245EF" w14:paraId="0E047AC4" w14:textId="77777777" w:rsidTr="00716702">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535"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615"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355"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1727"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716702">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tcBorders>
              <w:top w:val="single" w:sz="4" w:space="0" w:color="auto"/>
            </w:tcBorders>
            <w:noWrap/>
            <w:hideMark/>
          </w:tcPr>
          <w:p w14:paraId="7BF6FBA4" w14:textId="117A9CA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r w:rsidR="000A7D64">
              <w:rPr>
                <w:rFonts w:ascii="Times New Roman" w:eastAsia="Times New Roman" w:hAnsi="Times New Roman" w:cs="Times New Roman"/>
                <w:sz w:val="24"/>
                <w:szCs w:val="24"/>
                <w:lang w:val="en-US"/>
              </w:rPr>
              <w:t xml:space="preserve"> ±.773</w:t>
            </w:r>
          </w:p>
        </w:tc>
        <w:tc>
          <w:tcPr>
            <w:tcW w:w="1710" w:type="dxa"/>
            <w:tcBorders>
              <w:top w:val="single" w:sz="4" w:space="0" w:color="auto"/>
            </w:tcBorders>
            <w:noWrap/>
            <w:hideMark/>
          </w:tcPr>
          <w:p w14:paraId="4D20AA5A" w14:textId="43A4F0B8"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±0.066</w:t>
            </w:r>
          </w:p>
        </w:tc>
        <w:tc>
          <w:tcPr>
            <w:tcW w:w="1355" w:type="dxa"/>
            <w:tcBorders>
              <w:top w:val="single" w:sz="4" w:space="0" w:color="auto"/>
            </w:tcBorders>
            <w:noWrap/>
            <w:hideMark/>
          </w:tcPr>
          <w:p w14:paraId="79342E8F" w14:textId="51C0FC5E"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±1.33</w:t>
            </w:r>
          </w:p>
        </w:tc>
        <w:tc>
          <w:tcPr>
            <w:tcW w:w="1727" w:type="dxa"/>
            <w:tcBorders>
              <w:top w:val="single" w:sz="4" w:space="0" w:color="auto"/>
            </w:tcBorders>
          </w:tcPr>
          <w:p w14:paraId="61EB2B6B" w14:textId="55BDD7D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r w:rsidR="00357350">
              <w:rPr>
                <w:rFonts w:ascii="Times New Roman" w:eastAsia="Times New Roman" w:hAnsi="Times New Roman" w:cs="Times New Roman"/>
                <w:sz w:val="24"/>
                <w:szCs w:val="24"/>
                <w:lang w:val="en-US"/>
              </w:rPr>
              <w:t>±0.805</w:t>
            </w:r>
          </w:p>
        </w:tc>
      </w:tr>
      <w:tr w:rsidR="002245EF" w:rsidRPr="002245EF" w14:paraId="5D75E53B" w14:textId="77777777" w:rsidTr="00716702">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702A1E54" w14:textId="3677F5A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r w:rsidR="000A7D64">
              <w:rPr>
                <w:rFonts w:ascii="Times New Roman" w:eastAsia="Times New Roman" w:hAnsi="Times New Roman" w:cs="Times New Roman"/>
                <w:sz w:val="24"/>
                <w:szCs w:val="24"/>
                <w:lang w:val="en-US"/>
              </w:rPr>
              <w:t xml:space="preserve"> ±1.24</w:t>
            </w:r>
          </w:p>
        </w:tc>
        <w:tc>
          <w:tcPr>
            <w:tcW w:w="1710" w:type="dxa"/>
            <w:noWrap/>
            <w:hideMark/>
          </w:tcPr>
          <w:p w14:paraId="1ADA6B0A" w14:textId="29B3979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±0.109</w:t>
            </w:r>
          </w:p>
        </w:tc>
        <w:tc>
          <w:tcPr>
            <w:tcW w:w="1355" w:type="dxa"/>
            <w:noWrap/>
            <w:hideMark/>
          </w:tcPr>
          <w:p w14:paraId="48490F1C" w14:textId="1016B24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±1.77</w:t>
            </w:r>
          </w:p>
        </w:tc>
        <w:tc>
          <w:tcPr>
            <w:tcW w:w="1727" w:type="dxa"/>
          </w:tcPr>
          <w:p w14:paraId="35D59305" w14:textId="10ECD76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r w:rsidR="00357350">
              <w:rPr>
                <w:rFonts w:ascii="Times New Roman" w:eastAsia="Times New Roman" w:hAnsi="Times New Roman" w:cs="Times New Roman"/>
                <w:sz w:val="24"/>
                <w:szCs w:val="24"/>
                <w:lang w:val="en-US"/>
              </w:rPr>
              <w:t>±1.358</w:t>
            </w:r>
          </w:p>
        </w:tc>
      </w:tr>
      <w:tr w:rsidR="002245EF" w:rsidRPr="002245EF" w14:paraId="610179BC" w14:textId="77777777" w:rsidTr="00716702">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0D5BD4AC" w14:textId="6A0697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r w:rsidR="000A7D64">
              <w:rPr>
                <w:rFonts w:ascii="Times New Roman" w:eastAsia="Times New Roman" w:hAnsi="Times New Roman" w:cs="Times New Roman"/>
                <w:sz w:val="24"/>
                <w:szCs w:val="24"/>
                <w:lang w:val="en-US"/>
              </w:rPr>
              <w:t xml:space="preserve"> ±2.02</w:t>
            </w:r>
          </w:p>
        </w:tc>
        <w:tc>
          <w:tcPr>
            <w:tcW w:w="1710" w:type="dxa"/>
            <w:noWrap/>
            <w:hideMark/>
          </w:tcPr>
          <w:p w14:paraId="16FA86F4" w14:textId="69CB40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±0.166</w:t>
            </w:r>
          </w:p>
        </w:tc>
        <w:tc>
          <w:tcPr>
            <w:tcW w:w="1355" w:type="dxa"/>
            <w:noWrap/>
            <w:hideMark/>
          </w:tcPr>
          <w:p w14:paraId="24180886" w14:textId="176B87D2"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r w:rsidR="000A7D64">
              <w:rPr>
                <w:rFonts w:ascii="Times New Roman" w:eastAsia="Times New Roman" w:hAnsi="Times New Roman" w:cs="Times New Roman"/>
                <w:sz w:val="24"/>
                <w:szCs w:val="24"/>
                <w:lang w:val="en-US"/>
              </w:rPr>
              <w:t>±2.26</w:t>
            </w:r>
          </w:p>
        </w:tc>
        <w:tc>
          <w:tcPr>
            <w:tcW w:w="1727" w:type="dxa"/>
          </w:tcPr>
          <w:p w14:paraId="490BB3E7" w14:textId="7C22C4BD"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r w:rsidR="00357350">
              <w:rPr>
                <w:rFonts w:ascii="Times New Roman" w:eastAsia="Times New Roman" w:hAnsi="Times New Roman" w:cs="Times New Roman"/>
                <w:sz w:val="24"/>
                <w:szCs w:val="24"/>
                <w:lang w:val="en-US"/>
              </w:rPr>
              <w:t>±2.40</w:t>
            </w:r>
          </w:p>
        </w:tc>
      </w:tr>
      <w:tr w:rsidR="002245EF" w:rsidRPr="002245EF" w14:paraId="13132F7A" w14:textId="77777777" w:rsidTr="00716702">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noWrap/>
            <w:hideMark/>
          </w:tcPr>
          <w:p w14:paraId="1B2947CE" w14:textId="789A7A3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±0.92</w:t>
            </w:r>
          </w:p>
        </w:tc>
        <w:tc>
          <w:tcPr>
            <w:tcW w:w="1710" w:type="dxa"/>
            <w:noWrap/>
            <w:hideMark/>
          </w:tcPr>
          <w:p w14:paraId="19B47B5C" w14:textId="02A86D7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±0.08</w:t>
            </w:r>
          </w:p>
        </w:tc>
        <w:tc>
          <w:tcPr>
            <w:tcW w:w="1355" w:type="dxa"/>
            <w:noWrap/>
            <w:hideMark/>
          </w:tcPr>
          <w:p w14:paraId="3BED43E0" w14:textId="05187C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r w:rsidR="000A7D64">
              <w:rPr>
                <w:rFonts w:ascii="Times New Roman" w:eastAsia="Times New Roman" w:hAnsi="Times New Roman" w:cs="Times New Roman"/>
                <w:sz w:val="24"/>
                <w:szCs w:val="24"/>
                <w:lang w:val="en-US"/>
              </w:rPr>
              <w:t>±1.44</w:t>
            </w:r>
          </w:p>
        </w:tc>
        <w:tc>
          <w:tcPr>
            <w:tcW w:w="1727" w:type="dxa"/>
          </w:tcPr>
          <w:p w14:paraId="1851BED8" w14:textId="27C91D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r w:rsidR="00357350">
              <w:rPr>
                <w:rFonts w:ascii="Times New Roman" w:eastAsia="Times New Roman" w:hAnsi="Times New Roman" w:cs="Times New Roman"/>
                <w:sz w:val="24"/>
                <w:szCs w:val="24"/>
                <w:lang w:val="en-US"/>
              </w:rPr>
              <w:t>±4.89</w:t>
            </w:r>
          </w:p>
        </w:tc>
      </w:tr>
      <w:tr w:rsidR="002245EF" w:rsidRPr="002245EF" w14:paraId="1B1EEC1D" w14:textId="77777777" w:rsidTr="00716702">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405222FF" w14:textId="594F644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±1.10</w:t>
            </w:r>
          </w:p>
        </w:tc>
        <w:tc>
          <w:tcPr>
            <w:tcW w:w="1710" w:type="dxa"/>
            <w:noWrap/>
            <w:hideMark/>
          </w:tcPr>
          <w:p w14:paraId="2A156322" w14:textId="127CC175"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±0.11</w:t>
            </w:r>
          </w:p>
        </w:tc>
        <w:tc>
          <w:tcPr>
            <w:tcW w:w="1355" w:type="dxa"/>
            <w:noWrap/>
            <w:hideMark/>
          </w:tcPr>
          <w:p w14:paraId="1188E8AB" w14:textId="489A210C"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r w:rsidR="000A7D64">
              <w:rPr>
                <w:rFonts w:ascii="Times New Roman" w:eastAsia="Times New Roman" w:hAnsi="Times New Roman" w:cs="Times New Roman"/>
                <w:sz w:val="24"/>
                <w:szCs w:val="24"/>
                <w:lang w:val="en-US"/>
              </w:rPr>
              <w:t>±1.22</w:t>
            </w:r>
          </w:p>
        </w:tc>
        <w:tc>
          <w:tcPr>
            <w:tcW w:w="1727" w:type="dxa"/>
          </w:tcPr>
          <w:p w14:paraId="4C52AF61" w14:textId="6A865793"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r w:rsidR="00357350">
              <w:rPr>
                <w:rFonts w:ascii="Times New Roman" w:eastAsia="Times New Roman" w:hAnsi="Times New Roman" w:cs="Times New Roman"/>
                <w:sz w:val="24"/>
                <w:szCs w:val="24"/>
                <w:lang w:val="en-US"/>
              </w:rPr>
              <w:t>±6.73</w:t>
            </w:r>
          </w:p>
        </w:tc>
      </w:tr>
      <w:tr w:rsidR="002245EF" w:rsidRPr="002245EF" w14:paraId="60489238" w14:textId="77777777" w:rsidTr="00716702">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19DDFF07" w14:textId="55C6B89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±1.76</w:t>
            </w:r>
          </w:p>
        </w:tc>
        <w:tc>
          <w:tcPr>
            <w:tcW w:w="1710" w:type="dxa"/>
            <w:noWrap/>
            <w:hideMark/>
          </w:tcPr>
          <w:p w14:paraId="748D5CF2" w14:textId="57165AB4"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±0.24</w:t>
            </w:r>
          </w:p>
        </w:tc>
        <w:tc>
          <w:tcPr>
            <w:tcW w:w="1355" w:type="dxa"/>
            <w:noWrap/>
            <w:hideMark/>
          </w:tcPr>
          <w:p w14:paraId="6E33B2F6" w14:textId="5BF29A5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r w:rsidR="000A7D64">
              <w:rPr>
                <w:rFonts w:ascii="Times New Roman" w:eastAsia="Times New Roman" w:hAnsi="Times New Roman" w:cs="Times New Roman"/>
                <w:sz w:val="24"/>
                <w:szCs w:val="24"/>
                <w:lang w:val="en-US"/>
              </w:rPr>
              <w:t>±3.20</w:t>
            </w:r>
          </w:p>
        </w:tc>
        <w:tc>
          <w:tcPr>
            <w:tcW w:w="1727" w:type="dxa"/>
          </w:tcPr>
          <w:p w14:paraId="50657BBB" w14:textId="3B50F2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r w:rsidR="00357350">
              <w:rPr>
                <w:rFonts w:ascii="Times New Roman" w:eastAsia="Times New Roman" w:hAnsi="Times New Roman" w:cs="Times New Roman"/>
                <w:sz w:val="24"/>
                <w:szCs w:val="24"/>
                <w:lang w:val="en-US"/>
              </w:rPr>
              <w:t>±4.17</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2"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42"/>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3"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43"/>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4"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4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45" w:author="D.Merritt" w:date="2025-03-16T12:57:00Z"/>
          <w:rFonts w:ascii="Times New Roman" w:hAnsi="Times New Roman" w:cs="Times New Roman"/>
        </w:rPr>
      </w:pPr>
    </w:p>
    <w:p w14:paraId="144AFE58" w14:textId="63DFAF8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A logistic regression model indicated that light, herbaceous competition, and fine sediment were highly significant for seedling survival at BRAP (Table 2.4). Because all three variables were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6"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DA4DA4">
        <w:rPr>
          <w:rFonts w:ascii="Times New Roman" w:hAnsi="Times New Roman" w:cs="Times New Roman"/>
          <w:color w:val="auto"/>
          <w:sz w:val="24"/>
          <w:szCs w:val="24"/>
        </w:rPr>
        <w:fldChar w:fldCharType="begin"/>
      </w:r>
      <w:r w:rsidRPr="00DA4DA4">
        <w:rPr>
          <w:rFonts w:ascii="Times New Roman" w:hAnsi="Times New Roman" w:cs="Times New Roman"/>
          <w:color w:val="auto"/>
          <w:sz w:val="24"/>
          <w:szCs w:val="24"/>
        </w:rPr>
        <w:instrText xml:space="preserve"> SEQ Table \* ARABIC \s 1 </w:instrText>
      </w:r>
      <w:r w:rsidRPr="00DA4DA4">
        <w:rPr>
          <w:rFonts w:ascii="Times New Roman" w:hAnsi="Times New Roman" w:cs="Times New Roman"/>
          <w:color w:val="auto"/>
          <w:sz w:val="24"/>
          <w:szCs w:val="24"/>
        </w:rPr>
        <w:fldChar w:fldCharType="separate"/>
      </w:r>
      <w:r w:rsidRPr="00DA4DA4">
        <w:rPr>
          <w:rFonts w:ascii="Times New Roman" w:hAnsi="Times New Roman" w:cs="Times New Roman"/>
          <w:noProof/>
          <w:color w:val="auto"/>
          <w:sz w:val="24"/>
          <w:szCs w:val="24"/>
        </w:rPr>
        <w:t>5</w:t>
      </w:r>
      <w:r w:rsidRPr="00DA4DA4">
        <w:rPr>
          <w:rFonts w:ascii="Times New Roman" w:hAnsi="Times New Roman" w:cs="Times New Roman"/>
          <w:color w:val="auto"/>
          <w:sz w:val="24"/>
          <w:szCs w:val="24"/>
        </w:rPr>
        <w:fldChar w:fldCharType="end"/>
      </w:r>
      <w:r w:rsidRPr="003A56C6">
        <w:rPr>
          <w:rFonts w:ascii="Times New Roman" w:hAnsi="Times New Roman" w:cs="Times New Roman"/>
          <w:color w:val="auto"/>
          <w:sz w:val="24"/>
          <w:szCs w:val="24"/>
        </w:rPr>
        <w:t xml:space="preserve"> Childs logistic regression model. * Indicates P ≤0.05, ** indicates P ≤ 0.01, ***indicates P ≤ 0.001</w:t>
      </w:r>
      <w:bookmarkEnd w:id="46"/>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47"/>
      <w:r w:rsidRPr="002245EF">
        <w:rPr>
          <w:rFonts w:ascii="Times New Roman" w:hAnsi="Times New Roman" w:cs="Times New Roman"/>
          <w:sz w:val="24"/>
          <w:szCs w:val="24"/>
        </w:rPr>
        <w:t xml:space="preserve">significant </w:t>
      </w:r>
      <w:commentRangeEnd w:id="47"/>
      <w:r w:rsidR="00BE7FD1">
        <w:rPr>
          <w:rStyle w:val="CommentReference"/>
        </w:rPr>
        <w:commentReference w:id="47"/>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446C1770" w:rsidR="00697D5A" w:rsidRPr="00697D5A" w:rsidRDefault="0038100D" w:rsidP="00697D5A">
      <w:pPr>
        <w:jc w:val="center"/>
      </w:pPr>
      <w:bookmarkStart w:id="48"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commentRangeStart w:id="49"/>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commentRangeEnd w:id="49"/>
      <w:r w:rsidR="00DA4DA4">
        <w:rPr>
          <w:rStyle w:val="CommentReference"/>
        </w:rPr>
        <w:commentReference w:id="49"/>
      </w:r>
      <w:r w:rsidRPr="002245EF">
        <w:rPr>
          <w:rFonts w:ascii="Times New Roman" w:hAnsi="Times New Roman" w:cs="Times New Roman"/>
          <w:sz w:val="24"/>
          <w:szCs w:val="24"/>
        </w:rPr>
        <w:t xml:space="preserve"> </w:t>
      </w:r>
      <w:ins w:id="50" w:author="Abraham E Springer" w:date="2025-04-15T13:28:00Z" w16du:dateUtc="2025-04-15T20:28:00Z">
        <w:r w:rsidR="00DA4DA4">
          <w:rPr>
            <w:rFonts w:ascii="Times New Roman" w:hAnsi="Times New Roman" w:cs="Times New Roman"/>
            <w:sz w:val="24"/>
            <w:szCs w:val="24"/>
          </w:rPr>
          <w:t xml:space="preserve">(A) </w:t>
        </w:r>
      </w:ins>
      <w:r w:rsidRPr="002245EF">
        <w:rPr>
          <w:rFonts w:ascii="Times New Roman" w:hAnsi="Times New Roman" w:cs="Times New Roman"/>
          <w:sz w:val="24"/>
          <w:szCs w:val="24"/>
        </w:rPr>
        <w:t>Age at coring height</w:t>
      </w:r>
      <w:ins w:id="51" w:author="Abraham E Springer" w:date="2025-04-15T13:29:00Z" w16du:dateUtc="2025-04-15T20:29:00Z">
        <w:r w:rsidR="00DA4DA4">
          <w:rPr>
            <w:rFonts w:ascii="Times New Roman" w:hAnsi="Times New Roman" w:cs="Times New Roman"/>
            <w:sz w:val="24"/>
            <w:szCs w:val="24"/>
          </w:rPr>
          <w:t xml:space="preserve"> number of cores</w:t>
        </w:r>
      </w:ins>
      <w:ins w:id="52" w:author="Abraham E Springer" w:date="2025-04-15T13:30:00Z" w16du:dateUtc="2025-04-15T20:30:00Z">
        <w:r w:rsidR="00DA4DA4">
          <w:rPr>
            <w:rFonts w:ascii="Times New Roman" w:hAnsi="Times New Roman" w:cs="Times New Roman"/>
            <w:sz w:val="24"/>
            <w:szCs w:val="24"/>
          </w:rPr>
          <w:t xml:space="preserve"> </w:t>
        </w:r>
      </w:ins>
      <w:ins w:id="53" w:author="Abraham E Springer" w:date="2025-04-15T13:29:00Z" w16du:dateUtc="2025-04-15T20:29:00Z">
        <w:r w:rsidR="00DA4DA4">
          <w:rPr>
            <w:rFonts w:ascii="Times New Roman" w:hAnsi="Times New Roman" w:cs="Times New Roman"/>
            <w:sz w:val="24"/>
            <w:szCs w:val="24"/>
          </w:rPr>
          <w:t xml:space="preserve">and </w:t>
        </w:r>
      </w:ins>
      <w:ins w:id="54" w:author="Abraham E Springer" w:date="2025-04-15T13:30:00Z" w16du:dateUtc="2025-04-15T20:30:00Z">
        <w:r w:rsidR="00DA4DA4">
          <w:rPr>
            <w:rFonts w:ascii="Times New Roman" w:hAnsi="Times New Roman" w:cs="Times New Roman"/>
            <w:sz w:val="24"/>
            <w:szCs w:val="24"/>
          </w:rPr>
          <w:t xml:space="preserve">(B) daily </w:t>
        </w:r>
      </w:ins>
      <w:ins w:id="55" w:author="Abraham E Springer" w:date="2025-04-15T13:29:00Z" w16du:dateUtc="2025-04-15T20:29:00Z">
        <w:r w:rsidR="00DA4DA4">
          <w:rPr>
            <w:rFonts w:ascii="Times New Roman" w:hAnsi="Times New Roman" w:cs="Times New Roman"/>
            <w:sz w:val="24"/>
            <w:szCs w:val="24"/>
          </w:rPr>
          <w:t xml:space="preserve">maximum discharge </w:t>
        </w:r>
      </w:ins>
      <w:ins w:id="56" w:author="Abraham E Springer" w:date="2025-04-15T13:30:00Z" w16du:dateUtc="2025-04-15T20:30:00Z">
        <w:r w:rsidR="00DA4DA4">
          <w:rPr>
            <w:rFonts w:ascii="Times New Roman" w:hAnsi="Times New Roman" w:cs="Times New Roman"/>
            <w:sz w:val="24"/>
            <w:szCs w:val="24"/>
          </w:rPr>
          <w:t xml:space="preserve">per year </w:t>
        </w:r>
      </w:ins>
      <w:ins w:id="57" w:author="Abraham E Springer" w:date="2025-04-15T13:29:00Z" w16du:dateUtc="2025-04-15T20:29:00Z">
        <w:r w:rsidR="00DA4DA4">
          <w:rPr>
            <w:rFonts w:ascii="Times New Roman" w:hAnsi="Times New Roman" w:cs="Times New Roman"/>
            <w:sz w:val="24"/>
            <w:szCs w:val="24"/>
          </w:rPr>
          <w:t>at USGS Near Camp Verde Gage (09506000)</w:t>
        </w:r>
      </w:ins>
      <w:r w:rsidRPr="002245EF">
        <w:rPr>
          <w:rFonts w:ascii="Times New Roman" w:hAnsi="Times New Roman" w:cs="Times New Roman"/>
          <w:sz w:val="24"/>
          <w:szCs w:val="24"/>
        </w:rPr>
        <w: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48"/>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lastRenderedPageBreak/>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58"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59"/>
      <w:commentRangeStart w:id="60"/>
      <w:commentRangeStart w:id="61"/>
      <w:r w:rsidRPr="002245EF">
        <w:rPr>
          <w:rFonts w:ascii="Times New Roman" w:hAnsi="Times New Roman" w:cs="Times New Roman"/>
          <w:color w:val="auto"/>
          <w:sz w:val="24"/>
          <w:szCs w:val="24"/>
        </w:rPr>
        <w:t>relationship</w:t>
      </w:r>
      <w:commentRangeEnd w:id="59"/>
      <w:r w:rsidR="005E0FF8">
        <w:rPr>
          <w:rStyle w:val="CommentReference"/>
          <w:i w:val="0"/>
          <w:iCs w:val="0"/>
          <w:color w:val="auto"/>
        </w:rPr>
        <w:commentReference w:id="59"/>
      </w:r>
      <w:commentRangeEnd w:id="60"/>
      <w:r w:rsidR="000A39A1">
        <w:rPr>
          <w:rStyle w:val="CommentReference"/>
          <w:i w:val="0"/>
          <w:iCs w:val="0"/>
          <w:color w:val="auto"/>
        </w:rPr>
        <w:commentReference w:id="60"/>
      </w:r>
      <w:commentRangeEnd w:id="61"/>
      <w:r w:rsidR="00DA4DA4">
        <w:rPr>
          <w:rStyle w:val="CommentReference"/>
          <w:i w:val="0"/>
          <w:iCs w:val="0"/>
          <w:color w:val="auto"/>
        </w:rPr>
        <w:commentReference w:id="61"/>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58"/>
    </w:p>
    <w:p w14:paraId="752F1CD2" w14:textId="77777777" w:rsidR="0038100D" w:rsidRPr="002245EF" w:rsidRDefault="0038100D" w:rsidP="0038100D">
      <w:pPr>
        <w:jc w:val="center"/>
        <w:rPr>
          <w:rFonts w:ascii="Times New Roman" w:hAnsi="Times New Roman" w:cs="Times New Roman"/>
        </w:rPr>
      </w:pPr>
    </w:p>
    <w:p w14:paraId="2B718998" w14:textId="48529E8B"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DA4DA4">
        <w:rPr>
          <w:rFonts w:ascii="Times New Roman" w:hAnsi="Times New Roman" w:cs="Times New Roman"/>
          <w:i w:val="0"/>
          <w:iCs w:val="0"/>
          <w:color w:val="auto"/>
          <w:sz w:val="24"/>
          <w:szCs w:val="24"/>
        </w:rPr>
        <w:t>4</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6DD5A13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t>
      </w:r>
      <w:r w:rsidR="00DA4DA4">
        <w:rPr>
          <w:rFonts w:ascii="Times New Roman" w:hAnsi="Times New Roman" w:cs="Times New Roman"/>
          <w:sz w:val="24"/>
          <w:szCs w:val="24"/>
        </w:rPr>
        <w:t xml:space="preserve">correlated series </w:t>
      </w:r>
      <w:r w:rsidRPr="002245EF">
        <w:rPr>
          <w:rFonts w:ascii="Times New Roman" w:hAnsi="Times New Roman" w:cs="Times New Roman"/>
          <w:sz w:val="24"/>
          <w:szCs w:val="24"/>
        </w:rPr>
        <w:t>was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2"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62"/>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63" w:author="Quentin R McCalla" w:date="2025-03-16T12:57:00Z"/>
          <w:rFonts w:ascii="Times New Roman" w:hAnsi="Times New Roman" w:cs="Times New Roman"/>
          <w:color w:val="auto"/>
          <w:sz w:val="24"/>
          <w:szCs w:val="24"/>
        </w:rPr>
      </w:pPr>
      <w:bookmarkStart w:id="64"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64"/>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65"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66"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66"/>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67" w:name="_Toc193890717"/>
      <w:r w:rsidRPr="00271AE2">
        <w:rPr>
          <w:rFonts w:ascii="Times New Roman" w:hAnsi="Times New Roman" w:cs="Times New Roman"/>
          <w:b/>
          <w:bCs/>
          <w:color w:val="auto"/>
        </w:rPr>
        <w:t>Discussion</w:t>
      </w:r>
      <w:bookmarkStart w:id="68" w:name="_Toc187849262"/>
      <w:bookmarkEnd w:id="67"/>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69"/>
      <w:commentRangeStart w:id="70"/>
      <w:r w:rsidRPr="002245EF">
        <w:rPr>
          <w:rFonts w:ascii="Times New Roman" w:hAnsi="Times New Roman" w:cs="Times New Roman"/>
          <w:b/>
          <w:bCs/>
          <w:sz w:val="24"/>
          <w:szCs w:val="24"/>
        </w:rPr>
        <w:t>Seedling</w:t>
      </w:r>
      <w:commentRangeEnd w:id="69"/>
      <w:r w:rsidR="002B6513">
        <w:rPr>
          <w:rStyle w:val="CommentReference"/>
        </w:rPr>
        <w:commentReference w:id="69"/>
      </w:r>
      <w:commentRangeEnd w:id="70"/>
      <w:r w:rsidR="00E14F0D">
        <w:rPr>
          <w:rStyle w:val="CommentReference"/>
        </w:rPr>
        <w:commentReference w:id="70"/>
      </w:r>
      <w:r w:rsidRPr="002245EF">
        <w:rPr>
          <w:rFonts w:ascii="Times New Roman" w:hAnsi="Times New Roman" w:cs="Times New Roman"/>
          <w:b/>
          <w:bCs/>
          <w:sz w:val="24"/>
          <w:szCs w:val="24"/>
        </w:rPr>
        <w:t xml:space="preserve"> survivorship and demographics</w:t>
      </w:r>
      <w:bookmarkEnd w:id="68"/>
    </w:p>
    <w:p w14:paraId="38136875" w14:textId="2C96DA3F" w:rsidR="0038100D" w:rsidRPr="002245EF" w:rsidRDefault="00E14F0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2023 winter floods on the Verde River set the stage for seedling establishment of Fremont cottonwood. Winter floods in 2024 did not remove any seedlings from </w:t>
      </w:r>
      <w:proofErr w:type="gramStart"/>
      <w:r>
        <w:rPr>
          <w:rFonts w:ascii="Times New Roman" w:hAnsi="Times New Roman" w:cs="Times New Roman"/>
          <w:sz w:val="24"/>
          <w:szCs w:val="24"/>
        </w:rPr>
        <w:t>2023, but</w:t>
      </w:r>
      <w:proofErr w:type="gramEnd"/>
      <w:r>
        <w:rPr>
          <w:rFonts w:ascii="Times New Roman" w:hAnsi="Times New Roman" w:cs="Times New Roman"/>
          <w:sz w:val="24"/>
          <w:szCs w:val="24"/>
        </w:rPr>
        <w:t xml:space="preserve"> were sufficient to establish more seedlings at some plots. </w:t>
      </w:r>
      <w:r w:rsidR="0038100D"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0038100D"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0038100D" w:rsidRPr="002245EF">
        <w:rPr>
          <w:rFonts w:ascii="Times New Roman" w:hAnsi="Times New Roman" w:cs="Times New Roman"/>
          <w:sz w:val="24"/>
          <w:szCs w:val="24"/>
        </w:rPr>
        <w:t xml:space="preserve">. By the end of the second growing season, both sites had similar mean density. At Childs, seedlings were about twice as large as their counterparts at BRAP. As </w:t>
      </w:r>
      <w:r w:rsidR="0038100D" w:rsidRPr="002245EF">
        <w:rPr>
          <w:rFonts w:ascii="Times New Roman" w:hAnsi="Times New Roman" w:cs="Times New Roman"/>
          <w:sz w:val="24"/>
          <w:szCs w:val="24"/>
        </w:rPr>
        <w:lastRenderedPageBreak/>
        <w:t>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6FDD152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Causes of mortality were difficult to determine</w:t>
      </w:r>
      <w:r w:rsidR="000A39A1">
        <w:rPr>
          <w:rFonts w:ascii="Times New Roman" w:hAnsi="Times New Roman" w:cs="Times New Roman"/>
          <w:sz w:val="24"/>
          <w:szCs w:val="24"/>
        </w:rPr>
        <w:t xml:space="preserve"> for this study</w:t>
      </w:r>
      <w:r w:rsidRPr="002245EF">
        <w:rPr>
          <w:rFonts w:ascii="Times New Roman" w:hAnsi="Times New Roman" w:cs="Times New Roman"/>
          <w:sz w:val="24"/>
          <w:szCs w:val="24"/>
        </w:rPr>
        <w:t xml:space="preserve">. No significant floods scoured away seedlings during the study. At some sites, the seedlings were showing signs of desiccation during 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0B45514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71"/>
      <w:commentRangeStart w:id="72"/>
      <w:r w:rsidRPr="002245EF">
        <w:rPr>
          <w:rFonts w:ascii="Times New Roman" w:hAnsi="Times New Roman" w:cs="Times New Roman"/>
          <w:sz w:val="24"/>
          <w:szCs w:val="24"/>
        </w:rPr>
        <w:t xml:space="preserve">Stromberg </w:t>
      </w:r>
      <w:commentRangeEnd w:id="71"/>
      <w:r w:rsidR="002B2A01">
        <w:rPr>
          <w:rStyle w:val="CommentReference"/>
        </w:rPr>
        <w:commentReference w:id="71"/>
      </w:r>
      <w:commentRangeEnd w:id="72"/>
      <w:r w:rsidR="00E14F0D">
        <w:rPr>
          <w:rStyle w:val="CommentReference"/>
        </w:rPr>
        <w:commentReference w:id="72"/>
      </w:r>
      <w:r w:rsidRPr="002245EF">
        <w:rPr>
          <w:rFonts w:ascii="Times New Roman" w:hAnsi="Times New Roman" w:cs="Times New Roman"/>
          <w:sz w:val="24"/>
          <w:szCs w:val="24"/>
        </w:rPr>
        <w:t>(1997) studied Fremont cottonwood, Goodding willow and tamarisk regeneration on the Hassayampa and Santa Maria</w:t>
      </w:r>
      <w:ins w:id="73"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large numbers of seedlings from 2024 </w:t>
      </w:r>
      <w:r w:rsidR="000A39A1">
        <w:rPr>
          <w:rFonts w:ascii="Times New Roman" w:hAnsi="Times New Roman" w:cs="Times New Roman"/>
          <w:sz w:val="24"/>
          <w:szCs w:val="24"/>
        </w:rPr>
        <w:t>spring</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germinated underneath the 2023 cohort and were</w:t>
      </w:r>
      <w:r w:rsidRPr="002245EF">
        <w:rPr>
          <w:rFonts w:ascii="Times New Roman" w:hAnsi="Times New Roman" w:cs="Times New Roman"/>
          <w:sz w:val="24"/>
          <w:szCs w:val="24"/>
        </w:rPr>
        <w:t xml:space="preserve"> measured in both the Spring 2024 and Fall 2024 visits. In addition, the Hassayampa and Santa Maria rivers selected in Central Arizona were at lower elevations and at a more southern latitude. Seedlings here likely had a longer growing</w:t>
      </w:r>
      <w:r w:rsidR="00FB0A61">
        <w:rPr>
          <w:rFonts w:ascii="Times New Roman" w:hAnsi="Times New Roman" w:cs="Times New Roman"/>
          <w:sz w:val="24"/>
          <w:szCs w:val="24"/>
        </w:rPr>
        <w:t xml:space="preserve"> (33</w:t>
      </w:r>
      <w:r w:rsidR="00FB0A61">
        <w:rPr>
          <w:rFonts w:ascii="Cambria Math" w:hAnsi="Cambria Math" w:cs="Times New Roman"/>
          <w:sz w:val="24"/>
          <w:szCs w:val="24"/>
        </w:rPr>
        <w:t>°</w:t>
      </w:r>
      <w:r w:rsidR="00FB0A61">
        <w:rPr>
          <w:rFonts w:ascii="Times New Roman" w:hAnsi="Times New Roman" w:cs="Times New Roman"/>
          <w:sz w:val="24"/>
          <w:szCs w:val="24"/>
        </w:rPr>
        <w:t xml:space="preserve"> north, </w:t>
      </w:r>
      <w:r w:rsidR="004B0DA2">
        <w:rPr>
          <w:rFonts w:ascii="Times New Roman" w:hAnsi="Times New Roman" w:cs="Times New Roman"/>
          <w:sz w:val="24"/>
          <w:szCs w:val="24"/>
        </w:rPr>
        <w:t>250</w:t>
      </w:r>
      <w:r w:rsidR="00FB0A61">
        <w:rPr>
          <w:rFonts w:ascii="Times New Roman" w:hAnsi="Times New Roman" w:cs="Times New Roman"/>
          <w:sz w:val="24"/>
          <w:szCs w:val="24"/>
        </w:rPr>
        <w:t xml:space="preserve"> </w:t>
      </w:r>
      <w:r w:rsidR="004B0DA2">
        <w:rPr>
          <w:rFonts w:ascii="Times New Roman" w:hAnsi="Times New Roman" w:cs="Times New Roman"/>
          <w:sz w:val="24"/>
          <w:szCs w:val="24"/>
        </w:rPr>
        <w:t>m</w:t>
      </w:r>
      <w:r w:rsidR="00FB0A61">
        <w:rPr>
          <w:rFonts w:ascii="Times New Roman" w:hAnsi="Times New Roman" w:cs="Times New Roman"/>
          <w:sz w:val="24"/>
          <w:szCs w:val="24"/>
        </w:rPr>
        <w:t xml:space="preserve"> ASL)</w:t>
      </w:r>
      <w:r w:rsidRPr="002245EF">
        <w:rPr>
          <w:rFonts w:ascii="Times New Roman" w:hAnsi="Times New Roman" w:cs="Times New Roman"/>
          <w:sz w:val="24"/>
          <w:szCs w:val="24"/>
        </w:rPr>
        <w:t xml:space="preserve"> season to grow larger than along the Verde River</w:t>
      </w:r>
      <w:r w:rsidR="004B0DA2">
        <w:rPr>
          <w:rFonts w:ascii="Times New Roman" w:hAnsi="Times New Roman" w:cs="Times New Roman"/>
          <w:sz w:val="24"/>
          <w:szCs w:val="24"/>
        </w:rPr>
        <w:t xml:space="preserve"> (34</w:t>
      </w:r>
      <w:r w:rsidR="004B0DA2">
        <w:rPr>
          <w:rFonts w:ascii="Cambria Math" w:hAnsi="Cambria Math" w:cs="Times New Roman"/>
          <w:sz w:val="24"/>
          <w:szCs w:val="24"/>
        </w:rPr>
        <w:t>°</w:t>
      </w:r>
      <w:r w:rsidR="004B0DA2">
        <w:rPr>
          <w:rFonts w:ascii="Times New Roman" w:hAnsi="Times New Roman" w:cs="Times New Roman"/>
          <w:sz w:val="24"/>
          <w:szCs w:val="24"/>
        </w:rPr>
        <w:t xml:space="preserve"> N, 875 m ASL)</w:t>
      </w:r>
      <w:r w:rsidRPr="002245EF">
        <w:rPr>
          <w:rFonts w:ascii="Times New Roman" w:hAnsi="Times New Roman" w:cs="Times New Roman"/>
          <w:sz w:val="24"/>
          <w:szCs w:val="24"/>
        </w:rPr>
        <w:t xml:space="preserve">. Finally, both rivers in Central Arizona are in large open reaches, where sunlight is largely unlimited. In </w:t>
      </w:r>
      <w:r w:rsidRPr="002245EF">
        <w:rPr>
          <w:rFonts w:ascii="Times New Roman" w:hAnsi="Times New Roman" w:cs="Times New Roman"/>
          <w:sz w:val="24"/>
          <w:szCs w:val="24"/>
        </w:rPr>
        <w:lastRenderedPageBreak/>
        <w:t>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Light</w:t>
      </w:r>
    </w:p>
    <w:p w14:paraId="7673FA08" w14:textId="43530E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significant (p-value ≤ 0.001) for both sites. </w:t>
      </w:r>
      <w:r w:rsidR="000A39A1">
        <w:rPr>
          <w:rFonts w:ascii="Times New Roman" w:hAnsi="Times New Roman" w:cs="Times New Roman"/>
          <w:sz w:val="24"/>
          <w:szCs w:val="24"/>
        </w:rPr>
        <w:t>Therefore, seedlings with higher light availability were found to have increased survivorship.</w:t>
      </w:r>
      <w:r w:rsidR="000A39A1" w:rsidRPr="002245EF">
        <w:rPr>
          <w:rFonts w:ascii="Times New Roman" w:hAnsi="Times New Roman" w:cs="Times New Roman"/>
          <w:sz w:val="24"/>
          <w:szCs w:val="24"/>
        </w:rPr>
        <w:t xml:space="preserve"> Light</w:t>
      </w:r>
      <w:r w:rsidRPr="002245EF">
        <w:rPr>
          <w:rFonts w:ascii="Times New Roman" w:hAnsi="Times New Roman" w:cs="Times New Roman"/>
          <w:sz w:val="24"/>
          <w:szCs w:val="24"/>
        </w:rPr>
        <w:t xml:space="preserve"> availability is impacted by both the geographic setting as well as the biological community. Plots located in constrained canyon reaches or under large canopy cover will have less light availability</w:t>
      </w:r>
      <w:r w:rsidR="000A39A1">
        <w:rPr>
          <w:rFonts w:ascii="Times New Roman" w:hAnsi="Times New Roman" w:cs="Times New Roman"/>
          <w:sz w:val="24"/>
          <w:szCs w:val="24"/>
        </w:rPr>
        <w:t>, and decreased survival</w:t>
      </w:r>
      <w:r w:rsidRPr="002245EF">
        <w:rPr>
          <w:rFonts w:ascii="Times New Roman" w:hAnsi="Times New Roman" w:cs="Times New Roman"/>
          <w:sz w:val="24"/>
          <w:szCs w:val="24"/>
        </w:rPr>
        <w:t>.</w:t>
      </w:r>
      <w:r w:rsidR="000A39A1">
        <w:rPr>
          <w:rFonts w:ascii="Times New Roman" w:hAnsi="Times New Roman" w:cs="Times New Roman"/>
          <w:sz w:val="24"/>
          <w:szCs w:val="24"/>
        </w:rPr>
        <w:t xml:space="preserve"> While</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h</w:t>
      </w:r>
      <w:r w:rsidRPr="002245EF">
        <w:rPr>
          <w:rFonts w:ascii="Times New Roman" w:hAnsi="Times New Roman" w:cs="Times New Roman"/>
          <w:sz w:val="24"/>
          <w:szCs w:val="24"/>
        </w:rPr>
        <w:t>igher light availability</w:t>
      </w:r>
      <w:r w:rsidR="000A39A1">
        <w:rPr>
          <w:rFonts w:ascii="Times New Roman" w:hAnsi="Times New Roman" w:cs="Times New Roman"/>
          <w:sz w:val="24"/>
          <w:szCs w:val="24"/>
        </w:rPr>
        <w:t>, from more open reaches or decreased canopy cover,</w:t>
      </w:r>
      <w:r w:rsidRPr="002245EF">
        <w:rPr>
          <w:rFonts w:ascii="Times New Roman" w:hAnsi="Times New Roman" w:cs="Times New Roman"/>
          <w:sz w:val="24"/>
          <w:szCs w:val="24"/>
        </w:rPr>
        <w:t xml:space="preserve"> led to higher seedling survival. </w:t>
      </w:r>
      <w:r w:rsidR="000A39A1">
        <w:rPr>
          <w:rFonts w:ascii="Times New Roman" w:hAnsi="Times New Roman" w:cs="Times New Roman"/>
          <w:sz w:val="24"/>
          <w:szCs w:val="24"/>
        </w:rPr>
        <w:t>Either</w:t>
      </w:r>
      <w:r w:rsidRPr="002245EF">
        <w:rPr>
          <w:rFonts w:ascii="Times New Roman" w:hAnsi="Times New Roman" w:cs="Times New Roman"/>
          <w:sz w:val="24"/>
          <w:szCs w:val="24"/>
        </w:rPr>
        <w:t xml:space="preserve">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34FB3F2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survivorship at BRAP. However, it was found to be not significant in predicting seedling survival at Childs. At BRAP herbaceous competition was positively related to seedling survival. This contradicts the idea that seedling competition with other species would be expected to decrease survival</w:t>
      </w:r>
      <w:r w:rsidR="00D548A9">
        <w:rPr>
          <w:rFonts w:ascii="Times New Roman" w:hAnsi="Times New Roman" w:cs="Times New Roman"/>
          <w:sz w:val="24"/>
          <w:szCs w:val="24"/>
        </w:rPr>
        <w:t xml:space="preserve"> </w:t>
      </w:r>
      <w:r w:rsidR="00D548A9">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{"citationID":"T3vB09If","properties":{"formattedCitation":"(Bunting et al., 2013)","plainCitation":"(Bunting et al., 2013)","noteIndex":0},"citationItems":[{"id":126,"uris":["http://zotero.org/users/local/yyBX3i8n/items/36N4AEW2"],"itemData":{"id":126,"type":"article-journal","abstract":"ABSTRACT\n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D548A9">
        <w:rPr>
          <w:rFonts w:ascii="Times New Roman" w:hAnsi="Times New Roman" w:cs="Times New Roman"/>
          <w:sz w:val="24"/>
          <w:szCs w:val="24"/>
        </w:rPr>
        <w:fldChar w:fldCharType="separate"/>
      </w:r>
      <w:r w:rsidR="00D548A9" w:rsidRPr="00D548A9">
        <w:rPr>
          <w:rFonts w:ascii="Times New Roman" w:hAnsi="Times New Roman" w:cs="Times New Roman"/>
          <w:sz w:val="24"/>
        </w:rPr>
        <w:t>(Bunting et al., 2013)</w:t>
      </w:r>
      <w:r w:rsidR="00D548A9">
        <w:rPr>
          <w:rFonts w:ascii="Times New Roman" w:hAnsi="Times New Roman" w:cs="Times New Roman"/>
          <w:sz w:val="24"/>
          <w:szCs w:val="24"/>
        </w:rPr>
        <w:fldChar w:fldCharType="end"/>
      </w:r>
      <w:r w:rsidRPr="002245EF">
        <w:rPr>
          <w:rFonts w:ascii="Times New Roman" w:hAnsi="Times New Roman" w:cs="Times New Roman"/>
          <w:sz w:val="24"/>
          <w:szCs w:val="24"/>
        </w:rPr>
        <w:t xml:space="preserve">. One explanation for this is that sites that had favorable conditions for cottonwood seedlings (adequate water and light) were also suitable for </w:t>
      </w:r>
      <w:r w:rsidRPr="002245EF">
        <w:rPr>
          <w:rFonts w:ascii="Times New Roman" w:hAnsi="Times New Roman" w:cs="Times New Roman"/>
          <w:sz w:val="24"/>
          <w:szCs w:val="24"/>
        </w:rPr>
        <w:lastRenderedPageBreak/>
        <w:t>competitors. However, because this was still a positive, significant relationship, cottonwood seedlings could be able to outcompete their competitors.</w:t>
      </w:r>
      <w:ins w:id="74"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0947B1B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w:t>
      </w:r>
      <w:r w:rsidR="000A39A1">
        <w:rPr>
          <w:rFonts w:ascii="Times New Roman" w:hAnsi="Times New Roman" w:cs="Times New Roman"/>
          <w:sz w:val="24"/>
          <w:szCs w:val="24"/>
        </w:rPr>
        <w:t xml:space="preserve"> at the elevation seedli9ngs germinated at</w:t>
      </w:r>
      <w:r w:rsidRPr="002245EF">
        <w:rPr>
          <w:rFonts w:ascii="Times New Roman" w:hAnsi="Times New Roman" w:cs="Times New Roman"/>
          <w:sz w:val="24"/>
          <w:szCs w:val="24"/>
        </w:rPr>
        <w:t xml:space="preserve"> increase</w:t>
      </w:r>
      <w:r w:rsidR="000A39A1">
        <w:rPr>
          <w:rFonts w:ascii="Times New Roman" w:hAnsi="Times New Roman" w:cs="Times New Roman"/>
          <w:sz w:val="24"/>
          <w:szCs w:val="24"/>
        </w:rPr>
        <w:t>d</w:t>
      </w:r>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75"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2646D55D" w14:textId="77777777" w:rsidR="00BC5C4F" w:rsidRDefault="0038100D" w:rsidP="00BC5C4F">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75"/>
    </w:p>
    <w:p w14:paraId="71A94CE6" w14:textId="64D3A3FC" w:rsidR="00BC5C4F" w:rsidRPr="002245EF" w:rsidRDefault="00BC5C4F" w:rsidP="00BC5C4F">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/dating</w:t>
      </w:r>
    </w:p>
    <w:p w14:paraId="3B59B437" w14:textId="47F5CC2B" w:rsidR="0038100D" w:rsidRPr="002245EF" w:rsidRDefault="00BC5C4F" w:rsidP="000A39A1">
      <w:pPr>
        <w:spacing w:line="480" w:lineRule="auto"/>
        <w:ind w:firstLine="720"/>
        <w:rPr>
          <w:rFonts w:ascii="Times New Roman" w:hAnsi="Times New Roman" w:cs="Times New Roman"/>
          <w:b/>
          <w:bCs/>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w:t>
      </w:r>
      <w:r w:rsidRPr="002245EF">
        <w:rPr>
          <w:rFonts w:ascii="Times New Roman" w:hAnsi="Times New Roman" w:cs="Times New Roman"/>
          <w:sz w:val="24"/>
          <w:szCs w:val="24"/>
        </w:rPr>
        <w:lastRenderedPageBreak/>
        <w:t xml:space="preserve">Mexico. In addition, cored trees were generally short (20-30 years old) and exhibited high variation in interannual growth. This makes traditional crossdating impossible. </w:t>
      </w:r>
      <w:r>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Pr>
          <w:rFonts w:ascii="Times New Roman" w:hAnsi="Times New Roman" w:cs="Times New Roman"/>
          <w:sz w:val="24"/>
          <w:szCs w:val="24"/>
        </w:rPr>
        <w:t>through</w:t>
      </w:r>
      <w:r w:rsidRPr="002245EF">
        <w:rPr>
          <w:rFonts w:ascii="Times New Roman" w:hAnsi="Times New Roman" w:cs="Times New Roman"/>
          <w:sz w:val="24"/>
          <w:szCs w:val="24"/>
        </w:rPr>
        <w:t xml:space="preserve"> COFECHA to check for any dating issues.</w:t>
      </w:r>
      <w:r>
        <w:rPr>
          <w:rFonts w:ascii="Times New Roman" w:hAnsi="Times New Roman" w:cs="Times New Roman"/>
          <w:sz w:val="24"/>
          <w:szCs w:val="24"/>
        </w:rPr>
        <w:t xml:space="preserve"> </w:t>
      </w:r>
      <w:r w:rsidRPr="002245EF">
        <w:rPr>
          <w:rFonts w:ascii="Times New Roman" w:hAnsi="Times New Roman" w:cs="Times New Roman"/>
          <w:sz w:val="24"/>
          <w:szCs w:val="24"/>
        </w:rPr>
        <w:t>If we found a potential dating issue the core was reexamined under the microscope</w:t>
      </w:r>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03BF090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76" w:name="_Hlk191304377"/>
      <w:r w:rsidRPr="002245EF">
        <w:rPr>
          <w:rFonts w:ascii="Times New Roman" w:hAnsi="Times New Roman" w:cs="Times New Roman"/>
          <w:sz w:val="24"/>
          <w:szCs w:val="24"/>
        </w:rPr>
        <w:t>Euro-American settlement disturbances</w:t>
      </w:r>
      <w:bookmarkEnd w:id="76"/>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{"citationID":"3r42bPI1","properties":{"formattedCitation":"(Sharon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 Lopez &amp; Springer, 2002)</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recover by the 1970s. Then, large floods in 1983, 1993, 2005 and 2023 have kept riparian forests young and replenished. There are cottonwood trees more than 25 years old, but they are mostly outside of the riparian area.</w:t>
      </w:r>
    </w:p>
    <w:p w14:paraId="0FA08DC8" w14:textId="7677469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age</w:t>
      </w:r>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{"citationID":"VoWhufBP","properties":{"formattedCitation":"(Stromberg, 1993)","plainCitation":"(Stromberg, 1993)","noteIndex":0},"citationItems":[{"id":4,"uris":["http://zotero.org/users/local/yyBX3i8n/items/LB2IFNW6"],"itemData":{"id":4,"type":"article-journal","container-title":"Journal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(Stromberg, 1993)</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1D6BDADF" w14:textId="71573FF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w:t>
      </w:r>
      <w:r w:rsidR="00CC47DE">
        <w:rPr>
          <w:rFonts w:ascii="Times New Roman" w:hAnsi="Times New Roman" w:cs="Times New Roman"/>
          <w:sz w:val="24"/>
          <w:szCs w:val="24"/>
        </w:rPr>
        <w:t xml:space="preserve"> along the Verde W&amp;S River</w:t>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77"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4FCC0A6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w:t>
      </w:r>
      <w:r w:rsidRPr="002245EF">
        <w:rPr>
          <w:rFonts w:ascii="Times New Roman" w:hAnsi="Times New Roman" w:cs="Times New Roman"/>
          <w:sz w:val="24"/>
          <w:szCs w:val="24"/>
        </w:rPr>
        <w:lastRenderedPageBreak/>
        <w:t xml:space="preserve">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78"/>
      <w:commentRangeStart w:id="79"/>
      <w:r w:rsidRPr="002245EF">
        <w:rPr>
          <w:rFonts w:ascii="Times New Roman" w:hAnsi="Times New Roman" w:cs="Times New Roman"/>
          <w:sz w:val="24"/>
          <w:szCs w:val="24"/>
        </w:rPr>
        <w:t>core</w:t>
      </w:r>
      <w:commentRangeEnd w:id="78"/>
      <w:r w:rsidR="00E03ECE">
        <w:rPr>
          <w:rStyle w:val="CommentReference"/>
        </w:rPr>
        <w:commentReference w:id="78"/>
      </w:r>
      <w:commentRangeEnd w:id="79"/>
      <w:r w:rsidR="00E03ECE">
        <w:rPr>
          <w:rStyle w:val="CommentReference"/>
        </w:rPr>
        <w:commentReference w:id="79"/>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14C9BC00"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 xml:space="preserve">This is the stage where cottonwoods are growing and adding biomass (BAI) at a constant rate. Cottonwoods along the Verde River seem to follow this trend (Figure 2.10). Basal area increased slowly during the establishment </w:t>
      </w:r>
      <w:r w:rsidR="00CC47DE" w:rsidRPr="002245EF">
        <w:rPr>
          <w:rFonts w:ascii="Times New Roman" w:hAnsi="Times New Roman" w:cs="Times New Roman"/>
          <w:sz w:val="24"/>
          <w:szCs w:val="24"/>
        </w:rPr>
        <w:t>phase, for</w:t>
      </w:r>
      <w:r w:rsidRPr="002245EF">
        <w:rPr>
          <w:rFonts w:ascii="Times New Roman" w:hAnsi="Times New Roman" w:cs="Times New Roman"/>
          <w:sz w:val="24"/>
          <w:szCs w:val="24"/>
        </w:rPr>
        <w:t xml:space="preserve">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(2006)</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80"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80"/>
    </w:p>
    <w:p w14:paraId="53A2821A" w14:textId="4DB25C23"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r w:rsidR="000A39A1">
        <w:rPr>
          <w:rFonts w:ascii="Times New Roman" w:hAnsi="Times New Roman" w:cs="Times New Roman"/>
          <w:sz w:val="24"/>
          <w:szCs w:val="24"/>
        </w:rPr>
        <w:t>temperatures (</w:t>
      </w:r>
      <w:r w:rsidR="00FB0A61">
        <w:rPr>
          <w:rFonts w:ascii="Times New Roman" w:hAnsi="Times New Roman" w:cs="Times New Roman"/>
          <w:sz w:val="24"/>
          <w:szCs w:val="24"/>
        </w:rPr>
        <w:t>34.4</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In addition, winters are much milder than those in Alberta</w:t>
      </w:r>
      <w:r w:rsidR="00FB0A61">
        <w:rPr>
          <w:rFonts w:ascii="Times New Roman" w:hAnsi="Times New Roman" w:cs="Times New Roman"/>
          <w:sz w:val="24"/>
          <w:szCs w:val="24"/>
        </w:rPr>
        <w:t xml:space="preserve"> (59</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1D74FAC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ins w:id="81" w:author="Abraham E Springer" w:date="2025-04-15T11:27:00Z" w16du:dateUtc="2025-04-15T18:27:00Z">
        <w:r w:rsidR="00806E31">
          <w:rPr>
            <w:rFonts w:ascii="Times New Roman" w:hAnsi="Times New Roman" w:cs="Times New Roman"/>
            <w:sz w:val="24"/>
            <w:szCs w:val="24"/>
            <w:vertAlign w:val="superscript"/>
          </w:rPr>
          <w:t xml:space="preserve"> </w:t>
        </w:r>
      </w:ins>
      <w:r w:rsidR="00683ABB">
        <w:rPr>
          <w:rFonts w:ascii="Times New Roman" w:hAnsi="Times New Roman" w:cs="Times New Roman"/>
          <w:sz w:val="24"/>
          <w:szCs w:val="24"/>
        </w:rPr>
        <w:t>(NWS),</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w:t>
      </w:r>
      <w:r w:rsidRPr="002245EF">
        <w:rPr>
          <w:rFonts w:ascii="Times New Roman" w:hAnsi="Times New Roman" w:cs="Times New Roman"/>
          <w:sz w:val="24"/>
          <w:szCs w:val="24"/>
        </w:rPr>
        <w:lastRenderedPageBreak/>
        <w:t xml:space="preserve">highest 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w:t>
      </w:r>
      <w:r w:rsidR="000A39A1">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82"/>
      <w:r w:rsidRPr="002245EF">
        <w:rPr>
          <w:rFonts w:ascii="Times New Roman" w:hAnsi="Times New Roman" w:cs="Times New Roman"/>
          <w:sz w:val="24"/>
          <w:szCs w:val="24"/>
        </w:rPr>
        <w:t>ecology</w:t>
      </w:r>
      <w:commentRangeEnd w:id="82"/>
      <w:r w:rsidR="00B522C1">
        <w:rPr>
          <w:rStyle w:val="CommentReference"/>
        </w:rPr>
        <w:commentReference w:id="82"/>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3672751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w:t>
      </w:r>
      <w:r w:rsidR="000A39A1">
        <w:rPr>
          <w:rFonts w:ascii="Times New Roman" w:hAnsi="Times New Roman" w:cs="Times New Roman"/>
          <w:sz w:val="24"/>
          <w:szCs w:val="24"/>
        </w:rPr>
        <w:t>We observed r</w:t>
      </w:r>
      <w:r w:rsidRPr="002245EF">
        <w:rPr>
          <w:rFonts w:ascii="Times New Roman" w:hAnsi="Times New Roman" w:cs="Times New Roman"/>
          <w:sz w:val="24"/>
          <w:szCs w:val="24"/>
        </w:rPr>
        <w:t xml:space="preserve">iparian tree root collars submerged by sediment,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coring height</w:t>
      </w:r>
      <w:r w:rsidR="000A39A1">
        <w:rPr>
          <w:rFonts w:ascii="Times New Roman" w:hAnsi="Times New Roman" w:cs="Times New Roman"/>
          <w:sz w:val="24"/>
          <w:szCs w:val="24"/>
        </w:rPr>
        <w:t xml:space="preserve"> and should be considered as conservative estimates of their actual ages</w:t>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83"/>
      <w:r w:rsidRPr="002245EF">
        <w:rPr>
          <w:rFonts w:ascii="Times New Roman" w:hAnsi="Times New Roman" w:cs="Times New Roman"/>
          <w:sz w:val="24"/>
          <w:szCs w:val="24"/>
        </w:rPr>
        <w:t xml:space="preserve">2000 </w:t>
      </w:r>
      <w:commentRangeEnd w:id="83"/>
      <w:r w:rsidR="00B522C1">
        <w:rPr>
          <w:rStyle w:val="CommentReference"/>
        </w:rPr>
        <w:commentReference w:id="83"/>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w:t>
      </w:r>
      <w:r w:rsidRPr="002245EF">
        <w:rPr>
          <w:rFonts w:ascii="Times New Roman" w:hAnsi="Times New Roman" w:cs="Times New Roman"/>
          <w:sz w:val="24"/>
          <w:szCs w:val="24"/>
        </w:rPr>
        <w:lastRenderedPageBreak/>
        <w:t xml:space="preserve">directly related to large floods of that year. Regeneration following the 1993 flood is lower than 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BBE3E2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 (42500 cfs) is required to cause Fremont cottonwood regeneration</w:t>
      </w:r>
      <w:r w:rsidR="000A39A1">
        <w:rPr>
          <w:rFonts w:ascii="Times New Roman" w:hAnsi="Times New Roman" w:cs="Times New Roman"/>
          <w:sz w:val="24"/>
          <w:szCs w:val="24"/>
        </w:rPr>
        <w:t xml:space="preserve"> by seed</w:t>
      </w:r>
      <w:r w:rsidRPr="002245EF">
        <w:rPr>
          <w:rFonts w:ascii="Times New Roman" w:hAnsi="Times New Roman" w:cs="Times New Roman"/>
          <w:sz w:val="24"/>
          <w:szCs w:val="24"/>
        </w:rPr>
        <w:t xml:space="preserve">. However, the exact </w:t>
      </w:r>
      <w:r w:rsidRPr="002245EF">
        <w:rPr>
          <w:rFonts w:ascii="Times New Roman" w:hAnsi="Times New Roman" w:cs="Times New Roman"/>
          <w:sz w:val="24"/>
          <w:szCs w:val="24"/>
        </w:rPr>
        <w:lastRenderedPageBreak/>
        <w:t>cohort and ages of trees seems to be driven by a complex combination or the frequency and size of 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4" w:name="_Toc187849265"/>
      <w:bookmarkStart w:id="85" w:name="_Toc193890719"/>
      <w:r w:rsidRPr="00D23292">
        <w:rPr>
          <w:rFonts w:ascii="Times New Roman" w:hAnsi="Times New Roman" w:cs="Times New Roman"/>
          <w:b/>
          <w:bCs/>
          <w:color w:val="auto"/>
          <w:sz w:val="24"/>
          <w:szCs w:val="24"/>
        </w:rPr>
        <w:t>Conclusions and Implications</w:t>
      </w:r>
      <w:bookmarkEnd w:id="84"/>
      <w:bookmarkEnd w:id="85"/>
    </w:p>
    <w:p w14:paraId="0B6375BC" w14:textId="56F4180D"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r w:rsidR="00512C0B">
        <w:rPr>
          <w:rFonts w:ascii="Times New Roman" w:hAnsi="Times New Roman" w:cs="Times New Roman"/>
          <w:sz w:val="24"/>
          <w:szCs w:val="24"/>
        </w:rPr>
        <w:t xml:space="preserve"> (</w:t>
      </w:r>
      <w:r w:rsidR="000A39A1">
        <w:rPr>
          <w:rFonts w:ascii="Times New Roman" w:hAnsi="Times New Roman" w:cs="Times New Roman"/>
          <w:sz w:val="24"/>
          <w:szCs w:val="24"/>
        </w:rPr>
        <w:t>25 cm</w:t>
      </w:r>
      <w:r w:rsidR="000A39A1">
        <w:rPr>
          <w:rFonts w:ascii="Times New Roman" w:hAnsi="Times New Roman" w:cs="Times New Roman"/>
          <w:sz w:val="24"/>
          <w:szCs w:val="24"/>
          <w:vertAlign w:val="superscript"/>
        </w:rPr>
        <w:t>2</w:t>
      </w:r>
      <w:r w:rsidR="000A39A1">
        <w:rPr>
          <w:rFonts w:ascii="Times New Roman" w:hAnsi="Times New Roman" w:cs="Times New Roman"/>
          <w:sz w:val="24"/>
          <w:szCs w:val="24"/>
        </w:rPr>
        <w:t>/yr).</w:t>
      </w:r>
      <w:r w:rsidRPr="002245EF">
        <w:rPr>
          <w:rFonts w:ascii="Times New Roman" w:hAnsi="Times New Roman" w:cs="Times New Roman"/>
          <w:sz w:val="24"/>
          <w:szCs w:val="24"/>
        </w:rPr>
        <w:t xml:space="preserve">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w:t>
      </w:r>
      <w:r w:rsidRPr="002245EF">
        <w:rPr>
          <w:rFonts w:ascii="Times New Roman" w:hAnsi="Times New Roman" w:cs="Times New Roman"/>
          <w:sz w:val="24"/>
          <w:szCs w:val="24"/>
        </w:rPr>
        <w:lastRenderedPageBreak/>
        <w:t xml:space="preserve">for their regeneration. A flood magnitude of ten percent AEP or lower seems to be sufficient to recruit cottonwoods on a large, river scale. </w:t>
      </w:r>
      <w:commentRangeStart w:id="86"/>
      <w:r w:rsidRPr="002245EF">
        <w:rPr>
          <w:rFonts w:ascii="Times New Roman" w:hAnsi="Times New Roman" w:cs="Times New Roman"/>
          <w:sz w:val="24"/>
          <w:szCs w:val="24"/>
        </w:rPr>
        <w:t>Keeping the natural systems and environmental flows along the Verde River will maintain and protect its riparian forests.</w:t>
      </w:r>
      <w:commentRangeEnd w:id="86"/>
      <w:r w:rsidRPr="002245EF">
        <w:rPr>
          <w:rStyle w:val="CommentReference"/>
          <w:rFonts w:ascii="Times New Roman" w:hAnsi="Times New Roman" w:cs="Times New Roman"/>
        </w:rPr>
        <w:commentReference w:id="86"/>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1414F07E" w14:textId="77777777" w:rsidR="00D548A9" w:rsidRDefault="0038100D" w:rsidP="00D548A9">
      <w:pPr>
        <w:pStyle w:val="Bibliography"/>
      </w:pPr>
      <w:r w:rsidRPr="002245EF">
        <w:rPr>
          <w:sz w:val="24"/>
          <w:szCs w:val="24"/>
        </w:rPr>
        <w:fldChar w:fldCharType="begin"/>
      </w:r>
      <w:r w:rsidR="000A39A1">
        <w:rPr>
          <w:sz w:val="24"/>
          <w:szCs w:val="24"/>
        </w:rPr>
        <w:instrText xml:space="preserve"> ADDIN ZOTERO_BIBL {"uncited":[],"omitted":[],"custom":[]} CSL_BIBLIOGRAPHY </w:instrText>
      </w:r>
      <w:r w:rsidRPr="002245EF">
        <w:rPr>
          <w:sz w:val="24"/>
          <w:szCs w:val="24"/>
        </w:rPr>
        <w:fldChar w:fldCharType="separate"/>
      </w:r>
      <w:r w:rsidR="00D548A9">
        <w:t xml:space="preserve">Alam, J. (1997). Irrigation in the Verde Valley. </w:t>
      </w:r>
      <w:r w:rsidR="00D548A9">
        <w:rPr>
          <w:i/>
          <w:iCs/>
        </w:rPr>
        <w:t>A Report of the Irrigation Diversion Improvement Project. Verde Natural Resource Conservation District</w:t>
      </w:r>
      <w:r w:rsidR="00D548A9">
        <w:t>.</w:t>
      </w:r>
    </w:p>
    <w:p w14:paraId="025AD6DD" w14:textId="77777777" w:rsidR="00D548A9" w:rsidRDefault="00D548A9" w:rsidP="00D548A9">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https://doi.org/10.1672/0277-5212(2002)022[0338:CTORWA]2.0.CO;2</w:t>
      </w:r>
    </w:p>
    <w:p w14:paraId="71F17B87" w14:textId="77777777" w:rsidR="00D548A9" w:rsidRDefault="00D548A9" w:rsidP="00D548A9">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581CE06E" w14:textId="77777777" w:rsidR="00D548A9" w:rsidRDefault="00D548A9" w:rsidP="00D548A9">
      <w:pPr>
        <w:pStyle w:val="Bibliography"/>
      </w:pPr>
      <w:r>
        <w:t xml:space="preserve">Auchincloss, L. C., Richards, J. H., Young, C. A., &amp; Tansey, M. K. (2012). Inundation Depth, Duration, and Temperature Influence Fremont Cottonwood ( </w:t>
      </w:r>
      <w:r>
        <w:rPr>
          <w:i/>
          <w:iCs/>
        </w:rPr>
        <w:t>Populus fremontii</w:t>
      </w:r>
      <w:r>
        <w:t xml:space="preserve"> ) Seedling Growth and Survival. </w:t>
      </w:r>
      <w:r>
        <w:rPr>
          <w:i/>
          <w:iCs/>
        </w:rPr>
        <w:t>Western North American Naturalist</w:t>
      </w:r>
      <w:r>
        <w:t xml:space="preserve">, </w:t>
      </w:r>
      <w:r>
        <w:rPr>
          <w:i/>
          <w:iCs/>
        </w:rPr>
        <w:t>72</w:t>
      </w:r>
      <w:r>
        <w:t>(3), 323–333. https://doi.org/10.3398/064.072.0306</w:t>
      </w:r>
    </w:p>
    <w:p w14:paraId="66DACC93" w14:textId="77777777" w:rsidR="00D548A9" w:rsidRDefault="00D548A9" w:rsidP="00D548A9">
      <w:pPr>
        <w:pStyle w:val="Bibliography"/>
      </w:pPr>
      <w:r>
        <w:t xml:space="preserve">Bailey, J. K., Schweitzer, J. A., &amp; Whitham, T. G. (2001). Salt cedar negatively affects biodiversity of aquatic Macroinvertebrates. </w:t>
      </w:r>
      <w:r>
        <w:rPr>
          <w:i/>
          <w:iCs/>
        </w:rPr>
        <w:t>Wetlands</w:t>
      </w:r>
      <w:r>
        <w:t xml:space="preserve">, </w:t>
      </w:r>
      <w:r>
        <w:rPr>
          <w:i/>
          <w:iCs/>
        </w:rPr>
        <w:t>21</w:t>
      </w:r>
      <w:r>
        <w:t>(3), 442–447. https://doi.org/10.1672/0277-5212(2001)021[0442:SCNABO]2.0.CO;2</w:t>
      </w:r>
    </w:p>
    <w:p w14:paraId="72E723D4" w14:textId="77777777" w:rsidR="00D548A9" w:rsidRDefault="00D548A9" w:rsidP="00D548A9">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28566298" w14:textId="77777777" w:rsidR="00D548A9" w:rsidRDefault="00D548A9" w:rsidP="00D548A9">
      <w:pPr>
        <w:pStyle w:val="Bibliography"/>
      </w:pPr>
      <w:r>
        <w:t xml:space="preserve">Bhattacharjee, J., Taylor, J. P., Smith, L. M., &amp; Haukos, D. A. (2009). Seedling competition between native cottonwood and exotic saltcedar: Implications for restoration. </w:t>
      </w:r>
      <w:r>
        <w:rPr>
          <w:i/>
          <w:iCs/>
        </w:rPr>
        <w:t>Biological Invasions</w:t>
      </w:r>
      <w:r>
        <w:t xml:space="preserve">, </w:t>
      </w:r>
      <w:r>
        <w:rPr>
          <w:i/>
          <w:iCs/>
        </w:rPr>
        <w:t>11</w:t>
      </w:r>
      <w:r>
        <w:t>(8), 1777–1787. https://doi.org/10.1007/s10530-008-9357-4</w:t>
      </w:r>
    </w:p>
    <w:p w14:paraId="15112E53" w14:textId="77777777" w:rsidR="00D548A9" w:rsidRDefault="00D548A9" w:rsidP="00D548A9">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4F2AD61B" w14:textId="77777777" w:rsidR="00D548A9" w:rsidRDefault="00D548A9" w:rsidP="00D548A9">
      <w:pPr>
        <w:pStyle w:val="Bibliography"/>
      </w:pPr>
      <w:r>
        <w:lastRenderedPageBreak/>
        <w:t xml:space="preserve">Blasch, K. W., Hoffmann, J. P., Graser, L. F., Bryson, J. R., &amp; Flint, A. L. (2006). </w:t>
      </w:r>
      <w:r>
        <w:rPr>
          <w:i/>
          <w:iCs/>
        </w:rPr>
        <w:t>Hydrogeology of the upper and middle Verde River watersheds, central Arizona</w:t>
      </w:r>
      <w:r>
        <w:t>. U. S. Geological Survey.</w:t>
      </w:r>
    </w:p>
    <w:p w14:paraId="3964AD3D" w14:textId="77777777" w:rsidR="00D548A9" w:rsidRDefault="00D548A9" w:rsidP="00D548A9">
      <w:pPr>
        <w:pStyle w:val="Bibliography"/>
      </w:pPr>
      <w:r>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6656D86C" w14:textId="77777777" w:rsidR="00D548A9" w:rsidRDefault="00D548A9" w:rsidP="00D548A9">
      <w:pPr>
        <w:pStyle w:val="Bibliography"/>
      </w:pPr>
      <w:r>
        <w:t xml:space="preserve">Braatne, J., Rood, S., &amp; Heilman, P. (1996). </w:t>
      </w:r>
      <w:r>
        <w:rPr>
          <w:i/>
          <w:iCs/>
        </w:rPr>
        <w:t>Life history, ecology, and conservation of riparian cottonwoods in North America</w:t>
      </w:r>
      <w:r>
        <w:t xml:space="preserve"> (pp. 57–85).</w:t>
      </w:r>
    </w:p>
    <w:p w14:paraId="2CB98A37" w14:textId="77777777" w:rsidR="00D548A9" w:rsidRDefault="00D548A9" w:rsidP="00D548A9">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64F837CB" w14:textId="77777777" w:rsidR="00D548A9" w:rsidRDefault="00D548A9" w:rsidP="00D548A9">
      <w:pPr>
        <w:pStyle w:val="Bibliography"/>
      </w:pPr>
      <w:r>
        <w:t xml:space="preserve">Braun-Blanquet, J. (1964). </w:t>
      </w:r>
      <w:r>
        <w:rPr>
          <w:i/>
          <w:iCs/>
        </w:rPr>
        <w:t>Pflanzensoziologie</w:t>
      </w:r>
      <w:r>
        <w:t>. Springer Vienna. https://doi.org/10.1007/978-3-7091-8110-2</w:t>
      </w:r>
    </w:p>
    <w:p w14:paraId="21816274" w14:textId="77777777" w:rsidR="00D548A9" w:rsidRDefault="00D548A9" w:rsidP="00D548A9">
      <w:pPr>
        <w:pStyle w:val="Bibliography"/>
      </w:pPr>
      <w:r>
        <w:t xml:space="preserve">Bunn, A. G. (2010). Statistical and visual crossdating in R using the dplR library. </w:t>
      </w:r>
      <w:r>
        <w:rPr>
          <w:i/>
          <w:iCs/>
        </w:rPr>
        <w:t>Dendrochronologia</w:t>
      </w:r>
      <w:r>
        <w:t xml:space="preserve">, </w:t>
      </w:r>
      <w:r>
        <w:rPr>
          <w:i/>
          <w:iCs/>
        </w:rPr>
        <w:t>28</w:t>
      </w:r>
      <w:r>
        <w:t>(4), 251–258. https://doi.org/10.1016/j.dendro.2009.12.001</w:t>
      </w:r>
    </w:p>
    <w:p w14:paraId="7BAAD1B5" w14:textId="77777777" w:rsidR="00D548A9" w:rsidRDefault="00D548A9" w:rsidP="00D548A9">
      <w:pPr>
        <w:pStyle w:val="Bibliography"/>
      </w:pPr>
      <w:r>
        <w:t>Bunting, D. P., Kurc, S., &amp; Grabau, M. (2013). LONG</w:t>
      </w:r>
      <w:r>
        <w:rPr>
          <w:rFonts w:ascii="Cambria Math" w:hAnsi="Cambria Math" w:cs="Cambria Math"/>
        </w:rPr>
        <w:t>‐</w:t>
      </w:r>
      <w:r>
        <w:t>TERM VEGETATION DYNAMICS AFTER HIGH</w:t>
      </w:r>
      <w:r>
        <w:rPr>
          <w:rFonts w:ascii="Cambria Math" w:hAnsi="Cambria Math" w:cs="Cambria Math"/>
        </w:rPr>
        <w:t>‐</w:t>
      </w:r>
      <w:r>
        <w:t xml:space="preserve">DENSITY SEEDLING ESTABLISHMENT: IMPLICATIONS FOR RIPARIAN RESTORATION AND MANAGEMENT. </w:t>
      </w:r>
      <w:r>
        <w:rPr>
          <w:i/>
          <w:iCs/>
        </w:rPr>
        <w:t>River Research and Applications</w:t>
      </w:r>
      <w:r>
        <w:t xml:space="preserve">, </w:t>
      </w:r>
      <w:r>
        <w:rPr>
          <w:i/>
          <w:iCs/>
        </w:rPr>
        <w:t>29</w:t>
      </w:r>
      <w:r>
        <w:t>(9), 1119–1130. https://doi.org/10.1002/rra.2613</w:t>
      </w:r>
    </w:p>
    <w:p w14:paraId="633BF73A" w14:textId="77777777" w:rsidR="00D548A9" w:rsidRDefault="00D548A9" w:rsidP="00D548A9">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0E884A42" w14:textId="77777777" w:rsidR="00D548A9" w:rsidRDefault="00D548A9" w:rsidP="00D548A9">
      <w:pPr>
        <w:pStyle w:val="Bibliography"/>
      </w:pPr>
      <w:r>
        <w:t xml:space="preserve">Compson, Z. G., Adams, K. J., Edwards, J. A., Maestas, J. M., Whitham, T. G., &amp; Marks, J. C. (2013). Leaf litter quality affects aquatic insect emergence: Contrasting patterns from two foundation trees. </w:t>
      </w:r>
      <w:r>
        <w:rPr>
          <w:i/>
          <w:iCs/>
        </w:rPr>
        <w:t>Oecologia</w:t>
      </w:r>
      <w:r>
        <w:t xml:space="preserve">, </w:t>
      </w:r>
      <w:r>
        <w:rPr>
          <w:i/>
          <w:iCs/>
        </w:rPr>
        <w:t>173</w:t>
      </w:r>
      <w:r>
        <w:t>(2), 507–519. https://doi.org/10.1007/s00442-013-2643-6</w:t>
      </w:r>
    </w:p>
    <w:p w14:paraId="1D9585D1" w14:textId="77777777" w:rsidR="00D548A9" w:rsidRDefault="00D548A9" w:rsidP="00D548A9">
      <w:pPr>
        <w:pStyle w:val="Bibliography"/>
      </w:pPr>
      <w:r>
        <w:lastRenderedPageBreak/>
        <w:t xml:space="preserve">Cooper, D. J., Merritt, D. M., Andersen, D. C., &amp; Chimner,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0C3B737A" w14:textId="77777777" w:rsidR="00D548A9" w:rsidRDefault="00D548A9" w:rsidP="00D548A9">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5FC9CCE9" w14:textId="77777777" w:rsidR="00D548A9" w:rsidRDefault="00D548A9" w:rsidP="00D548A9">
      <w:pPr>
        <w:pStyle w:val="Bibliography"/>
      </w:pPr>
      <w:r>
        <w:t xml:space="preserve">Effert-Fanta, E. L., Fischer, R. U., &amp; Wahl, D. H. (2019). Effects of riparian forest buffers and agricultural land use on macroinvertebrate and fish community structure. </w:t>
      </w:r>
      <w:r>
        <w:rPr>
          <w:i/>
          <w:iCs/>
        </w:rPr>
        <w:t>Hydrobiologia</w:t>
      </w:r>
      <w:r>
        <w:t xml:space="preserve">, </w:t>
      </w:r>
      <w:r>
        <w:rPr>
          <w:i/>
          <w:iCs/>
        </w:rPr>
        <w:t>841</w:t>
      </w:r>
      <w:r>
        <w:t>(1), 45–64. https://doi.org/10.1007/s10750-019-04006-1</w:t>
      </w:r>
    </w:p>
    <w:p w14:paraId="5BC6EC52" w14:textId="77777777" w:rsidR="00D548A9" w:rsidRDefault="00D548A9" w:rsidP="00D548A9">
      <w:pPr>
        <w:pStyle w:val="Bibliography"/>
      </w:pPr>
      <w:r>
        <w:t xml:space="preserve">Ellis, L. (2001). Short-term response of woody plants to fire in a Rio Grande riparian forest, Central New Mexico, USA. </w:t>
      </w:r>
      <w:r>
        <w:rPr>
          <w:i/>
          <w:iCs/>
        </w:rPr>
        <w:t>BIOLOGICAL CONSERVATION</w:t>
      </w:r>
      <w:r>
        <w:t xml:space="preserve">, </w:t>
      </w:r>
      <w:r>
        <w:rPr>
          <w:i/>
          <w:iCs/>
        </w:rPr>
        <w:t>97</w:t>
      </w:r>
      <w:r>
        <w:t>(2), 159–170. https://doi.org/10.1016/S0006-3207(00)00108-7</w:t>
      </w:r>
    </w:p>
    <w:p w14:paraId="7964F248" w14:textId="77777777" w:rsidR="00D548A9" w:rsidRDefault="00D548A9" w:rsidP="00D548A9">
      <w:pPr>
        <w:pStyle w:val="Bibliography"/>
      </w:pPr>
      <w:r>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30AFB4F6" w14:textId="77777777" w:rsidR="00D548A9" w:rsidRDefault="00D548A9" w:rsidP="00D548A9">
      <w:pPr>
        <w:pStyle w:val="Bibliography"/>
      </w:pPr>
      <w:r>
        <w:t xml:space="preserve">Fenner, B. P., &amp; D. R. Patton. (1985). Effects of regulated water flows on regeneration of Fremont cottonwood. </w:t>
      </w:r>
      <w:r>
        <w:rPr>
          <w:i/>
          <w:iCs/>
        </w:rPr>
        <w:t>Rangeland Ecology and Management</w:t>
      </w:r>
      <w:r>
        <w:t>.</w:t>
      </w:r>
    </w:p>
    <w:p w14:paraId="5FBDFE22" w14:textId="77777777" w:rsidR="00D548A9" w:rsidRDefault="00D548A9" w:rsidP="00D548A9">
      <w:pPr>
        <w:pStyle w:val="Bibliography"/>
      </w:pPr>
      <w:r>
        <w:t xml:space="preserve">Ffolliott, P. F., DeBano, L. F., Baker Jr, M. B., Neary, D. G., &amp; Brooks, K. N. (2004). Hydrology and impacts of disturbances on hydrologic function. </w:t>
      </w:r>
      <w:r>
        <w:rPr>
          <w:i/>
          <w:iCs/>
        </w:rPr>
        <w:t>Riparian Areas of the Southwestern United States: Hydrology, Ecology, and Management; Baker, MB, Ffolliott, PF, DeBano, LF, Neary, DG, Eds</w:t>
      </w:r>
      <w:r>
        <w:t>, 51.</w:t>
      </w:r>
    </w:p>
    <w:p w14:paraId="16CB441B" w14:textId="77777777" w:rsidR="00D548A9" w:rsidRDefault="00D548A9" w:rsidP="00D548A9">
      <w:pPr>
        <w:pStyle w:val="Bibliography"/>
      </w:pPr>
      <w:r>
        <w:t xml:space="preserve">Gom, L. A., &amp; Rood, S. B. (2000). Fire induces clonal sprouting of riparian cottonwoods. </w:t>
      </w:r>
      <w:r>
        <w:rPr>
          <w:i/>
          <w:iCs/>
        </w:rPr>
        <w:t>Canadian Journal of Botany</w:t>
      </w:r>
      <w:r>
        <w:t xml:space="preserve">, </w:t>
      </w:r>
      <w:r>
        <w:rPr>
          <w:i/>
          <w:iCs/>
        </w:rPr>
        <w:t>77</w:t>
      </w:r>
      <w:r>
        <w:t>(11), 1604–1616. https://doi.org/10.1139/b99-135</w:t>
      </w:r>
    </w:p>
    <w:p w14:paraId="0F008CEA" w14:textId="77777777" w:rsidR="00D548A9" w:rsidRDefault="00D548A9" w:rsidP="00D548A9">
      <w:pPr>
        <w:pStyle w:val="Bibliography"/>
      </w:pPr>
      <w:r>
        <w:lastRenderedPageBreak/>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https://doi.org/10.1890/1051-0761(2001)011[1046:PRTGDV]2.0.CO;2</w:t>
      </w:r>
    </w:p>
    <w:p w14:paraId="232A9CF7" w14:textId="77777777" w:rsidR="00D548A9" w:rsidRDefault="00D548A9" w:rsidP="00D548A9">
      <w:pPr>
        <w:pStyle w:val="Bibliography"/>
      </w:pPr>
      <w:r>
        <w:t xml:space="preserve">Hunter, W. C., Anderson, B. W., &amp; Ohmart, R. D. (1987). Avian Community Structure Changes in a Mature Floodplain Forest after Extensive Flooding. </w:t>
      </w:r>
      <w:r>
        <w:rPr>
          <w:i/>
          <w:iCs/>
        </w:rPr>
        <w:t>The Journal of Wildlife Management</w:t>
      </w:r>
      <w:r>
        <w:t xml:space="preserve">, </w:t>
      </w:r>
      <w:r>
        <w:rPr>
          <w:i/>
          <w:iCs/>
        </w:rPr>
        <w:t>51</w:t>
      </w:r>
      <w:r>
        <w:t>(2), 495. https://doi.org/10.2307/3801039</w:t>
      </w:r>
    </w:p>
    <w:p w14:paraId="34D46CCC" w14:textId="77777777" w:rsidR="00D548A9" w:rsidRDefault="00D548A9" w:rsidP="00D548A9">
      <w:pPr>
        <w:pStyle w:val="Bibliography"/>
      </w:pPr>
      <w:r>
        <w:t xml:space="preserve">Johnson, T. D., Kolb, T. E., &amp; Medina, A. L. (2010). Do riparian plant community characteristics differ between Tamarix (L.) invaded and non-invaded sites on the upper Verde River, Arizona? </w:t>
      </w:r>
      <w:r>
        <w:rPr>
          <w:i/>
          <w:iCs/>
        </w:rPr>
        <w:t>Biological Invasions</w:t>
      </w:r>
      <w:r>
        <w:t xml:space="preserve">, </w:t>
      </w:r>
      <w:r>
        <w:rPr>
          <w:i/>
          <w:iCs/>
        </w:rPr>
        <w:t>12</w:t>
      </w:r>
      <w:r>
        <w:t>(8), 2487–2497. https://doi.org/10.1007/s10530-009-9658-2</w:t>
      </w:r>
    </w:p>
    <w:p w14:paraId="545EA95F" w14:textId="77777777" w:rsidR="00D548A9" w:rsidRDefault="00D548A9" w:rsidP="00D548A9">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4E94847E" w14:textId="77777777" w:rsidR="00D548A9" w:rsidRDefault="00D548A9" w:rsidP="00D548A9">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32ABAD97" w14:textId="77777777" w:rsidR="00D548A9" w:rsidRDefault="00D548A9" w:rsidP="00D548A9">
      <w:pPr>
        <w:pStyle w:val="Bibliography"/>
      </w:pPr>
      <w:r>
        <w:t xml:space="preserve">Kranjcec,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7F2F4F32" w14:textId="77777777" w:rsidR="00D548A9" w:rsidRDefault="00D548A9" w:rsidP="00D548A9">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54FE2D18" w14:textId="77777777" w:rsidR="00D548A9" w:rsidRDefault="00D548A9" w:rsidP="00D548A9">
      <w:pPr>
        <w:pStyle w:val="Bibliography"/>
      </w:pPr>
      <w:r>
        <w:lastRenderedPageBreak/>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3614DC58" w14:textId="77777777" w:rsidR="00D548A9" w:rsidRDefault="00D548A9" w:rsidP="00D548A9">
      <w:pPr>
        <w:pStyle w:val="Bibliography"/>
      </w:pPr>
      <w:r>
        <w:t xml:space="preserve">Meko, D. M., Touchan, R., &amp; Anchukaitis, K. J. (2011). Seascorr: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5955E1A7" w14:textId="77777777" w:rsidR="00D548A9" w:rsidRDefault="00D548A9" w:rsidP="00D548A9">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https://doi.org/10.1002/1099-1646(200011/12)16:6&lt;543::AID-RRR590&gt;3.0.CO;2-N</w:t>
      </w:r>
    </w:p>
    <w:p w14:paraId="4EBE9AA9" w14:textId="77777777" w:rsidR="00D548A9" w:rsidRDefault="00D548A9" w:rsidP="00D548A9">
      <w:pPr>
        <w:pStyle w:val="Bibliography"/>
      </w:pPr>
      <w:r>
        <w:t xml:space="preserve">Moran, M. E., Aparecido, L. M. T., Koepke, D. F., Cooper, H. F., Doughty, C. E., Gehring, C. A., Throop, H. L., Whitham, T. G., Allan, G. J., &amp; Hultine, K. R. (2023). Limits of thermal and hydrological tolerance in a foundation tree species ( </w:t>
      </w:r>
      <w:r>
        <w:rPr>
          <w:i/>
          <w:iCs/>
        </w:rPr>
        <w:t>Populus fremontii</w:t>
      </w:r>
      <w:r>
        <w:t xml:space="preserve"> ) in the desert southwestern United States. </w:t>
      </w:r>
      <w:r>
        <w:rPr>
          <w:i/>
          <w:iCs/>
        </w:rPr>
        <w:t>New Phytologist</w:t>
      </w:r>
      <w:r>
        <w:t xml:space="preserve">, </w:t>
      </w:r>
      <w:r>
        <w:rPr>
          <w:i/>
          <w:iCs/>
        </w:rPr>
        <w:t>240</w:t>
      </w:r>
      <w:r>
        <w:t>(6), 2298–2311. https://doi.org/10.1111/nph.19247</w:t>
      </w:r>
    </w:p>
    <w:p w14:paraId="01401AD1" w14:textId="77777777" w:rsidR="00D548A9" w:rsidRDefault="00D548A9" w:rsidP="00D548A9">
      <w:pPr>
        <w:pStyle w:val="Bibliography"/>
      </w:pPr>
      <w:r>
        <w:t xml:space="preserve">Patten, D. T. (1998). Riparian ecosytems of semi-arid North America: Diversity and human impacts. </w:t>
      </w:r>
      <w:r>
        <w:rPr>
          <w:i/>
          <w:iCs/>
        </w:rPr>
        <w:t>Wetlands</w:t>
      </w:r>
      <w:r>
        <w:t xml:space="preserve">, </w:t>
      </w:r>
      <w:r>
        <w:rPr>
          <w:i/>
          <w:iCs/>
        </w:rPr>
        <w:t>18</w:t>
      </w:r>
      <w:r>
        <w:t>(4), 498–512. https://doi.org/10.1007/BF03161668</w:t>
      </w:r>
    </w:p>
    <w:p w14:paraId="13517A1A" w14:textId="77777777" w:rsidR="00D548A9" w:rsidRDefault="00D548A9" w:rsidP="00D548A9">
      <w:pPr>
        <w:pStyle w:val="Bibliography"/>
      </w:pPr>
      <w:r>
        <w:t xml:space="preserve">Phoebus, I., Segelbacher,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37C5F770" w14:textId="77777777" w:rsidR="00D548A9" w:rsidRDefault="00D548A9" w:rsidP="00D548A9">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40B24750" w14:textId="77777777" w:rsidR="00D548A9" w:rsidRDefault="00D548A9" w:rsidP="00D548A9">
      <w:pPr>
        <w:pStyle w:val="Bibliography"/>
      </w:pPr>
      <w:r>
        <w:t xml:space="preserve">Rood, S. B., Braatne,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12668C1A" w14:textId="77777777" w:rsidR="00D548A9" w:rsidRDefault="00D548A9" w:rsidP="00D548A9">
      <w:pPr>
        <w:pStyle w:val="Bibliography"/>
      </w:pPr>
      <w:r>
        <w:lastRenderedPageBreak/>
        <w:t xml:space="preserve">Rood, S. B., &amp; Polzin, M. L. (2003). Big old cottonwoods. </w:t>
      </w:r>
      <w:r>
        <w:rPr>
          <w:i/>
          <w:iCs/>
        </w:rPr>
        <w:t>Canadian Journal of Botany</w:t>
      </w:r>
      <w:r>
        <w:t xml:space="preserve">, </w:t>
      </w:r>
      <w:r>
        <w:rPr>
          <w:i/>
          <w:iCs/>
        </w:rPr>
        <w:t>81</w:t>
      </w:r>
      <w:r>
        <w:t>(7), 764–767. https://doi.org/10.1139/b03-065</w:t>
      </w:r>
    </w:p>
    <w:p w14:paraId="0319723A" w14:textId="77777777" w:rsidR="00D548A9" w:rsidRDefault="00D548A9" w:rsidP="00D548A9">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023FD811" w14:textId="77777777" w:rsidR="00D548A9" w:rsidRDefault="00D548A9" w:rsidP="00D548A9">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6650B21B" w14:textId="77777777" w:rsidR="00D548A9" w:rsidRDefault="00D548A9" w:rsidP="00D548A9">
      <w:pPr>
        <w:pStyle w:val="Bibliography"/>
      </w:pPr>
      <w:r>
        <w:t xml:space="preserve">Schultz, R., Isenhart, T., Colletti, J., Simpkins, W., Udawatta, R., &amp; Schultz, P. (2009). Riparian and upland buffer practices. </w:t>
      </w:r>
      <w:r>
        <w:rPr>
          <w:i/>
          <w:iCs/>
        </w:rPr>
        <w:t>North American Agroforestry: An Integrated Science and Practice</w:t>
      </w:r>
      <w:r>
        <w:t>, 163–218.</w:t>
      </w:r>
    </w:p>
    <w:p w14:paraId="40CDB3E9" w14:textId="77777777" w:rsidR="00D548A9" w:rsidRDefault="00D548A9" w:rsidP="00D548A9">
      <w:pPr>
        <w:pStyle w:val="Bibliography"/>
      </w:pPr>
      <w:r>
        <w:t xml:space="preserve">Scott, M. L., Shafroth, P. B., &amp; Auble, G. T. (1999). Responses of riparian cottonwoods to alluvial water declines. </w:t>
      </w:r>
      <w:r>
        <w:rPr>
          <w:i/>
          <w:iCs/>
        </w:rPr>
        <w:t>Environmental Management</w:t>
      </w:r>
      <w:r>
        <w:t xml:space="preserve">, </w:t>
      </w:r>
      <w:r>
        <w:rPr>
          <w:i/>
          <w:iCs/>
        </w:rPr>
        <w:t>23(3)</w:t>
      </w:r>
      <w:r>
        <w:t>.</w:t>
      </w:r>
    </w:p>
    <w:p w14:paraId="2E7BB861" w14:textId="77777777" w:rsidR="00D548A9" w:rsidRDefault="00D548A9" w:rsidP="00D548A9">
      <w:pPr>
        <w:pStyle w:val="Bibliography"/>
      </w:pPr>
      <w:r>
        <w:t xml:space="preserve">Segelquist, C. A., Scott, M. L., &amp; Auble, G. T. (1993). Establishment of Populus deltoides Under Simulated Alluvial Groundwater Declines. </w:t>
      </w:r>
      <w:r>
        <w:rPr>
          <w:i/>
          <w:iCs/>
        </w:rPr>
        <w:t>American Midland Naturalist</w:t>
      </w:r>
      <w:r>
        <w:t xml:space="preserve">, </w:t>
      </w:r>
      <w:r>
        <w:rPr>
          <w:i/>
          <w:iCs/>
        </w:rPr>
        <w:t>130</w:t>
      </w:r>
      <w:r>
        <w:t>(2), 274. https://doi.org/10.2307/2426127</w:t>
      </w:r>
    </w:p>
    <w:p w14:paraId="5B5D26B2" w14:textId="77777777" w:rsidR="00D548A9" w:rsidRDefault="00D548A9" w:rsidP="00D548A9">
      <w:pPr>
        <w:pStyle w:val="Bibliography"/>
      </w:pPr>
      <w:r>
        <w:t xml:space="preserve">Shafroth, P. B., Stromberg, J. C., &amp; Patten, D. T. (2002). RIPARIAN VEGETATION RESPONSE TO ALTERED DISTURBANCE AND STRESS REGIMES. </w:t>
      </w:r>
      <w:r>
        <w:rPr>
          <w:i/>
          <w:iCs/>
        </w:rPr>
        <w:t>Ecological Applications</w:t>
      </w:r>
      <w:r>
        <w:t xml:space="preserve">, </w:t>
      </w:r>
      <w:r>
        <w:rPr>
          <w:i/>
          <w:iCs/>
        </w:rPr>
        <w:t>12</w:t>
      </w:r>
      <w:r>
        <w:t>(1), 107–123. https://doi.org/10.1890/1051-0761(2002)012[0107:RVRTAD]2.0.CO;2</w:t>
      </w:r>
    </w:p>
    <w:p w14:paraId="1FA2631E" w14:textId="77777777" w:rsidR="00D548A9" w:rsidRDefault="00D548A9" w:rsidP="00D548A9">
      <w:pPr>
        <w:pStyle w:val="Bibliography"/>
      </w:pPr>
      <w:r>
        <w:t xml:space="preserve">Sharon Masek Lopez &amp; Abraham E. Springer. (2002). </w:t>
      </w:r>
      <w:r>
        <w:rPr>
          <w:i/>
          <w:iCs/>
        </w:rPr>
        <w:t>Assessment of Human Influence on Riparian Change in the Verde Valley, Arizona</w:t>
      </w:r>
      <w:r>
        <w:t>.</w:t>
      </w:r>
    </w:p>
    <w:p w14:paraId="33C13151" w14:textId="77777777" w:rsidR="00D548A9" w:rsidRDefault="00D548A9" w:rsidP="00D548A9">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https://doi.org/10.1890/1051-0761(2002)012[0760:EPONPA]2.0.CO;2</w:t>
      </w:r>
    </w:p>
    <w:p w14:paraId="158DCBD7" w14:textId="77777777" w:rsidR="00D548A9" w:rsidRDefault="00D548A9" w:rsidP="00D548A9">
      <w:pPr>
        <w:pStyle w:val="Bibliography"/>
      </w:pPr>
      <w:r>
        <w:lastRenderedPageBreak/>
        <w:t xml:space="preserve">Stromberg, J. C. (1993). Fremont cottonwood-Goodding willow riparian forests: A review of their ecology, threats, and recovery potential. </w:t>
      </w:r>
      <w:r>
        <w:rPr>
          <w:i/>
          <w:iCs/>
        </w:rPr>
        <w:t>Journal of the Arizona-Nevada Academy of Science</w:t>
      </w:r>
      <w:r>
        <w:t>, 97–110.</w:t>
      </w:r>
    </w:p>
    <w:p w14:paraId="7BD1C1A8" w14:textId="77777777" w:rsidR="00D548A9" w:rsidRDefault="00D548A9" w:rsidP="00D548A9">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38FF3FF8" w14:textId="77777777" w:rsidR="00D548A9" w:rsidRDefault="00D548A9" w:rsidP="00D548A9">
      <w:pPr>
        <w:pStyle w:val="Bibliography"/>
      </w:pPr>
      <w:r>
        <w:t xml:space="preserve">Stromberg, J. C., Ritcher, B. D., Patten, D. T., &amp; Wolden, L. G. (1993). </w:t>
      </w:r>
      <w:r>
        <w:rPr>
          <w:i/>
          <w:iCs/>
        </w:rPr>
        <w:t>Response of a Sonoran riparian forest to a 10-year return flood</w:t>
      </w:r>
      <w:r>
        <w:t>.</w:t>
      </w:r>
    </w:p>
    <w:p w14:paraId="3345E356" w14:textId="77777777" w:rsidR="00D548A9" w:rsidRDefault="00D548A9" w:rsidP="00D548A9">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1B2F36B5" w14:textId="77777777" w:rsidR="00D548A9" w:rsidRDefault="00D548A9" w:rsidP="00D548A9">
      <w:pPr>
        <w:pStyle w:val="Bibliography"/>
      </w:pPr>
      <w:r>
        <w:t xml:space="preserve">Stromberg, J. C., Tluczek, M. G. F., Hazelton, A. F., &amp; Ajami, H. (2010). A century of riparian forest expansion following extreme disturbance: Spatio-temporal change in Populus/Salix/Tamarix forests along the Upper San Pedro River, Arizona, USA. </w:t>
      </w:r>
      <w:r>
        <w:rPr>
          <w:i/>
          <w:iCs/>
        </w:rPr>
        <w:t>Forest Ecology and Management</w:t>
      </w:r>
      <w:r>
        <w:t xml:space="preserve">, </w:t>
      </w:r>
      <w:r>
        <w:rPr>
          <w:i/>
          <w:iCs/>
        </w:rPr>
        <w:t>259</w:t>
      </w:r>
      <w:r>
        <w:t>(6), 1181–1189. https://doi.org/10.1016/j.foreco.2010.01.005</w:t>
      </w:r>
    </w:p>
    <w:p w14:paraId="7D5276C5" w14:textId="77777777" w:rsidR="00D548A9" w:rsidRDefault="00D548A9" w:rsidP="00D548A9">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5FA36C89" w14:textId="77777777" w:rsidR="00D548A9" w:rsidRDefault="00D548A9" w:rsidP="00D548A9">
      <w:pPr>
        <w:pStyle w:val="Bibliography"/>
      </w:pPr>
      <w:r>
        <w:t xml:space="preserve">Szaro, R. C., &amp; Pase,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1B879F1C" w14:textId="77777777" w:rsidR="00D548A9" w:rsidRDefault="00D548A9" w:rsidP="00D548A9">
      <w:pPr>
        <w:pStyle w:val="Bibliography"/>
      </w:pPr>
      <w:r>
        <w:t xml:space="preserve">USDA. (2012). </w:t>
      </w:r>
      <w:r>
        <w:rPr>
          <w:i/>
          <w:iCs/>
        </w:rPr>
        <w:t>Yavapai County Profile</w:t>
      </w:r>
      <w:r>
        <w:t xml:space="preserve"> (Census of Agriculture). https://agcensus.library.cornell.edu/wp-content/uploads/2012-Arizona-cp04025.pdf</w:t>
      </w:r>
    </w:p>
    <w:p w14:paraId="3CEFB8C2" w14:textId="77777777" w:rsidR="00D548A9" w:rsidRDefault="00D548A9" w:rsidP="00D548A9">
      <w:pPr>
        <w:pStyle w:val="Bibliography"/>
      </w:pPr>
      <w:r>
        <w:lastRenderedPageBreak/>
        <w:t xml:space="preserve">Varani, H., Margolis, E. Q., Muldavin, E. H., &amp; Pockman, W. T. (2024). Patterns and drivers of cottonwood mortality in the middle Rio Grande, New Mexico, USA. </w:t>
      </w:r>
      <w:r>
        <w:rPr>
          <w:i/>
          <w:iCs/>
        </w:rPr>
        <w:t>Ecohydrology</w:t>
      </w:r>
      <w:r>
        <w:t xml:space="preserve">, </w:t>
      </w:r>
      <w:r>
        <w:rPr>
          <w:i/>
          <w:iCs/>
        </w:rPr>
        <w:t>17</w:t>
      </w:r>
      <w:r>
        <w:t>(8), e2692. https://doi.org/10.1002/eco.2692</w:t>
      </w:r>
    </w:p>
    <w:p w14:paraId="538FBE2C" w14:textId="77777777" w:rsidR="00D548A9" w:rsidRDefault="00D548A9" w:rsidP="00D548A9">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4C7F73B4" w14:textId="77777777" w:rsidR="00D548A9" w:rsidRDefault="00D548A9" w:rsidP="00D548A9">
      <w:pPr>
        <w:pStyle w:val="Bibliography"/>
      </w:pPr>
      <w:r>
        <w:t xml:space="preserve">Wirt, L., DeWitt, E., &amp; Langenheim, V. E. (2005). </w:t>
      </w:r>
      <w:r>
        <w:rPr>
          <w:i/>
          <w:iCs/>
        </w:rPr>
        <w:t>Geologic framework of aquifer units and ground-water flowpaths, Verde River headwaters, north-central Arizona</w:t>
      </w:r>
      <w:r>
        <w:t>. US Geological Survey.</w:t>
      </w:r>
    </w:p>
    <w:p w14:paraId="50869270" w14:textId="77777777" w:rsidR="00D548A9" w:rsidRDefault="00D548A9" w:rsidP="00D548A9">
      <w:pPr>
        <w:pStyle w:val="Bibliography"/>
      </w:pPr>
      <w:r>
        <w:t>Zang, C., &amp; Biondi, F. (2015). treeclim: An R package for the numerical calibration of proxy</w:t>
      </w:r>
      <w:r>
        <w:rPr>
          <w:rFonts w:ascii="Cambria Math" w:hAnsi="Cambria Math" w:cs="Cambria Math"/>
        </w:rPr>
        <w:t>‐</w:t>
      </w:r>
      <w:r>
        <w:t xml:space="preserve">climate relationships. </w:t>
      </w:r>
      <w:r>
        <w:rPr>
          <w:i/>
          <w:iCs/>
        </w:rPr>
        <w:t>Ecography</w:t>
      </w:r>
      <w:r>
        <w:t xml:space="preserve">, </w:t>
      </w:r>
      <w:r>
        <w:rPr>
          <w:i/>
          <w:iCs/>
        </w:rPr>
        <w:t>38</w:t>
      </w:r>
      <w:r>
        <w:t>(4), 431–436. https://doi.org/10.1111/ecog.01335</w:t>
      </w:r>
    </w:p>
    <w:p w14:paraId="55ACA88E" w14:textId="77777777" w:rsidR="00D548A9" w:rsidRDefault="00D548A9" w:rsidP="00D548A9">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41CE777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5" w:author="Quentin R McCalla" w:date="2025-04-14T11:43:00Z" w:initials="QM">
    <w:p w14:paraId="0BE0C82B" w14:textId="77777777" w:rsidR="0072113A" w:rsidRDefault="0072113A" w:rsidP="0072113A">
      <w:pPr>
        <w:pStyle w:val="CommentText"/>
      </w:pPr>
      <w:r>
        <w:rPr>
          <w:rStyle w:val="CommentReference"/>
        </w:rPr>
        <w:annotationRef/>
      </w:r>
      <w:r>
        <w:t>Struggling on how broad to be while also connecting it to the Verde before the Verde is mentioned or described</w:t>
      </w:r>
    </w:p>
  </w:comment>
  <w:comment w:id="6" w:author="Quentin R McCalla" w:date="2025-04-14T16:27:00Z" w:initials="QM">
    <w:p w14:paraId="641C8C11" w14:textId="77777777" w:rsidR="00716702" w:rsidRDefault="00716702" w:rsidP="00716702">
      <w:pPr>
        <w:pStyle w:val="CommentText"/>
      </w:pPr>
      <w:r>
        <w:rPr>
          <w:rStyle w:val="CommentReference"/>
        </w:rPr>
        <w:annotationRef/>
      </w:r>
      <w:r>
        <w:t>Fremont cottonwood or just cottonwood willow forests?</w:t>
      </w:r>
    </w:p>
  </w:comment>
  <w:comment w:id="10" w:author="Abraham E Springer" w:date="2025-04-15T13:49:00Z" w:initials="AS">
    <w:p w14:paraId="23C83EA4" w14:textId="77777777" w:rsidR="007D043A" w:rsidRDefault="007D043A" w:rsidP="007D043A">
      <w:pPr>
        <w:pStyle w:val="CommentText"/>
      </w:pPr>
      <w:r>
        <w:rPr>
          <w:rStyle w:val="CommentReference"/>
        </w:rPr>
        <w:annotationRef/>
      </w:r>
      <w:r>
        <w:t>I wonder if we should consider moving this to the discussion? Let’s leave it here for now and consider moving it later.</w:t>
      </w:r>
    </w:p>
  </w:comment>
  <w:comment w:id="14" w:author="Cooper,David" w:date="2025-04-05T13:20:00Z" w:initials="C">
    <w:p w14:paraId="6C457FDF" w14:textId="1FF53273" w:rsidR="008625F9" w:rsidRDefault="008625F9" w:rsidP="008625F9">
      <w:r>
        <w:rPr>
          <w:rStyle w:val="CommentReference"/>
        </w:rPr>
        <w:annotationRef/>
      </w:r>
      <w:r>
        <w:rPr>
          <w:color w:val="000000"/>
          <w:sz w:val="20"/>
          <w:szCs w:val="20"/>
        </w:rPr>
        <w:t>We are pretty sure its not Arundo, but it is the native Phragmites.</w:t>
      </w:r>
    </w:p>
  </w:comment>
  <w:comment w:id="15" w:author="Quentin R McCalla" w:date="2025-04-14T11:44:00Z" w:initials="QM">
    <w:p w14:paraId="293690DC" w14:textId="77777777" w:rsidR="0072113A" w:rsidRDefault="0072113A" w:rsidP="0072113A">
      <w:pPr>
        <w:pStyle w:val="CommentText"/>
      </w:pPr>
      <w:r>
        <w:rPr>
          <w:rStyle w:val="CommentReference"/>
        </w:rPr>
        <w:annotationRef/>
      </w:r>
      <w:r>
        <w:t>Tbd. Not convinced</w:t>
      </w:r>
    </w:p>
  </w:comment>
  <w:comment w:id="16" w:author="Quentin R McCalla" w:date="2025-04-10T09:52:00Z" w:initials="QM">
    <w:p w14:paraId="393EA219" w14:textId="3815D6F9" w:rsidR="00581ABD" w:rsidRDefault="00581ABD" w:rsidP="00581ABD">
      <w:pPr>
        <w:pStyle w:val="CommentText"/>
      </w:pPr>
      <w:r>
        <w:rPr>
          <w:rStyle w:val="CommentReference"/>
        </w:rPr>
        <w:annotationRef/>
      </w:r>
      <w:r>
        <w:t xml:space="preserve">Can I cite this? </w:t>
      </w:r>
      <w:hyperlink r:id="rId1" w:history="1">
        <w:r w:rsidRPr="002131F8">
          <w:rPr>
            <w:rStyle w:val="Hyperlink"/>
          </w:rPr>
          <w:t>https://www.biologicaldiversity.org/programs/public_lands/rivers/pdfs/Ravaged-River-Verde-Cattle-Impact-Survey.pdf</w:t>
        </w:r>
      </w:hyperlink>
    </w:p>
  </w:comment>
  <w:comment w:id="17" w:author="Abraham E Springer" w:date="2025-04-15T10:43:00Z" w:initials="AS">
    <w:p w14:paraId="7C1C0702" w14:textId="77777777" w:rsidR="007A3CE7" w:rsidRDefault="007A3CE7" w:rsidP="007A3CE7">
      <w:pPr>
        <w:pStyle w:val="CommentText"/>
      </w:pPr>
      <w:r>
        <w:rPr>
          <w:rStyle w:val="CommentReference"/>
        </w:rPr>
        <w:annotationRef/>
      </w:r>
      <w:r>
        <w:t>Yes you can. Since it isn’t in a journal, you can cite the URL.</w:t>
      </w:r>
    </w:p>
  </w:comment>
  <w:comment w:id="22" w:author="Abraham E Springer" w:date="2025-04-15T12:55:00Z" w:initials="AS">
    <w:p w14:paraId="09319676" w14:textId="77777777" w:rsidR="002E017C" w:rsidRDefault="002E017C" w:rsidP="002E017C">
      <w:pPr>
        <w:pStyle w:val="CommentText"/>
      </w:pPr>
      <w:r>
        <w:rPr>
          <w:rStyle w:val="CommentReference"/>
        </w:rPr>
        <w:annotationRef/>
      </w:r>
      <w:r>
        <w:t>I guess we don’t need this statement as we aren’t studying this reach.</w:t>
      </w:r>
    </w:p>
  </w:comment>
  <w:comment w:id="29" w:author="Abraham E Springer" w:date="2025-04-15T13:08:00Z" w:initials="AS">
    <w:p w14:paraId="417E4656" w14:textId="77777777" w:rsidR="003E0DC2" w:rsidRDefault="003E0DC2" w:rsidP="003E0DC2">
      <w:pPr>
        <w:pStyle w:val="CommentText"/>
      </w:pPr>
      <w:r>
        <w:rPr>
          <w:rStyle w:val="CommentReference"/>
        </w:rPr>
        <w:annotationRef/>
      </w:r>
      <w:r>
        <w:t>Might be helpful to put a label for the Salt River on the map.</w:t>
      </w:r>
    </w:p>
  </w:comment>
  <w:comment w:id="32" w:author="Merritt, David - FS, CO" w:date="2025-04-07T12:16:00Z" w:initials="MDFC">
    <w:p w14:paraId="277646E5" w14:textId="6FCD527C" w:rsidR="00A22010" w:rsidRDefault="00A22010" w:rsidP="00A22010">
      <w:pPr>
        <w:pStyle w:val="CommentText"/>
      </w:pPr>
      <w:r>
        <w:rPr>
          <w:rStyle w:val="CommentReference"/>
        </w:rPr>
        <w:annotationRef/>
      </w:r>
      <w:r>
        <w:t>R studio is just a GUI. R is the script.</w:t>
      </w:r>
    </w:p>
  </w:comment>
  <w:comment w:id="47"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49" w:author="Abraham E Springer" w:date="2025-04-15T13:30:00Z" w:initials="AS">
    <w:p w14:paraId="7F64BDE5" w14:textId="77777777" w:rsidR="00DA4DA4" w:rsidRDefault="00DA4DA4" w:rsidP="00DA4DA4">
      <w:pPr>
        <w:pStyle w:val="CommentText"/>
      </w:pPr>
      <w:r>
        <w:rPr>
          <w:rStyle w:val="CommentReference"/>
        </w:rPr>
        <w:annotationRef/>
      </w:r>
      <w:r>
        <w:t>If you are keeping both of these charts, label them A and B and have the caption refer to each.</w:t>
      </w:r>
    </w:p>
  </w:comment>
  <w:comment w:id="59" w:author="Cooper,David" w:date="2025-04-05T13:59:00Z" w:initials="C">
    <w:p w14:paraId="58D40361" w14:textId="7E793FDB"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60" w:author="Quentin R McCalla" w:date="2025-04-14T13:51:00Z" w:initials="QM">
    <w:p w14:paraId="07114AAC" w14:textId="77777777" w:rsidR="000A39A1" w:rsidRDefault="000A39A1" w:rsidP="000A39A1">
      <w:pPr>
        <w:pStyle w:val="CommentText"/>
      </w:pPr>
      <w:r>
        <w:rPr>
          <w:rStyle w:val="CommentReference"/>
        </w:rPr>
        <w:annotationRef/>
      </w:r>
      <w:r>
        <w:t>Agreed. Is this worth discussing?</w:t>
      </w:r>
    </w:p>
  </w:comment>
  <w:comment w:id="61" w:author="Abraham E Springer" w:date="2025-04-15T13:31:00Z" w:initials="AS">
    <w:p w14:paraId="7C5354E1" w14:textId="77777777" w:rsidR="00DA4DA4" w:rsidRDefault="00DA4DA4" w:rsidP="00DA4DA4">
      <w:pPr>
        <w:pStyle w:val="CommentText"/>
      </w:pPr>
      <w:r>
        <w:rPr>
          <w:rStyle w:val="CommentReference"/>
        </w:rPr>
        <w:annotationRef/>
      </w:r>
      <w:r>
        <w:t>Let it ride for this version and see what co-authors reply.</w:t>
      </w:r>
    </w:p>
  </w:comment>
  <w:comment w:id="69" w:author="Merritt, David - FS, CO" w:date="2025-04-07T12:45:00Z" w:initials="MDFC">
    <w:p w14:paraId="421DCCE5" w14:textId="7E26C86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70" w:author="Abraham E Springer" w:date="2025-04-15T13:43:00Z" w:initials="AS">
    <w:p w14:paraId="5E824E03" w14:textId="77777777" w:rsidR="00E14F0D" w:rsidRDefault="00E14F0D" w:rsidP="00E14F0D">
      <w:pPr>
        <w:pStyle w:val="CommentText"/>
      </w:pPr>
      <w:r>
        <w:rPr>
          <w:rStyle w:val="CommentReference"/>
        </w:rPr>
        <w:annotationRef/>
      </w:r>
      <w:r>
        <w:t>Here are some of my suggestions to address Dave’s comment.</w:t>
      </w:r>
    </w:p>
  </w:comment>
  <w:comment w:id="71" w:author="Quentin R McCalla" w:date="2025-04-09T09:15:00Z" w:initials="QM">
    <w:p w14:paraId="688288EE" w14:textId="65CE9228" w:rsidR="002B2A01" w:rsidRDefault="002B2A01" w:rsidP="002B2A01">
      <w:pPr>
        <w:pStyle w:val="CommentText"/>
      </w:pPr>
      <w:r>
        <w:rPr>
          <w:rStyle w:val="CommentReference"/>
        </w:rPr>
        <w:annotationRef/>
      </w:r>
      <w:r>
        <w:t>Add specific stromberg heights</w:t>
      </w:r>
    </w:p>
  </w:comment>
  <w:comment w:id="72" w:author="Abraham E Springer" w:date="2025-04-15T13:41:00Z" w:initials="AS">
    <w:p w14:paraId="2146BB5C" w14:textId="77777777" w:rsidR="00E14F0D" w:rsidRDefault="00E14F0D" w:rsidP="00E14F0D">
      <w:pPr>
        <w:pStyle w:val="CommentText"/>
      </w:pPr>
      <w:r>
        <w:rPr>
          <w:rStyle w:val="CommentReference"/>
        </w:rPr>
        <w:annotationRef/>
      </w:r>
      <w:r>
        <w:t>Yes, we discussed this.</w:t>
      </w:r>
    </w:p>
  </w:comment>
  <w:comment w:id="78" w:author="Quentin R McCalla" w:date="2025-04-09T09:37:00Z" w:initials="QM">
    <w:p w14:paraId="334572EC" w14:textId="76C77F29" w:rsidR="00E03ECE" w:rsidRDefault="00E03ECE" w:rsidP="00E03ECE">
      <w:pPr>
        <w:pStyle w:val="CommentText"/>
      </w:pPr>
      <w:r>
        <w:rPr>
          <w:rStyle w:val="CommentReference"/>
        </w:rPr>
        <w:annotationRef/>
      </w:r>
      <w:r>
        <w:t>Take pictures of cores under scope</w:t>
      </w:r>
    </w:p>
  </w:comment>
  <w:comment w:id="79"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82"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83"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86"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0B34EB" w15:done="0"/>
  <w15:commentEx w15:paraId="0BE0C82B" w15:done="0"/>
  <w15:commentEx w15:paraId="641C8C11" w15:done="0"/>
  <w15:commentEx w15:paraId="23C83EA4" w15:done="0"/>
  <w15:commentEx w15:paraId="6C457FDF" w15:done="0"/>
  <w15:commentEx w15:paraId="293690DC" w15:paraIdParent="6C457FDF" w15:done="0"/>
  <w15:commentEx w15:paraId="393EA219" w15:done="0"/>
  <w15:commentEx w15:paraId="7C1C0702" w15:paraIdParent="393EA219" w15:done="0"/>
  <w15:commentEx w15:paraId="09319676" w15:done="0"/>
  <w15:commentEx w15:paraId="417E4656" w15:done="0"/>
  <w15:commentEx w15:paraId="277646E5" w15:done="0"/>
  <w15:commentEx w15:paraId="1D5FEA44" w15:done="0"/>
  <w15:commentEx w15:paraId="7F64BDE5" w15:done="0"/>
  <w15:commentEx w15:paraId="4B644DD6" w15:done="0"/>
  <w15:commentEx w15:paraId="07114AAC" w15:paraIdParent="4B644DD6" w15:done="0"/>
  <w15:commentEx w15:paraId="7C5354E1" w15:paraIdParent="4B644DD6" w15:done="0"/>
  <w15:commentEx w15:paraId="421DCCE5" w15:done="0"/>
  <w15:commentEx w15:paraId="5E824E03" w15:paraIdParent="421DCCE5" w15:done="0"/>
  <w15:commentEx w15:paraId="688288EE" w15:done="0"/>
  <w15:commentEx w15:paraId="2146BB5C" w15:paraIdParent="688288EE" w15:done="0"/>
  <w15:commentEx w15:paraId="334572EC" w15:done="0"/>
  <w15:commentEx w15:paraId="5AFA2984" w15:paraIdParent="334572EC" w15:done="0"/>
  <w15:commentEx w15:paraId="686BAC63" w15:done="0"/>
  <w15:commentEx w15:paraId="3649FAE3"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DBDCBD" w16cex:dateUtc="2025-04-05T19:12:00Z"/>
  <w16cex:commentExtensible w16cex:durableId="047E81B5" w16cex:dateUtc="2025-04-14T18:43:00Z"/>
  <w16cex:commentExtensible w16cex:durableId="57B9EBD4" w16cex:dateUtc="2025-04-14T23:27:00Z"/>
  <w16cex:commentExtensible w16cex:durableId="5EB74FB3" w16cex:dateUtc="2025-04-15T20:49:00Z"/>
  <w16cex:commentExtensible w16cex:durableId="460D7C3F" w16cex:dateUtc="2025-04-05T19:20:00Z"/>
  <w16cex:commentExtensible w16cex:durableId="2477A391" w16cex:dateUtc="2025-04-14T18:44:00Z"/>
  <w16cex:commentExtensible w16cex:durableId="1B4C56A4" w16cex:dateUtc="2025-04-10T16:52:00Z"/>
  <w16cex:commentExtensible w16cex:durableId="1FF702E6" w16cex:dateUtc="2025-04-15T17:43:00Z"/>
  <w16cex:commentExtensible w16cex:durableId="0E88D623" w16cex:dateUtc="2025-04-15T19:55:00Z"/>
  <w16cex:commentExtensible w16cex:durableId="252654E0" w16cex:dateUtc="2025-04-15T20:08:00Z"/>
  <w16cex:commentExtensible w16cex:durableId="297A34D3" w16cex:dateUtc="2025-04-07T18:16:00Z"/>
  <w16cex:commentExtensible w16cex:durableId="58688C7B" w16cex:dateUtc="2025-04-05T19:54:00Z"/>
  <w16cex:commentExtensible w16cex:durableId="458862FE" w16cex:dateUtc="2025-04-15T20:30:00Z"/>
  <w16cex:commentExtensible w16cex:durableId="6BCE49B2" w16cex:dateUtc="2025-04-05T19:59:00Z"/>
  <w16cex:commentExtensible w16cex:durableId="2B488F50" w16cex:dateUtc="2025-04-14T20:51:00Z"/>
  <w16cex:commentExtensible w16cex:durableId="4C559B43" w16cex:dateUtc="2025-04-15T20:31:00Z"/>
  <w16cex:commentExtensible w16cex:durableId="064A3C9A" w16cex:dateUtc="2025-04-07T18:45:00Z"/>
  <w16cex:commentExtensible w16cex:durableId="4E4B482F" w16cex:dateUtc="2025-04-15T20:43:00Z"/>
  <w16cex:commentExtensible w16cex:durableId="587DA836" w16cex:dateUtc="2025-04-09T16:15:00Z"/>
  <w16cex:commentExtensible w16cex:durableId="71598EAD" w16cex:dateUtc="2025-04-15T20:41:00Z"/>
  <w16cex:commentExtensible w16cex:durableId="35A6D6DA" w16cex:dateUtc="2025-04-09T16:37:00Z"/>
  <w16cex:commentExtensible w16cex:durableId="757EAB19" w16cex:dateUtc="2025-04-09T16:37:00Z"/>
  <w16cex:commentExtensible w16cex:durableId="5167C655" w16cex:dateUtc="2025-04-09T16:51:00Z"/>
  <w16cex:commentExtensible w16cex:durableId="3F243868" w16cex:dateUtc="2025-04-09T16:55: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0B34EB" w16cid:durableId="47DBDCBD"/>
  <w16cid:commentId w16cid:paraId="0BE0C82B" w16cid:durableId="047E81B5"/>
  <w16cid:commentId w16cid:paraId="641C8C11" w16cid:durableId="57B9EBD4"/>
  <w16cid:commentId w16cid:paraId="23C83EA4" w16cid:durableId="5EB74FB3"/>
  <w16cid:commentId w16cid:paraId="6C457FDF" w16cid:durableId="460D7C3F"/>
  <w16cid:commentId w16cid:paraId="293690DC" w16cid:durableId="2477A391"/>
  <w16cid:commentId w16cid:paraId="393EA219" w16cid:durableId="1B4C56A4"/>
  <w16cid:commentId w16cid:paraId="7C1C0702" w16cid:durableId="1FF702E6"/>
  <w16cid:commentId w16cid:paraId="09319676" w16cid:durableId="0E88D623"/>
  <w16cid:commentId w16cid:paraId="417E4656" w16cid:durableId="252654E0"/>
  <w16cid:commentId w16cid:paraId="277646E5" w16cid:durableId="297A34D3"/>
  <w16cid:commentId w16cid:paraId="1D5FEA44" w16cid:durableId="58688C7B"/>
  <w16cid:commentId w16cid:paraId="7F64BDE5" w16cid:durableId="458862FE"/>
  <w16cid:commentId w16cid:paraId="4B644DD6" w16cid:durableId="6BCE49B2"/>
  <w16cid:commentId w16cid:paraId="07114AAC" w16cid:durableId="2B488F50"/>
  <w16cid:commentId w16cid:paraId="7C5354E1" w16cid:durableId="4C559B43"/>
  <w16cid:commentId w16cid:paraId="421DCCE5" w16cid:durableId="064A3C9A"/>
  <w16cid:commentId w16cid:paraId="5E824E03" w16cid:durableId="4E4B482F"/>
  <w16cid:commentId w16cid:paraId="688288EE" w16cid:durableId="587DA836"/>
  <w16cid:commentId w16cid:paraId="2146BB5C" w16cid:durableId="71598EAD"/>
  <w16cid:commentId w16cid:paraId="334572EC" w16cid:durableId="35A6D6DA"/>
  <w16cid:commentId w16cid:paraId="5AFA2984" w16cid:durableId="757EAB19"/>
  <w16cid:commentId w16cid:paraId="686BAC63" w16cid:durableId="5167C655"/>
  <w16cid:commentId w16cid:paraId="3649FAE3" w16cid:durableId="3F243868"/>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7CC2D" w14:textId="77777777" w:rsidR="0088192B" w:rsidRDefault="0088192B">
      <w:pPr>
        <w:spacing w:line="240" w:lineRule="auto"/>
      </w:pPr>
      <w:r>
        <w:separator/>
      </w:r>
    </w:p>
  </w:endnote>
  <w:endnote w:type="continuationSeparator" w:id="0">
    <w:p w14:paraId="5C198A3A" w14:textId="77777777" w:rsidR="0088192B" w:rsidRDefault="008819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37463" w14:textId="77777777" w:rsidR="0088192B" w:rsidRDefault="0088192B">
      <w:pPr>
        <w:spacing w:line="240" w:lineRule="auto"/>
      </w:pPr>
      <w:r>
        <w:separator/>
      </w:r>
    </w:p>
  </w:footnote>
  <w:footnote w:type="continuationSeparator" w:id="0">
    <w:p w14:paraId="1D48C347" w14:textId="77777777" w:rsidR="0088192B" w:rsidRDefault="008819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Peter Z Fule">
    <w15:presenceInfo w15:providerId="AD" w15:userId="S::Pete.Fule@nau.edu::61e357e4-cd39-4e5b-9578-d13c579a158e"/>
  </w15:person>
  <w15:person w15:author="Merritt, David - FS, CO">
    <w15:presenceInfo w15:providerId="AD" w15:userId="S-1-5-21-2443529608-3098792306-3041422421-299900"/>
  </w15:person>
  <w15:person w15:author="D.Merritt">
    <w15:presenceInfo w15:providerId="None" w15:userId="D.Merri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103B8"/>
    <w:rsid w:val="00026C8B"/>
    <w:rsid w:val="00057F69"/>
    <w:rsid w:val="000A39A1"/>
    <w:rsid w:val="000A7D64"/>
    <w:rsid w:val="000D1C18"/>
    <w:rsid w:val="00101934"/>
    <w:rsid w:val="00107F5F"/>
    <w:rsid w:val="00110FC9"/>
    <w:rsid w:val="00114151"/>
    <w:rsid w:val="00135DCC"/>
    <w:rsid w:val="00140FC2"/>
    <w:rsid w:val="001504C0"/>
    <w:rsid w:val="00197849"/>
    <w:rsid w:val="001A5A20"/>
    <w:rsid w:val="001C783B"/>
    <w:rsid w:val="00200561"/>
    <w:rsid w:val="002245EF"/>
    <w:rsid w:val="00244F4F"/>
    <w:rsid w:val="00255FF3"/>
    <w:rsid w:val="00271AE2"/>
    <w:rsid w:val="0027669D"/>
    <w:rsid w:val="00276F26"/>
    <w:rsid w:val="002B2A01"/>
    <w:rsid w:val="002B6513"/>
    <w:rsid w:val="002E017C"/>
    <w:rsid w:val="002E6A50"/>
    <w:rsid w:val="002F2435"/>
    <w:rsid w:val="002F7F37"/>
    <w:rsid w:val="00343140"/>
    <w:rsid w:val="00357350"/>
    <w:rsid w:val="00367065"/>
    <w:rsid w:val="00370FB4"/>
    <w:rsid w:val="0038100D"/>
    <w:rsid w:val="00387901"/>
    <w:rsid w:val="003A4897"/>
    <w:rsid w:val="003A56C6"/>
    <w:rsid w:val="003B4D9D"/>
    <w:rsid w:val="003E0DC2"/>
    <w:rsid w:val="003F1042"/>
    <w:rsid w:val="00400667"/>
    <w:rsid w:val="00405D08"/>
    <w:rsid w:val="004349BE"/>
    <w:rsid w:val="00462DF1"/>
    <w:rsid w:val="0046692A"/>
    <w:rsid w:val="0047227D"/>
    <w:rsid w:val="00480FCB"/>
    <w:rsid w:val="004B0DA2"/>
    <w:rsid w:val="004C03CC"/>
    <w:rsid w:val="004C1A79"/>
    <w:rsid w:val="004F6371"/>
    <w:rsid w:val="00512C0B"/>
    <w:rsid w:val="00516EBF"/>
    <w:rsid w:val="005377F2"/>
    <w:rsid w:val="00563AD9"/>
    <w:rsid w:val="00565651"/>
    <w:rsid w:val="00581ABD"/>
    <w:rsid w:val="005901E8"/>
    <w:rsid w:val="00595C71"/>
    <w:rsid w:val="005B0864"/>
    <w:rsid w:val="005B44E0"/>
    <w:rsid w:val="005E0FF8"/>
    <w:rsid w:val="005E2653"/>
    <w:rsid w:val="0063148A"/>
    <w:rsid w:val="00635413"/>
    <w:rsid w:val="00642471"/>
    <w:rsid w:val="0064393E"/>
    <w:rsid w:val="00673032"/>
    <w:rsid w:val="00683ABB"/>
    <w:rsid w:val="00692820"/>
    <w:rsid w:val="00692843"/>
    <w:rsid w:val="00697AE0"/>
    <w:rsid w:val="00697D5A"/>
    <w:rsid w:val="0070044C"/>
    <w:rsid w:val="00716702"/>
    <w:rsid w:val="0072113A"/>
    <w:rsid w:val="00746891"/>
    <w:rsid w:val="007629DA"/>
    <w:rsid w:val="00771E42"/>
    <w:rsid w:val="00776569"/>
    <w:rsid w:val="00777E8D"/>
    <w:rsid w:val="007838C1"/>
    <w:rsid w:val="007929F0"/>
    <w:rsid w:val="007956F7"/>
    <w:rsid w:val="007A1EFF"/>
    <w:rsid w:val="007A3CE7"/>
    <w:rsid w:val="007A7FD5"/>
    <w:rsid w:val="007D043A"/>
    <w:rsid w:val="007D1D2E"/>
    <w:rsid w:val="007D43EB"/>
    <w:rsid w:val="007D7DB2"/>
    <w:rsid w:val="007F540A"/>
    <w:rsid w:val="007F680C"/>
    <w:rsid w:val="00806E31"/>
    <w:rsid w:val="00813999"/>
    <w:rsid w:val="008279F5"/>
    <w:rsid w:val="00843C64"/>
    <w:rsid w:val="00856710"/>
    <w:rsid w:val="008625F9"/>
    <w:rsid w:val="0088192B"/>
    <w:rsid w:val="00884ABA"/>
    <w:rsid w:val="00885393"/>
    <w:rsid w:val="008856CC"/>
    <w:rsid w:val="008A4DEB"/>
    <w:rsid w:val="008B1A45"/>
    <w:rsid w:val="008B6476"/>
    <w:rsid w:val="008E209B"/>
    <w:rsid w:val="009954F4"/>
    <w:rsid w:val="009D32E5"/>
    <w:rsid w:val="009E44FD"/>
    <w:rsid w:val="00A003B7"/>
    <w:rsid w:val="00A024BD"/>
    <w:rsid w:val="00A10EA5"/>
    <w:rsid w:val="00A214EA"/>
    <w:rsid w:val="00A22010"/>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816D7"/>
    <w:rsid w:val="00BB3237"/>
    <w:rsid w:val="00BC5C4F"/>
    <w:rsid w:val="00BE5A03"/>
    <w:rsid w:val="00BE7FD1"/>
    <w:rsid w:val="00C0626B"/>
    <w:rsid w:val="00C2061C"/>
    <w:rsid w:val="00C309D8"/>
    <w:rsid w:val="00C4242B"/>
    <w:rsid w:val="00C502E4"/>
    <w:rsid w:val="00CA21EE"/>
    <w:rsid w:val="00CB20AA"/>
    <w:rsid w:val="00CC47DE"/>
    <w:rsid w:val="00D23292"/>
    <w:rsid w:val="00D267D9"/>
    <w:rsid w:val="00D272E3"/>
    <w:rsid w:val="00D548A9"/>
    <w:rsid w:val="00D75EBC"/>
    <w:rsid w:val="00D811DE"/>
    <w:rsid w:val="00D87C17"/>
    <w:rsid w:val="00DA2844"/>
    <w:rsid w:val="00DA4DA4"/>
    <w:rsid w:val="00DF35C2"/>
    <w:rsid w:val="00DF4E13"/>
    <w:rsid w:val="00E00A87"/>
    <w:rsid w:val="00E03ECE"/>
    <w:rsid w:val="00E14F0D"/>
    <w:rsid w:val="00E24A13"/>
    <w:rsid w:val="00E32D30"/>
    <w:rsid w:val="00E36752"/>
    <w:rsid w:val="00E871C0"/>
    <w:rsid w:val="00EB5766"/>
    <w:rsid w:val="00EB6C45"/>
    <w:rsid w:val="00ED464F"/>
    <w:rsid w:val="00ED7C81"/>
    <w:rsid w:val="00F4077F"/>
    <w:rsid w:val="00FA2DCC"/>
    <w:rsid w:val="00FB0A61"/>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logicaldiversity.org/programs/public_lands/rivers/pdfs/Ravaged-River-Verde-Cattle-Impact-Survey.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45</Pages>
  <Words>22743</Words>
  <Characters>129639</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5</cp:revision>
  <dcterms:created xsi:type="dcterms:W3CDTF">2025-04-14T23:41:00Z</dcterms:created>
  <dcterms:modified xsi:type="dcterms:W3CDTF">2025-04-15T22:11:00Z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id="jTkZe7Th"/&gt;&lt;style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