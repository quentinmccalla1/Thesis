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2C967" w14:textId="425B3CEE" w:rsidR="002C17F8" w:rsidRDefault="002C17F8" w:rsidP="00391242">
      <w:pPr>
        <w:spacing w:line="24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1C7A2B">
        <w:rPr>
          <w:rFonts w:ascii="Times New Roman" w:eastAsia="Times New Roman" w:hAnsi="Times New Roman" w:cs="Times New Roman"/>
          <w:bCs/>
          <w:sz w:val="36"/>
          <w:szCs w:val="36"/>
        </w:rPr>
        <w:t>Fremont</w:t>
      </w:r>
      <w:commentRangeEnd w:id="0"/>
      <w:r w:rsidR="00F72E3A" w:rsidRPr="001C7A2B">
        <w:rPr>
          <w:rStyle w:val="CommentReference"/>
          <w:rFonts w:ascii="Times New Roman" w:hAnsi="Times New Roman" w:cs="Times New Roman"/>
        </w:rPr>
        <w:commentReference w:id="0"/>
      </w:r>
      <w:commentRangeEnd w:id="1"/>
      <w:r w:rsidR="00F72E3A" w:rsidRPr="001C7A2B">
        <w:rPr>
          <w:rStyle w:val="CommentReference"/>
          <w:rFonts w:ascii="Times New Roman" w:hAnsi="Times New Roman" w:cs="Times New Roman"/>
        </w:rPr>
        <w:commentReference w:id="1"/>
      </w:r>
      <w:commentRangeEnd w:id="2"/>
      <w:r w:rsidR="00F72E3A" w:rsidRPr="001C7A2B">
        <w:rPr>
          <w:rStyle w:val="CommentReference"/>
          <w:rFonts w:ascii="Times New Roman" w:hAnsi="Times New Roman" w:cs="Times New Roman"/>
        </w:rPr>
        <w:commentReference w:id="2"/>
      </w:r>
      <w:commentRangeEnd w:id="3"/>
      <w:r w:rsidR="0026655A" w:rsidRPr="001C7A2B">
        <w:rPr>
          <w:rStyle w:val="CommentReference"/>
          <w:rFonts w:ascii="Times New Roman" w:hAnsi="Times New Roman" w:cs="Times New Roman"/>
        </w:rPr>
        <w:commentReference w:id="3"/>
      </w:r>
      <w:commentRangeEnd w:id="4"/>
      <w:r w:rsidR="0026655A" w:rsidRPr="001C7A2B">
        <w:rPr>
          <w:rStyle w:val="CommentReference"/>
          <w:rFonts w:ascii="Times New Roman" w:hAnsi="Times New Roman" w:cs="Times New Roman"/>
        </w:rPr>
        <w:commentReference w:id="4"/>
      </w:r>
      <w:r w:rsidRPr="001C7A2B">
        <w:rPr>
          <w:rFonts w:ascii="Times New Roman" w:eastAsia="Times New Roman" w:hAnsi="Times New Roman" w:cs="Times New Roman"/>
          <w:bCs/>
          <w:sz w:val="36"/>
          <w:szCs w:val="36"/>
        </w:rPr>
        <w:t xml:space="preserve"> Cottonwood demographics and regeneration along the Verde Wild and Scenic River</w:t>
      </w:r>
    </w:p>
    <w:p w14:paraId="23C19C7B" w14:textId="77777777" w:rsidR="0065617B" w:rsidRDefault="0065617B" w:rsidP="00391242">
      <w:pPr>
        <w:spacing w:line="240" w:lineRule="auto"/>
        <w:ind w:firstLine="720"/>
        <w:jc w:val="center"/>
        <w:rPr>
          <w:rFonts w:ascii="Times New Roman" w:eastAsia="Times New Roman" w:hAnsi="Times New Roman" w:cs="Times New Roman"/>
          <w:bCs/>
          <w:sz w:val="36"/>
          <w:szCs w:val="36"/>
        </w:rPr>
      </w:pPr>
    </w:p>
    <w:p w14:paraId="7FC55CB6" w14:textId="77777777" w:rsidR="0065617B" w:rsidRDefault="0065617B" w:rsidP="00391242">
      <w:pPr>
        <w:spacing w:line="240" w:lineRule="auto"/>
        <w:ind w:firstLine="720"/>
        <w:jc w:val="center"/>
        <w:rPr>
          <w:rFonts w:ascii="Times New Roman" w:eastAsia="Times New Roman" w:hAnsi="Times New Roman" w:cs="Times New Roman"/>
          <w:bCs/>
          <w:sz w:val="36"/>
          <w:szCs w:val="36"/>
        </w:rPr>
      </w:pPr>
    </w:p>
    <w:p w14:paraId="0B671834" w14:textId="77777777" w:rsidR="0065617B" w:rsidRPr="0065617B" w:rsidRDefault="0065617B" w:rsidP="00391242">
      <w:pPr>
        <w:spacing w:line="240" w:lineRule="auto"/>
        <w:ind w:firstLine="720"/>
        <w:jc w:val="center"/>
        <w:rPr>
          <w:rFonts w:ascii="Times New Roman" w:eastAsia="Times New Roman" w:hAnsi="Times New Roman" w:cs="Times New Roman"/>
          <w:bCs/>
          <w:sz w:val="32"/>
          <w:szCs w:val="32"/>
        </w:rPr>
      </w:pPr>
      <w:r w:rsidRPr="0065617B">
        <w:rPr>
          <w:rFonts w:ascii="Times New Roman" w:eastAsia="Times New Roman" w:hAnsi="Times New Roman" w:cs="Times New Roman"/>
          <w:bCs/>
          <w:sz w:val="32"/>
          <w:szCs w:val="32"/>
        </w:rPr>
        <w:t xml:space="preserve">A Thesis </w:t>
      </w:r>
    </w:p>
    <w:p w14:paraId="1F643580" w14:textId="0D182F7A" w:rsidR="0065617B" w:rsidRDefault="0065617B" w:rsidP="00391242">
      <w:pPr>
        <w:spacing w:line="240" w:lineRule="auto"/>
        <w:ind w:firstLine="720"/>
        <w:jc w:val="center"/>
        <w:rPr>
          <w:rFonts w:ascii="Times New Roman" w:eastAsia="Times New Roman" w:hAnsi="Times New Roman" w:cs="Times New Roman"/>
          <w:bCs/>
          <w:sz w:val="32"/>
          <w:szCs w:val="32"/>
        </w:rPr>
      </w:pPr>
      <w:r w:rsidRPr="0065617B">
        <w:rPr>
          <w:rFonts w:ascii="Times New Roman" w:eastAsia="Times New Roman" w:hAnsi="Times New Roman" w:cs="Times New Roman"/>
          <w:bCs/>
          <w:sz w:val="32"/>
          <w:szCs w:val="32"/>
        </w:rPr>
        <w:t xml:space="preserve">Submitted in Partial Fulfillment of the Requirements for the Degree of </w:t>
      </w:r>
    </w:p>
    <w:p w14:paraId="42CE94BD" w14:textId="1F62E6D0" w:rsidR="0065617B" w:rsidRDefault="0065617B" w:rsidP="00391242">
      <w:pPr>
        <w:spacing w:line="240" w:lineRule="auto"/>
        <w:ind w:firstLine="720"/>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Master of Environmental Science and Policy</w:t>
      </w:r>
    </w:p>
    <w:p w14:paraId="52AF09A7" w14:textId="77777777" w:rsidR="0065617B" w:rsidRPr="0065617B" w:rsidRDefault="0065617B" w:rsidP="00391242">
      <w:pPr>
        <w:spacing w:line="240" w:lineRule="auto"/>
        <w:ind w:firstLine="720"/>
        <w:jc w:val="center"/>
        <w:rPr>
          <w:rFonts w:ascii="Times New Roman" w:eastAsia="Times New Roman" w:hAnsi="Times New Roman" w:cs="Times New Roman"/>
          <w:bCs/>
          <w:sz w:val="32"/>
          <w:szCs w:val="32"/>
        </w:rPr>
      </w:pPr>
    </w:p>
    <w:p w14:paraId="69F0781D" w14:textId="1E262297" w:rsidR="002C17F8" w:rsidRDefault="002C17F8"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By: Quentin McCalla</w:t>
      </w:r>
    </w:p>
    <w:p w14:paraId="732FFE27" w14:textId="77777777" w:rsidR="0065617B" w:rsidRPr="001C7A2B" w:rsidRDefault="0065617B" w:rsidP="00391242">
      <w:pPr>
        <w:spacing w:line="240" w:lineRule="auto"/>
        <w:ind w:firstLine="720"/>
        <w:jc w:val="center"/>
        <w:rPr>
          <w:rFonts w:ascii="Times New Roman" w:eastAsia="Times New Roman" w:hAnsi="Times New Roman" w:cs="Times New Roman"/>
          <w:bCs/>
          <w:sz w:val="24"/>
          <w:szCs w:val="24"/>
        </w:rPr>
      </w:pPr>
    </w:p>
    <w:p w14:paraId="4E0550A0" w14:textId="00B2FC5C" w:rsidR="0020332C" w:rsidRPr="001C7A2B" w:rsidRDefault="0065617B" w:rsidP="00391242">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Chair</w:t>
      </w:r>
      <w:r w:rsidR="0020332C" w:rsidRPr="001C7A2B">
        <w:rPr>
          <w:rFonts w:ascii="Times New Roman" w:eastAsia="Times New Roman" w:hAnsi="Times New Roman" w:cs="Times New Roman"/>
          <w:bCs/>
          <w:sz w:val="24"/>
          <w:szCs w:val="24"/>
        </w:rPr>
        <w:t>: Dr. Abe Springer</w:t>
      </w:r>
    </w:p>
    <w:p w14:paraId="65684F8C" w14:textId="02809A58" w:rsidR="002F0455" w:rsidRPr="001C7A2B" w:rsidRDefault="0065617B" w:rsidP="00391242">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Co-Chair: </w:t>
      </w:r>
      <w:r w:rsidR="002F0455" w:rsidRPr="001C7A2B">
        <w:rPr>
          <w:rFonts w:ascii="Times New Roman" w:eastAsia="Times New Roman" w:hAnsi="Times New Roman" w:cs="Times New Roman"/>
          <w:bCs/>
          <w:sz w:val="24"/>
          <w:szCs w:val="24"/>
        </w:rPr>
        <w:t xml:space="preserve">Dr. Peter </w:t>
      </w:r>
      <w:commentRangeStart w:id="5"/>
      <w:r w:rsidR="002F0455" w:rsidRPr="001C7A2B">
        <w:rPr>
          <w:rFonts w:ascii="Times New Roman" w:eastAsia="Times New Roman" w:hAnsi="Times New Roman" w:cs="Times New Roman"/>
          <w:bCs/>
          <w:sz w:val="24"/>
          <w:szCs w:val="24"/>
        </w:rPr>
        <w:t>Fule</w:t>
      </w:r>
      <w:commentRangeEnd w:id="5"/>
      <w:r w:rsidR="00F72E3A" w:rsidRPr="001C7A2B">
        <w:rPr>
          <w:rStyle w:val="CommentReference"/>
          <w:rFonts w:ascii="Times New Roman" w:hAnsi="Times New Roman" w:cs="Times New Roman"/>
        </w:rPr>
        <w:commentReference w:id="5"/>
      </w:r>
    </w:p>
    <w:p w14:paraId="7E0228D0" w14:textId="2C3D34E2" w:rsidR="002F0455" w:rsidRDefault="0065617B" w:rsidP="00391242">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Co-Chair: </w:t>
      </w:r>
      <w:r w:rsidR="002F0455" w:rsidRPr="001C7A2B">
        <w:rPr>
          <w:rFonts w:ascii="Times New Roman" w:eastAsia="Times New Roman" w:hAnsi="Times New Roman" w:cs="Times New Roman"/>
          <w:bCs/>
          <w:sz w:val="24"/>
          <w:szCs w:val="24"/>
        </w:rPr>
        <w:t>Dr. David Merrit</w:t>
      </w:r>
      <w:r w:rsidR="0034345A">
        <w:rPr>
          <w:rFonts w:ascii="Times New Roman" w:eastAsia="Times New Roman" w:hAnsi="Times New Roman" w:cs="Times New Roman"/>
          <w:bCs/>
          <w:sz w:val="24"/>
          <w:szCs w:val="24"/>
        </w:rPr>
        <w:t>t</w:t>
      </w:r>
    </w:p>
    <w:p w14:paraId="1D9D650B" w14:textId="6EBED347" w:rsidR="0065617B" w:rsidRPr="0065617B" w:rsidRDefault="0065617B" w:rsidP="00391242">
      <w:pPr>
        <w:spacing w:line="240" w:lineRule="auto"/>
        <w:ind w:firstLine="720"/>
        <w:jc w:val="center"/>
        <w:rPr>
          <w:rFonts w:ascii="Times New Roman" w:eastAsia="Times New Roman" w:hAnsi="Times New Roman" w:cs="Times New Roman"/>
          <w:bCs/>
          <w:sz w:val="24"/>
          <w:szCs w:val="24"/>
          <w:highlight w:val="yellow"/>
        </w:rPr>
      </w:pPr>
      <w:r w:rsidRPr="0065617B">
        <w:rPr>
          <w:rFonts w:ascii="Times New Roman" w:eastAsia="Times New Roman" w:hAnsi="Times New Roman" w:cs="Times New Roman"/>
          <w:bCs/>
          <w:sz w:val="24"/>
          <w:szCs w:val="24"/>
          <w:highlight w:val="yellow"/>
        </w:rPr>
        <w:t>Co-Chair: Dr. David Cooper</w:t>
      </w:r>
    </w:p>
    <w:p w14:paraId="36767751" w14:textId="5B2688C5" w:rsidR="0065617B" w:rsidRPr="001C7A2B" w:rsidRDefault="0065617B" w:rsidP="00391242">
      <w:pPr>
        <w:spacing w:line="240" w:lineRule="auto"/>
        <w:ind w:firstLine="720"/>
        <w:jc w:val="center"/>
        <w:rPr>
          <w:rFonts w:ascii="Times New Roman" w:eastAsia="Times New Roman" w:hAnsi="Times New Roman" w:cs="Times New Roman"/>
          <w:bCs/>
          <w:sz w:val="24"/>
          <w:szCs w:val="24"/>
        </w:rPr>
      </w:pPr>
      <w:r w:rsidRPr="0065617B">
        <w:rPr>
          <w:rFonts w:ascii="Times New Roman" w:eastAsia="Times New Roman" w:hAnsi="Times New Roman" w:cs="Times New Roman"/>
          <w:bCs/>
          <w:sz w:val="24"/>
          <w:szCs w:val="24"/>
          <w:highlight w:val="yellow"/>
        </w:rPr>
        <w:t>Co-Chair: Dr. Peter Brown</w:t>
      </w:r>
    </w:p>
    <w:p w14:paraId="604F675D" w14:textId="432293A0" w:rsidR="00AE3889" w:rsidRPr="001C7A2B" w:rsidRDefault="00AE3889" w:rsidP="00391242">
      <w:pPr>
        <w:spacing w:line="240" w:lineRule="auto"/>
        <w:ind w:firstLine="720"/>
        <w:jc w:val="center"/>
        <w:rPr>
          <w:rFonts w:ascii="Times New Roman" w:eastAsia="Times New Roman" w:hAnsi="Times New Roman" w:cs="Times New Roman"/>
          <w:b/>
          <w:sz w:val="24"/>
          <w:szCs w:val="24"/>
        </w:rPr>
      </w:pPr>
    </w:p>
    <w:p w14:paraId="01ABD438" w14:textId="77777777" w:rsidR="00B51C2E" w:rsidRDefault="00B51C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AAF7671" w14:textId="77777777" w:rsidR="00B51C2E" w:rsidRPr="001C7A2B" w:rsidRDefault="00B51C2E" w:rsidP="00B51C2E">
      <w:pPr>
        <w:pStyle w:val="Heading1"/>
      </w:pPr>
      <w:bookmarkStart w:id="6" w:name="_Toc187849249"/>
      <w:r>
        <w:lastRenderedPageBreak/>
        <w:t>Abstract</w:t>
      </w:r>
      <w:bookmarkEnd w:id="6"/>
    </w:p>
    <w:p w14:paraId="385FBDF8" w14:textId="77777777" w:rsidR="00B51C2E" w:rsidRDefault="00B51C2E" w:rsidP="00B51C2E">
      <w:pPr>
        <w:pStyle w:val="NoSpacing"/>
        <w:rPr>
          <w:rFonts w:ascii="Calibri" w:hAnsi="Calibri" w:cs="Calibri"/>
          <w:sz w:val="24"/>
          <w:szCs w:val="24"/>
        </w:rPr>
      </w:pPr>
      <w:r>
        <w:rPr>
          <w:rFonts w:ascii="Calibri" w:hAnsi="Calibri" w:cs="Calibri"/>
          <w:sz w:val="24"/>
          <w:szCs w:val="24"/>
        </w:rPr>
        <w:t>The watershed upstream from the Verde Wild and Scenic River drains central Arizona and the Verde River from its headwaters to terminus at the Salt River is the state’s longest remaining perennial river. Fremont cottonwoods (</w:t>
      </w:r>
      <w:r>
        <w:rPr>
          <w:rFonts w:ascii="Calibri" w:hAnsi="Calibri" w:cs="Calibri"/>
          <w:i/>
          <w:iCs/>
          <w:sz w:val="24"/>
          <w:szCs w:val="24"/>
        </w:rPr>
        <w:t xml:space="preserve">Populus fremontii) </w:t>
      </w:r>
      <w:r>
        <w:rPr>
          <w:rFonts w:ascii="Calibri" w:hAnsi="Calibri" w:cs="Calibri"/>
          <w:sz w:val="24"/>
          <w:szCs w:val="24"/>
        </w:rPr>
        <w:t>are a dominant riparian tree species in the Southwest and are important habitat for native wildlife, highly dependent upon river hydrology and are a included as one of the Outstandingly Remarkable Values in the 1984 amendment to the 1964 Wild Scenic River Act. Fremont cottonwood health and demographics along the Verde River are understudied</w:t>
      </w:r>
      <w:ins w:id="7" w:author="Merritt, David - FS, CO" w:date="2024-12-30T09:27:00Z" w16du:dateUtc="2024-12-30T16:27:00Z">
        <w:r>
          <w:rPr>
            <w:rFonts w:ascii="Calibri" w:hAnsi="Calibri" w:cs="Calibri"/>
            <w:sz w:val="24"/>
            <w:szCs w:val="24"/>
          </w:rPr>
          <w:t>.</w:t>
        </w:r>
      </w:ins>
      <w:r>
        <w:rPr>
          <w:rFonts w:ascii="Calibri" w:hAnsi="Calibri" w:cs="Calibri"/>
          <w:sz w:val="24"/>
          <w:szCs w:val="24"/>
        </w:rPr>
        <w:t xml:space="preserve"> This study uses seedling plots established after 2023 winter floods and dendrochronology to monitor regeneration and to quantify tree age and growth. Fremont cottonwoods along the Verde River are young, with the mean age being 24 years old. They continue to add biomass at an above average rate and their growth is significantly impacted by summer temperatures and river flows. Seedlings from the 2023 cohort continue to grow rapidly and their survival is governed by a diverse set of environmental conditions. </w:t>
      </w:r>
    </w:p>
    <w:p w14:paraId="5BFB3015" w14:textId="77777777" w:rsidR="00B51C2E" w:rsidRDefault="00B51C2E" w:rsidP="00391242">
      <w:pPr>
        <w:spacing w:line="240" w:lineRule="auto"/>
        <w:jc w:val="center"/>
        <w:rPr>
          <w:rFonts w:ascii="Times New Roman" w:eastAsia="Times New Roman" w:hAnsi="Times New Roman" w:cs="Times New Roman"/>
          <w:b/>
          <w:sz w:val="24"/>
          <w:szCs w:val="24"/>
        </w:rPr>
      </w:pPr>
    </w:p>
    <w:p w14:paraId="4DE0B8B1" w14:textId="77777777" w:rsidR="00B51C2E" w:rsidRDefault="00B51C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FC582CB" w14:textId="25F7A70A" w:rsidR="00B51C2E" w:rsidRDefault="00B51C2E" w:rsidP="00B51C2E">
      <w:pPr>
        <w:pStyle w:val="Heading1"/>
      </w:pPr>
      <w:bookmarkStart w:id="8" w:name="_Toc187849250"/>
      <w:r>
        <w:lastRenderedPageBreak/>
        <w:t>Acknowledgements</w:t>
      </w:r>
      <w:bookmarkEnd w:id="8"/>
    </w:p>
    <w:p w14:paraId="7679BC54" w14:textId="39971283" w:rsidR="0065617B" w:rsidRDefault="0065617B" w:rsidP="0065617B">
      <w:pPr>
        <w:pStyle w:val="ListParagraph"/>
        <w:numPr>
          <w:ilvl w:val="0"/>
          <w:numId w:val="16"/>
        </w:numPr>
      </w:pPr>
      <w:r>
        <w:t>Grant number</w:t>
      </w:r>
    </w:p>
    <w:p w14:paraId="422F10D4" w14:textId="1D51B9F9" w:rsidR="0065617B" w:rsidRDefault="0065617B" w:rsidP="0065617B">
      <w:pPr>
        <w:pStyle w:val="ListParagraph"/>
        <w:numPr>
          <w:ilvl w:val="0"/>
          <w:numId w:val="16"/>
        </w:numPr>
      </w:pPr>
      <w:r>
        <w:t>NAU ecohydrology members</w:t>
      </w:r>
    </w:p>
    <w:p w14:paraId="4A143FED" w14:textId="2DD15756" w:rsidR="0065617B" w:rsidRDefault="0065617B" w:rsidP="0065617B">
      <w:pPr>
        <w:pStyle w:val="ListParagraph"/>
        <w:numPr>
          <w:ilvl w:val="0"/>
          <w:numId w:val="16"/>
        </w:numPr>
      </w:pPr>
      <w:r>
        <w:t>FS members</w:t>
      </w:r>
    </w:p>
    <w:p w14:paraId="203E12E8" w14:textId="4A4EDC0A" w:rsidR="006B7E2C" w:rsidRPr="0065617B" w:rsidRDefault="006B7E2C" w:rsidP="006B7E2C">
      <w:pPr>
        <w:ind w:left="360"/>
      </w:pPr>
      <w:r>
        <w:t xml:space="preserve">I would like to acknowledge the United States Forest Service (Agreement </w:t>
      </w:r>
      <w:r w:rsidRPr="006B7E2C">
        <w:t>20-CS-11132422-160</w:t>
      </w:r>
      <w:r>
        <w:t>) for funding the project. I would also like to thank members of the NAU Ecohydrology Lab Group</w:t>
      </w:r>
      <w:r w:rsidR="00AA0D71">
        <w:t xml:space="preserve"> for making the time to help join me and make all of my field work possible.</w:t>
      </w:r>
    </w:p>
    <w:p w14:paraId="28CFF88F" w14:textId="3B78D59A" w:rsidR="00B51C2E" w:rsidRDefault="00B51C2E">
      <w:pPr>
        <w:rPr>
          <w:sz w:val="40"/>
          <w:szCs w:val="40"/>
        </w:rPr>
      </w:pPr>
      <w:r>
        <w:br w:type="page"/>
      </w:r>
    </w:p>
    <w:p w14:paraId="6793112F" w14:textId="0E97C815" w:rsidR="00B51C2E" w:rsidRDefault="00B51C2E"/>
    <w:sdt>
      <w:sdtPr>
        <w:rPr>
          <w:rFonts w:ascii="Arial" w:eastAsia="Arial" w:hAnsi="Arial" w:cs="Arial"/>
          <w:color w:val="auto"/>
          <w:sz w:val="22"/>
          <w:szCs w:val="22"/>
          <w:lang w:val="en"/>
        </w:rPr>
        <w:id w:val="1901245294"/>
        <w:docPartObj>
          <w:docPartGallery w:val="Table of Contents"/>
          <w:docPartUnique/>
        </w:docPartObj>
      </w:sdtPr>
      <w:sdtEndPr>
        <w:rPr>
          <w:b/>
          <w:bCs/>
          <w:noProof/>
        </w:rPr>
      </w:sdtEndPr>
      <w:sdtContent>
        <w:p w14:paraId="4A1818E1" w14:textId="18D4D985" w:rsidR="00B51C2E" w:rsidRDefault="00B51C2E">
          <w:pPr>
            <w:pStyle w:val="TOCHeading"/>
          </w:pPr>
          <w:r>
            <w:t>Contents</w:t>
          </w:r>
        </w:p>
        <w:p w14:paraId="4073C85C" w14:textId="7F897F78" w:rsidR="0065617B" w:rsidRDefault="00B51C2E">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87849249" w:history="1">
            <w:r w:rsidR="0065617B" w:rsidRPr="00724FF1">
              <w:rPr>
                <w:rStyle w:val="Hyperlink"/>
                <w:noProof/>
              </w:rPr>
              <w:t>Abstract</w:t>
            </w:r>
            <w:r w:rsidR="0065617B">
              <w:rPr>
                <w:noProof/>
                <w:webHidden/>
              </w:rPr>
              <w:tab/>
            </w:r>
            <w:r w:rsidR="0065617B">
              <w:rPr>
                <w:noProof/>
                <w:webHidden/>
              </w:rPr>
              <w:fldChar w:fldCharType="begin"/>
            </w:r>
            <w:r w:rsidR="0065617B">
              <w:rPr>
                <w:noProof/>
                <w:webHidden/>
              </w:rPr>
              <w:instrText xml:space="preserve"> PAGEREF _Toc187849249 \h </w:instrText>
            </w:r>
            <w:r w:rsidR="0065617B">
              <w:rPr>
                <w:noProof/>
                <w:webHidden/>
              </w:rPr>
            </w:r>
            <w:r w:rsidR="0065617B">
              <w:rPr>
                <w:noProof/>
                <w:webHidden/>
              </w:rPr>
              <w:fldChar w:fldCharType="separate"/>
            </w:r>
            <w:r w:rsidR="0065617B">
              <w:rPr>
                <w:noProof/>
                <w:webHidden/>
              </w:rPr>
              <w:t>2</w:t>
            </w:r>
            <w:r w:rsidR="0065617B">
              <w:rPr>
                <w:noProof/>
                <w:webHidden/>
              </w:rPr>
              <w:fldChar w:fldCharType="end"/>
            </w:r>
          </w:hyperlink>
        </w:p>
        <w:p w14:paraId="34DA372E" w14:textId="70A8AB57"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0" w:history="1">
            <w:r w:rsidRPr="00724FF1">
              <w:rPr>
                <w:rStyle w:val="Hyperlink"/>
                <w:noProof/>
              </w:rPr>
              <w:t>Acknowledgements</w:t>
            </w:r>
            <w:r>
              <w:rPr>
                <w:noProof/>
                <w:webHidden/>
              </w:rPr>
              <w:tab/>
            </w:r>
            <w:r>
              <w:rPr>
                <w:noProof/>
                <w:webHidden/>
              </w:rPr>
              <w:fldChar w:fldCharType="begin"/>
            </w:r>
            <w:r>
              <w:rPr>
                <w:noProof/>
                <w:webHidden/>
              </w:rPr>
              <w:instrText xml:space="preserve"> PAGEREF _Toc187849250 \h </w:instrText>
            </w:r>
            <w:r>
              <w:rPr>
                <w:noProof/>
                <w:webHidden/>
              </w:rPr>
            </w:r>
            <w:r>
              <w:rPr>
                <w:noProof/>
                <w:webHidden/>
              </w:rPr>
              <w:fldChar w:fldCharType="separate"/>
            </w:r>
            <w:r>
              <w:rPr>
                <w:noProof/>
                <w:webHidden/>
              </w:rPr>
              <w:t>3</w:t>
            </w:r>
            <w:r>
              <w:rPr>
                <w:noProof/>
                <w:webHidden/>
              </w:rPr>
              <w:fldChar w:fldCharType="end"/>
            </w:r>
          </w:hyperlink>
        </w:p>
        <w:p w14:paraId="3283BDAC" w14:textId="2C8EDF36"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1" w:history="1">
            <w:r w:rsidRPr="00724FF1">
              <w:rPr>
                <w:rStyle w:val="Hyperlink"/>
                <w:rFonts w:ascii="Times New Roman" w:hAnsi="Times New Roman" w:cs="Times New Roman"/>
                <w:noProof/>
              </w:rPr>
              <w:t>Introduction and Background</w:t>
            </w:r>
            <w:r>
              <w:rPr>
                <w:noProof/>
                <w:webHidden/>
              </w:rPr>
              <w:tab/>
            </w:r>
            <w:r>
              <w:rPr>
                <w:noProof/>
                <w:webHidden/>
              </w:rPr>
              <w:fldChar w:fldCharType="begin"/>
            </w:r>
            <w:r>
              <w:rPr>
                <w:noProof/>
                <w:webHidden/>
              </w:rPr>
              <w:instrText xml:space="preserve"> PAGEREF _Toc187849251 \h </w:instrText>
            </w:r>
            <w:r>
              <w:rPr>
                <w:noProof/>
                <w:webHidden/>
              </w:rPr>
            </w:r>
            <w:r>
              <w:rPr>
                <w:noProof/>
                <w:webHidden/>
              </w:rPr>
              <w:fldChar w:fldCharType="separate"/>
            </w:r>
            <w:r>
              <w:rPr>
                <w:noProof/>
                <w:webHidden/>
              </w:rPr>
              <w:t>6</w:t>
            </w:r>
            <w:r>
              <w:rPr>
                <w:noProof/>
                <w:webHidden/>
              </w:rPr>
              <w:fldChar w:fldCharType="end"/>
            </w:r>
          </w:hyperlink>
        </w:p>
        <w:p w14:paraId="031040C9" w14:textId="2195E965"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2" w:history="1">
            <w:r w:rsidRPr="00724FF1">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_Toc187849252 \h </w:instrText>
            </w:r>
            <w:r>
              <w:rPr>
                <w:noProof/>
                <w:webHidden/>
              </w:rPr>
            </w:r>
            <w:r>
              <w:rPr>
                <w:noProof/>
                <w:webHidden/>
              </w:rPr>
              <w:fldChar w:fldCharType="separate"/>
            </w:r>
            <w:r>
              <w:rPr>
                <w:noProof/>
                <w:webHidden/>
              </w:rPr>
              <w:t>9</w:t>
            </w:r>
            <w:r>
              <w:rPr>
                <w:noProof/>
                <w:webHidden/>
              </w:rPr>
              <w:fldChar w:fldCharType="end"/>
            </w:r>
          </w:hyperlink>
        </w:p>
        <w:p w14:paraId="21921592" w14:textId="07D42DFA"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3" w:history="1">
            <w:r w:rsidRPr="00724FF1">
              <w:rPr>
                <w:rStyle w:val="Hyperlink"/>
                <w:rFonts w:ascii="Times New Roman" w:hAnsi="Times New Roman" w:cs="Times New Roman"/>
                <w:noProof/>
              </w:rPr>
              <w:t>Study Area</w:t>
            </w:r>
            <w:r>
              <w:rPr>
                <w:noProof/>
                <w:webHidden/>
              </w:rPr>
              <w:tab/>
            </w:r>
            <w:r>
              <w:rPr>
                <w:noProof/>
                <w:webHidden/>
              </w:rPr>
              <w:fldChar w:fldCharType="begin"/>
            </w:r>
            <w:r>
              <w:rPr>
                <w:noProof/>
                <w:webHidden/>
              </w:rPr>
              <w:instrText xml:space="preserve"> PAGEREF _Toc187849253 \h </w:instrText>
            </w:r>
            <w:r>
              <w:rPr>
                <w:noProof/>
                <w:webHidden/>
              </w:rPr>
            </w:r>
            <w:r>
              <w:rPr>
                <w:noProof/>
                <w:webHidden/>
              </w:rPr>
              <w:fldChar w:fldCharType="separate"/>
            </w:r>
            <w:r>
              <w:rPr>
                <w:noProof/>
                <w:webHidden/>
              </w:rPr>
              <w:t>9</w:t>
            </w:r>
            <w:r>
              <w:rPr>
                <w:noProof/>
                <w:webHidden/>
              </w:rPr>
              <w:fldChar w:fldCharType="end"/>
            </w:r>
          </w:hyperlink>
        </w:p>
        <w:p w14:paraId="7C523E81" w14:textId="55A2C910"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4" w:history="1">
            <w:r w:rsidRPr="00724FF1">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_Toc187849254 \h </w:instrText>
            </w:r>
            <w:r>
              <w:rPr>
                <w:noProof/>
                <w:webHidden/>
              </w:rPr>
            </w:r>
            <w:r>
              <w:rPr>
                <w:noProof/>
                <w:webHidden/>
              </w:rPr>
              <w:fldChar w:fldCharType="separate"/>
            </w:r>
            <w:r>
              <w:rPr>
                <w:noProof/>
                <w:webHidden/>
              </w:rPr>
              <w:t>10</w:t>
            </w:r>
            <w:r>
              <w:rPr>
                <w:noProof/>
                <w:webHidden/>
              </w:rPr>
              <w:fldChar w:fldCharType="end"/>
            </w:r>
          </w:hyperlink>
        </w:p>
        <w:p w14:paraId="7A34E21B" w14:textId="60B95079"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5" w:history="1">
            <w:r w:rsidRPr="00724FF1">
              <w:rPr>
                <w:rStyle w:val="Hyperlink"/>
                <w:rFonts w:ascii="Times New Roman" w:hAnsi="Times New Roman" w:cs="Times New Roman"/>
                <w:noProof/>
              </w:rPr>
              <w:t>Cores</w:t>
            </w:r>
            <w:r>
              <w:rPr>
                <w:noProof/>
                <w:webHidden/>
              </w:rPr>
              <w:tab/>
            </w:r>
            <w:r>
              <w:rPr>
                <w:noProof/>
                <w:webHidden/>
              </w:rPr>
              <w:fldChar w:fldCharType="begin"/>
            </w:r>
            <w:r>
              <w:rPr>
                <w:noProof/>
                <w:webHidden/>
              </w:rPr>
              <w:instrText xml:space="preserve"> PAGEREF _Toc187849255 \h </w:instrText>
            </w:r>
            <w:r>
              <w:rPr>
                <w:noProof/>
                <w:webHidden/>
              </w:rPr>
            </w:r>
            <w:r>
              <w:rPr>
                <w:noProof/>
                <w:webHidden/>
              </w:rPr>
              <w:fldChar w:fldCharType="separate"/>
            </w:r>
            <w:r>
              <w:rPr>
                <w:noProof/>
                <w:webHidden/>
              </w:rPr>
              <w:t>12</w:t>
            </w:r>
            <w:r>
              <w:rPr>
                <w:noProof/>
                <w:webHidden/>
              </w:rPr>
              <w:fldChar w:fldCharType="end"/>
            </w:r>
          </w:hyperlink>
        </w:p>
        <w:p w14:paraId="59D320C4" w14:textId="22FEB670"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6" w:history="1">
            <w:r w:rsidRPr="00724FF1">
              <w:rPr>
                <w:rStyle w:val="Hyperlink"/>
                <w:rFonts w:ascii="Times New Roman" w:hAnsi="Times New Roman" w:cs="Times New Roman"/>
                <w:noProof/>
              </w:rPr>
              <w:t>Arieal imagery</w:t>
            </w:r>
            <w:r>
              <w:rPr>
                <w:noProof/>
                <w:webHidden/>
              </w:rPr>
              <w:tab/>
            </w:r>
            <w:r>
              <w:rPr>
                <w:noProof/>
                <w:webHidden/>
              </w:rPr>
              <w:fldChar w:fldCharType="begin"/>
            </w:r>
            <w:r>
              <w:rPr>
                <w:noProof/>
                <w:webHidden/>
              </w:rPr>
              <w:instrText xml:space="preserve"> PAGEREF _Toc187849256 \h </w:instrText>
            </w:r>
            <w:r>
              <w:rPr>
                <w:noProof/>
                <w:webHidden/>
              </w:rPr>
            </w:r>
            <w:r>
              <w:rPr>
                <w:noProof/>
                <w:webHidden/>
              </w:rPr>
              <w:fldChar w:fldCharType="separate"/>
            </w:r>
            <w:r>
              <w:rPr>
                <w:noProof/>
                <w:webHidden/>
              </w:rPr>
              <w:t>14</w:t>
            </w:r>
            <w:r>
              <w:rPr>
                <w:noProof/>
                <w:webHidden/>
              </w:rPr>
              <w:fldChar w:fldCharType="end"/>
            </w:r>
          </w:hyperlink>
        </w:p>
        <w:p w14:paraId="139CDBE4" w14:textId="071F98AF"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7" w:history="1">
            <w:r w:rsidRPr="00724FF1">
              <w:rPr>
                <w:rStyle w:val="Hyperlink"/>
                <w:rFonts w:ascii="Times New Roman" w:hAnsi="Times New Roman" w:cs="Times New Roman"/>
                <w:noProof/>
              </w:rPr>
              <w:t>Current Results</w:t>
            </w:r>
            <w:r>
              <w:rPr>
                <w:noProof/>
                <w:webHidden/>
              </w:rPr>
              <w:tab/>
            </w:r>
            <w:r>
              <w:rPr>
                <w:noProof/>
                <w:webHidden/>
              </w:rPr>
              <w:fldChar w:fldCharType="begin"/>
            </w:r>
            <w:r>
              <w:rPr>
                <w:noProof/>
                <w:webHidden/>
              </w:rPr>
              <w:instrText xml:space="preserve"> PAGEREF _Toc187849257 \h </w:instrText>
            </w:r>
            <w:r>
              <w:rPr>
                <w:noProof/>
                <w:webHidden/>
              </w:rPr>
            </w:r>
            <w:r>
              <w:rPr>
                <w:noProof/>
                <w:webHidden/>
              </w:rPr>
              <w:fldChar w:fldCharType="separate"/>
            </w:r>
            <w:r>
              <w:rPr>
                <w:noProof/>
                <w:webHidden/>
              </w:rPr>
              <w:t>15</w:t>
            </w:r>
            <w:r>
              <w:rPr>
                <w:noProof/>
                <w:webHidden/>
              </w:rPr>
              <w:fldChar w:fldCharType="end"/>
            </w:r>
          </w:hyperlink>
        </w:p>
        <w:p w14:paraId="03AC87C2" w14:textId="4DB81A2C"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8" w:history="1">
            <w:r w:rsidRPr="00724FF1">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_Toc187849258 \h </w:instrText>
            </w:r>
            <w:r>
              <w:rPr>
                <w:noProof/>
                <w:webHidden/>
              </w:rPr>
            </w:r>
            <w:r>
              <w:rPr>
                <w:noProof/>
                <w:webHidden/>
              </w:rPr>
              <w:fldChar w:fldCharType="separate"/>
            </w:r>
            <w:r>
              <w:rPr>
                <w:noProof/>
                <w:webHidden/>
              </w:rPr>
              <w:t>15</w:t>
            </w:r>
            <w:r>
              <w:rPr>
                <w:noProof/>
                <w:webHidden/>
              </w:rPr>
              <w:fldChar w:fldCharType="end"/>
            </w:r>
          </w:hyperlink>
        </w:p>
        <w:p w14:paraId="0CE0CD5C" w14:textId="03E830FB"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9" w:history="1">
            <w:r w:rsidRPr="00724FF1">
              <w:rPr>
                <w:rStyle w:val="Hyperlink"/>
                <w:rFonts w:ascii="Times New Roman" w:hAnsi="Times New Roman" w:cs="Times New Roman"/>
                <w:noProof/>
              </w:rPr>
              <w:t>Dendrochronology</w:t>
            </w:r>
            <w:r>
              <w:rPr>
                <w:noProof/>
                <w:webHidden/>
              </w:rPr>
              <w:tab/>
            </w:r>
            <w:r>
              <w:rPr>
                <w:noProof/>
                <w:webHidden/>
              </w:rPr>
              <w:fldChar w:fldCharType="begin"/>
            </w:r>
            <w:r>
              <w:rPr>
                <w:noProof/>
                <w:webHidden/>
              </w:rPr>
              <w:instrText xml:space="preserve"> PAGEREF _Toc187849259 \h </w:instrText>
            </w:r>
            <w:r>
              <w:rPr>
                <w:noProof/>
                <w:webHidden/>
              </w:rPr>
            </w:r>
            <w:r>
              <w:rPr>
                <w:noProof/>
                <w:webHidden/>
              </w:rPr>
              <w:fldChar w:fldCharType="separate"/>
            </w:r>
            <w:r>
              <w:rPr>
                <w:noProof/>
                <w:webHidden/>
              </w:rPr>
              <w:t>17</w:t>
            </w:r>
            <w:r>
              <w:rPr>
                <w:noProof/>
                <w:webHidden/>
              </w:rPr>
              <w:fldChar w:fldCharType="end"/>
            </w:r>
          </w:hyperlink>
        </w:p>
        <w:p w14:paraId="2732F886" w14:textId="271A0FC6"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0" w:history="1">
            <w:r w:rsidRPr="00724FF1">
              <w:rPr>
                <w:rStyle w:val="Hyperlink"/>
                <w:rFonts w:ascii="Times New Roman" w:hAnsi="Times New Roman" w:cs="Times New Roman"/>
                <w:noProof/>
              </w:rPr>
              <w:t>Aerial imagery</w:t>
            </w:r>
            <w:r>
              <w:rPr>
                <w:noProof/>
                <w:webHidden/>
              </w:rPr>
              <w:tab/>
            </w:r>
            <w:r>
              <w:rPr>
                <w:noProof/>
                <w:webHidden/>
              </w:rPr>
              <w:fldChar w:fldCharType="begin"/>
            </w:r>
            <w:r>
              <w:rPr>
                <w:noProof/>
                <w:webHidden/>
              </w:rPr>
              <w:instrText xml:space="preserve"> PAGEREF _Toc187849260 \h </w:instrText>
            </w:r>
            <w:r>
              <w:rPr>
                <w:noProof/>
                <w:webHidden/>
              </w:rPr>
            </w:r>
            <w:r>
              <w:rPr>
                <w:noProof/>
                <w:webHidden/>
              </w:rPr>
              <w:fldChar w:fldCharType="separate"/>
            </w:r>
            <w:r>
              <w:rPr>
                <w:noProof/>
                <w:webHidden/>
              </w:rPr>
              <w:t>19</w:t>
            </w:r>
            <w:r>
              <w:rPr>
                <w:noProof/>
                <w:webHidden/>
              </w:rPr>
              <w:fldChar w:fldCharType="end"/>
            </w:r>
          </w:hyperlink>
        </w:p>
        <w:p w14:paraId="6974E5B3" w14:textId="1AFF4877"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1" w:history="1">
            <w:r w:rsidRPr="00724FF1">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_Toc187849261 \h </w:instrText>
            </w:r>
            <w:r>
              <w:rPr>
                <w:noProof/>
                <w:webHidden/>
              </w:rPr>
            </w:r>
            <w:r>
              <w:rPr>
                <w:noProof/>
                <w:webHidden/>
              </w:rPr>
              <w:fldChar w:fldCharType="separate"/>
            </w:r>
            <w:r>
              <w:rPr>
                <w:noProof/>
                <w:webHidden/>
              </w:rPr>
              <w:t>20</w:t>
            </w:r>
            <w:r>
              <w:rPr>
                <w:noProof/>
                <w:webHidden/>
              </w:rPr>
              <w:fldChar w:fldCharType="end"/>
            </w:r>
          </w:hyperlink>
        </w:p>
        <w:p w14:paraId="449CE6A2" w14:textId="70EBFE8E"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2" w:history="1">
            <w:r w:rsidRPr="00724FF1">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_Toc187849262 \h </w:instrText>
            </w:r>
            <w:r>
              <w:rPr>
                <w:noProof/>
                <w:webHidden/>
              </w:rPr>
            </w:r>
            <w:r>
              <w:rPr>
                <w:noProof/>
                <w:webHidden/>
              </w:rPr>
              <w:fldChar w:fldCharType="separate"/>
            </w:r>
            <w:r>
              <w:rPr>
                <w:noProof/>
                <w:webHidden/>
              </w:rPr>
              <w:t>20</w:t>
            </w:r>
            <w:r>
              <w:rPr>
                <w:noProof/>
                <w:webHidden/>
              </w:rPr>
              <w:fldChar w:fldCharType="end"/>
            </w:r>
          </w:hyperlink>
        </w:p>
        <w:p w14:paraId="5248B030" w14:textId="28C4B23C"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3" w:history="1">
            <w:r w:rsidRPr="00724FF1">
              <w:rPr>
                <w:rStyle w:val="Hyperlink"/>
                <w:rFonts w:ascii="Times New Roman" w:hAnsi="Times New Roman" w:cs="Times New Roman"/>
                <w:noProof/>
              </w:rPr>
              <w:t>Dendrochronology</w:t>
            </w:r>
            <w:r>
              <w:rPr>
                <w:noProof/>
                <w:webHidden/>
              </w:rPr>
              <w:tab/>
            </w:r>
            <w:r>
              <w:rPr>
                <w:noProof/>
                <w:webHidden/>
              </w:rPr>
              <w:fldChar w:fldCharType="begin"/>
            </w:r>
            <w:r>
              <w:rPr>
                <w:noProof/>
                <w:webHidden/>
              </w:rPr>
              <w:instrText xml:space="preserve"> PAGEREF _Toc187849263 \h </w:instrText>
            </w:r>
            <w:r>
              <w:rPr>
                <w:noProof/>
                <w:webHidden/>
              </w:rPr>
            </w:r>
            <w:r>
              <w:rPr>
                <w:noProof/>
                <w:webHidden/>
              </w:rPr>
              <w:fldChar w:fldCharType="separate"/>
            </w:r>
            <w:r>
              <w:rPr>
                <w:noProof/>
                <w:webHidden/>
              </w:rPr>
              <w:t>21</w:t>
            </w:r>
            <w:r>
              <w:rPr>
                <w:noProof/>
                <w:webHidden/>
              </w:rPr>
              <w:fldChar w:fldCharType="end"/>
            </w:r>
          </w:hyperlink>
        </w:p>
        <w:p w14:paraId="499C0B63" w14:textId="0E97626A"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4" w:history="1">
            <w:r w:rsidRPr="00724FF1">
              <w:rPr>
                <w:rStyle w:val="Hyperlink"/>
                <w:rFonts w:ascii="Times New Roman" w:hAnsi="Times New Roman" w:cs="Times New Roman"/>
                <w:noProof/>
              </w:rPr>
              <w:t>Aerial Imagery</w:t>
            </w:r>
            <w:r>
              <w:rPr>
                <w:noProof/>
                <w:webHidden/>
              </w:rPr>
              <w:tab/>
            </w:r>
            <w:r>
              <w:rPr>
                <w:noProof/>
                <w:webHidden/>
              </w:rPr>
              <w:fldChar w:fldCharType="begin"/>
            </w:r>
            <w:r>
              <w:rPr>
                <w:noProof/>
                <w:webHidden/>
              </w:rPr>
              <w:instrText xml:space="preserve"> PAGEREF _Toc187849264 \h </w:instrText>
            </w:r>
            <w:r>
              <w:rPr>
                <w:noProof/>
                <w:webHidden/>
              </w:rPr>
            </w:r>
            <w:r>
              <w:rPr>
                <w:noProof/>
                <w:webHidden/>
              </w:rPr>
              <w:fldChar w:fldCharType="separate"/>
            </w:r>
            <w:r>
              <w:rPr>
                <w:noProof/>
                <w:webHidden/>
              </w:rPr>
              <w:t>21</w:t>
            </w:r>
            <w:r>
              <w:rPr>
                <w:noProof/>
                <w:webHidden/>
              </w:rPr>
              <w:fldChar w:fldCharType="end"/>
            </w:r>
          </w:hyperlink>
        </w:p>
        <w:p w14:paraId="026DA8AA" w14:textId="23074483"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5" w:history="1">
            <w:r w:rsidRPr="00724FF1">
              <w:rPr>
                <w:rStyle w:val="Hyperlink"/>
                <w:noProof/>
              </w:rPr>
              <w:t>Conclusions and Implications</w:t>
            </w:r>
            <w:r>
              <w:rPr>
                <w:noProof/>
                <w:webHidden/>
              </w:rPr>
              <w:tab/>
            </w:r>
            <w:r>
              <w:rPr>
                <w:noProof/>
                <w:webHidden/>
              </w:rPr>
              <w:fldChar w:fldCharType="begin"/>
            </w:r>
            <w:r>
              <w:rPr>
                <w:noProof/>
                <w:webHidden/>
              </w:rPr>
              <w:instrText xml:space="preserve"> PAGEREF _Toc187849265 \h </w:instrText>
            </w:r>
            <w:r>
              <w:rPr>
                <w:noProof/>
                <w:webHidden/>
              </w:rPr>
            </w:r>
            <w:r>
              <w:rPr>
                <w:noProof/>
                <w:webHidden/>
              </w:rPr>
              <w:fldChar w:fldCharType="separate"/>
            </w:r>
            <w:r>
              <w:rPr>
                <w:noProof/>
                <w:webHidden/>
              </w:rPr>
              <w:t>22</w:t>
            </w:r>
            <w:r>
              <w:rPr>
                <w:noProof/>
                <w:webHidden/>
              </w:rPr>
              <w:fldChar w:fldCharType="end"/>
            </w:r>
          </w:hyperlink>
        </w:p>
        <w:p w14:paraId="43EC311D" w14:textId="241F8502"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6" w:history="1">
            <w:r w:rsidRPr="00724FF1">
              <w:rPr>
                <w:rStyle w:val="Hyperlink"/>
                <w:noProof/>
              </w:rPr>
              <w:t>Limitations</w:t>
            </w:r>
            <w:r>
              <w:rPr>
                <w:noProof/>
                <w:webHidden/>
              </w:rPr>
              <w:tab/>
            </w:r>
            <w:r>
              <w:rPr>
                <w:noProof/>
                <w:webHidden/>
              </w:rPr>
              <w:fldChar w:fldCharType="begin"/>
            </w:r>
            <w:r>
              <w:rPr>
                <w:noProof/>
                <w:webHidden/>
              </w:rPr>
              <w:instrText xml:space="preserve"> PAGEREF _Toc187849266 \h </w:instrText>
            </w:r>
            <w:r>
              <w:rPr>
                <w:noProof/>
                <w:webHidden/>
              </w:rPr>
            </w:r>
            <w:r>
              <w:rPr>
                <w:noProof/>
                <w:webHidden/>
              </w:rPr>
              <w:fldChar w:fldCharType="separate"/>
            </w:r>
            <w:r>
              <w:rPr>
                <w:noProof/>
                <w:webHidden/>
              </w:rPr>
              <w:t>22</w:t>
            </w:r>
            <w:r>
              <w:rPr>
                <w:noProof/>
                <w:webHidden/>
              </w:rPr>
              <w:fldChar w:fldCharType="end"/>
            </w:r>
          </w:hyperlink>
        </w:p>
        <w:p w14:paraId="5724F795" w14:textId="2CA41592"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7" w:history="1">
            <w:r w:rsidRPr="00724FF1">
              <w:rPr>
                <w:rStyle w:val="Hyperlink"/>
                <w:noProof/>
              </w:rPr>
              <w:t>Appendix</w:t>
            </w:r>
            <w:r>
              <w:rPr>
                <w:noProof/>
                <w:webHidden/>
              </w:rPr>
              <w:tab/>
            </w:r>
            <w:r>
              <w:rPr>
                <w:noProof/>
                <w:webHidden/>
              </w:rPr>
              <w:fldChar w:fldCharType="begin"/>
            </w:r>
            <w:r>
              <w:rPr>
                <w:noProof/>
                <w:webHidden/>
              </w:rPr>
              <w:instrText xml:space="preserve"> PAGEREF _Toc187849267 \h </w:instrText>
            </w:r>
            <w:r>
              <w:rPr>
                <w:noProof/>
                <w:webHidden/>
              </w:rPr>
            </w:r>
            <w:r>
              <w:rPr>
                <w:noProof/>
                <w:webHidden/>
              </w:rPr>
              <w:fldChar w:fldCharType="separate"/>
            </w:r>
            <w:r>
              <w:rPr>
                <w:noProof/>
                <w:webHidden/>
              </w:rPr>
              <w:t>23</w:t>
            </w:r>
            <w:r>
              <w:rPr>
                <w:noProof/>
                <w:webHidden/>
              </w:rPr>
              <w:fldChar w:fldCharType="end"/>
            </w:r>
          </w:hyperlink>
        </w:p>
        <w:p w14:paraId="403AFC00" w14:textId="05EF0EC7"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8" w:history="1">
            <w:r w:rsidRPr="00724FF1">
              <w:rPr>
                <w:rStyle w:val="Hyperlink"/>
                <w:rFonts w:ascii="Times New Roman" w:hAnsi="Times New Roman" w:cs="Times New Roman"/>
                <w:noProof/>
              </w:rPr>
              <w:t>Works Cited</w:t>
            </w:r>
            <w:r>
              <w:rPr>
                <w:noProof/>
                <w:webHidden/>
              </w:rPr>
              <w:tab/>
            </w:r>
            <w:r>
              <w:rPr>
                <w:noProof/>
                <w:webHidden/>
              </w:rPr>
              <w:fldChar w:fldCharType="begin"/>
            </w:r>
            <w:r>
              <w:rPr>
                <w:noProof/>
                <w:webHidden/>
              </w:rPr>
              <w:instrText xml:space="preserve"> PAGEREF _Toc187849268 \h </w:instrText>
            </w:r>
            <w:r>
              <w:rPr>
                <w:noProof/>
                <w:webHidden/>
              </w:rPr>
            </w:r>
            <w:r>
              <w:rPr>
                <w:noProof/>
                <w:webHidden/>
              </w:rPr>
              <w:fldChar w:fldCharType="separate"/>
            </w:r>
            <w:r>
              <w:rPr>
                <w:noProof/>
                <w:webHidden/>
              </w:rPr>
              <w:t>27</w:t>
            </w:r>
            <w:r>
              <w:rPr>
                <w:noProof/>
                <w:webHidden/>
              </w:rPr>
              <w:fldChar w:fldCharType="end"/>
            </w:r>
          </w:hyperlink>
        </w:p>
        <w:p w14:paraId="197F5545" w14:textId="31E262EB" w:rsidR="00B51C2E" w:rsidRDefault="00B51C2E">
          <w:r>
            <w:rPr>
              <w:b/>
              <w:bCs/>
              <w:noProof/>
            </w:rPr>
            <w:fldChar w:fldCharType="end"/>
          </w:r>
        </w:p>
      </w:sdtContent>
    </w:sdt>
    <w:p w14:paraId="5AB119B0" w14:textId="61846C43" w:rsidR="00B51C2E" w:rsidRDefault="00B51C2E">
      <w:pPr>
        <w:rPr>
          <w:noProof/>
        </w:rPr>
      </w:pPr>
      <w:r>
        <w:br w:type="page"/>
      </w:r>
      <w:r>
        <w:fldChar w:fldCharType="begin"/>
      </w:r>
      <w:r>
        <w:instrText xml:space="preserve"> TOC \h \z \c "Figure" </w:instrText>
      </w:r>
      <w:r>
        <w:fldChar w:fldCharType="separate"/>
      </w:r>
    </w:p>
    <w:p w14:paraId="573356CB" w14:textId="70CB4EEF" w:rsidR="00B51C2E" w:rsidRDefault="00B51C2E">
      <w:pPr>
        <w:pStyle w:val="TableofFigures"/>
        <w:tabs>
          <w:tab w:val="right" w:leader="dot" w:pos="10790"/>
        </w:tabs>
        <w:rPr>
          <w:noProof/>
        </w:rPr>
      </w:pPr>
      <w:hyperlink w:anchor="_Toc187848821" w:history="1">
        <w:r w:rsidRPr="001F4C9D">
          <w:rPr>
            <w:rStyle w:val="Hyperlink"/>
            <w:noProof/>
          </w:rPr>
          <w:t>Figure 1</w:t>
        </w:r>
        <w:r w:rsidRPr="001F4C9D">
          <w:rPr>
            <w:rStyle w:val="Hyperlink"/>
            <w:rFonts w:ascii="Times New Roman" w:eastAsia="Times New Roman" w:hAnsi="Times New Roman" w:cs="Times New Roman"/>
            <w:noProof/>
          </w:rPr>
          <w:t xml:space="preserve"> Map of the Verde River watershed and study sites</w:t>
        </w:r>
        <w:r>
          <w:rPr>
            <w:noProof/>
            <w:webHidden/>
          </w:rPr>
          <w:tab/>
        </w:r>
        <w:r>
          <w:rPr>
            <w:noProof/>
            <w:webHidden/>
          </w:rPr>
          <w:fldChar w:fldCharType="begin"/>
        </w:r>
        <w:r>
          <w:rPr>
            <w:noProof/>
            <w:webHidden/>
          </w:rPr>
          <w:instrText xml:space="preserve"> PAGEREF _Toc187848821 \h </w:instrText>
        </w:r>
        <w:r>
          <w:rPr>
            <w:noProof/>
            <w:webHidden/>
          </w:rPr>
        </w:r>
        <w:r>
          <w:rPr>
            <w:noProof/>
            <w:webHidden/>
          </w:rPr>
          <w:fldChar w:fldCharType="separate"/>
        </w:r>
        <w:r>
          <w:rPr>
            <w:noProof/>
            <w:webHidden/>
          </w:rPr>
          <w:t>6</w:t>
        </w:r>
        <w:r>
          <w:rPr>
            <w:noProof/>
            <w:webHidden/>
          </w:rPr>
          <w:fldChar w:fldCharType="end"/>
        </w:r>
      </w:hyperlink>
    </w:p>
    <w:p w14:paraId="67958C20" w14:textId="70D8B246" w:rsidR="00B51C2E" w:rsidRDefault="00B51C2E">
      <w:pPr>
        <w:pStyle w:val="TableofFigures"/>
        <w:tabs>
          <w:tab w:val="right" w:leader="dot" w:pos="10790"/>
        </w:tabs>
        <w:rPr>
          <w:noProof/>
        </w:rPr>
      </w:pPr>
      <w:hyperlink w:anchor="_Toc187848822" w:history="1">
        <w:r w:rsidRPr="001F4C9D">
          <w:rPr>
            <w:rStyle w:val="Hyperlink"/>
            <w:noProof/>
          </w:rPr>
          <w:t>Figure 2</w:t>
        </w:r>
        <w:r w:rsidRPr="001F4C9D">
          <w:rPr>
            <w:rStyle w:val="Hyperlink"/>
            <w:rFonts w:ascii="Times New Roman" w:eastAsia="Times New Roman" w:hAnsi="Times New Roman" w:cs="Times New Roman"/>
            <w:noProof/>
          </w:rPr>
          <w:t xml:space="preserve"> A site map for Beasley River Access points as well as plot and well sites.</w:t>
        </w:r>
        <w:r>
          <w:rPr>
            <w:noProof/>
            <w:webHidden/>
          </w:rPr>
          <w:tab/>
        </w:r>
        <w:r>
          <w:rPr>
            <w:noProof/>
            <w:webHidden/>
          </w:rPr>
          <w:fldChar w:fldCharType="begin"/>
        </w:r>
        <w:r>
          <w:rPr>
            <w:noProof/>
            <w:webHidden/>
          </w:rPr>
          <w:instrText xml:space="preserve"> PAGEREF _Toc187848822 \h </w:instrText>
        </w:r>
        <w:r>
          <w:rPr>
            <w:noProof/>
            <w:webHidden/>
          </w:rPr>
        </w:r>
        <w:r>
          <w:rPr>
            <w:noProof/>
            <w:webHidden/>
          </w:rPr>
          <w:fldChar w:fldCharType="separate"/>
        </w:r>
        <w:r>
          <w:rPr>
            <w:noProof/>
            <w:webHidden/>
          </w:rPr>
          <w:t>9</w:t>
        </w:r>
        <w:r>
          <w:rPr>
            <w:noProof/>
            <w:webHidden/>
          </w:rPr>
          <w:fldChar w:fldCharType="end"/>
        </w:r>
      </w:hyperlink>
    </w:p>
    <w:p w14:paraId="6F2D946B" w14:textId="030806C6" w:rsidR="00B51C2E" w:rsidRDefault="00B51C2E">
      <w:pPr>
        <w:pStyle w:val="TableofFigures"/>
        <w:tabs>
          <w:tab w:val="right" w:leader="dot" w:pos="10790"/>
        </w:tabs>
        <w:rPr>
          <w:noProof/>
        </w:rPr>
      </w:pPr>
      <w:hyperlink w:anchor="_Toc187848823" w:history="1">
        <w:r w:rsidRPr="001F4C9D">
          <w:rPr>
            <w:rStyle w:val="Hyperlink"/>
            <w:noProof/>
          </w:rPr>
          <w:t>Figure 3</w:t>
        </w:r>
        <w:r w:rsidRPr="001F4C9D">
          <w:rPr>
            <w:rStyle w:val="Hyperlink"/>
            <w:rFonts w:ascii="Times New Roman" w:eastAsia="Times New Roman" w:hAnsi="Times New Roman" w:cs="Times New Roman"/>
            <w:noProof/>
          </w:rPr>
          <w:t xml:space="preserve"> Site map for Childs. Seedling plots are shown.</w:t>
        </w:r>
        <w:r>
          <w:rPr>
            <w:noProof/>
            <w:webHidden/>
          </w:rPr>
          <w:tab/>
        </w:r>
        <w:r>
          <w:rPr>
            <w:noProof/>
            <w:webHidden/>
          </w:rPr>
          <w:fldChar w:fldCharType="begin"/>
        </w:r>
        <w:r>
          <w:rPr>
            <w:noProof/>
            <w:webHidden/>
          </w:rPr>
          <w:instrText xml:space="preserve"> PAGEREF _Toc187848823 \h </w:instrText>
        </w:r>
        <w:r>
          <w:rPr>
            <w:noProof/>
            <w:webHidden/>
          </w:rPr>
        </w:r>
        <w:r>
          <w:rPr>
            <w:noProof/>
            <w:webHidden/>
          </w:rPr>
          <w:fldChar w:fldCharType="separate"/>
        </w:r>
        <w:r>
          <w:rPr>
            <w:noProof/>
            <w:webHidden/>
          </w:rPr>
          <w:t>9</w:t>
        </w:r>
        <w:r>
          <w:rPr>
            <w:noProof/>
            <w:webHidden/>
          </w:rPr>
          <w:fldChar w:fldCharType="end"/>
        </w:r>
      </w:hyperlink>
    </w:p>
    <w:p w14:paraId="42A3C32F" w14:textId="74AE1EB9" w:rsidR="00B51C2E" w:rsidRDefault="00B51C2E">
      <w:pPr>
        <w:pStyle w:val="TableofFigures"/>
        <w:tabs>
          <w:tab w:val="right" w:leader="dot" w:pos="10790"/>
        </w:tabs>
        <w:rPr>
          <w:noProof/>
        </w:rPr>
      </w:pPr>
      <w:hyperlink w:anchor="_Toc187848824" w:history="1">
        <w:r w:rsidRPr="001F4C9D">
          <w:rPr>
            <w:rStyle w:val="Hyperlink"/>
            <w:noProof/>
          </w:rPr>
          <w:t>Figure 4</w:t>
        </w:r>
        <w:r w:rsidRPr="001F4C9D">
          <w:rPr>
            <w:rStyle w:val="Hyperlink"/>
            <w:rFonts w:ascii="Times New Roman" w:eastAsia="Times New Roman" w:hAnsi="Times New Roman" w:cs="Times New Roman"/>
            <w:noProof/>
          </w:rPr>
          <w:t xml:space="preserve"> An aerial image of Sheep Bridge. No plots were established here but cores were taken from the site.</w:t>
        </w:r>
        <w:r>
          <w:rPr>
            <w:noProof/>
            <w:webHidden/>
          </w:rPr>
          <w:tab/>
        </w:r>
        <w:r>
          <w:rPr>
            <w:noProof/>
            <w:webHidden/>
          </w:rPr>
          <w:fldChar w:fldCharType="begin"/>
        </w:r>
        <w:r>
          <w:rPr>
            <w:noProof/>
            <w:webHidden/>
          </w:rPr>
          <w:instrText xml:space="preserve"> PAGEREF _Toc187848824 \h </w:instrText>
        </w:r>
        <w:r>
          <w:rPr>
            <w:noProof/>
            <w:webHidden/>
          </w:rPr>
        </w:r>
        <w:r>
          <w:rPr>
            <w:noProof/>
            <w:webHidden/>
          </w:rPr>
          <w:fldChar w:fldCharType="separate"/>
        </w:r>
        <w:r>
          <w:rPr>
            <w:noProof/>
            <w:webHidden/>
          </w:rPr>
          <w:t>10</w:t>
        </w:r>
        <w:r>
          <w:rPr>
            <w:noProof/>
            <w:webHidden/>
          </w:rPr>
          <w:fldChar w:fldCharType="end"/>
        </w:r>
      </w:hyperlink>
    </w:p>
    <w:p w14:paraId="1F83B4B9" w14:textId="50AA864D" w:rsidR="00B51C2E" w:rsidRDefault="00B51C2E">
      <w:pPr>
        <w:pStyle w:val="TableofFigures"/>
        <w:tabs>
          <w:tab w:val="right" w:leader="dot" w:pos="10790"/>
        </w:tabs>
        <w:rPr>
          <w:noProof/>
        </w:rPr>
      </w:pPr>
      <w:hyperlink w:anchor="_Toc187848825" w:history="1">
        <w:r w:rsidRPr="001F4C9D">
          <w:rPr>
            <w:rStyle w:val="Hyperlink"/>
            <w:noProof/>
          </w:rPr>
          <w:t>Figure 5</w:t>
        </w:r>
        <w:r w:rsidRPr="001F4C9D">
          <w:rPr>
            <w:rStyle w:val="Hyperlink"/>
            <w:rFonts w:ascii="Times New Roman" w:eastAsia="Times New Roman" w:hAnsi="Times New Roman" w:cs="Times New Roman"/>
            <w:noProof/>
          </w:rPr>
          <w:t xml:space="preserve"> Increment borer attached to saw motor. Photo courtesy of Dr. David Merritt.</w:t>
        </w:r>
        <w:r>
          <w:rPr>
            <w:noProof/>
            <w:webHidden/>
          </w:rPr>
          <w:tab/>
        </w:r>
        <w:r>
          <w:rPr>
            <w:noProof/>
            <w:webHidden/>
          </w:rPr>
          <w:fldChar w:fldCharType="begin"/>
        </w:r>
        <w:r>
          <w:rPr>
            <w:noProof/>
            <w:webHidden/>
          </w:rPr>
          <w:instrText xml:space="preserve"> PAGEREF _Toc187848825 \h </w:instrText>
        </w:r>
        <w:r>
          <w:rPr>
            <w:noProof/>
            <w:webHidden/>
          </w:rPr>
        </w:r>
        <w:r>
          <w:rPr>
            <w:noProof/>
            <w:webHidden/>
          </w:rPr>
          <w:fldChar w:fldCharType="separate"/>
        </w:r>
        <w:r>
          <w:rPr>
            <w:noProof/>
            <w:webHidden/>
          </w:rPr>
          <w:t>12</w:t>
        </w:r>
        <w:r>
          <w:rPr>
            <w:noProof/>
            <w:webHidden/>
          </w:rPr>
          <w:fldChar w:fldCharType="end"/>
        </w:r>
      </w:hyperlink>
    </w:p>
    <w:p w14:paraId="1AB8DE19" w14:textId="6F87ABC8" w:rsidR="00B51C2E" w:rsidRDefault="00B51C2E">
      <w:pPr>
        <w:pStyle w:val="TableofFigures"/>
        <w:tabs>
          <w:tab w:val="right" w:leader="dot" w:pos="10790"/>
        </w:tabs>
        <w:rPr>
          <w:noProof/>
        </w:rPr>
      </w:pPr>
      <w:hyperlink w:anchor="_Toc187848826" w:history="1">
        <w:r w:rsidRPr="001F4C9D">
          <w:rPr>
            <w:rStyle w:val="Hyperlink"/>
            <w:noProof/>
          </w:rPr>
          <w:t>Figure 6</w:t>
        </w:r>
        <w:r w:rsidRPr="001F4C9D">
          <w:rPr>
            <w:rStyle w:val="Hyperlink"/>
            <w:rFonts w:ascii="Times New Roman" w:eastAsia="Times New Roman" w:hAnsi="Times New Roman" w:cs="Times New Roman"/>
            <w:noProof/>
          </w:rPr>
          <w:t xml:space="preserve"> Showing the groundwater level at well 9 from March until December 2024.</w:t>
        </w:r>
        <w:r>
          <w:rPr>
            <w:noProof/>
            <w:webHidden/>
          </w:rPr>
          <w:tab/>
        </w:r>
        <w:r>
          <w:rPr>
            <w:noProof/>
            <w:webHidden/>
          </w:rPr>
          <w:fldChar w:fldCharType="begin"/>
        </w:r>
        <w:r>
          <w:rPr>
            <w:noProof/>
            <w:webHidden/>
          </w:rPr>
          <w:instrText xml:space="preserve"> PAGEREF _Toc187848826 \h </w:instrText>
        </w:r>
        <w:r>
          <w:rPr>
            <w:noProof/>
            <w:webHidden/>
          </w:rPr>
        </w:r>
        <w:r>
          <w:rPr>
            <w:noProof/>
            <w:webHidden/>
          </w:rPr>
          <w:fldChar w:fldCharType="separate"/>
        </w:r>
        <w:r>
          <w:rPr>
            <w:noProof/>
            <w:webHidden/>
          </w:rPr>
          <w:t>16</w:t>
        </w:r>
        <w:r>
          <w:rPr>
            <w:noProof/>
            <w:webHidden/>
          </w:rPr>
          <w:fldChar w:fldCharType="end"/>
        </w:r>
      </w:hyperlink>
    </w:p>
    <w:p w14:paraId="2A7D5A22" w14:textId="576BB950" w:rsidR="00B51C2E" w:rsidRDefault="00B51C2E">
      <w:r>
        <w:fldChar w:fldCharType="end"/>
      </w:r>
    </w:p>
    <w:p w14:paraId="2A38C8EF" w14:textId="77777777" w:rsidR="00AA0D71" w:rsidRDefault="00B51C2E" w:rsidP="00AA0D71">
      <w:pPr>
        <w:rPr>
          <w:noProof/>
        </w:rPr>
      </w:pPr>
      <w:r>
        <w:br w:type="page"/>
      </w:r>
      <w:r w:rsidR="00AA0D71">
        <w:fldChar w:fldCharType="begin"/>
      </w:r>
      <w:r w:rsidR="00AA0D71">
        <w:instrText xml:space="preserve"> TOC \h \z \c "Table" </w:instrText>
      </w:r>
      <w:r w:rsidR="00AA0D71">
        <w:fldChar w:fldCharType="separate"/>
      </w:r>
    </w:p>
    <w:p w14:paraId="5F814D0B" w14:textId="7068FCA6" w:rsidR="00AA0D71" w:rsidRDefault="00AA0D71">
      <w:pPr>
        <w:pStyle w:val="TableofFigures"/>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8870467" w:history="1">
        <w:r w:rsidRPr="0020009E">
          <w:rPr>
            <w:rStyle w:val="Hyperlink"/>
            <w:noProof/>
          </w:rPr>
          <w:t>Table 2.</w:t>
        </w:r>
        <w:r w:rsidRPr="0020009E">
          <w:rPr>
            <w:rStyle w:val="Hyperlink"/>
            <w:rFonts w:ascii="Times New Roman" w:eastAsia="Times New Roman" w:hAnsi="Times New Roman" w:cs="Times New Roman"/>
            <w:noProof/>
          </w:rPr>
          <w:t xml:space="preserve"> Showing the mean densities (stems/m2) and number of seedlings measured at each site between visits. Seedlings densities were over twice as high at Childs during the Fall 2023 visit. However, by the most recent visit densities are about the same between the two sites.</w:t>
        </w:r>
        <w:r>
          <w:rPr>
            <w:noProof/>
            <w:webHidden/>
          </w:rPr>
          <w:tab/>
        </w:r>
        <w:r>
          <w:rPr>
            <w:noProof/>
            <w:webHidden/>
          </w:rPr>
          <w:fldChar w:fldCharType="begin"/>
        </w:r>
        <w:r>
          <w:rPr>
            <w:noProof/>
            <w:webHidden/>
          </w:rPr>
          <w:instrText xml:space="preserve"> PAGEREF _Toc188870467 \h </w:instrText>
        </w:r>
        <w:r>
          <w:rPr>
            <w:noProof/>
            <w:webHidden/>
          </w:rPr>
        </w:r>
        <w:r>
          <w:rPr>
            <w:noProof/>
            <w:webHidden/>
          </w:rPr>
          <w:fldChar w:fldCharType="separate"/>
        </w:r>
        <w:r>
          <w:rPr>
            <w:noProof/>
            <w:webHidden/>
          </w:rPr>
          <w:t>16</w:t>
        </w:r>
        <w:r>
          <w:rPr>
            <w:noProof/>
            <w:webHidden/>
          </w:rPr>
          <w:fldChar w:fldCharType="end"/>
        </w:r>
      </w:hyperlink>
    </w:p>
    <w:p w14:paraId="0B5CEC42" w14:textId="0A1D89B6" w:rsidR="00B51C2E" w:rsidRDefault="00AA0D71" w:rsidP="00AA0D71">
      <w:pPr>
        <w:rPr>
          <w:noProof/>
        </w:rPr>
      </w:pPr>
      <w:r>
        <w:fldChar w:fldCharType="end"/>
      </w:r>
    </w:p>
    <w:p w14:paraId="27B4E365" w14:textId="77777777" w:rsidR="00B51C2E" w:rsidRDefault="00B51C2E"/>
    <w:p w14:paraId="73A93020" w14:textId="77777777" w:rsidR="00B51C2E" w:rsidRDefault="00B51C2E"/>
    <w:p w14:paraId="5CA30CA8" w14:textId="1E8F6210" w:rsidR="00F02EB9" w:rsidRDefault="00F02EB9">
      <w:r>
        <w:br w:type="page"/>
      </w:r>
    </w:p>
    <w:p w14:paraId="7DB1B442" w14:textId="484FE00B" w:rsidR="002C17F8" w:rsidRDefault="00F02EB9" w:rsidP="00B51C2E">
      <w:r>
        <w:lastRenderedPageBreak/>
        <w:t>Chapter 1</w:t>
      </w:r>
    </w:p>
    <w:p w14:paraId="748509C1" w14:textId="40FADE45" w:rsidR="00F02EB9" w:rsidRDefault="00F02EB9" w:rsidP="00F02EB9">
      <w:pPr>
        <w:pStyle w:val="ListParagraph"/>
        <w:numPr>
          <w:ilvl w:val="0"/>
          <w:numId w:val="16"/>
        </w:numPr>
      </w:pPr>
      <w:r>
        <w:t>Lit review</w:t>
      </w:r>
    </w:p>
    <w:p w14:paraId="42609686" w14:textId="023C6243" w:rsidR="00F02EB9" w:rsidRDefault="00F02EB9" w:rsidP="00F02EB9">
      <w:pPr>
        <w:pStyle w:val="ListParagraph"/>
        <w:numPr>
          <w:ilvl w:val="0"/>
          <w:numId w:val="16"/>
        </w:numPr>
      </w:pPr>
      <w:r>
        <w:t>Site descriptions</w:t>
      </w:r>
    </w:p>
    <w:p w14:paraId="43DB7A25" w14:textId="27476F9E" w:rsidR="00F02EB9" w:rsidRDefault="00F02EB9" w:rsidP="00F02EB9">
      <w:pPr>
        <w:pStyle w:val="ListParagraph"/>
        <w:numPr>
          <w:ilvl w:val="0"/>
          <w:numId w:val="16"/>
        </w:numPr>
      </w:pPr>
      <w:r>
        <w:t>Background</w:t>
      </w:r>
    </w:p>
    <w:p w14:paraId="731D4089" w14:textId="4441BBFC" w:rsidR="00F02EB9" w:rsidRDefault="00F02EB9">
      <w:r>
        <w:br w:type="page"/>
      </w:r>
    </w:p>
    <w:p w14:paraId="28D581E6" w14:textId="77777777" w:rsidR="00F02EB9" w:rsidRPr="001C7A2B" w:rsidRDefault="00F02EB9" w:rsidP="00B51C2E"/>
    <w:p w14:paraId="673E4ADC" w14:textId="45B2708F" w:rsidR="00767D5E" w:rsidRPr="001C7A2B" w:rsidRDefault="00BE71C4" w:rsidP="00391242">
      <w:pPr>
        <w:pStyle w:val="Heading1"/>
        <w:spacing w:line="240" w:lineRule="auto"/>
        <w:rPr>
          <w:rFonts w:ascii="Times New Roman" w:hAnsi="Times New Roman" w:cs="Times New Roman"/>
        </w:rPr>
      </w:pPr>
      <w:bookmarkStart w:id="9" w:name="_Toc187849251"/>
      <w:r w:rsidRPr="001C7A2B">
        <w:rPr>
          <w:rFonts w:ascii="Times New Roman" w:hAnsi="Times New Roman" w:cs="Times New Roman"/>
        </w:rPr>
        <w:t>Intro</w:t>
      </w:r>
      <w:r w:rsidR="00186D33" w:rsidRPr="001C7A2B">
        <w:rPr>
          <w:rFonts w:ascii="Times New Roman" w:hAnsi="Times New Roman" w:cs="Times New Roman"/>
        </w:rPr>
        <w:t>duction</w:t>
      </w:r>
      <w:r w:rsidRPr="001C7A2B">
        <w:rPr>
          <w:rFonts w:ascii="Times New Roman" w:hAnsi="Times New Roman" w:cs="Times New Roman"/>
        </w:rPr>
        <w:t xml:space="preserve"> and Backgroun</w:t>
      </w:r>
      <w:r w:rsidR="00767D5E" w:rsidRPr="001C7A2B">
        <w:rPr>
          <w:rFonts w:ascii="Times New Roman" w:hAnsi="Times New Roman" w:cs="Times New Roman"/>
        </w:rPr>
        <w:t>d</w:t>
      </w:r>
      <w:bookmarkEnd w:id="9"/>
    </w:p>
    <w:p w14:paraId="5AC4BA17" w14:textId="77777777" w:rsidR="00644276" w:rsidRPr="001C7A2B" w:rsidRDefault="00644276"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Verde River Overview</w:t>
      </w:r>
    </w:p>
    <w:p w14:paraId="4823E84F" w14:textId="0C5C7293" w:rsidR="00644276" w:rsidRPr="001C7A2B" w:rsidRDefault="00644276"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River is in central Arizona and its watershed drains over </w:t>
      </w:r>
      <w:r w:rsidR="00FA6257">
        <w:rPr>
          <w:rFonts w:ascii="Times New Roman" w:eastAsia="Times New Roman" w:hAnsi="Times New Roman" w:cs="Times New Roman"/>
          <w:sz w:val="24"/>
          <w:szCs w:val="24"/>
        </w:rPr>
        <w:t>16</w:t>
      </w:r>
      <w:r w:rsidRPr="001C7A2B">
        <w:rPr>
          <w:rFonts w:ascii="Times New Roman" w:eastAsia="Times New Roman" w:hAnsi="Times New Roman" w:cs="Times New Roman"/>
          <w:sz w:val="24"/>
          <w:szCs w:val="24"/>
        </w:rPr>
        <w:t xml:space="preserve"> </w:t>
      </w:r>
      <w:r w:rsidR="00FA6257">
        <w:rPr>
          <w:rFonts w:ascii="Times New Roman" w:eastAsia="Times New Roman" w:hAnsi="Times New Roman" w:cs="Times New Roman"/>
          <w:sz w:val="24"/>
          <w:szCs w:val="24"/>
        </w:rPr>
        <w:t>thousand square kilometers</w:t>
      </w:r>
      <w:r w:rsidRPr="001C7A2B">
        <w:rPr>
          <w:rFonts w:ascii="Times New Roman" w:eastAsia="Times New Roman" w:hAnsi="Times New Roman" w:cs="Times New Roman"/>
          <w:sz w:val="24"/>
          <w:szCs w:val="24"/>
        </w:rPr>
        <w:t xml:space="preserve">. Elevations range from over </w:t>
      </w:r>
      <w:r w:rsidR="003530F0">
        <w:rPr>
          <w:rFonts w:ascii="Times New Roman" w:eastAsia="Times New Roman" w:hAnsi="Times New Roman" w:cs="Times New Roman"/>
          <w:sz w:val="24"/>
          <w:szCs w:val="24"/>
        </w:rPr>
        <w:t xml:space="preserve">3650 </w:t>
      </w:r>
      <w:r w:rsidR="00834D6B" w:rsidRPr="003530F0">
        <w:rPr>
          <w:rFonts w:ascii="Times New Roman" w:eastAsia="Times New Roman" w:hAnsi="Times New Roman" w:cs="Times New Roman"/>
          <w:sz w:val="24"/>
          <w:szCs w:val="24"/>
        </w:rPr>
        <w:t>m</w:t>
      </w:r>
      <w:r w:rsidR="003530F0">
        <w:rPr>
          <w:rFonts w:ascii="Times New Roman" w:eastAsia="Times New Roman" w:hAnsi="Times New Roman" w:cs="Times New Roman"/>
          <w:sz w:val="24"/>
          <w:szCs w:val="24"/>
        </w:rPr>
        <w:t xml:space="preserve"> </w:t>
      </w:r>
      <w:commentRangeStart w:id="10"/>
      <w:commentRangeEnd w:id="10"/>
      <w:r w:rsidR="00973221" w:rsidRPr="003530F0">
        <w:rPr>
          <w:rStyle w:val="CommentReference"/>
        </w:rPr>
        <w:commentReference w:id="10"/>
      </w:r>
      <w:r w:rsidRPr="001C7A2B">
        <w:rPr>
          <w:rFonts w:ascii="Times New Roman" w:eastAsia="Times New Roman" w:hAnsi="Times New Roman" w:cs="Times New Roman"/>
          <w:sz w:val="24"/>
          <w:szCs w:val="24"/>
        </w:rPr>
        <w:t xml:space="preserve">ASL </w:t>
      </w:r>
      <w:r w:rsidR="00023B6C" w:rsidRPr="001C7A2B">
        <w:rPr>
          <w:rFonts w:ascii="Times New Roman" w:eastAsia="Times New Roman" w:hAnsi="Times New Roman" w:cs="Times New Roman"/>
          <w:sz w:val="24"/>
          <w:szCs w:val="24"/>
        </w:rPr>
        <w:t>in the San Francisco Peaks</w:t>
      </w:r>
      <w:r w:rsidRPr="001C7A2B">
        <w:rPr>
          <w:rFonts w:ascii="Times New Roman" w:eastAsia="Times New Roman" w:hAnsi="Times New Roman" w:cs="Times New Roman"/>
          <w:sz w:val="24"/>
          <w:szCs w:val="24"/>
        </w:rPr>
        <w:t xml:space="preserve"> to about </w:t>
      </w:r>
      <w:r w:rsidR="0033468C">
        <w:rPr>
          <w:rFonts w:ascii="Times New Roman" w:eastAsia="Times New Roman" w:hAnsi="Times New Roman" w:cs="Times New Roman"/>
          <w:sz w:val="24"/>
          <w:szCs w:val="24"/>
        </w:rPr>
        <w:t xml:space="preserve">400 m </w:t>
      </w:r>
      <w:r w:rsidRPr="001C7A2B">
        <w:rPr>
          <w:rFonts w:ascii="Times New Roman" w:eastAsia="Times New Roman" w:hAnsi="Times New Roman" w:cs="Times New Roman"/>
          <w:sz w:val="24"/>
          <w:szCs w:val="24"/>
        </w:rPr>
        <w:t xml:space="preserve">ASL at its confluence with the Salt River. The upper reaches of the watershed are largely ephemeral, consisting of the Chino Valley and Big Chino Wash. Perennial flow begins at a series of springs near Paulden, AZ. The river flows through </w:t>
      </w:r>
      <w:r w:rsidR="00096104" w:rsidRPr="001C7A2B">
        <w:rPr>
          <w:rFonts w:ascii="Times New Roman" w:eastAsia="Times New Roman" w:hAnsi="Times New Roman" w:cs="Times New Roman"/>
          <w:sz w:val="24"/>
          <w:szCs w:val="24"/>
        </w:rPr>
        <w:t>an isolated</w:t>
      </w:r>
      <w:r w:rsidRPr="001C7A2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w:t>
      </w:r>
      <w:r w:rsidR="00C16B8E">
        <w:rPr>
          <w:rFonts w:ascii="Times New Roman" w:eastAsia="Times New Roman" w:hAnsi="Times New Roman" w:cs="Times New Roman"/>
          <w:sz w:val="24"/>
          <w:szCs w:val="24"/>
        </w:rPr>
        <w:t>B</w:t>
      </w:r>
      <w:r w:rsidRPr="001C7A2B">
        <w:rPr>
          <w:rFonts w:ascii="Times New Roman" w:eastAsia="Times New Roman" w:hAnsi="Times New Roman" w:cs="Times New Roman"/>
          <w:sz w:val="24"/>
          <w:szCs w:val="24"/>
        </w:rPr>
        <w:t xml:space="preserve">RAP). </w:t>
      </w:r>
      <w:r w:rsidR="00ED07CE">
        <w:rPr>
          <w:rFonts w:ascii="Times New Roman" w:eastAsia="Times New Roman" w:hAnsi="Times New Roman" w:cs="Times New Roman"/>
          <w:sz w:val="24"/>
          <w:szCs w:val="24"/>
        </w:rPr>
        <w:t>Along</w:t>
      </w:r>
      <w:r w:rsidR="00ED07CE"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this reach the Verde River gains volume from a string of canyons with perennial tributaries. These include Sycamore, Wet Beaver, Oak, and West Clear creeks. These perennial tributaries get large portions of their base</w:t>
      </w:r>
      <w:ins w:id="11" w:author="Abraham E Springer" w:date="2024-03-02T07:38:00Z">
        <w:r w:rsidR="00F21803"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from springs </w:t>
      </w:r>
      <w:r w:rsidR="00973221">
        <w:rPr>
          <w:rFonts w:ascii="Times New Roman" w:eastAsia="Times New Roman" w:hAnsi="Times New Roman" w:cs="Times New Roman"/>
          <w:sz w:val="24"/>
          <w:szCs w:val="24"/>
        </w:rPr>
        <w:t>discharging from the</w:t>
      </w:r>
      <w:r w:rsidR="00973221"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regional aquifers </w:t>
      </w:r>
      <w:r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49C19F65" w14:textId="77777777" w:rsidR="00B51C2E" w:rsidRDefault="00BF06F1" w:rsidP="00B51C2E">
      <w:pPr>
        <w:keepNext/>
        <w:spacing w:line="240" w:lineRule="auto"/>
        <w:jc w:val="center"/>
      </w:pPr>
      <w:r w:rsidRPr="001C7A2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24940461" w14:textId="3695EB3E" w:rsidR="00644276" w:rsidRPr="001C7A2B" w:rsidRDefault="00B51C2E" w:rsidP="00B51C2E">
      <w:pPr>
        <w:pStyle w:val="Caption"/>
        <w:jc w:val="center"/>
        <w:rPr>
          <w:rFonts w:ascii="Times New Roman" w:eastAsia="Times New Roman" w:hAnsi="Times New Roman" w:cs="Times New Roman"/>
          <w:sz w:val="24"/>
          <w:szCs w:val="24"/>
        </w:rPr>
      </w:pPr>
      <w:bookmarkStart w:id="12" w:name="_Toc187848821"/>
      <w:r>
        <w:t xml:space="preserve">Figure </w:t>
      </w:r>
      <w:r>
        <w:fldChar w:fldCharType="begin"/>
      </w:r>
      <w:r>
        <w:instrText xml:space="preserve"> SEQ Figure \* ARABIC </w:instrText>
      </w:r>
      <w:r>
        <w:fldChar w:fldCharType="separate"/>
      </w:r>
      <w:r>
        <w:rPr>
          <w:noProof/>
        </w:rPr>
        <w:t>1</w:t>
      </w:r>
      <w:r>
        <w:fldChar w:fldCharType="end"/>
      </w:r>
      <w:r w:rsidRPr="00B51C2E">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Map of the Verde River watershed and study sites</w:t>
      </w:r>
      <w:bookmarkEnd w:id="12"/>
    </w:p>
    <w:p w14:paraId="7CEBEDF2" w14:textId="77777777" w:rsidR="00644276" w:rsidRPr="001C7A2B" w:rsidRDefault="00644276" w:rsidP="00391242">
      <w:pPr>
        <w:spacing w:line="240" w:lineRule="auto"/>
        <w:jc w:val="center"/>
        <w:rPr>
          <w:rFonts w:ascii="Times New Roman" w:eastAsia="Times New Roman" w:hAnsi="Times New Roman" w:cs="Times New Roman"/>
          <w:sz w:val="24"/>
          <w:szCs w:val="24"/>
        </w:rPr>
      </w:pPr>
    </w:p>
    <w:p w14:paraId="189091C4" w14:textId="01BBE5C7" w:rsidR="00E9699C" w:rsidRPr="001C7A2B" w:rsidRDefault="00644276"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W&amp;S River extends from Beasley RAP to Sheep Bridge Dispersed Camping area just </w:t>
      </w:r>
      <w:r w:rsidR="00534991">
        <w:rPr>
          <w:rFonts w:ascii="Times New Roman" w:eastAsia="Times New Roman" w:hAnsi="Times New Roman" w:cs="Times New Roman"/>
          <w:sz w:val="24"/>
          <w:szCs w:val="24"/>
        </w:rPr>
        <w:t xml:space="preserve">below the Wild and Scenic </w:t>
      </w:r>
      <w:r w:rsidR="00ED07CE">
        <w:rPr>
          <w:rFonts w:ascii="Times New Roman" w:eastAsia="Times New Roman" w:hAnsi="Times New Roman" w:cs="Times New Roman"/>
          <w:sz w:val="24"/>
          <w:szCs w:val="24"/>
        </w:rPr>
        <w:t xml:space="preserve">reach </w:t>
      </w:r>
      <w:r w:rsidR="00973221">
        <w:rPr>
          <w:rFonts w:ascii="Times New Roman" w:eastAsia="Times New Roman" w:hAnsi="Times New Roman" w:cs="Times New Roman"/>
          <w:sz w:val="24"/>
          <w:szCs w:val="24"/>
        </w:rPr>
        <w:t xml:space="preserve">(Figure </w:t>
      </w:r>
      <w:commentRangeStart w:id="13"/>
      <w:r w:rsidR="00973221">
        <w:rPr>
          <w:rFonts w:ascii="Times New Roman" w:eastAsia="Times New Roman" w:hAnsi="Times New Roman" w:cs="Times New Roman"/>
          <w:sz w:val="24"/>
          <w:szCs w:val="24"/>
        </w:rPr>
        <w:t>1</w:t>
      </w:r>
      <w:commentRangeEnd w:id="13"/>
      <w:r w:rsidR="00973221">
        <w:rPr>
          <w:rStyle w:val="CommentReference"/>
        </w:rPr>
        <w:commentReference w:id="13"/>
      </w:r>
      <w:r w:rsidR="00973221">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w:t>
      </w:r>
      <w:r w:rsidR="00973221">
        <w:rPr>
          <w:rFonts w:ascii="Times New Roman" w:eastAsia="Times New Roman" w:hAnsi="Times New Roman" w:cs="Times New Roman"/>
          <w:sz w:val="24"/>
          <w:szCs w:val="24"/>
        </w:rPr>
        <w:t>T</w:t>
      </w:r>
      <w:r w:rsidRPr="001C7A2B">
        <w:rPr>
          <w:rFonts w:ascii="Times New Roman" w:eastAsia="Times New Roman" w:hAnsi="Times New Roman" w:cs="Times New Roman"/>
          <w:sz w:val="24"/>
          <w:szCs w:val="24"/>
        </w:rPr>
        <w:t>he river is isolated and generally inaccessible by road</w:t>
      </w:r>
      <w:r w:rsidR="00973221">
        <w:rPr>
          <w:rFonts w:ascii="Times New Roman" w:eastAsia="Times New Roman" w:hAnsi="Times New Roman" w:cs="Times New Roman"/>
          <w:sz w:val="24"/>
          <w:szCs w:val="24"/>
        </w:rPr>
        <w:t xml:space="preserve"> along this reach</w:t>
      </w:r>
      <w:r w:rsidRPr="001C7A2B">
        <w:rPr>
          <w:rFonts w:ascii="Times New Roman" w:eastAsia="Times New Roman" w:hAnsi="Times New Roman" w:cs="Times New Roman"/>
          <w:sz w:val="24"/>
          <w:szCs w:val="24"/>
        </w:rPr>
        <w:t xml:space="preserve">. The region is rugged and arid with Fossil Creek and the intermittent East Verde River contributing flow to the river. After the W&amp;S portion of the river, the </w:t>
      </w:r>
      <w:r w:rsidR="002C275B" w:rsidRPr="001C7A2B">
        <w:rPr>
          <w:rFonts w:ascii="Times New Roman" w:eastAsia="Times New Roman" w:hAnsi="Times New Roman" w:cs="Times New Roman"/>
          <w:sz w:val="24"/>
          <w:szCs w:val="24"/>
        </w:rPr>
        <w:t>Verde</w:t>
      </w:r>
      <w:r w:rsidRPr="001C7A2B">
        <w:rPr>
          <w:rFonts w:ascii="Times New Roman" w:eastAsia="Times New Roman" w:hAnsi="Times New Roman" w:cs="Times New Roman"/>
          <w:sz w:val="24"/>
          <w:szCs w:val="24"/>
        </w:rPr>
        <w:t xml:space="preserve"> enters Horseshoe Reservoir, the first of two large storage reservoirs on the river. Shortly after Horseshoe Reservoir the river flows into Bartlett Reservoir and then joins the Salt River just northeast of the Phoenix metropolitan area.</w:t>
      </w:r>
    </w:p>
    <w:p w14:paraId="3B839EB7" w14:textId="2F358F50" w:rsidR="00E9699C" w:rsidRPr="001C7A2B" w:rsidRDefault="00E9699C"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644276" w:rsidRPr="001C7A2B">
        <w:rPr>
          <w:rFonts w:ascii="Times New Roman" w:eastAsia="Times New Roman" w:hAnsi="Times New Roman" w:cs="Times New Roman"/>
          <w:sz w:val="24"/>
          <w:szCs w:val="24"/>
        </w:rPr>
        <w:t xml:space="preserve">Although there are no large storage reservoirs above the Verde River Wild and Scenic </w:t>
      </w:r>
      <w:r w:rsidR="00ED07CE">
        <w:rPr>
          <w:rFonts w:ascii="Times New Roman" w:eastAsia="Times New Roman" w:hAnsi="Times New Roman" w:cs="Times New Roman"/>
          <w:sz w:val="24"/>
          <w:szCs w:val="24"/>
        </w:rPr>
        <w:t>c</w:t>
      </w:r>
      <w:r w:rsidR="00ED07CE" w:rsidRPr="001C7A2B">
        <w:rPr>
          <w:rFonts w:ascii="Times New Roman" w:eastAsia="Times New Roman" w:hAnsi="Times New Roman" w:cs="Times New Roman"/>
          <w:sz w:val="24"/>
          <w:szCs w:val="24"/>
        </w:rPr>
        <w:t>orridor</w:t>
      </w:r>
      <w:r w:rsidR="00644276" w:rsidRPr="001C7A2B">
        <w:rPr>
          <w:rFonts w:ascii="Times New Roman" w:eastAsia="Times New Roman" w:hAnsi="Times New Roman" w:cs="Times New Roman"/>
          <w:sz w:val="24"/>
          <w:szCs w:val="24"/>
        </w:rPr>
        <w:t>, the Verde River is still impacted by human use. Base</w:t>
      </w:r>
      <w:ins w:id="14" w:author="Abraham E Springer" w:date="2024-03-02T07:39:00Z">
        <w:r w:rsidR="00F21803" w:rsidRPr="001C7A2B">
          <w:rPr>
            <w:rFonts w:ascii="Times New Roman" w:eastAsia="Times New Roman" w:hAnsi="Times New Roman" w:cs="Times New Roman"/>
            <w:sz w:val="24"/>
            <w:szCs w:val="24"/>
          </w:rPr>
          <w:t xml:space="preserve"> </w:t>
        </w:r>
      </w:ins>
      <w:r w:rsidR="00644276" w:rsidRPr="001C7A2B">
        <w:rPr>
          <w:rFonts w:ascii="Times New Roman" w:eastAsia="Times New Roman" w:hAnsi="Times New Roman" w:cs="Times New Roman"/>
          <w:sz w:val="24"/>
          <w:szCs w:val="24"/>
        </w:rPr>
        <w:t xml:space="preserve">flow in the upper Verde Valley comes mainly from the Big Chino and Little Chino aquifers </w:t>
      </w:r>
      <w:r w:rsidR="00644276" w:rsidRPr="001C7A2B">
        <w:rPr>
          <w:rFonts w:ascii="Times New Roman" w:eastAsia="Times New Roman" w:hAnsi="Times New Roman" w:cs="Times New Roman"/>
          <w:sz w:val="24"/>
          <w:szCs w:val="24"/>
        </w:rPr>
        <w:fldChar w:fldCharType="begin"/>
      </w:r>
      <w:r w:rsidR="00644276" w:rsidRPr="001C7A2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(Wirt, DeWitt, and Langenheim 2005)</w:t>
      </w:r>
      <w:r w:rsidR="00644276" w:rsidRPr="001C7A2B">
        <w:rPr>
          <w:rFonts w:ascii="Times New Roman" w:eastAsia="Times New Roman" w:hAnsi="Times New Roman" w:cs="Times New Roman"/>
          <w:sz w:val="24"/>
          <w:szCs w:val="24"/>
        </w:rPr>
        <w:fldChar w:fldCharType="end"/>
      </w:r>
      <w:r w:rsidR="00644276" w:rsidRPr="001C7A2B">
        <w:rPr>
          <w:rFonts w:ascii="Times New Roman" w:eastAsia="Times New Roman" w:hAnsi="Times New Roman" w:cs="Times New Roman"/>
          <w:sz w:val="24"/>
          <w:szCs w:val="24"/>
        </w:rPr>
        <w:t xml:space="preserve">. These aquifers are pumped by municipal, </w:t>
      </w:r>
      <w:r w:rsidR="00186D33" w:rsidRPr="001C7A2B">
        <w:rPr>
          <w:rFonts w:ascii="Times New Roman" w:eastAsia="Times New Roman" w:hAnsi="Times New Roman" w:cs="Times New Roman"/>
          <w:sz w:val="24"/>
          <w:szCs w:val="24"/>
        </w:rPr>
        <w:t>irrigation,</w:t>
      </w:r>
      <w:r w:rsidR="00644276" w:rsidRPr="001C7A2B">
        <w:rPr>
          <w:rFonts w:ascii="Times New Roman" w:eastAsia="Times New Roman" w:hAnsi="Times New Roman" w:cs="Times New Roman"/>
          <w:sz w:val="24"/>
          <w:szCs w:val="24"/>
        </w:rPr>
        <w:t xml:space="preserve"> and domestic wells near </w:t>
      </w:r>
      <w:r w:rsidR="00DB1282" w:rsidRPr="001C7A2B">
        <w:rPr>
          <w:rFonts w:ascii="Times New Roman" w:eastAsia="Times New Roman" w:hAnsi="Times New Roman" w:cs="Times New Roman"/>
          <w:sz w:val="24"/>
          <w:szCs w:val="24"/>
        </w:rPr>
        <w:t>in the Little Chino Basin</w:t>
      </w:r>
      <w:r w:rsidR="00644276" w:rsidRPr="001C7A2B">
        <w:rPr>
          <w:rFonts w:ascii="Times New Roman" w:eastAsia="Times New Roman" w:hAnsi="Times New Roman" w:cs="Times New Roman"/>
          <w:sz w:val="24"/>
          <w:szCs w:val="24"/>
        </w:rPr>
        <w:t xml:space="preserve">. Perennial flow in the Verde begins </w:t>
      </w:r>
      <w:r w:rsidR="00644276" w:rsidRPr="001C7A2B">
        <w:rPr>
          <w:rFonts w:ascii="Times New Roman" w:eastAsia="Times New Roman" w:hAnsi="Times New Roman" w:cs="Times New Roman"/>
          <w:sz w:val="24"/>
          <w:szCs w:val="24"/>
        </w:rPr>
        <w:lastRenderedPageBreak/>
        <w:t xml:space="preserve">about 5 miles lower downstream than it did historically </w:t>
      </w:r>
      <w:r w:rsidR="0064427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(Ecological Implications of Verde River Flows , 2008)</w:t>
      </w:r>
      <w:r w:rsidR="00644276" w:rsidRPr="001C7A2B">
        <w:rPr>
          <w:rFonts w:ascii="Times New Roman" w:eastAsia="Times New Roman" w:hAnsi="Times New Roman" w:cs="Times New Roman"/>
          <w:sz w:val="24"/>
          <w:szCs w:val="24"/>
        </w:rPr>
        <w:fldChar w:fldCharType="end"/>
      </w:r>
      <w:r w:rsidR="00644276" w:rsidRPr="001C7A2B">
        <w:rPr>
          <w:rFonts w:ascii="Times New Roman" w:eastAsia="Times New Roman" w:hAnsi="Times New Roman" w:cs="Times New Roman"/>
          <w:sz w:val="24"/>
          <w:szCs w:val="24"/>
        </w:rPr>
        <w:t xml:space="preserve">. Surface water diversions between </w:t>
      </w:r>
      <w:r w:rsidR="00973221" w:rsidRPr="001C7A2B">
        <w:rPr>
          <w:rFonts w:ascii="Times New Roman" w:eastAsia="Times New Roman" w:hAnsi="Times New Roman" w:cs="Times New Roman"/>
          <w:sz w:val="24"/>
          <w:szCs w:val="24"/>
        </w:rPr>
        <w:t>C</w:t>
      </w:r>
      <w:r w:rsidR="00973221">
        <w:rPr>
          <w:rFonts w:ascii="Times New Roman" w:eastAsia="Times New Roman" w:hAnsi="Times New Roman" w:cs="Times New Roman"/>
          <w:sz w:val="24"/>
          <w:szCs w:val="24"/>
        </w:rPr>
        <w:t>larkdale</w:t>
      </w:r>
      <w:r w:rsidR="00973221" w:rsidRPr="001C7A2B">
        <w:rPr>
          <w:rFonts w:ascii="Times New Roman" w:eastAsia="Times New Roman" w:hAnsi="Times New Roman" w:cs="Times New Roman"/>
          <w:sz w:val="24"/>
          <w:szCs w:val="24"/>
        </w:rPr>
        <w:t xml:space="preserve"> </w:t>
      </w:r>
      <w:r w:rsidR="00644276" w:rsidRPr="001C7A2B">
        <w:rPr>
          <w:rFonts w:ascii="Times New Roman" w:eastAsia="Times New Roman" w:hAnsi="Times New Roman" w:cs="Times New Roman"/>
          <w:sz w:val="24"/>
          <w:szCs w:val="24"/>
        </w:rPr>
        <w:t xml:space="preserve">and Beasley RAP </w:t>
      </w:r>
      <w:r w:rsidR="00DB1282" w:rsidRPr="001C7A2B">
        <w:rPr>
          <w:rFonts w:ascii="Times New Roman" w:eastAsia="Times New Roman" w:hAnsi="Times New Roman" w:cs="Times New Roman"/>
          <w:sz w:val="24"/>
          <w:szCs w:val="24"/>
        </w:rPr>
        <w:t xml:space="preserve">reduce </w:t>
      </w:r>
      <w:r w:rsidR="00644276" w:rsidRPr="001C7A2B">
        <w:rPr>
          <w:rFonts w:ascii="Times New Roman" w:eastAsia="Times New Roman" w:hAnsi="Times New Roman" w:cs="Times New Roman"/>
          <w:sz w:val="24"/>
          <w:szCs w:val="24"/>
        </w:rPr>
        <w:t>base</w:t>
      </w:r>
      <w:ins w:id="15" w:author="Abraham E Springer" w:date="2024-03-02T07:39:00Z">
        <w:r w:rsidR="00F21803" w:rsidRPr="001C7A2B">
          <w:rPr>
            <w:rFonts w:ascii="Times New Roman" w:eastAsia="Times New Roman" w:hAnsi="Times New Roman" w:cs="Times New Roman"/>
            <w:sz w:val="24"/>
            <w:szCs w:val="24"/>
          </w:rPr>
          <w:t xml:space="preserve"> </w:t>
        </w:r>
      </w:ins>
      <w:r w:rsidR="00644276" w:rsidRPr="001C7A2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6"/>
      <w:r w:rsidR="00644276" w:rsidRPr="001C7A2B">
        <w:rPr>
          <w:rFonts w:ascii="Times New Roman" w:eastAsia="Times New Roman" w:hAnsi="Times New Roman" w:cs="Times New Roman"/>
          <w:sz w:val="24"/>
          <w:szCs w:val="24"/>
        </w:rPr>
        <w:fldChar w:fldCharType="begin"/>
      </w:r>
      <w:r w:rsidR="00644276" w:rsidRPr="001C7A2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(Alam 1997; Blasch et al. 2006)</w:t>
      </w:r>
      <w:r w:rsidR="00644276" w:rsidRPr="001C7A2B">
        <w:rPr>
          <w:rFonts w:ascii="Times New Roman" w:eastAsia="Times New Roman" w:hAnsi="Times New Roman" w:cs="Times New Roman"/>
          <w:sz w:val="24"/>
          <w:szCs w:val="24"/>
        </w:rPr>
        <w:fldChar w:fldCharType="end"/>
      </w:r>
      <w:commentRangeEnd w:id="16"/>
      <w:r w:rsidR="00973221">
        <w:rPr>
          <w:rStyle w:val="CommentReference"/>
        </w:rPr>
        <w:commentReference w:id="16"/>
      </w:r>
      <w:r w:rsidR="00644276" w:rsidRPr="001C7A2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commentRangeStart w:id="17"/>
      <w:r w:rsidR="0064427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(USDA, 2012)</w:t>
      </w:r>
      <w:r w:rsidR="00644276" w:rsidRPr="001C7A2B">
        <w:rPr>
          <w:rFonts w:ascii="Times New Roman" w:eastAsia="Times New Roman" w:hAnsi="Times New Roman" w:cs="Times New Roman"/>
          <w:sz w:val="24"/>
          <w:szCs w:val="24"/>
        </w:rPr>
        <w:fldChar w:fldCharType="end"/>
      </w:r>
      <w:commentRangeEnd w:id="17"/>
      <w:r w:rsidR="00553350">
        <w:rPr>
          <w:rStyle w:val="CommentReference"/>
        </w:rPr>
        <w:commentReference w:id="17"/>
      </w:r>
      <w:r w:rsidRPr="001C7A2B">
        <w:rPr>
          <w:rFonts w:ascii="Times New Roman" w:eastAsia="Times New Roman" w:hAnsi="Times New Roman" w:cs="Times New Roman"/>
          <w:sz w:val="24"/>
          <w:szCs w:val="24"/>
        </w:rPr>
        <w:t xml:space="preserve"> </w:t>
      </w:r>
    </w:p>
    <w:p w14:paraId="63A6A9D0" w14:textId="373C1A75" w:rsidR="00644276" w:rsidRPr="001C7A2B" w:rsidRDefault="00644276" w:rsidP="00391242">
      <w:pPr>
        <w:spacing w:line="240" w:lineRule="auto"/>
        <w:ind w:firstLine="720"/>
        <w:rPr>
          <w:rFonts w:ascii="Times New Roman" w:eastAsia="Times New Roman" w:hAnsi="Times New Roman" w:cs="Times New Roman"/>
          <w:sz w:val="24"/>
          <w:szCs w:val="24"/>
        </w:rPr>
      </w:pPr>
    </w:p>
    <w:p w14:paraId="520CFDA3" w14:textId="77777777" w:rsidR="002D6445" w:rsidRPr="001C7A2B" w:rsidRDefault="00BE71C4" w:rsidP="00391242">
      <w:pPr>
        <w:spacing w:line="240" w:lineRule="auto"/>
        <w:rPr>
          <w:rFonts w:ascii="Times New Roman" w:eastAsia="Times New Roman" w:hAnsi="Times New Roman" w:cs="Times New Roman"/>
          <w:b/>
          <w:bCs/>
          <w:sz w:val="28"/>
          <w:szCs w:val="28"/>
        </w:rPr>
      </w:pPr>
      <w:commentRangeStart w:id="18"/>
      <w:r w:rsidRPr="001C7A2B">
        <w:rPr>
          <w:rFonts w:ascii="Times New Roman" w:eastAsia="Times New Roman" w:hAnsi="Times New Roman" w:cs="Times New Roman"/>
          <w:b/>
          <w:bCs/>
          <w:sz w:val="28"/>
          <w:szCs w:val="28"/>
        </w:rPr>
        <w:t>Riparian</w:t>
      </w:r>
      <w:commentRangeEnd w:id="18"/>
      <w:r w:rsidR="00261712" w:rsidRPr="001C7A2B">
        <w:rPr>
          <w:rStyle w:val="CommentReference"/>
          <w:rFonts w:ascii="Times New Roman" w:hAnsi="Times New Roman" w:cs="Times New Roman"/>
          <w:b/>
          <w:bCs/>
          <w:sz w:val="28"/>
          <w:szCs w:val="28"/>
        </w:rPr>
        <w:commentReference w:id="18"/>
      </w:r>
      <w:r w:rsidRPr="001C7A2B">
        <w:rPr>
          <w:rFonts w:ascii="Times New Roman" w:eastAsia="Times New Roman" w:hAnsi="Times New Roman" w:cs="Times New Roman"/>
          <w:b/>
          <w:bCs/>
          <w:sz w:val="28"/>
          <w:szCs w:val="28"/>
        </w:rPr>
        <w:t xml:space="preserve"> Forest Overview</w:t>
      </w:r>
    </w:p>
    <w:p w14:paraId="576B4ABA" w14:textId="0CE7DA6A" w:rsidR="002D6445"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1C7A2B">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(Ffolliott et al. 2004)</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In Arizona, 80 percent of all vertebrate species complete a part of their lifecycle in riparian areas (Hubbard, 1977).  Riparian forest</w:t>
      </w:r>
      <w:del w:id="19" w:author="Abraham E Springer" w:date="2024-10-18T14:21:00Z" w16du:dateUtc="2024-10-18T21:21:00Z">
        <w:r w:rsidRPr="001C7A2B" w:rsidDel="004D0CF1">
          <w:rPr>
            <w:rFonts w:ascii="Times New Roman" w:eastAsia="Times New Roman" w:hAnsi="Times New Roman" w:cs="Times New Roman"/>
            <w:sz w:val="24"/>
            <w:szCs w:val="24"/>
          </w:rPr>
          <w:delText>:</w:delText>
        </w:r>
      </w:del>
      <w:r w:rsidR="004D0CF1">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support and enhance terrestrial and aquatic habitat, filter upland sediment and nutrients, store water and recharge aquifers and stabilize stream banks among many other functions</w:t>
      </w:r>
      <w:r w:rsidR="003C6C66" w:rsidRPr="001C7A2B">
        <w:rPr>
          <w:rFonts w:ascii="Times New Roman" w:eastAsia="Times New Roman" w:hAnsi="Times New Roman" w:cs="Times New Roman"/>
          <w:sz w:val="24"/>
          <w:szCs w:val="24"/>
        </w:rPr>
        <w:t xml:space="preserve">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(Schultz et al. 2009)</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60D93280" w14:textId="3A0FC673" w:rsidR="00644276"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Fremont </w:t>
      </w:r>
      <w:r w:rsidR="00152E07">
        <w:rPr>
          <w:rFonts w:ascii="Times New Roman" w:eastAsia="Times New Roman" w:hAnsi="Times New Roman" w:cs="Times New Roman"/>
          <w:sz w:val="24"/>
          <w:szCs w:val="24"/>
        </w:rPr>
        <w:t>c</w:t>
      </w:r>
      <w:r w:rsidR="00152E07" w:rsidRPr="001C7A2B">
        <w:rPr>
          <w:rFonts w:ascii="Times New Roman" w:eastAsia="Times New Roman" w:hAnsi="Times New Roman" w:cs="Times New Roman"/>
          <w:sz w:val="24"/>
          <w:szCs w:val="24"/>
        </w:rPr>
        <w:t xml:space="preserve">ottonwood </w:t>
      </w:r>
      <w:r w:rsidRPr="001C7A2B">
        <w:rPr>
          <w:rFonts w:ascii="Times New Roman" w:eastAsia="Times New Roman" w:hAnsi="Times New Roman" w:cs="Times New Roman"/>
          <w:i/>
          <w:sz w:val="24"/>
          <w:szCs w:val="24"/>
        </w:rPr>
        <w:t>(Populus fremontii</w:t>
      </w:r>
      <w:r w:rsidRPr="001C7A2B">
        <w:rPr>
          <w:rFonts w:ascii="Times New Roman" w:eastAsia="Times New Roman" w:hAnsi="Times New Roman" w:cs="Times New Roman"/>
          <w:sz w:val="24"/>
          <w:szCs w:val="24"/>
        </w:rPr>
        <w:t>) and Goo</w:t>
      </w:r>
      <w:r w:rsidR="00152E07">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sidR="00152E07">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sidR="00152E07">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 (</w:t>
      </w:r>
      <w:r w:rsidRPr="001C7A2B">
        <w:rPr>
          <w:rFonts w:ascii="Times New Roman" w:eastAsia="Times New Roman" w:hAnsi="Times New Roman" w:cs="Times New Roman"/>
          <w:i/>
          <w:sz w:val="24"/>
          <w:szCs w:val="24"/>
        </w:rPr>
        <w:t>Salix goo</w:t>
      </w:r>
      <w:r w:rsidR="00FA6257">
        <w:rPr>
          <w:rFonts w:ascii="Times New Roman" w:eastAsia="Times New Roman" w:hAnsi="Times New Roman" w:cs="Times New Roman"/>
          <w:i/>
          <w:sz w:val="24"/>
          <w:szCs w:val="24"/>
        </w:rPr>
        <w:t>d</w:t>
      </w:r>
      <w:r w:rsidRPr="001C7A2B">
        <w:rPr>
          <w:rFonts w:ascii="Times New Roman" w:eastAsia="Times New Roman" w:hAnsi="Times New Roman" w:cs="Times New Roman"/>
          <w:i/>
          <w:sz w:val="24"/>
          <w:szCs w:val="24"/>
        </w:rPr>
        <w:t>dingii</w:t>
      </w:r>
      <w:r w:rsidRPr="001C7A2B">
        <w:rPr>
          <w:rFonts w:ascii="Times New Roman" w:eastAsia="Times New Roman" w:hAnsi="Times New Roman" w:cs="Times New Roman"/>
          <w:sz w:val="24"/>
          <w:szCs w:val="24"/>
        </w:rPr>
        <w:t xml:space="preserve">) are major components of riparian forests along </w:t>
      </w:r>
      <w:r w:rsidR="0049341B" w:rsidRPr="001C7A2B">
        <w:rPr>
          <w:rFonts w:ascii="Times New Roman" w:eastAsia="Times New Roman" w:hAnsi="Times New Roman" w:cs="Times New Roman"/>
          <w:sz w:val="24"/>
          <w:szCs w:val="24"/>
        </w:rPr>
        <w:t xml:space="preserve">the Verde </w:t>
      </w:r>
      <w:commentRangeStart w:id="20"/>
      <w:r w:rsidR="0049341B" w:rsidRPr="001C7A2B">
        <w:rPr>
          <w:rFonts w:ascii="Times New Roman" w:eastAsia="Times New Roman" w:hAnsi="Times New Roman" w:cs="Times New Roman"/>
          <w:sz w:val="24"/>
          <w:szCs w:val="24"/>
        </w:rPr>
        <w:t>River</w:t>
      </w:r>
      <w:commentRangeEnd w:id="20"/>
      <w:r w:rsidR="004D0CF1">
        <w:rPr>
          <w:rStyle w:val="CommentReference"/>
        </w:rPr>
        <w:commentReference w:id="20"/>
      </w:r>
      <w:r w:rsidRPr="001C7A2B">
        <w:rPr>
          <w:rFonts w:ascii="Times New Roman" w:eastAsia="Times New Roman" w:hAnsi="Times New Roman" w:cs="Times New Roman"/>
          <w:sz w:val="24"/>
          <w:szCs w:val="24"/>
        </w:rPr>
        <w:t>.</w:t>
      </w:r>
      <w:r w:rsidR="008C2D44">
        <w:rPr>
          <w:rFonts w:ascii="Times New Roman" w:eastAsia="Times New Roman" w:hAnsi="Times New Roman" w:cs="Times New Roman"/>
          <w:sz w:val="24"/>
          <w:szCs w:val="24"/>
        </w:rPr>
        <w:t xml:space="preserve"> </w:t>
      </w:r>
      <w:r w:rsidR="008C2D44" w:rsidRPr="00BA0B4E">
        <w:rPr>
          <w:rFonts w:ascii="Times New Roman" w:eastAsia="Times New Roman" w:hAnsi="Times New Roman" w:cs="Times New Roman"/>
          <w:sz w:val="24"/>
          <w:szCs w:val="24"/>
        </w:rPr>
        <w:t xml:space="preserve">Other important woody riparian plants </w:t>
      </w:r>
      <w:r w:rsidR="003D5945" w:rsidRPr="00BA0B4E">
        <w:rPr>
          <w:rFonts w:ascii="Times New Roman" w:eastAsia="Times New Roman" w:hAnsi="Times New Roman" w:cs="Times New Roman"/>
          <w:sz w:val="24"/>
          <w:szCs w:val="24"/>
        </w:rPr>
        <w:t>include</w:t>
      </w:r>
      <w:r w:rsidR="00BA0B4E">
        <w:rPr>
          <w:rFonts w:ascii="Times New Roman" w:eastAsia="Times New Roman" w:hAnsi="Times New Roman" w:cs="Times New Roman"/>
          <w:sz w:val="24"/>
          <w:szCs w:val="24"/>
        </w:rPr>
        <w:t xml:space="preserve"> Arizona sycamore (</w:t>
      </w:r>
      <w:r w:rsidR="00BA0B4E">
        <w:rPr>
          <w:rFonts w:ascii="Times New Roman" w:eastAsia="Times New Roman" w:hAnsi="Times New Roman" w:cs="Times New Roman"/>
          <w:i/>
          <w:iCs/>
          <w:sz w:val="24"/>
          <w:szCs w:val="24"/>
        </w:rPr>
        <w:t>Platanus wrightii)</w:t>
      </w:r>
      <w:r w:rsidR="00BA0B4E">
        <w:rPr>
          <w:rFonts w:ascii="Times New Roman" w:eastAsia="Times New Roman" w:hAnsi="Times New Roman" w:cs="Times New Roman"/>
          <w:sz w:val="24"/>
          <w:szCs w:val="24"/>
        </w:rPr>
        <w:t>, Arizona Ash (</w:t>
      </w:r>
      <w:r w:rsidR="00BA0B4E">
        <w:rPr>
          <w:rFonts w:ascii="Times New Roman" w:eastAsia="Times New Roman" w:hAnsi="Times New Roman" w:cs="Times New Roman"/>
          <w:i/>
          <w:iCs/>
          <w:sz w:val="24"/>
          <w:szCs w:val="24"/>
        </w:rPr>
        <w:t>Fraxinus veluntin</w:t>
      </w:r>
      <w:del w:id="21" w:author="Merritt, David - FS, CO" w:date="2025-01-09T11:02:00Z" w16du:dateUtc="2025-01-09T18:02:00Z">
        <w:r w:rsidR="00BA0B4E" w:rsidDel="00152E07">
          <w:rPr>
            <w:rFonts w:ascii="Times New Roman" w:eastAsia="Times New Roman" w:hAnsi="Times New Roman" w:cs="Times New Roman"/>
            <w:i/>
            <w:iCs/>
            <w:sz w:val="24"/>
            <w:szCs w:val="24"/>
          </w:rPr>
          <w:delText>i</w:delText>
        </w:r>
      </w:del>
      <w:r w:rsidR="00BA0B4E">
        <w:rPr>
          <w:rFonts w:ascii="Times New Roman" w:eastAsia="Times New Roman" w:hAnsi="Times New Roman" w:cs="Times New Roman"/>
          <w:i/>
          <w:iCs/>
          <w:sz w:val="24"/>
          <w:szCs w:val="24"/>
        </w:rPr>
        <w:t>a)</w:t>
      </w:r>
      <w:r w:rsidR="00BA0B4E">
        <w:rPr>
          <w:rFonts w:ascii="Times New Roman" w:eastAsia="Times New Roman" w:hAnsi="Times New Roman" w:cs="Times New Roman"/>
          <w:sz w:val="24"/>
          <w:szCs w:val="24"/>
        </w:rPr>
        <w:t>, seep willow (</w:t>
      </w:r>
      <w:r w:rsidR="00BA0B4E">
        <w:rPr>
          <w:rFonts w:ascii="Times New Roman" w:eastAsia="Times New Roman" w:hAnsi="Times New Roman" w:cs="Times New Roman"/>
          <w:i/>
          <w:iCs/>
          <w:sz w:val="24"/>
          <w:szCs w:val="24"/>
        </w:rPr>
        <w:t>Baccharis salicifolia</w:t>
      </w:r>
      <w:r w:rsidR="00BA0B4E">
        <w:rPr>
          <w:rFonts w:ascii="Times New Roman" w:eastAsia="Times New Roman" w:hAnsi="Times New Roman" w:cs="Times New Roman"/>
          <w:sz w:val="24"/>
          <w:szCs w:val="24"/>
        </w:rPr>
        <w:t>)</w:t>
      </w:r>
      <w:r w:rsidR="00BA0B4E">
        <w:rPr>
          <w:rFonts w:ascii="Times New Roman" w:eastAsia="Times New Roman" w:hAnsi="Times New Roman" w:cs="Times New Roman"/>
          <w:i/>
          <w:iCs/>
          <w:sz w:val="24"/>
          <w:szCs w:val="24"/>
        </w:rPr>
        <w:t xml:space="preserve">, </w:t>
      </w:r>
      <w:r w:rsidR="00BA0B4E">
        <w:rPr>
          <w:rFonts w:ascii="Times New Roman" w:eastAsia="Times New Roman" w:hAnsi="Times New Roman" w:cs="Times New Roman"/>
          <w:sz w:val="24"/>
          <w:szCs w:val="24"/>
        </w:rPr>
        <w:t>c</w:t>
      </w:r>
      <w:r w:rsidR="00BA0B4E" w:rsidRPr="00BA0B4E">
        <w:rPr>
          <w:rFonts w:ascii="Times New Roman" w:eastAsia="Times New Roman" w:hAnsi="Times New Roman" w:cs="Times New Roman"/>
          <w:sz w:val="24"/>
          <w:szCs w:val="24"/>
        </w:rPr>
        <w:t xml:space="preserve">oyote </w:t>
      </w:r>
      <w:r w:rsidR="00BA0B4E">
        <w:rPr>
          <w:rFonts w:ascii="Times New Roman" w:eastAsia="Times New Roman" w:hAnsi="Times New Roman" w:cs="Times New Roman"/>
          <w:sz w:val="24"/>
          <w:szCs w:val="24"/>
        </w:rPr>
        <w:t>w</w:t>
      </w:r>
      <w:r w:rsidR="00BA0B4E" w:rsidRPr="00BA0B4E">
        <w:rPr>
          <w:rFonts w:ascii="Times New Roman" w:eastAsia="Times New Roman" w:hAnsi="Times New Roman" w:cs="Times New Roman"/>
          <w:sz w:val="24"/>
          <w:szCs w:val="24"/>
        </w:rPr>
        <w:t>illow</w:t>
      </w:r>
      <w:r w:rsidR="00BA0B4E">
        <w:rPr>
          <w:rFonts w:ascii="Times New Roman" w:eastAsia="Times New Roman" w:hAnsi="Times New Roman" w:cs="Times New Roman"/>
          <w:i/>
          <w:iCs/>
          <w:sz w:val="24"/>
          <w:szCs w:val="24"/>
        </w:rPr>
        <w:t xml:space="preserve"> (Salix exigua) </w:t>
      </w:r>
      <w:r w:rsidR="00BA0B4E">
        <w:rPr>
          <w:rFonts w:ascii="Times New Roman" w:eastAsia="Times New Roman" w:hAnsi="Times New Roman" w:cs="Times New Roman"/>
          <w:sz w:val="24"/>
          <w:szCs w:val="24"/>
        </w:rPr>
        <w:t>and sedges (</w:t>
      </w:r>
      <w:r w:rsidR="00BA0B4E">
        <w:rPr>
          <w:rFonts w:ascii="Times New Roman" w:eastAsia="Times New Roman" w:hAnsi="Times New Roman" w:cs="Times New Roman"/>
          <w:i/>
          <w:iCs/>
          <w:sz w:val="24"/>
          <w:szCs w:val="24"/>
        </w:rPr>
        <w:t>Carex).</w:t>
      </w:r>
      <w:r w:rsidRPr="001C7A2B">
        <w:rPr>
          <w:rFonts w:ascii="Times New Roman" w:eastAsia="Times New Roman" w:hAnsi="Times New Roman" w:cs="Times New Roman"/>
          <w:sz w:val="24"/>
          <w:szCs w:val="24"/>
        </w:rPr>
        <w:t xml:space="preserve"> Tree diversity is </w:t>
      </w:r>
      <w:r w:rsidR="00096104" w:rsidRPr="001C7A2B">
        <w:rPr>
          <w:rFonts w:ascii="Times New Roman" w:eastAsia="Times New Roman" w:hAnsi="Times New Roman" w:cs="Times New Roman"/>
          <w:sz w:val="24"/>
          <w:szCs w:val="24"/>
        </w:rPr>
        <w:t>low</w:t>
      </w:r>
      <w:r w:rsidRPr="001C7A2B">
        <w:rPr>
          <w:rFonts w:ascii="Times New Roman" w:eastAsia="Times New Roman" w:hAnsi="Times New Roman" w:cs="Times New Roman"/>
          <w:sz w:val="24"/>
          <w:szCs w:val="24"/>
        </w:rPr>
        <w:t xml:space="preserve"> in </w:t>
      </w:r>
      <w:r w:rsidR="0049341B" w:rsidRPr="001C7A2B">
        <w:rPr>
          <w:rFonts w:ascii="Times New Roman" w:eastAsia="Times New Roman" w:hAnsi="Times New Roman" w:cs="Times New Roman"/>
          <w:sz w:val="24"/>
          <w:szCs w:val="24"/>
        </w:rPr>
        <w:t>Verde River</w:t>
      </w:r>
      <w:r w:rsidRPr="001C7A2B">
        <w:rPr>
          <w:rFonts w:ascii="Times New Roman" w:eastAsia="Times New Roman" w:hAnsi="Times New Roman" w:cs="Times New Roman"/>
          <w:sz w:val="24"/>
          <w:szCs w:val="24"/>
        </w:rPr>
        <w:t xml:space="preserve"> riparian forests with </w:t>
      </w:r>
      <w:r w:rsidR="00152E07" w:rsidRPr="001C7A2B">
        <w:rPr>
          <w:rFonts w:ascii="Times New Roman" w:eastAsia="Times New Roman" w:hAnsi="Times New Roman" w:cs="Times New Roman"/>
          <w:sz w:val="24"/>
          <w:szCs w:val="24"/>
        </w:rPr>
        <w:t>Good</w:t>
      </w:r>
      <w:r w:rsidR="00152E07">
        <w:rPr>
          <w:rFonts w:ascii="Times New Roman" w:eastAsia="Times New Roman" w:hAnsi="Times New Roman" w:cs="Times New Roman"/>
          <w:sz w:val="24"/>
          <w:szCs w:val="24"/>
        </w:rPr>
        <w:t>d</w:t>
      </w:r>
      <w:r w:rsidR="00152E07" w:rsidRPr="001C7A2B">
        <w:rPr>
          <w:rFonts w:ascii="Times New Roman" w:eastAsia="Times New Roman" w:hAnsi="Times New Roman" w:cs="Times New Roman"/>
          <w:sz w:val="24"/>
          <w:szCs w:val="24"/>
        </w:rPr>
        <w:t>ing</w:t>
      </w:r>
      <w:r w:rsidR="00152E07">
        <w:rPr>
          <w:rFonts w:ascii="Times New Roman" w:eastAsia="Times New Roman" w:hAnsi="Times New Roman" w:cs="Times New Roman"/>
          <w:sz w:val="24"/>
          <w:szCs w:val="24"/>
        </w:rPr>
        <w:t>’s</w:t>
      </w:r>
      <w:r w:rsidR="00152E07" w:rsidRPr="001C7A2B">
        <w:rPr>
          <w:rFonts w:ascii="Times New Roman" w:eastAsia="Times New Roman" w:hAnsi="Times New Roman" w:cs="Times New Roman"/>
          <w:sz w:val="24"/>
          <w:szCs w:val="24"/>
        </w:rPr>
        <w:t xml:space="preserve"> </w:t>
      </w:r>
      <w:r w:rsidR="00152E07">
        <w:rPr>
          <w:rFonts w:ascii="Times New Roman" w:eastAsia="Times New Roman" w:hAnsi="Times New Roman" w:cs="Times New Roman"/>
          <w:sz w:val="24"/>
          <w:szCs w:val="24"/>
        </w:rPr>
        <w:t>w</w:t>
      </w:r>
      <w:r w:rsidR="00152E07" w:rsidRPr="001C7A2B">
        <w:rPr>
          <w:rFonts w:ascii="Times New Roman" w:eastAsia="Times New Roman" w:hAnsi="Times New Roman" w:cs="Times New Roman"/>
          <w:sz w:val="24"/>
          <w:szCs w:val="24"/>
        </w:rPr>
        <w:t xml:space="preserve">illow </w:t>
      </w:r>
      <w:r w:rsidR="00152E07">
        <w:rPr>
          <w:rFonts w:ascii="Times New Roman" w:eastAsia="Times New Roman" w:hAnsi="Times New Roman" w:cs="Times New Roman"/>
          <w:sz w:val="24"/>
          <w:szCs w:val="24"/>
        </w:rPr>
        <w:t xml:space="preserve">and </w:t>
      </w:r>
      <w:r w:rsidRPr="001C7A2B">
        <w:rPr>
          <w:rFonts w:ascii="Times New Roman" w:eastAsia="Times New Roman" w:hAnsi="Times New Roman" w:cs="Times New Roman"/>
          <w:sz w:val="24"/>
          <w:szCs w:val="24"/>
        </w:rPr>
        <w:t xml:space="preserve">Fremont </w:t>
      </w:r>
      <w:r w:rsidR="00C16B8E">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being the dominant species. However, age class structure is usually very diverse. Stands of Fremont </w:t>
      </w:r>
      <w:r w:rsidR="00DB1282"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ottonwood and Goo</w:t>
      </w:r>
      <w:r w:rsidR="00FA6257">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sidR="006B7CD1">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willow often occur in spatially separate, but same age cohorts with younger stands closer to the active channel and older stands extending up to 200 meters away (Stromberg, 1993). </w:t>
      </w:r>
    </w:p>
    <w:p w14:paraId="4A1EACB8" w14:textId="70A64322" w:rsidR="002D6445" w:rsidRPr="001C7A2B" w:rsidRDefault="00DB1282"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w:t>
      </w:r>
      <w:r w:rsidR="00BE71C4" w:rsidRPr="001C7A2B">
        <w:rPr>
          <w:rFonts w:ascii="Times New Roman" w:eastAsia="Times New Roman" w:hAnsi="Times New Roman" w:cs="Times New Roman"/>
          <w:sz w:val="24"/>
          <w:szCs w:val="24"/>
        </w:rPr>
        <w:t xml:space="preserve">he reproductive ecology of </w:t>
      </w:r>
      <w:r w:rsidR="004D0CF1">
        <w:rPr>
          <w:rFonts w:ascii="Times New Roman" w:eastAsia="Times New Roman" w:hAnsi="Times New Roman" w:cs="Times New Roman"/>
          <w:sz w:val="24"/>
          <w:szCs w:val="24"/>
        </w:rPr>
        <w:t>cottonwood and willow</w:t>
      </w:r>
      <w:r w:rsidR="00BE71C4"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influences</w:t>
      </w:r>
      <w:r w:rsidR="00BE71C4" w:rsidRPr="001C7A2B">
        <w:rPr>
          <w:rFonts w:ascii="Times New Roman" w:eastAsia="Times New Roman" w:hAnsi="Times New Roman" w:cs="Times New Roman"/>
          <w:sz w:val="24"/>
          <w:szCs w:val="24"/>
        </w:rPr>
        <w:t xml:space="preserve"> how and when they regenerate. These</w:t>
      </w:r>
      <w:r w:rsidRPr="001C7A2B">
        <w:rPr>
          <w:rFonts w:ascii="Times New Roman" w:eastAsia="Times New Roman" w:hAnsi="Times New Roman" w:cs="Times New Roman"/>
          <w:sz w:val="24"/>
          <w:szCs w:val="24"/>
        </w:rPr>
        <w:t xml:space="preserve"> trees</w:t>
      </w:r>
      <w:r w:rsidR="00BE71C4" w:rsidRPr="001C7A2B">
        <w:rPr>
          <w:rFonts w:ascii="Times New Roman" w:eastAsia="Times New Roman" w:hAnsi="Times New Roman" w:cs="Times New Roman"/>
          <w:sz w:val="24"/>
          <w:szCs w:val="24"/>
        </w:rPr>
        <w:t xml:space="preserve"> are pioneer species, meaning they rely on disturbance and large amounts of seeds to establish. Both species produce large </w:t>
      </w:r>
      <w:r w:rsidR="006B7CD1">
        <w:rPr>
          <w:rFonts w:ascii="Times New Roman" w:eastAsia="Times New Roman" w:hAnsi="Times New Roman" w:cs="Times New Roman"/>
          <w:sz w:val="24"/>
          <w:szCs w:val="24"/>
        </w:rPr>
        <w:t xml:space="preserve">numbers </w:t>
      </w:r>
      <w:r w:rsidR="00BE71C4" w:rsidRPr="001C7A2B">
        <w:rPr>
          <w:rFonts w:ascii="Times New Roman" w:eastAsia="Times New Roman" w:hAnsi="Times New Roman" w:cs="Times New Roman"/>
          <w:sz w:val="24"/>
          <w:szCs w:val="24"/>
        </w:rPr>
        <w:t xml:space="preserve">(up to 25 million on mature trees) of seeds each spring. The seeds are small and have </w:t>
      </w:r>
      <w:r w:rsidR="006A57A2">
        <w:rPr>
          <w:rFonts w:ascii="Times New Roman" w:eastAsia="Times New Roman" w:hAnsi="Times New Roman" w:cs="Times New Roman"/>
          <w:sz w:val="24"/>
          <w:szCs w:val="24"/>
        </w:rPr>
        <w:t xml:space="preserve">trichome </w:t>
      </w:r>
      <w:r w:rsidR="00BE71C4" w:rsidRPr="001C7A2B">
        <w:rPr>
          <w:rFonts w:ascii="Times New Roman" w:eastAsia="Times New Roman" w:hAnsi="Times New Roman" w:cs="Times New Roman"/>
          <w:sz w:val="24"/>
          <w:szCs w:val="24"/>
        </w:rPr>
        <w:t xml:space="preserve">“tufts'' that are designed for long distance wind and water dispersal. Seeds are released in early spring as winter floods </w:t>
      </w:r>
      <w:r w:rsidR="00261712" w:rsidRPr="001C7A2B">
        <w:rPr>
          <w:rFonts w:ascii="Times New Roman" w:eastAsia="Times New Roman" w:hAnsi="Times New Roman" w:cs="Times New Roman"/>
          <w:sz w:val="24"/>
          <w:szCs w:val="24"/>
        </w:rPr>
        <w:t>recede</w:t>
      </w:r>
      <w:r w:rsidR="00BE71C4" w:rsidRPr="001C7A2B">
        <w:rPr>
          <w:rFonts w:ascii="Times New Roman" w:eastAsia="Times New Roman" w:hAnsi="Times New Roman" w:cs="Times New Roman"/>
          <w:sz w:val="24"/>
          <w:szCs w:val="24"/>
        </w:rPr>
        <w:t xml:space="preserve"> </w:t>
      </w:r>
      <w:r w:rsidR="003C6C6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(Stromberg</w:t>
      </w:r>
      <w:del w:id="22" w:author="Abraham E Springer" w:date="2024-03-08T14:36:00Z">
        <w:r w:rsidR="003C6C66" w:rsidRPr="001C7A2B" w:rsidDel="00DB1282">
          <w:rPr>
            <w:rFonts w:ascii="Times New Roman" w:hAnsi="Times New Roman" w:cs="Times New Roman"/>
            <w:sz w:val="24"/>
          </w:rPr>
          <w:delText xml:space="preserve"> </w:delText>
        </w:r>
      </w:del>
      <w:r w:rsidR="003C6C66" w:rsidRPr="001C7A2B">
        <w:rPr>
          <w:rFonts w:ascii="Times New Roman" w:hAnsi="Times New Roman" w:cs="Times New Roman"/>
          <w:sz w:val="24"/>
        </w:rPr>
        <w:t>,</w:t>
      </w:r>
      <w:ins w:id="23" w:author="Abraham E Springer" w:date="2024-03-08T14:36:00Z">
        <w:r w:rsidRPr="001C7A2B">
          <w:rPr>
            <w:rFonts w:ascii="Times New Roman" w:hAnsi="Times New Roman" w:cs="Times New Roman"/>
            <w:sz w:val="24"/>
          </w:rPr>
          <w:t xml:space="preserve"> </w:t>
        </w:r>
      </w:ins>
      <w:r w:rsidR="003C6C66" w:rsidRPr="001C7A2B">
        <w:rPr>
          <w:rFonts w:ascii="Times New Roman" w:hAnsi="Times New Roman" w:cs="Times New Roman"/>
          <w:sz w:val="24"/>
        </w:rPr>
        <w:t>1993)</w:t>
      </w:r>
      <w:r w:rsidR="003C6C66" w:rsidRPr="001C7A2B">
        <w:rPr>
          <w:rFonts w:ascii="Times New Roman" w:eastAsia="Times New Roman" w:hAnsi="Times New Roman" w:cs="Times New Roman"/>
          <w:sz w:val="24"/>
          <w:szCs w:val="24"/>
        </w:rPr>
        <w:fldChar w:fldCharType="end"/>
      </w:r>
      <w:r w:rsidR="002C275B" w:rsidRPr="001C7A2B">
        <w:rPr>
          <w:rFonts w:ascii="Times New Roman" w:eastAsia="Times New Roman" w:hAnsi="Times New Roman" w:cs="Times New Roman"/>
          <w:sz w:val="24"/>
          <w:szCs w:val="24"/>
        </w:rPr>
        <w:t xml:space="preserve">. </w:t>
      </w:r>
      <w:r w:rsidR="00BE71C4" w:rsidRPr="001C7A2B">
        <w:rPr>
          <w:rFonts w:ascii="Times New Roman" w:eastAsia="Times New Roman" w:hAnsi="Times New Roman" w:cs="Times New Roman"/>
          <w:sz w:val="24"/>
          <w:szCs w:val="24"/>
        </w:rPr>
        <w:t>This allows the seeds to be deposited on bare, moist mineral soil created by high flows. Regeneration of Fremont cottonwood and Goo</w:t>
      </w:r>
      <w:r w:rsidR="00FA6257">
        <w:rPr>
          <w:rFonts w:ascii="Times New Roman" w:eastAsia="Times New Roman" w:hAnsi="Times New Roman" w:cs="Times New Roman"/>
          <w:sz w:val="24"/>
          <w:szCs w:val="24"/>
        </w:rPr>
        <w:t>d</w:t>
      </w:r>
      <w:r w:rsidR="00BE71C4" w:rsidRPr="001C7A2B">
        <w:rPr>
          <w:rFonts w:ascii="Times New Roman" w:eastAsia="Times New Roman" w:hAnsi="Times New Roman" w:cs="Times New Roman"/>
          <w:sz w:val="24"/>
          <w:szCs w:val="24"/>
        </w:rPr>
        <w:t>ding</w:t>
      </w:r>
      <w:r w:rsidR="006A57A2">
        <w:rPr>
          <w:rFonts w:ascii="Times New Roman" w:eastAsia="Times New Roman" w:hAnsi="Times New Roman" w:cs="Times New Roman"/>
          <w:sz w:val="24"/>
          <w:szCs w:val="24"/>
        </w:rPr>
        <w:t>’s</w:t>
      </w:r>
      <w:r w:rsidR="00BE71C4" w:rsidRPr="001C7A2B">
        <w:rPr>
          <w:rFonts w:ascii="Times New Roman" w:eastAsia="Times New Roman" w:hAnsi="Times New Roman" w:cs="Times New Roman"/>
          <w:sz w:val="24"/>
          <w:szCs w:val="24"/>
        </w:rPr>
        <w:t xml:space="preserve"> willow are not consistent in Arizona. A study in </w:t>
      </w:r>
      <w:r w:rsidR="006A57A2">
        <w:rPr>
          <w:rFonts w:ascii="Times New Roman" w:eastAsia="Times New Roman" w:hAnsi="Times New Roman" w:cs="Times New Roman"/>
          <w:sz w:val="24"/>
          <w:szCs w:val="24"/>
        </w:rPr>
        <w:t>s</w:t>
      </w:r>
      <w:r w:rsidR="006A57A2" w:rsidRPr="001C7A2B">
        <w:rPr>
          <w:rFonts w:ascii="Times New Roman" w:eastAsia="Times New Roman" w:hAnsi="Times New Roman" w:cs="Times New Roman"/>
          <w:sz w:val="24"/>
          <w:szCs w:val="24"/>
        </w:rPr>
        <w:t xml:space="preserve">outhern </w:t>
      </w:r>
      <w:r w:rsidR="00BE71C4" w:rsidRPr="001C7A2B">
        <w:rPr>
          <w:rFonts w:ascii="Times New Roman" w:eastAsia="Times New Roman" w:hAnsi="Times New Roman" w:cs="Times New Roman"/>
          <w:sz w:val="24"/>
          <w:szCs w:val="24"/>
        </w:rPr>
        <w:t xml:space="preserve">Arizona showed that regeneration occurred only about every decade and was dependent on strong winter floods to scour vegetation and deposit fine alluvial soils </w:t>
      </w:r>
      <w:r w:rsidR="003C6C6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(Cooper et al. 1999; Stromberg, 1997)</w:t>
      </w:r>
      <w:r w:rsidR="003C6C66" w:rsidRPr="001C7A2B">
        <w:rPr>
          <w:rFonts w:ascii="Times New Roman" w:eastAsia="Times New Roman" w:hAnsi="Times New Roman" w:cs="Times New Roman"/>
          <w:sz w:val="24"/>
          <w:szCs w:val="24"/>
        </w:rPr>
        <w:fldChar w:fldCharType="end"/>
      </w:r>
      <w:r w:rsidR="00BE71C4" w:rsidRPr="001C7A2B">
        <w:rPr>
          <w:rFonts w:ascii="Times New Roman" w:eastAsia="Times New Roman" w:hAnsi="Times New Roman" w:cs="Times New Roman"/>
          <w:sz w:val="24"/>
          <w:szCs w:val="24"/>
        </w:rPr>
        <w:t xml:space="preserve">. </w:t>
      </w:r>
    </w:p>
    <w:p w14:paraId="15D4DEF2" w14:textId="34173645" w:rsidR="002D6445"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Riparian forest regeneration is limited by </w:t>
      </w:r>
      <w:r w:rsidR="00B564FC" w:rsidRPr="001C7A2B">
        <w:rPr>
          <w:rFonts w:ascii="Times New Roman" w:eastAsia="Times New Roman" w:hAnsi="Times New Roman" w:cs="Times New Roman"/>
          <w:sz w:val="24"/>
          <w:szCs w:val="24"/>
        </w:rPr>
        <w:t>several</w:t>
      </w:r>
      <w:r w:rsidRPr="001C7A2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flow conditions (Stromberg, 199</w:t>
      </w:r>
      <w:r w:rsidR="003C6C66" w:rsidRPr="001C7A2B">
        <w:rPr>
          <w:rFonts w:ascii="Times New Roman" w:eastAsia="Times New Roman" w:hAnsi="Times New Roman" w:cs="Times New Roman"/>
          <w:sz w:val="24"/>
          <w:szCs w:val="24"/>
        </w:rPr>
        <w:t>3</w:t>
      </w:r>
      <w:r w:rsidRPr="001C7A2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1C7A2B">
        <w:rPr>
          <w:rFonts w:ascii="Times New Roman" w:eastAsia="Times New Roman" w:hAnsi="Times New Roman" w:cs="Times New Roman"/>
          <w:sz w:val="24"/>
          <w:szCs w:val="24"/>
        </w:rPr>
        <w:t xml:space="preserve"> but</w:t>
      </w:r>
      <w:r w:rsidRPr="001C7A2B">
        <w:rPr>
          <w:rFonts w:ascii="Times New Roman" w:eastAsia="Times New Roman" w:hAnsi="Times New Roman" w:cs="Times New Roman"/>
          <w:sz w:val="24"/>
          <w:szCs w:val="24"/>
        </w:rPr>
        <w:t xml:space="preserve"> they also strip banks of other herbaceous plants. </w:t>
      </w:r>
      <w:r w:rsidR="002824E9" w:rsidRPr="001C7A2B">
        <w:rPr>
          <w:rFonts w:ascii="Times New Roman" w:eastAsia="Times New Roman" w:hAnsi="Times New Roman" w:cs="Times New Roman"/>
          <w:sz w:val="24"/>
          <w:szCs w:val="24"/>
        </w:rPr>
        <w:t xml:space="preserve">Livestock grazing </w:t>
      </w:r>
      <w:r w:rsidRPr="001C7A2B">
        <w:rPr>
          <w:rFonts w:ascii="Times New Roman" w:eastAsia="Times New Roman" w:hAnsi="Times New Roman" w:cs="Times New Roman"/>
          <w:sz w:val="24"/>
          <w:szCs w:val="24"/>
        </w:rPr>
        <w:t xml:space="preserve">makes the riverbanks become more susceptible to erosion and incision. </w:t>
      </w:r>
      <w:r w:rsidR="002824E9" w:rsidRPr="001C7A2B">
        <w:rPr>
          <w:rFonts w:ascii="Times New Roman" w:eastAsia="Times New Roman" w:hAnsi="Times New Roman" w:cs="Times New Roman"/>
          <w:sz w:val="24"/>
          <w:szCs w:val="24"/>
        </w:rPr>
        <w:t xml:space="preserve">Erosion </w:t>
      </w:r>
      <w:r w:rsidR="00BA372D">
        <w:rPr>
          <w:rFonts w:ascii="Times New Roman" w:eastAsia="Times New Roman" w:hAnsi="Times New Roman" w:cs="Times New Roman"/>
          <w:sz w:val="24"/>
          <w:szCs w:val="24"/>
        </w:rPr>
        <w:t xml:space="preserve">of the channel bed (downcutting) </w:t>
      </w:r>
      <w:r w:rsidRPr="001C7A2B">
        <w:rPr>
          <w:rFonts w:ascii="Times New Roman" w:eastAsia="Times New Roman" w:hAnsi="Times New Roman" w:cs="Times New Roman"/>
          <w:sz w:val="24"/>
          <w:szCs w:val="24"/>
        </w:rPr>
        <w:t>lowers the water table</w:t>
      </w:r>
      <w:r w:rsidR="00BA372D">
        <w:rPr>
          <w:rFonts w:ascii="Times New Roman" w:eastAsia="Times New Roman" w:hAnsi="Times New Roman" w:cs="Times New Roman"/>
          <w:sz w:val="24"/>
          <w:szCs w:val="24"/>
        </w:rPr>
        <w:t>. Shallow and slowly declining water tables are necessary to enable seedlings to maintain connection to moist soils and survive</w:t>
      </w:r>
      <w:r w:rsidRPr="001C7A2B">
        <w:rPr>
          <w:rFonts w:ascii="Times New Roman" w:eastAsia="Times New Roman" w:hAnsi="Times New Roman" w:cs="Times New Roman"/>
          <w:sz w:val="24"/>
          <w:szCs w:val="24"/>
        </w:rPr>
        <w:t xml:space="preserve">. Humans altering natural flow regimes </w:t>
      </w:r>
      <w:r w:rsidR="002824E9" w:rsidRPr="001C7A2B">
        <w:rPr>
          <w:rFonts w:ascii="Times New Roman" w:eastAsia="Times New Roman" w:hAnsi="Times New Roman" w:cs="Times New Roman"/>
          <w:sz w:val="24"/>
          <w:szCs w:val="24"/>
        </w:rPr>
        <w:t xml:space="preserve">have </w:t>
      </w:r>
      <w:r w:rsidRPr="001C7A2B">
        <w:rPr>
          <w:rFonts w:ascii="Times New Roman" w:eastAsia="Times New Roman" w:hAnsi="Times New Roman" w:cs="Times New Roman"/>
          <w:sz w:val="24"/>
          <w:szCs w:val="24"/>
        </w:rPr>
        <w:t xml:space="preserve">been detrimental to riparian forest regeneration. Water diversions </w:t>
      </w:r>
      <w:r w:rsidR="00261712" w:rsidRPr="001C7A2B">
        <w:rPr>
          <w:rFonts w:ascii="Times New Roman" w:eastAsia="Times New Roman" w:hAnsi="Times New Roman" w:cs="Times New Roman"/>
          <w:sz w:val="24"/>
          <w:szCs w:val="24"/>
        </w:rPr>
        <w:t>reduce stream flow</w:t>
      </w:r>
      <w:r w:rsidRPr="001C7A2B">
        <w:rPr>
          <w:rFonts w:ascii="Times New Roman" w:eastAsia="Times New Roman" w:hAnsi="Times New Roman" w:cs="Times New Roman"/>
          <w:sz w:val="24"/>
          <w:szCs w:val="24"/>
        </w:rPr>
        <w:t xml:space="preserve"> beginning in spring and continuing through the summer. </w:t>
      </w:r>
      <w:r w:rsidR="002824E9" w:rsidRPr="001C7A2B">
        <w:rPr>
          <w:rFonts w:ascii="Times New Roman" w:eastAsia="Times New Roman" w:hAnsi="Times New Roman" w:cs="Times New Roman"/>
          <w:sz w:val="24"/>
          <w:szCs w:val="24"/>
        </w:rPr>
        <w:t xml:space="preserve">Stream diversions </w:t>
      </w:r>
      <w:r w:rsidRPr="001C7A2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1C7A2B">
        <w:rPr>
          <w:rFonts w:ascii="Times New Roman" w:eastAsia="Times New Roman" w:hAnsi="Times New Roman" w:cs="Times New Roman"/>
          <w:sz w:val="24"/>
          <w:szCs w:val="24"/>
        </w:rPr>
        <w:t>Further</w:t>
      </w:r>
      <w:r w:rsidR="002824E9" w:rsidRPr="001C7A2B">
        <w:rPr>
          <w:rFonts w:ascii="Times New Roman" w:eastAsia="Times New Roman" w:hAnsi="Times New Roman" w:cs="Times New Roman"/>
          <w:sz w:val="24"/>
          <w:szCs w:val="24"/>
        </w:rPr>
        <w:t xml:space="preserve"> impacts are from</w:t>
      </w:r>
      <w:r w:rsidRPr="001C7A2B">
        <w:rPr>
          <w:rFonts w:ascii="Times New Roman" w:eastAsia="Times New Roman" w:hAnsi="Times New Roman" w:cs="Times New Roman"/>
          <w:sz w:val="24"/>
          <w:szCs w:val="24"/>
        </w:rPr>
        <w:t xml:space="preserve"> dams </w:t>
      </w:r>
      <w:r w:rsidR="002824E9" w:rsidRPr="001C7A2B">
        <w:rPr>
          <w:rFonts w:ascii="Times New Roman" w:eastAsia="Times New Roman" w:hAnsi="Times New Roman" w:cs="Times New Roman"/>
          <w:sz w:val="24"/>
          <w:szCs w:val="24"/>
        </w:rPr>
        <w:t xml:space="preserve">that </w:t>
      </w:r>
      <w:r w:rsidR="00261712" w:rsidRPr="001C7A2B">
        <w:rPr>
          <w:rFonts w:ascii="Times New Roman" w:eastAsia="Times New Roman" w:hAnsi="Times New Roman" w:cs="Times New Roman"/>
          <w:sz w:val="24"/>
          <w:szCs w:val="24"/>
        </w:rPr>
        <w:t xml:space="preserve">trap sediment and </w:t>
      </w:r>
      <w:r w:rsidRPr="001C7A2B">
        <w:rPr>
          <w:rFonts w:ascii="Times New Roman" w:eastAsia="Times New Roman" w:hAnsi="Times New Roman" w:cs="Times New Roman"/>
          <w:sz w:val="24"/>
          <w:szCs w:val="24"/>
        </w:rPr>
        <w:t xml:space="preserve">reduce the amount and variability of </w:t>
      </w:r>
      <w:r w:rsidR="00261712" w:rsidRPr="001C7A2B">
        <w:rPr>
          <w:rFonts w:ascii="Times New Roman" w:eastAsia="Times New Roman" w:hAnsi="Times New Roman" w:cs="Times New Roman"/>
          <w:sz w:val="24"/>
          <w:szCs w:val="24"/>
        </w:rPr>
        <w:t xml:space="preserve">flow </w:t>
      </w:r>
      <w:r w:rsidRPr="001C7A2B">
        <w:rPr>
          <w:rFonts w:ascii="Times New Roman" w:eastAsia="Times New Roman" w:hAnsi="Times New Roman" w:cs="Times New Roman"/>
          <w:sz w:val="24"/>
          <w:szCs w:val="24"/>
        </w:rPr>
        <w:t xml:space="preserve">during winter floods. These floods are fundamental for carrying sediment and nutrients </w:t>
      </w:r>
      <w:r w:rsidR="00767D5E" w:rsidRPr="001C7A2B">
        <w:rPr>
          <w:rFonts w:ascii="Times New Roman" w:eastAsia="Times New Roman" w:hAnsi="Times New Roman" w:cs="Times New Roman"/>
          <w:sz w:val="24"/>
          <w:szCs w:val="24"/>
        </w:rPr>
        <w:t>downstream</w:t>
      </w:r>
      <w:r w:rsidRPr="001C7A2B">
        <w:rPr>
          <w:rFonts w:ascii="Times New Roman" w:eastAsia="Times New Roman" w:hAnsi="Times New Roman" w:cs="Times New Roman"/>
          <w:sz w:val="24"/>
          <w:szCs w:val="24"/>
        </w:rPr>
        <w:t xml:space="preserve"> as well as scouring out new habitat for seeds to germinate on </w:t>
      </w:r>
      <w:r w:rsidR="00BA372D">
        <w:rPr>
          <w:rFonts w:ascii="Times New Roman" w:eastAsia="Times New Roman" w:hAnsi="Times New Roman" w:cs="Times New Roman"/>
          <w:sz w:val="24"/>
          <w:szCs w:val="24"/>
        </w:rPr>
        <w:t xml:space="preserve">and facilitating floodplain formation and maintenance </w:t>
      </w:r>
      <w:r w:rsidRPr="001C7A2B">
        <w:rPr>
          <w:rFonts w:ascii="Times New Roman" w:eastAsia="Times New Roman" w:hAnsi="Times New Roman" w:cs="Times New Roman"/>
          <w:sz w:val="24"/>
          <w:szCs w:val="24"/>
        </w:rPr>
        <w:t xml:space="preserve">(Stromberg, 1997). </w:t>
      </w:r>
    </w:p>
    <w:p w14:paraId="664029A6" w14:textId="77777777" w:rsidR="006B71BB" w:rsidRPr="001C7A2B" w:rsidRDefault="006B71BB" w:rsidP="00391242">
      <w:pPr>
        <w:spacing w:line="240" w:lineRule="auto"/>
        <w:rPr>
          <w:rFonts w:ascii="Times New Roman" w:eastAsia="Times New Roman" w:hAnsi="Times New Roman" w:cs="Times New Roman"/>
          <w:sz w:val="24"/>
          <w:szCs w:val="24"/>
        </w:rPr>
      </w:pPr>
    </w:p>
    <w:p w14:paraId="42C53124" w14:textId="5F6CA699" w:rsidR="008D4A30" w:rsidRPr="001C7A2B" w:rsidRDefault="00BA50C3"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Relevance to policy</w:t>
      </w:r>
    </w:p>
    <w:p w14:paraId="5ABBD733" w14:textId="68ED681A" w:rsidR="00BA50C3" w:rsidRPr="001C7A2B" w:rsidRDefault="00BA50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1C7A2B">
        <w:rPr>
          <w:rFonts w:ascii="Times New Roman" w:eastAsia="Times New Roman" w:hAnsi="Times New Roman" w:cs="Times New Roman"/>
          <w:sz w:val="24"/>
          <w:szCs w:val="24"/>
        </w:rPr>
        <w:lastRenderedPageBreak/>
        <w:t>“</w:t>
      </w:r>
      <w:r w:rsidRPr="001C7A2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w:t>
      </w:r>
      <w:r w:rsidR="00BA372D">
        <w:rPr>
          <w:rFonts w:ascii="Times New Roman" w:eastAsia="Times New Roman" w:hAnsi="Times New Roman" w:cs="Times New Roman"/>
          <w:sz w:val="24"/>
          <w:szCs w:val="24"/>
          <w:highlight w:val="white"/>
        </w:rPr>
        <w:t>ORVs</w:t>
      </w:r>
      <w:r w:rsidRPr="001C7A2B">
        <w:rPr>
          <w:rFonts w:ascii="Times New Roman" w:eastAsia="Times New Roman" w:hAnsi="Times New Roman" w:cs="Times New Roman"/>
          <w:sz w:val="24"/>
          <w:szCs w:val="24"/>
          <w:highlight w:val="white"/>
        </w:rPr>
        <w:t xml:space="preserve">. </w:t>
      </w:r>
    </w:p>
    <w:p w14:paraId="1BDE763E" w14:textId="0E441190" w:rsidR="00B83C5C" w:rsidRPr="001C7A2B" w:rsidRDefault="00BA50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1C7A2B">
        <w:rPr>
          <w:rFonts w:ascii="Times New Roman" w:eastAsia="Times New Roman" w:hAnsi="Times New Roman" w:cs="Times New Roman"/>
          <w:sz w:val="24"/>
          <w:szCs w:val="24"/>
        </w:rPr>
        <w:t>function as</w:t>
      </w:r>
      <w:r w:rsidRPr="001C7A2B">
        <w:rPr>
          <w:rFonts w:ascii="Times New Roman" w:eastAsia="Times New Roman" w:hAnsi="Times New Roman" w:cs="Times New Roman"/>
          <w:sz w:val="24"/>
          <w:szCs w:val="24"/>
        </w:rPr>
        <w:t xml:space="preserve"> designated, critical habitat for the endangered Southwestern Willow Flycatcher (</w:t>
      </w:r>
      <w:r w:rsidRPr="001C7A2B">
        <w:rPr>
          <w:rFonts w:ascii="Times New Roman" w:eastAsia="Times New Roman" w:hAnsi="Times New Roman" w:cs="Times New Roman"/>
          <w:i/>
          <w:sz w:val="24"/>
          <w:szCs w:val="24"/>
        </w:rPr>
        <w:t>Empidonax traillii extimus</w:t>
      </w:r>
      <w:r w:rsidRPr="001C7A2B">
        <w:rPr>
          <w:rFonts w:ascii="Times New Roman" w:eastAsia="Times New Roman" w:hAnsi="Times New Roman" w:cs="Times New Roman"/>
          <w:sz w:val="24"/>
          <w:szCs w:val="24"/>
        </w:rPr>
        <w:t>) and Yellow billed cuckoo (</w:t>
      </w:r>
      <w:r w:rsidRPr="001C7A2B">
        <w:rPr>
          <w:rFonts w:ascii="Times New Roman" w:eastAsia="Times New Roman" w:hAnsi="Times New Roman" w:cs="Times New Roman"/>
          <w:i/>
          <w:sz w:val="24"/>
          <w:szCs w:val="24"/>
        </w:rPr>
        <w:t xml:space="preserve">Coccyzus americanus). </w:t>
      </w:r>
      <w:r w:rsidRPr="001C7A2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(USFWS 2012)</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regeneration is necessary for the recovery and survival of species. </w:t>
      </w:r>
    </w:p>
    <w:p w14:paraId="6361C586" w14:textId="77777777" w:rsidR="00E11A30" w:rsidRPr="001C7A2B" w:rsidRDefault="00E11A30" w:rsidP="00391242">
      <w:pPr>
        <w:spacing w:line="240" w:lineRule="auto"/>
        <w:rPr>
          <w:rFonts w:ascii="Times New Roman" w:eastAsia="Times New Roman" w:hAnsi="Times New Roman" w:cs="Times New Roman"/>
          <w:sz w:val="24"/>
          <w:szCs w:val="24"/>
        </w:rPr>
      </w:pPr>
    </w:p>
    <w:p w14:paraId="32CABCAA" w14:textId="7C870899" w:rsidR="00765005" w:rsidRPr="001C7A2B" w:rsidRDefault="008141BC"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Environmental</w:t>
      </w:r>
      <w:r w:rsidR="00765005" w:rsidRPr="001C7A2B">
        <w:rPr>
          <w:rFonts w:ascii="Times New Roman" w:eastAsia="Times New Roman" w:hAnsi="Times New Roman" w:cs="Times New Roman"/>
          <w:b/>
          <w:bCs/>
          <w:sz w:val="28"/>
          <w:szCs w:val="28"/>
        </w:rPr>
        <w:t xml:space="preserve"> Flows</w:t>
      </w:r>
    </w:p>
    <w:p w14:paraId="554F1C3F" w14:textId="7909409F" w:rsidR="008D4A30" w:rsidRPr="001C7A2B" w:rsidRDefault="00BA44E0"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B71E5B" w:rsidRPr="001C7A2B">
        <w:rPr>
          <w:rFonts w:ascii="Times New Roman" w:eastAsia="Times New Roman" w:hAnsi="Times New Roman" w:cs="Times New Roman"/>
          <w:sz w:val="24"/>
          <w:szCs w:val="24"/>
        </w:rPr>
        <w:t>Environmental</w:t>
      </w:r>
      <w:r w:rsidRPr="001C7A2B">
        <w:rPr>
          <w:rFonts w:ascii="Times New Roman" w:eastAsia="Times New Roman" w:hAnsi="Times New Roman" w:cs="Times New Roman"/>
          <w:sz w:val="24"/>
          <w:szCs w:val="24"/>
        </w:rPr>
        <w:t xml:space="preserve"> flows are defined as </w:t>
      </w:r>
      <w:r w:rsidR="00B71E5B" w:rsidRPr="001C7A2B">
        <w:rPr>
          <w:rFonts w:ascii="Times New Roman" w:eastAsia="Times New Roman" w:hAnsi="Times New Roman" w:cs="Times New Roman"/>
          <w:sz w:val="24"/>
          <w:szCs w:val="24"/>
        </w:rPr>
        <w:t xml:space="preserve">“the water regime provided within a river, wetland or coastal zone to maintain ecosystems and </w:t>
      </w:r>
      <w:r w:rsidR="004D0CF1" w:rsidRPr="001C7A2B">
        <w:rPr>
          <w:rFonts w:ascii="Times New Roman" w:eastAsia="Times New Roman" w:hAnsi="Times New Roman" w:cs="Times New Roman"/>
          <w:sz w:val="24"/>
          <w:szCs w:val="24"/>
        </w:rPr>
        <w:t>th</w:t>
      </w:r>
      <w:r w:rsidR="004D0CF1">
        <w:rPr>
          <w:rFonts w:ascii="Times New Roman" w:eastAsia="Times New Roman" w:hAnsi="Times New Roman" w:cs="Times New Roman"/>
          <w:sz w:val="24"/>
          <w:szCs w:val="24"/>
        </w:rPr>
        <w:t>eir</w:t>
      </w:r>
      <w:r w:rsidR="004D0CF1" w:rsidRPr="001C7A2B">
        <w:rPr>
          <w:rFonts w:ascii="Times New Roman" w:eastAsia="Times New Roman" w:hAnsi="Times New Roman" w:cs="Times New Roman"/>
          <w:sz w:val="24"/>
          <w:szCs w:val="24"/>
        </w:rPr>
        <w:t xml:space="preserve"> </w:t>
      </w:r>
      <w:r w:rsidR="00B71E5B" w:rsidRPr="001C7A2B">
        <w:rPr>
          <w:rFonts w:ascii="Times New Roman" w:eastAsia="Times New Roman" w:hAnsi="Times New Roman" w:cs="Times New Roman"/>
          <w:sz w:val="24"/>
          <w:szCs w:val="24"/>
        </w:rPr>
        <w:t xml:space="preserve">benefits where there are competing water uses and where flows are regulated” </w:t>
      </w:r>
      <w:r w:rsidR="00B71E5B"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1C7A2B">
        <w:rPr>
          <w:rFonts w:ascii="Times New Roman" w:eastAsia="Times New Roman" w:hAnsi="Times New Roman" w:cs="Times New Roman"/>
          <w:sz w:val="24"/>
          <w:szCs w:val="24"/>
        </w:rPr>
        <w:fldChar w:fldCharType="separate"/>
      </w:r>
      <w:r w:rsidR="00B71E5B" w:rsidRPr="001C7A2B">
        <w:rPr>
          <w:rFonts w:ascii="Times New Roman" w:hAnsi="Times New Roman" w:cs="Times New Roman"/>
          <w:sz w:val="24"/>
        </w:rPr>
        <w:t>(Dyson, Bergkamp, and Scanlon 2003)</w:t>
      </w:r>
      <w:r w:rsidR="00B71E5B" w:rsidRPr="001C7A2B">
        <w:rPr>
          <w:rFonts w:ascii="Times New Roman" w:eastAsia="Times New Roman" w:hAnsi="Times New Roman" w:cs="Times New Roman"/>
          <w:sz w:val="24"/>
          <w:szCs w:val="24"/>
        </w:rPr>
        <w:fldChar w:fldCharType="end"/>
      </w:r>
      <w:r w:rsidR="00B71E5B" w:rsidRPr="001C7A2B">
        <w:rPr>
          <w:rFonts w:ascii="Times New Roman" w:eastAsia="Times New Roman" w:hAnsi="Times New Roman" w:cs="Times New Roman"/>
          <w:sz w:val="24"/>
          <w:szCs w:val="24"/>
        </w:rPr>
        <w:t>.</w:t>
      </w:r>
      <w:r w:rsidR="00E11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The State of Arizona is currently evaluating water rights claims within the </w:t>
      </w:r>
      <w:r w:rsidR="008D4A30" w:rsidRPr="001C7A2B">
        <w:rPr>
          <w:rFonts w:ascii="Times New Roman" w:eastAsia="Times New Roman" w:hAnsi="Times New Roman" w:cs="Times New Roman"/>
          <w:sz w:val="24"/>
          <w:szCs w:val="24"/>
        </w:rPr>
        <w:t xml:space="preserve">Gila </w:t>
      </w:r>
      <w:r w:rsidR="00E53658" w:rsidRPr="001C7A2B">
        <w:rPr>
          <w:rFonts w:ascii="Times New Roman" w:eastAsia="Times New Roman" w:hAnsi="Times New Roman" w:cs="Times New Roman"/>
          <w:sz w:val="24"/>
          <w:szCs w:val="24"/>
        </w:rPr>
        <w:t>R</w:t>
      </w:r>
      <w:r w:rsidR="008D4A30" w:rsidRPr="001C7A2B">
        <w:rPr>
          <w:rFonts w:ascii="Times New Roman" w:eastAsia="Times New Roman" w:hAnsi="Times New Roman" w:cs="Times New Roman"/>
          <w:sz w:val="24"/>
          <w:szCs w:val="24"/>
        </w:rPr>
        <w:t>iver</w:t>
      </w:r>
      <w:r w:rsidR="00E53658" w:rsidRPr="001C7A2B">
        <w:rPr>
          <w:rFonts w:ascii="Times New Roman" w:eastAsia="Times New Roman" w:hAnsi="Times New Roman" w:cs="Times New Roman"/>
          <w:sz w:val="24"/>
          <w:szCs w:val="24"/>
        </w:rPr>
        <w:t xml:space="preserve"> system, which the Verde River is a part of.</w:t>
      </w:r>
      <w:r w:rsidR="008D4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The United States </w:t>
      </w:r>
      <w:r w:rsidR="008D4A30" w:rsidRPr="001C7A2B">
        <w:rPr>
          <w:rFonts w:ascii="Times New Roman" w:eastAsia="Times New Roman" w:hAnsi="Times New Roman" w:cs="Times New Roman"/>
          <w:sz w:val="24"/>
          <w:szCs w:val="24"/>
        </w:rPr>
        <w:t>F</w:t>
      </w:r>
      <w:r w:rsidR="00E53658" w:rsidRPr="001C7A2B">
        <w:rPr>
          <w:rFonts w:ascii="Times New Roman" w:eastAsia="Times New Roman" w:hAnsi="Times New Roman" w:cs="Times New Roman"/>
          <w:sz w:val="24"/>
          <w:szCs w:val="24"/>
        </w:rPr>
        <w:t xml:space="preserve">orest </w:t>
      </w:r>
      <w:r w:rsidR="008D4A30" w:rsidRPr="001C7A2B">
        <w:rPr>
          <w:rFonts w:ascii="Times New Roman" w:eastAsia="Times New Roman" w:hAnsi="Times New Roman" w:cs="Times New Roman"/>
          <w:sz w:val="24"/>
          <w:szCs w:val="24"/>
        </w:rPr>
        <w:t>S</w:t>
      </w:r>
      <w:r w:rsidR="00E53658" w:rsidRPr="001C7A2B">
        <w:rPr>
          <w:rFonts w:ascii="Times New Roman" w:eastAsia="Times New Roman" w:hAnsi="Times New Roman" w:cs="Times New Roman"/>
          <w:sz w:val="24"/>
          <w:szCs w:val="24"/>
        </w:rPr>
        <w:t>ervice has applied for a federal reserve water right for the mainstem Verde River as well as its tributaries is</w:t>
      </w:r>
      <w:r w:rsidR="008D4A30" w:rsidRPr="001C7A2B">
        <w:rPr>
          <w:rFonts w:ascii="Times New Roman" w:eastAsia="Times New Roman" w:hAnsi="Times New Roman" w:cs="Times New Roman"/>
          <w:sz w:val="24"/>
          <w:szCs w:val="24"/>
        </w:rPr>
        <w:t xml:space="preserve"> filing to cover a wide range of environmental flows</w:t>
      </w:r>
      <w:r w:rsidR="00E53658" w:rsidRPr="001C7A2B">
        <w:rPr>
          <w:rFonts w:ascii="Times New Roman" w:eastAsia="Times New Roman" w:hAnsi="Times New Roman" w:cs="Times New Roman"/>
          <w:sz w:val="24"/>
          <w:szCs w:val="24"/>
        </w:rPr>
        <w:t>.</w:t>
      </w:r>
      <w:r w:rsidR="00E11A30" w:rsidRPr="001C7A2B">
        <w:rPr>
          <w:rFonts w:ascii="Times New Roman" w:eastAsia="Times New Roman" w:hAnsi="Times New Roman" w:cs="Times New Roman"/>
          <w:sz w:val="24"/>
          <w:szCs w:val="24"/>
        </w:rPr>
        <w:t xml:space="preserve"> </w:t>
      </w:r>
      <w:r w:rsidR="008D4A30" w:rsidRPr="001C7A2B">
        <w:rPr>
          <w:rFonts w:ascii="Times New Roman" w:eastAsia="Times New Roman" w:hAnsi="Times New Roman" w:cs="Times New Roman"/>
          <w:sz w:val="24"/>
          <w:szCs w:val="24"/>
        </w:rPr>
        <w:t xml:space="preserve">Determining the </w:t>
      </w:r>
      <w:r w:rsidR="00FA38C3" w:rsidRPr="001C7A2B">
        <w:rPr>
          <w:rFonts w:ascii="Times New Roman" w:eastAsia="Times New Roman" w:hAnsi="Times New Roman" w:cs="Times New Roman"/>
          <w:sz w:val="24"/>
          <w:szCs w:val="24"/>
        </w:rPr>
        <w:t>environmental flows</w:t>
      </w:r>
      <w:r w:rsidR="00883070">
        <w:rPr>
          <w:rFonts w:ascii="Times New Roman" w:eastAsia="Times New Roman" w:hAnsi="Times New Roman" w:cs="Times New Roman"/>
          <w:sz w:val="24"/>
          <w:szCs w:val="24"/>
        </w:rPr>
        <w:t xml:space="preserve"> and variables impacting</w:t>
      </w:r>
      <w:r w:rsidR="00FA38C3"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Fremont </w:t>
      </w:r>
      <w:r w:rsidR="00883070">
        <w:rPr>
          <w:rFonts w:ascii="Times New Roman" w:eastAsia="Times New Roman" w:hAnsi="Times New Roman" w:cs="Times New Roman"/>
          <w:sz w:val="24"/>
          <w:szCs w:val="24"/>
        </w:rPr>
        <w:t>c</w:t>
      </w:r>
      <w:r w:rsidR="00E53658" w:rsidRPr="001C7A2B">
        <w:rPr>
          <w:rFonts w:ascii="Times New Roman" w:eastAsia="Times New Roman" w:hAnsi="Times New Roman" w:cs="Times New Roman"/>
          <w:sz w:val="24"/>
          <w:szCs w:val="24"/>
        </w:rPr>
        <w:t>ottonwood</w:t>
      </w:r>
      <w:r w:rsidR="00883070">
        <w:rPr>
          <w:rFonts w:ascii="Times New Roman" w:eastAsia="Times New Roman" w:hAnsi="Times New Roman" w:cs="Times New Roman"/>
          <w:sz w:val="24"/>
          <w:szCs w:val="24"/>
        </w:rPr>
        <w:t xml:space="preserve"> growth</w:t>
      </w:r>
      <w:r w:rsidR="008D4A30" w:rsidRPr="001C7A2B">
        <w:rPr>
          <w:rFonts w:ascii="Times New Roman" w:eastAsia="Times New Roman" w:hAnsi="Times New Roman" w:cs="Times New Roman"/>
          <w:sz w:val="24"/>
          <w:szCs w:val="24"/>
        </w:rPr>
        <w:t xml:space="preserve"> will help maintain </w:t>
      </w:r>
      <w:r w:rsidR="00A71994" w:rsidRPr="001C7A2B">
        <w:rPr>
          <w:rFonts w:ascii="Times New Roman" w:eastAsia="Times New Roman" w:hAnsi="Times New Roman" w:cs="Times New Roman"/>
          <w:sz w:val="24"/>
          <w:szCs w:val="24"/>
        </w:rPr>
        <w:t>self-sustaining</w:t>
      </w:r>
      <w:r w:rsidR="008D4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and healthy </w:t>
      </w:r>
      <w:r w:rsidR="008D4A30" w:rsidRPr="001C7A2B">
        <w:rPr>
          <w:rFonts w:ascii="Times New Roman" w:eastAsia="Times New Roman" w:hAnsi="Times New Roman" w:cs="Times New Roman"/>
          <w:sz w:val="24"/>
          <w:szCs w:val="24"/>
        </w:rPr>
        <w:t>riparian forests</w:t>
      </w:r>
      <w:r w:rsidR="00E5780A">
        <w:rPr>
          <w:rFonts w:ascii="Times New Roman" w:eastAsia="Times New Roman" w:hAnsi="Times New Roman" w:cs="Times New Roman"/>
          <w:sz w:val="24"/>
          <w:szCs w:val="24"/>
        </w:rPr>
        <w:t>.</w:t>
      </w:r>
    </w:p>
    <w:p w14:paraId="555E3E62" w14:textId="77777777" w:rsidR="00765005" w:rsidRPr="001C7A2B" w:rsidRDefault="00765005" w:rsidP="00391242">
      <w:pPr>
        <w:spacing w:line="240" w:lineRule="auto"/>
        <w:rPr>
          <w:rFonts w:ascii="Times New Roman" w:eastAsia="Times New Roman" w:hAnsi="Times New Roman" w:cs="Times New Roman"/>
          <w:sz w:val="24"/>
          <w:szCs w:val="24"/>
        </w:rPr>
      </w:pPr>
    </w:p>
    <w:p w14:paraId="2279A410" w14:textId="510A946B" w:rsidR="002D6445" w:rsidRPr="001C7A2B" w:rsidRDefault="00BE71C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Research Question</w:t>
      </w:r>
      <w:r w:rsidR="00D30F0E" w:rsidRPr="001C7A2B">
        <w:rPr>
          <w:rFonts w:ascii="Times New Roman" w:eastAsia="Times New Roman" w:hAnsi="Times New Roman" w:cs="Times New Roman"/>
          <w:b/>
          <w:bCs/>
          <w:sz w:val="28"/>
          <w:szCs w:val="28"/>
        </w:rPr>
        <w:t>s</w:t>
      </w:r>
    </w:p>
    <w:p w14:paraId="50505EB1" w14:textId="7E837E99" w:rsidR="00CE08C3" w:rsidRPr="001C7A2B" w:rsidRDefault="00CE08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w:t>
      </w:r>
      <w:r w:rsidR="000A637D" w:rsidRPr="001C7A2B">
        <w:rPr>
          <w:rFonts w:ascii="Times New Roman" w:eastAsia="Times New Roman" w:hAnsi="Times New Roman" w:cs="Times New Roman"/>
          <w:sz w:val="24"/>
          <w:szCs w:val="24"/>
        </w:rPr>
        <w:t>purpose</w:t>
      </w:r>
      <w:r w:rsidRPr="001C7A2B">
        <w:rPr>
          <w:rFonts w:ascii="Times New Roman" w:eastAsia="Times New Roman" w:hAnsi="Times New Roman" w:cs="Times New Roman"/>
          <w:sz w:val="24"/>
          <w:szCs w:val="24"/>
        </w:rPr>
        <w:t xml:space="preserve"> of this study is </w:t>
      </w:r>
      <w:r w:rsidR="00834D6B" w:rsidRPr="001C7A2B">
        <w:rPr>
          <w:rFonts w:ascii="Times New Roman" w:eastAsia="Times New Roman" w:hAnsi="Times New Roman" w:cs="Times New Roman"/>
          <w:sz w:val="24"/>
          <w:szCs w:val="24"/>
        </w:rPr>
        <w:t>to identify</w:t>
      </w:r>
      <w:r w:rsidRPr="001C7A2B">
        <w:rPr>
          <w:rFonts w:ascii="Times New Roman" w:eastAsia="Times New Roman" w:hAnsi="Times New Roman" w:cs="Times New Roman"/>
          <w:sz w:val="24"/>
          <w:szCs w:val="24"/>
        </w:rPr>
        <w:t xml:space="preserve"> environmental and flood flows needed to </w:t>
      </w:r>
      <w:r w:rsidR="00AF06B9" w:rsidRPr="001C7A2B">
        <w:rPr>
          <w:rFonts w:ascii="Times New Roman" w:eastAsia="Times New Roman" w:hAnsi="Times New Roman" w:cs="Times New Roman"/>
          <w:sz w:val="24"/>
          <w:szCs w:val="24"/>
        </w:rPr>
        <w:t>regenerate and sustain riparian forests</w:t>
      </w:r>
      <w:r w:rsidR="00B83C5C" w:rsidRPr="001C7A2B">
        <w:rPr>
          <w:rFonts w:ascii="Times New Roman" w:eastAsia="Times New Roman" w:hAnsi="Times New Roman" w:cs="Times New Roman"/>
          <w:sz w:val="24"/>
          <w:szCs w:val="24"/>
        </w:rPr>
        <w:t>.</w:t>
      </w:r>
      <w:r w:rsidR="002824E9" w:rsidRPr="001C7A2B">
        <w:rPr>
          <w:rFonts w:ascii="Times New Roman" w:eastAsia="Times New Roman" w:hAnsi="Times New Roman" w:cs="Times New Roman"/>
          <w:sz w:val="24"/>
          <w:szCs w:val="24"/>
        </w:rPr>
        <w:t xml:space="preserve"> Specific research questions are to:</w:t>
      </w:r>
    </w:p>
    <w:p w14:paraId="7EF002A8" w14:textId="7504C7B9" w:rsidR="00395132" w:rsidRPr="001C7A2B" w:rsidRDefault="00395132"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Investigate and quantify </w:t>
      </w:r>
      <w:r w:rsidR="00644276" w:rsidRPr="001C7A2B">
        <w:rPr>
          <w:rFonts w:ascii="Times New Roman" w:eastAsia="Times New Roman" w:hAnsi="Times New Roman" w:cs="Times New Roman"/>
          <w:sz w:val="24"/>
          <w:szCs w:val="24"/>
        </w:rPr>
        <w:t xml:space="preserve">2023 </w:t>
      </w:r>
      <w:r w:rsidR="004D0CF1">
        <w:rPr>
          <w:rFonts w:ascii="Times New Roman" w:eastAsia="Times New Roman" w:hAnsi="Times New Roman" w:cs="Times New Roman"/>
          <w:sz w:val="24"/>
          <w:szCs w:val="24"/>
        </w:rPr>
        <w:t xml:space="preserve">flood flow </w:t>
      </w:r>
      <w:r w:rsidRPr="001C7A2B">
        <w:rPr>
          <w:rFonts w:ascii="Times New Roman" w:eastAsia="Times New Roman" w:hAnsi="Times New Roman" w:cs="Times New Roman"/>
          <w:sz w:val="24"/>
          <w:szCs w:val="24"/>
        </w:rPr>
        <w:t xml:space="preserve">seedling regeneration and </w:t>
      </w:r>
      <w:r w:rsidR="00767D5E" w:rsidRPr="001C7A2B">
        <w:rPr>
          <w:rFonts w:ascii="Times New Roman" w:eastAsia="Times New Roman" w:hAnsi="Times New Roman" w:cs="Times New Roman"/>
          <w:sz w:val="24"/>
          <w:szCs w:val="24"/>
        </w:rPr>
        <w:t>survivorship</w:t>
      </w:r>
      <w:r w:rsidR="002824E9" w:rsidRPr="001C7A2B">
        <w:rPr>
          <w:rFonts w:ascii="Times New Roman" w:eastAsia="Times New Roman" w:hAnsi="Times New Roman" w:cs="Times New Roman"/>
          <w:sz w:val="24"/>
          <w:szCs w:val="24"/>
        </w:rPr>
        <w:t>,</w:t>
      </w:r>
    </w:p>
    <w:p w14:paraId="200CC167" w14:textId="5F6DEB96" w:rsidR="00677E56"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How are Verde River Fremont cottonwood growing and what are their ages</w:t>
      </w:r>
      <w:r w:rsidR="004D0CF1">
        <w:rPr>
          <w:rFonts w:ascii="Times New Roman" w:eastAsia="Times New Roman" w:hAnsi="Times New Roman" w:cs="Times New Roman"/>
          <w:sz w:val="24"/>
          <w:szCs w:val="24"/>
        </w:rPr>
        <w:t xml:space="preserve">, </w:t>
      </w:r>
    </w:p>
    <w:p w14:paraId="2163F0D3" w14:textId="3F16916E" w:rsidR="00C16B8E" w:rsidRPr="001C7A2B" w:rsidRDefault="00C16B8E" w:rsidP="00391242">
      <w:pPr>
        <w:pStyle w:val="ListParagraph"/>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climate factors influence cottonwood growth, and</w:t>
      </w:r>
    </w:p>
    <w:p w14:paraId="2A45349A" w14:textId="582FFCFE" w:rsidR="00677E56" w:rsidRPr="001C7A2B" w:rsidRDefault="00C16B8E" w:rsidP="00391242">
      <w:pPr>
        <w:pStyle w:val="ListParagraph"/>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have land classifications changed along the Verde River over time?</w:t>
      </w:r>
    </w:p>
    <w:p w14:paraId="689AC4A8" w14:textId="77777777" w:rsidR="002D6445" w:rsidRPr="001C7A2B" w:rsidRDefault="00BE71C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Potential Hypothesis</w:t>
      </w:r>
    </w:p>
    <w:p w14:paraId="2E2B273E" w14:textId="33D40D4A" w:rsidR="00AA44FF" w:rsidRPr="001C7A2B" w:rsidRDefault="00BE71C4"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Seedling mortality is naturally high among </w:t>
      </w:r>
      <w:r w:rsidR="00333681" w:rsidRPr="001C7A2B">
        <w:rPr>
          <w:rFonts w:ascii="Times New Roman" w:eastAsia="Times New Roman" w:hAnsi="Times New Roman" w:cs="Times New Roman"/>
          <w:sz w:val="24"/>
          <w:szCs w:val="24"/>
        </w:rPr>
        <w:t>Fremont</w:t>
      </w:r>
      <w:r w:rsidRPr="001C7A2B">
        <w:rPr>
          <w:rFonts w:ascii="Times New Roman" w:eastAsia="Times New Roman" w:hAnsi="Times New Roman" w:cs="Times New Roman"/>
          <w:sz w:val="24"/>
          <w:szCs w:val="24"/>
        </w:rPr>
        <w:t xml:space="preserve"> cottonwoods</w:t>
      </w:r>
      <w:r w:rsidR="00E5780A">
        <w:rPr>
          <w:rFonts w:ascii="Times New Roman" w:eastAsia="Times New Roman" w:hAnsi="Times New Roman" w:cs="Times New Roman"/>
          <w:sz w:val="24"/>
          <w:szCs w:val="24"/>
        </w:rPr>
        <w:t xml:space="preserve"> seedlings</w:t>
      </w:r>
      <w:r w:rsidRPr="001C7A2B">
        <w:rPr>
          <w:rFonts w:ascii="Times New Roman" w:eastAsia="Times New Roman" w:hAnsi="Times New Roman" w:cs="Times New Roman"/>
          <w:sz w:val="24"/>
          <w:szCs w:val="24"/>
        </w:rPr>
        <w:t xml:space="preserve">. I hypothesize that seedlings will survive in distinct stands where conditions are favorable as opposed to uniformly across the sites. </w:t>
      </w:r>
    </w:p>
    <w:p w14:paraId="6A3759EB" w14:textId="6E0F1301" w:rsidR="00AA44FF" w:rsidRDefault="00395132"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Riparian forests</w:t>
      </w:r>
      <w:r w:rsidR="00BE71C4" w:rsidRPr="001C7A2B">
        <w:rPr>
          <w:rFonts w:ascii="Times New Roman" w:eastAsia="Times New Roman" w:hAnsi="Times New Roman" w:cs="Times New Roman"/>
          <w:sz w:val="24"/>
          <w:szCs w:val="24"/>
        </w:rPr>
        <w:t xml:space="preserve"> are dependent on large flows to regenerate</w:t>
      </w:r>
      <w:r w:rsidRPr="001C7A2B">
        <w:rPr>
          <w:rFonts w:ascii="Times New Roman" w:eastAsia="Times New Roman" w:hAnsi="Times New Roman" w:cs="Times New Roman"/>
          <w:sz w:val="24"/>
          <w:szCs w:val="24"/>
        </w:rPr>
        <w:t>. Therefore,</w:t>
      </w:r>
      <w:r w:rsidR="00BE71C4" w:rsidRPr="001C7A2B">
        <w:rPr>
          <w:rFonts w:ascii="Times New Roman" w:eastAsia="Times New Roman" w:hAnsi="Times New Roman" w:cs="Times New Roman"/>
          <w:sz w:val="24"/>
          <w:szCs w:val="24"/>
        </w:rPr>
        <w:t xml:space="preserve"> I hypothesize that </w:t>
      </w:r>
      <w:r w:rsidRPr="001C7A2B">
        <w:rPr>
          <w:rFonts w:ascii="Times New Roman" w:eastAsia="Times New Roman" w:hAnsi="Times New Roman" w:cs="Times New Roman"/>
          <w:sz w:val="24"/>
          <w:szCs w:val="24"/>
        </w:rPr>
        <w:t xml:space="preserve">minimum tree ages will </w:t>
      </w:r>
      <w:r w:rsidR="00BE71C4" w:rsidRPr="001C7A2B">
        <w:rPr>
          <w:rFonts w:ascii="Times New Roman" w:eastAsia="Times New Roman" w:hAnsi="Times New Roman" w:cs="Times New Roman"/>
          <w:sz w:val="24"/>
          <w:szCs w:val="24"/>
        </w:rPr>
        <w:t xml:space="preserve">show distinct cohorts that </w:t>
      </w:r>
      <w:r w:rsidR="00BA372D">
        <w:rPr>
          <w:rFonts w:ascii="Times New Roman" w:eastAsia="Times New Roman" w:hAnsi="Times New Roman" w:cs="Times New Roman"/>
          <w:sz w:val="24"/>
          <w:szCs w:val="24"/>
        </w:rPr>
        <w:t>established</w:t>
      </w:r>
      <w:r w:rsidR="00BA372D" w:rsidRPr="001C7A2B">
        <w:rPr>
          <w:rFonts w:ascii="Times New Roman" w:eastAsia="Times New Roman" w:hAnsi="Times New Roman" w:cs="Times New Roman"/>
          <w:sz w:val="24"/>
          <w:szCs w:val="24"/>
        </w:rPr>
        <w:t xml:space="preserve"> </w:t>
      </w:r>
      <w:r w:rsidR="00BE71C4" w:rsidRPr="001C7A2B">
        <w:rPr>
          <w:rFonts w:ascii="Times New Roman" w:eastAsia="Times New Roman" w:hAnsi="Times New Roman" w:cs="Times New Roman"/>
          <w:sz w:val="24"/>
          <w:szCs w:val="24"/>
        </w:rPr>
        <w:t xml:space="preserve">in response to large floods over the past century. </w:t>
      </w:r>
    </w:p>
    <w:p w14:paraId="4B97D1D1" w14:textId="2E9B36A4" w:rsidR="00C16B8E" w:rsidRPr="001C7A2B" w:rsidRDefault="00C16B8E" w:rsidP="00391242">
      <w:pPr>
        <w:pStyle w:val="ListParagraph"/>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Riparian forests are usually </w:t>
      </w:r>
      <w:r w:rsidR="00BA372D">
        <w:rPr>
          <w:rFonts w:ascii="Times New Roman" w:eastAsia="Times New Roman" w:hAnsi="Times New Roman" w:cs="Times New Roman"/>
          <w:sz w:val="24"/>
          <w:szCs w:val="24"/>
        </w:rPr>
        <w:t xml:space="preserve">dependent upon </w:t>
      </w:r>
      <w:r w:rsidR="0065617B">
        <w:rPr>
          <w:rFonts w:ascii="Times New Roman" w:eastAsia="Times New Roman" w:hAnsi="Times New Roman" w:cs="Times New Roman"/>
          <w:sz w:val="24"/>
          <w:szCs w:val="24"/>
        </w:rPr>
        <w:t>groundwater;</w:t>
      </w:r>
      <w:r>
        <w:rPr>
          <w:rFonts w:ascii="Times New Roman" w:eastAsia="Times New Roman" w:hAnsi="Times New Roman" w:cs="Times New Roman"/>
          <w:sz w:val="24"/>
          <w:szCs w:val="24"/>
        </w:rPr>
        <w:t xml:space="preserve"> therefore I hypothesize that temperature will drive tree growth more significantly than Verde River discharge.</w:t>
      </w:r>
    </w:p>
    <w:p w14:paraId="1477509A" w14:textId="5D279C0B" w:rsidR="002D6445" w:rsidRPr="001C7A2B" w:rsidRDefault="00B27546"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I hypothesize that </w:t>
      </w:r>
      <w:r w:rsidR="00C16B8E">
        <w:rPr>
          <w:rFonts w:ascii="Times New Roman" w:eastAsia="Times New Roman" w:hAnsi="Times New Roman" w:cs="Times New Roman"/>
          <w:sz w:val="24"/>
          <w:szCs w:val="24"/>
        </w:rPr>
        <w:t>land cover changes in response to large disturbances but are largely stable over time.</w:t>
      </w:r>
    </w:p>
    <w:p w14:paraId="032B9003" w14:textId="3A284723" w:rsidR="00767D5E" w:rsidRPr="001C7A2B" w:rsidRDefault="00BE71C4" w:rsidP="00391242">
      <w:pPr>
        <w:pStyle w:val="Heading1"/>
        <w:spacing w:line="240" w:lineRule="auto"/>
        <w:rPr>
          <w:rFonts w:ascii="Times New Roman" w:hAnsi="Times New Roman" w:cs="Times New Roman"/>
        </w:rPr>
      </w:pPr>
      <w:bookmarkStart w:id="24" w:name="_Toc187849252"/>
      <w:commentRangeStart w:id="25"/>
      <w:r w:rsidRPr="001C7A2B">
        <w:rPr>
          <w:rFonts w:ascii="Times New Roman" w:hAnsi="Times New Roman" w:cs="Times New Roman"/>
        </w:rPr>
        <w:t>Methods</w:t>
      </w:r>
      <w:commentRangeEnd w:id="25"/>
      <w:r w:rsidR="00333382" w:rsidRPr="001C7A2B">
        <w:rPr>
          <w:rStyle w:val="CommentReference"/>
          <w:rFonts w:ascii="Times New Roman" w:hAnsi="Times New Roman" w:cs="Times New Roman"/>
        </w:rPr>
        <w:commentReference w:id="25"/>
      </w:r>
      <w:bookmarkEnd w:id="24"/>
      <w:r w:rsidRPr="001C7A2B">
        <w:rPr>
          <w:rFonts w:ascii="Times New Roman" w:hAnsi="Times New Roman" w:cs="Times New Roman"/>
        </w:rPr>
        <w:t xml:space="preserve"> </w:t>
      </w:r>
    </w:p>
    <w:p w14:paraId="3555A9E6" w14:textId="57D8B330" w:rsidR="00C3171B" w:rsidRPr="001C7A2B" w:rsidRDefault="00C3171B" w:rsidP="00391242">
      <w:pPr>
        <w:pStyle w:val="Heading2"/>
        <w:spacing w:line="240" w:lineRule="auto"/>
        <w:rPr>
          <w:rFonts w:ascii="Times New Roman" w:hAnsi="Times New Roman" w:cs="Times New Roman"/>
        </w:rPr>
      </w:pPr>
      <w:bookmarkStart w:id="26" w:name="_Toc187849253"/>
      <w:r w:rsidRPr="001C7A2B">
        <w:rPr>
          <w:rFonts w:ascii="Times New Roman" w:hAnsi="Times New Roman" w:cs="Times New Roman"/>
        </w:rPr>
        <w:t>Study Area</w:t>
      </w:r>
      <w:bookmarkEnd w:id="26"/>
    </w:p>
    <w:p w14:paraId="3263B9B1" w14:textId="72929DDD" w:rsidR="00C3171B" w:rsidRPr="001C7A2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Access to the Verde River Wild and Scenic Corridor is restricted to a few road access points or from rafting along the river. Because of the limited access, sites were chosen that are logistically feasible and realistic to access on a </w:t>
      </w:r>
      <w:r w:rsidR="00E579B3">
        <w:rPr>
          <w:rFonts w:ascii="Times New Roman" w:eastAsia="Times New Roman" w:hAnsi="Times New Roman" w:cs="Times New Roman"/>
          <w:sz w:val="24"/>
          <w:szCs w:val="24"/>
        </w:rPr>
        <w:t xml:space="preserve">frequent and </w:t>
      </w:r>
      <w:r w:rsidRPr="001C7A2B">
        <w:rPr>
          <w:rFonts w:ascii="Times New Roman" w:eastAsia="Times New Roman" w:hAnsi="Times New Roman" w:cs="Times New Roman"/>
          <w:sz w:val="24"/>
          <w:szCs w:val="24"/>
        </w:rPr>
        <w:t xml:space="preserve">continuing basis. </w:t>
      </w:r>
    </w:p>
    <w:p w14:paraId="36D78CAC" w14:textId="413578B7" w:rsidR="00C3171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lastRenderedPageBreak/>
        <w:tab/>
        <w:t xml:space="preserve">Beasley Flat River Access Point (RAP) located downstream of Camp Verde was chosen </w:t>
      </w:r>
      <w:r w:rsidR="00E579B3">
        <w:rPr>
          <w:rFonts w:ascii="Times New Roman" w:eastAsia="Times New Roman" w:hAnsi="Times New Roman" w:cs="Times New Roman"/>
          <w:sz w:val="24"/>
          <w:szCs w:val="24"/>
        </w:rPr>
        <w:t>as one</w:t>
      </w:r>
      <w:r w:rsidRPr="001C7A2B">
        <w:rPr>
          <w:rFonts w:ascii="Times New Roman" w:eastAsia="Times New Roman" w:hAnsi="Times New Roman" w:cs="Times New Roman"/>
          <w:sz w:val="24"/>
          <w:szCs w:val="24"/>
        </w:rPr>
        <w:t xml:space="preserve"> site. </w:t>
      </w:r>
      <w:r w:rsidR="00E579B3">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eedling mortality</w:t>
      </w:r>
      <w:r w:rsidR="00E579B3">
        <w:rPr>
          <w:rFonts w:ascii="Times New Roman" w:eastAsia="Times New Roman" w:hAnsi="Times New Roman" w:cs="Times New Roman"/>
          <w:sz w:val="24"/>
          <w:szCs w:val="24"/>
        </w:rPr>
        <w:t xml:space="preserve"> was </w:t>
      </w:r>
      <w:r w:rsidR="00834D6B">
        <w:rPr>
          <w:rFonts w:ascii="Times New Roman" w:eastAsia="Times New Roman" w:hAnsi="Times New Roman" w:cs="Times New Roman"/>
          <w:sz w:val="24"/>
          <w:szCs w:val="24"/>
        </w:rPr>
        <w:t>measured</w:t>
      </w:r>
      <w:r w:rsidR="00E579B3">
        <w:rPr>
          <w:rFonts w:ascii="Times New Roman" w:eastAsia="Times New Roman" w:hAnsi="Times New Roman" w:cs="Times New Roman"/>
          <w:sz w:val="24"/>
          <w:szCs w:val="24"/>
        </w:rPr>
        <w:t xml:space="preserve"> and</w:t>
      </w:r>
      <w:r w:rsidRPr="001C7A2B">
        <w:rPr>
          <w:rFonts w:ascii="Times New Roman" w:eastAsia="Times New Roman" w:hAnsi="Times New Roman" w:cs="Times New Roman"/>
          <w:sz w:val="24"/>
          <w:szCs w:val="24"/>
        </w:rPr>
        <w:t xml:space="preserve"> tree cores were taken here. Beasley RAP is the official beginning of the Verde Wild and Scenic River</w:t>
      </w:r>
      <w:ins w:id="27" w:author="Abraham E Springer" w:date="2024-10-18T14:31:00Z" w16du:dateUtc="2024-10-18T21:31:00Z">
        <w:r w:rsidR="00E579B3">
          <w:rPr>
            <w:rFonts w:ascii="Times New Roman" w:eastAsia="Times New Roman" w:hAnsi="Times New Roman" w:cs="Times New Roman"/>
            <w:sz w:val="24"/>
            <w:szCs w:val="24"/>
          </w:rPr>
          <w:t>.</w:t>
        </w:r>
      </w:ins>
    </w:p>
    <w:p w14:paraId="068E3419" w14:textId="77777777" w:rsidR="00B51C2E" w:rsidRDefault="00DE7724" w:rsidP="00B51C2E">
      <w:pPr>
        <w:keepNext/>
        <w:spacing w:line="240" w:lineRule="auto"/>
        <w:jc w:val="center"/>
      </w:pPr>
      <w:r>
        <w:rPr>
          <w:rFonts w:ascii="Times New Roman" w:eastAsia="Times New Roman" w:hAnsi="Times New Roman" w:cs="Times New Roman"/>
          <w:noProof/>
          <w:sz w:val="24"/>
          <w:szCs w:val="24"/>
        </w:rPr>
        <w:drawing>
          <wp:inline distT="0" distB="0" distL="0" distR="0" wp14:anchorId="2ACE81CC" wp14:editId="0E2A3C0C">
            <wp:extent cx="2147168" cy="2778595"/>
            <wp:effectExtent l="0" t="0" r="5715" b="3175"/>
            <wp:docPr id="829609697" name="Picture 1" descr="A map of th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9697" name="Picture 1" descr="A map of the dese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807" cy="2796245"/>
                    </a:xfrm>
                    <a:prstGeom prst="rect">
                      <a:avLst/>
                    </a:prstGeom>
                  </pic:spPr>
                </pic:pic>
              </a:graphicData>
            </a:graphic>
          </wp:inline>
        </w:drawing>
      </w:r>
    </w:p>
    <w:p w14:paraId="75EAA273" w14:textId="3AD04495" w:rsidR="00DE7724" w:rsidRDefault="00B51C2E" w:rsidP="00B51C2E">
      <w:pPr>
        <w:pStyle w:val="Caption"/>
        <w:jc w:val="center"/>
        <w:rPr>
          <w:rFonts w:ascii="Times New Roman" w:eastAsia="Times New Roman" w:hAnsi="Times New Roman" w:cs="Times New Roman"/>
          <w:sz w:val="24"/>
          <w:szCs w:val="24"/>
        </w:rPr>
      </w:pPr>
      <w:bookmarkStart w:id="28" w:name="_Toc187848822"/>
      <w:r>
        <w:t xml:space="preserve">Figure </w:t>
      </w:r>
      <w:r>
        <w:fldChar w:fldCharType="begin"/>
      </w:r>
      <w:r>
        <w:instrText xml:space="preserve"> SEQ Figure \* ARABIC </w:instrText>
      </w:r>
      <w:r>
        <w:fldChar w:fldCharType="separate"/>
      </w:r>
      <w:r>
        <w:rPr>
          <w:noProof/>
        </w:rPr>
        <w:t>2</w:t>
      </w:r>
      <w:r>
        <w:fldChar w:fldCharType="end"/>
      </w:r>
      <w:r w:rsidRPr="00B51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site map for Beasley River Access points as well as plot and well sites.</w:t>
      </w:r>
      <w:bookmarkEnd w:id="28"/>
    </w:p>
    <w:p w14:paraId="77ECB9C4" w14:textId="77777777" w:rsidR="00FB2CEC" w:rsidRPr="001C7A2B" w:rsidRDefault="00FB2CEC" w:rsidP="00391242">
      <w:pPr>
        <w:spacing w:line="240" w:lineRule="auto"/>
        <w:jc w:val="center"/>
        <w:rPr>
          <w:rFonts w:ascii="Times New Roman" w:eastAsia="Times New Roman" w:hAnsi="Times New Roman" w:cs="Times New Roman"/>
          <w:sz w:val="24"/>
          <w:szCs w:val="24"/>
        </w:rPr>
      </w:pPr>
    </w:p>
    <w:p w14:paraId="063C865E" w14:textId="09749D02" w:rsidR="00C3171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second site chosen was Childs dispersed camping area, upstream </w:t>
      </w:r>
      <w:del w:id="29" w:author="Merritt, David - FS, CO" w:date="2025-01-09T12:23:00Z" w16du:dateUtc="2025-01-09T19:23:00Z">
        <w:r w:rsidRPr="001C7A2B" w:rsidDel="00E45042">
          <w:rPr>
            <w:rFonts w:ascii="Times New Roman" w:eastAsia="Times New Roman" w:hAnsi="Times New Roman" w:cs="Times New Roman"/>
            <w:sz w:val="24"/>
            <w:szCs w:val="24"/>
          </w:rPr>
          <w:delText xml:space="preserve">of </w:delText>
        </w:r>
      </w:del>
      <w:ins w:id="30" w:author="Merritt, David - FS, CO" w:date="2025-01-09T12:23:00Z" w16du:dateUtc="2025-01-09T19:23:00Z">
        <w:r w:rsidR="00E45042">
          <w:rPr>
            <w:rFonts w:ascii="Times New Roman" w:eastAsia="Times New Roman" w:hAnsi="Times New Roman" w:cs="Times New Roman"/>
            <w:sz w:val="24"/>
            <w:szCs w:val="24"/>
          </w:rPr>
          <w:t>from</w:t>
        </w:r>
        <w:r w:rsidR="00E45042"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the confluence of the Verde River with Fossil Creek. </w:t>
      </w:r>
      <w:r w:rsidR="00E579B3">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eedling mortality and tree cores were measured at this site. Childs is </w:t>
      </w:r>
      <w:r w:rsidR="00B92D55">
        <w:rPr>
          <w:rFonts w:ascii="Times New Roman" w:eastAsia="Times New Roman" w:hAnsi="Times New Roman" w:cs="Times New Roman"/>
          <w:sz w:val="24"/>
          <w:szCs w:val="24"/>
        </w:rPr>
        <w:t>located near</w:t>
      </w:r>
      <w:r w:rsidRPr="001C7A2B">
        <w:rPr>
          <w:rFonts w:ascii="Times New Roman" w:eastAsia="Times New Roman" w:hAnsi="Times New Roman" w:cs="Times New Roman"/>
          <w:sz w:val="24"/>
          <w:szCs w:val="24"/>
        </w:rPr>
        <w:t xml:space="preserve"> the middle of the Verde Wild and Scenic River</w:t>
      </w:r>
      <w:r w:rsidR="00B92D55">
        <w:rPr>
          <w:rFonts w:ascii="Times New Roman" w:eastAsia="Times New Roman" w:hAnsi="Times New Roman" w:cs="Times New Roman"/>
          <w:sz w:val="24"/>
          <w:szCs w:val="24"/>
        </w:rPr>
        <w:t xml:space="preserve"> section</w:t>
      </w:r>
      <w:r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ab/>
      </w:r>
    </w:p>
    <w:p w14:paraId="264B59ED" w14:textId="77777777" w:rsidR="00B51C2E" w:rsidRDefault="00F20EB8" w:rsidP="00B51C2E">
      <w:pPr>
        <w:keepNext/>
        <w:spacing w:line="240" w:lineRule="auto"/>
        <w:jc w:val="center"/>
      </w:pPr>
      <w:r>
        <w:rPr>
          <w:rFonts w:ascii="Times New Roman" w:eastAsia="Times New Roman" w:hAnsi="Times New Roman" w:cs="Times New Roman"/>
          <w:noProof/>
          <w:sz w:val="24"/>
          <w:szCs w:val="24"/>
        </w:rPr>
        <w:drawing>
          <wp:inline distT="0" distB="0" distL="0" distR="0" wp14:anchorId="64431917" wp14:editId="4F00D056">
            <wp:extent cx="2154478" cy="2788055"/>
            <wp:effectExtent l="0" t="0" r="0" b="0"/>
            <wp:docPr id="1363971607" name="Picture 2"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1607" name="Picture 2" descr="A map of a riv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5674" cy="2802543"/>
                    </a:xfrm>
                    <a:prstGeom prst="rect">
                      <a:avLst/>
                    </a:prstGeom>
                  </pic:spPr>
                </pic:pic>
              </a:graphicData>
            </a:graphic>
          </wp:inline>
        </w:drawing>
      </w:r>
    </w:p>
    <w:p w14:paraId="193A020C" w14:textId="786D9A1B" w:rsidR="00F20EB8" w:rsidRDefault="00B51C2E" w:rsidP="00B51C2E">
      <w:pPr>
        <w:pStyle w:val="Caption"/>
        <w:jc w:val="center"/>
        <w:rPr>
          <w:rFonts w:ascii="Times New Roman" w:eastAsia="Times New Roman" w:hAnsi="Times New Roman" w:cs="Times New Roman"/>
          <w:sz w:val="24"/>
          <w:szCs w:val="24"/>
        </w:rPr>
      </w:pPr>
      <w:bookmarkStart w:id="31" w:name="_Toc187848823"/>
      <w:r>
        <w:t xml:space="preserve">Figure </w:t>
      </w:r>
      <w:r>
        <w:fldChar w:fldCharType="begin"/>
      </w:r>
      <w:r>
        <w:instrText xml:space="preserve"> SEQ Figure \* ARABIC </w:instrText>
      </w:r>
      <w:r>
        <w:fldChar w:fldCharType="separate"/>
      </w:r>
      <w:r>
        <w:rPr>
          <w:noProof/>
        </w:rPr>
        <w:t>3</w:t>
      </w:r>
      <w:r>
        <w:fldChar w:fldCharType="end"/>
      </w:r>
      <w:r w:rsidRPr="00B51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Site map for Childs. Seedling plots are shown.</w:t>
      </w:r>
      <w:bookmarkEnd w:id="31"/>
    </w:p>
    <w:p w14:paraId="09E2DF49" w14:textId="77777777" w:rsidR="00FB2CEC" w:rsidRPr="001C7A2B" w:rsidRDefault="00FB2CEC" w:rsidP="00391242">
      <w:pPr>
        <w:spacing w:line="240" w:lineRule="auto"/>
        <w:jc w:val="center"/>
        <w:rPr>
          <w:rFonts w:ascii="Times New Roman" w:eastAsia="Times New Roman" w:hAnsi="Times New Roman" w:cs="Times New Roman"/>
          <w:sz w:val="24"/>
          <w:szCs w:val="24"/>
        </w:rPr>
      </w:pPr>
    </w:p>
    <w:p w14:paraId="5AFB7C7E" w14:textId="19FF8F9F" w:rsidR="00C3171B" w:rsidRDefault="00C75801"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71B" w:rsidRPr="001C7A2B">
        <w:rPr>
          <w:rFonts w:ascii="Times New Roman" w:eastAsia="Times New Roman" w:hAnsi="Times New Roman" w:cs="Times New Roman"/>
          <w:sz w:val="24"/>
          <w:szCs w:val="24"/>
        </w:rPr>
        <w:t xml:space="preserve">A third site at Sheep Bridge River Access Point was used to collect tree cores but was not used </w:t>
      </w:r>
      <w:r w:rsidR="00E45042">
        <w:rPr>
          <w:rFonts w:ascii="Times New Roman" w:eastAsia="Times New Roman" w:hAnsi="Times New Roman" w:cs="Times New Roman"/>
          <w:sz w:val="24"/>
          <w:szCs w:val="24"/>
        </w:rPr>
        <w:t>to study</w:t>
      </w:r>
      <w:r w:rsidR="00E45042" w:rsidRPr="001C7A2B">
        <w:rPr>
          <w:rFonts w:ascii="Times New Roman" w:eastAsia="Times New Roman" w:hAnsi="Times New Roman" w:cs="Times New Roman"/>
          <w:sz w:val="24"/>
          <w:szCs w:val="24"/>
        </w:rPr>
        <w:t xml:space="preserve"> </w:t>
      </w:r>
      <w:r w:rsidR="00C3171B" w:rsidRPr="001C7A2B">
        <w:rPr>
          <w:rFonts w:ascii="Times New Roman" w:eastAsia="Times New Roman" w:hAnsi="Times New Roman" w:cs="Times New Roman"/>
          <w:sz w:val="24"/>
          <w:szCs w:val="24"/>
        </w:rPr>
        <w:t>seedling</w:t>
      </w:r>
      <w:r w:rsidR="00E579B3">
        <w:rPr>
          <w:rFonts w:ascii="Times New Roman" w:eastAsia="Times New Roman" w:hAnsi="Times New Roman" w:cs="Times New Roman"/>
          <w:sz w:val="24"/>
          <w:szCs w:val="24"/>
        </w:rPr>
        <w:t xml:space="preserve"> mortality</w:t>
      </w:r>
      <w:r w:rsidR="00C3171B" w:rsidRPr="001C7A2B">
        <w:rPr>
          <w:rFonts w:ascii="Times New Roman" w:eastAsia="Times New Roman" w:hAnsi="Times New Roman" w:cs="Times New Roman"/>
          <w:sz w:val="24"/>
          <w:szCs w:val="24"/>
        </w:rPr>
        <w:t xml:space="preserve"> monitoring </w:t>
      </w:r>
      <w:r w:rsidR="00E579B3">
        <w:rPr>
          <w:rFonts w:ascii="Times New Roman" w:eastAsia="Times New Roman" w:hAnsi="Times New Roman" w:cs="Times New Roman"/>
          <w:sz w:val="24"/>
          <w:szCs w:val="24"/>
        </w:rPr>
        <w:t>because</w:t>
      </w:r>
      <w:r w:rsidR="00E579B3" w:rsidRPr="001C7A2B">
        <w:rPr>
          <w:rFonts w:ascii="Times New Roman" w:eastAsia="Times New Roman" w:hAnsi="Times New Roman" w:cs="Times New Roman"/>
          <w:sz w:val="24"/>
          <w:szCs w:val="24"/>
        </w:rPr>
        <w:t xml:space="preserve"> </w:t>
      </w:r>
      <w:r w:rsidR="00C3171B" w:rsidRPr="001C7A2B">
        <w:rPr>
          <w:rFonts w:ascii="Times New Roman" w:eastAsia="Times New Roman" w:hAnsi="Times New Roman" w:cs="Times New Roman"/>
          <w:sz w:val="24"/>
          <w:szCs w:val="24"/>
        </w:rPr>
        <w:t xml:space="preserve">it is too remote to access regularly. Sheep Bridge is located just </w:t>
      </w:r>
      <w:r w:rsidR="00E45042">
        <w:rPr>
          <w:rFonts w:ascii="Times New Roman" w:eastAsia="Times New Roman" w:hAnsi="Times New Roman" w:cs="Times New Roman"/>
          <w:sz w:val="24"/>
          <w:szCs w:val="24"/>
        </w:rPr>
        <w:t>downstream from</w:t>
      </w:r>
      <w:r w:rsidR="00E45042" w:rsidRPr="001C7A2B">
        <w:rPr>
          <w:rFonts w:ascii="Times New Roman" w:eastAsia="Times New Roman" w:hAnsi="Times New Roman" w:cs="Times New Roman"/>
          <w:sz w:val="24"/>
          <w:szCs w:val="24"/>
        </w:rPr>
        <w:t xml:space="preserve"> </w:t>
      </w:r>
      <w:r w:rsidR="00C3171B" w:rsidRPr="001C7A2B">
        <w:rPr>
          <w:rFonts w:ascii="Times New Roman" w:eastAsia="Times New Roman" w:hAnsi="Times New Roman" w:cs="Times New Roman"/>
          <w:sz w:val="24"/>
          <w:szCs w:val="24"/>
        </w:rPr>
        <w:t>the Wild and Scenic portion of the Verde but still above the two large storage reservoirs.</w:t>
      </w:r>
    </w:p>
    <w:p w14:paraId="23AB3658" w14:textId="77777777" w:rsidR="00B51C2E" w:rsidRDefault="00F052C2" w:rsidP="00B51C2E">
      <w:pPr>
        <w:keepNext/>
        <w:spacing w:line="240" w:lineRule="auto"/>
        <w:jc w:val="center"/>
      </w:pPr>
      <w:r>
        <w:rPr>
          <w:rFonts w:ascii="Times New Roman" w:eastAsia="Times New Roman" w:hAnsi="Times New Roman" w:cs="Times New Roman"/>
          <w:noProof/>
          <w:sz w:val="24"/>
          <w:szCs w:val="24"/>
        </w:rPr>
        <w:lastRenderedPageBreak/>
        <w:drawing>
          <wp:inline distT="0" distB="0" distL="0" distR="0" wp14:anchorId="3E6E1CC9" wp14:editId="5E8BA77E">
            <wp:extent cx="1854840" cy="2400300"/>
            <wp:effectExtent l="0" t="0" r="0" b="0"/>
            <wp:docPr id="1113891792" name="Picture 3" descr="A map of a river and 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792" name="Picture 3" descr="A map of a river and a map of a riv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2269" cy="2422854"/>
                    </a:xfrm>
                    <a:prstGeom prst="rect">
                      <a:avLst/>
                    </a:prstGeom>
                  </pic:spPr>
                </pic:pic>
              </a:graphicData>
            </a:graphic>
          </wp:inline>
        </w:drawing>
      </w:r>
    </w:p>
    <w:p w14:paraId="2D882648" w14:textId="18529BC4" w:rsidR="00F052C2" w:rsidRDefault="00B51C2E" w:rsidP="00B51C2E">
      <w:pPr>
        <w:pStyle w:val="Caption"/>
        <w:jc w:val="center"/>
        <w:rPr>
          <w:rFonts w:ascii="Times New Roman" w:eastAsia="Times New Roman" w:hAnsi="Times New Roman" w:cs="Times New Roman"/>
          <w:sz w:val="24"/>
          <w:szCs w:val="24"/>
        </w:rPr>
      </w:pPr>
      <w:bookmarkStart w:id="32" w:name="_Toc187848824"/>
      <w:r>
        <w:t xml:space="preserve">Figure </w:t>
      </w:r>
      <w:r>
        <w:fldChar w:fldCharType="begin"/>
      </w:r>
      <w:r>
        <w:instrText xml:space="preserve"> SEQ Figure \* ARABIC </w:instrText>
      </w:r>
      <w:r>
        <w:fldChar w:fldCharType="separate"/>
      </w:r>
      <w:r>
        <w:rPr>
          <w:noProof/>
        </w:rPr>
        <w:t>4</w:t>
      </w:r>
      <w:r>
        <w:fldChar w:fldCharType="end"/>
      </w:r>
      <w:r w:rsidRPr="00B51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 aerial image of Sheep Bridge. No plots were established here but cores were taken from the site.</w:t>
      </w:r>
      <w:bookmarkEnd w:id="32"/>
    </w:p>
    <w:p w14:paraId="23E97A2D" w14:textId="77777777" w:rsidR="00F20EB8" w:rsidRPr="001C7A2B" w:rsidRDefault="00F20EB8" w:rsidP="00391242">
      <w:pPr>
        <w:spacing w:line="240" w:lineRule="auto"/>
        <w:rPr>
          <w:rFonts w:ascii="Times New Roman" w:eastAsia="Times New Roman" w:hAnsi="Times New Roman" w:cs="Times New Roman"/>
          <w:sz w:val="24"/>
          <w:szCs w:val="24"/>
        </w:rPr>
      </w:pPr>
    </w:p>
    <w:p w14:paraId="7CE3DE63" w14:textId="2524C475" w:rsidR="00C3171B" w:rsidRPr="001C7A2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All three sites have healthy Fremont </w:t>
      </w:r>
      <w:r w:rsidR="00457C71">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ottonwood-Goo</w:t>
      </w:r>
      <w:r w:rsidR="00E45042">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sidR="00E45042">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sidR="00457C71">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 riparian, gallery forests</w:t>
      </w:r>
      <w:r w:rsidR="00E579B3">
        <w:rPr>
          <w:rFonts w:ascii="Times New Roman" w:eastAsia="Times New Roman" w:hAnsi="Times New Roman" w:cs="Times New Roman"/>
          <w:sz w:val="24"/>
          <w:szCs w:val="24"/>
        </w:rPr>
        <w:t xml:space="preserve"> and</w:t>
      </w:r>
      <w:r w:rsidRPr="001C7A2B">
        <w:rPr>
          <w:rFonts w:ascii="Times New Roman" w:eastAsia="Times New Roman" w:hAnsi="Times New Roman" w:cs="Times New Roman"/>
          <w:sz w:val="24"/>
          <w:szCs w:val="24"/>
        </w:rPr>
        <w:t xml:space="preserve"> are the focus of other Forest Service </w:t>
      </w:r>
      <w:r w:rsidR="00E579B3">
        <w:rPr>
          <w:rFonts w:ascii="Times New Roman" w:eastAsia="Times New Roman" w:hAnsi="Times New Roman" w:cs="Times New Roman"/>
          <w:sz w:val="24"/>
          <w:szCs w:val="24"/>
        </w:rPr>
        <w:t xml:space="preserve">environmental flow </w:t>
      </w:r>
      <w:r w:rsidRPr="001C7A2B">
        <w:rPr>
          <w:rFonts w:ascii="Times New Roman" w:eastAsia="Times New Roman" w:hAnsi="Times New Roman" w:cs="Times New Roman"/>
          <w:sz w:val="24"/>
          <w:szCs w:val="24"/>
        </w:rPr>
        <w:t>studies. This allows me to incorporate other work, such as river reach models, groundwater wells and water level transducers into my thesis.</w:t>
      </w:r>
    </w:p>
    <w:p w14:paraId="16DA3932" w14:textId="33AD0DCA" w:rsidR="00C3171B" w:rsidRPr="001C7A2B" w:rsidRDefault="00C3171B" w:rsidP="00391242">
      <w:pPr>
        <w:spacing w:line="240" w:lineRule="auto"/>
        <w:rPr>
          <w:rFonts w:ascii="Times New Roman" w:hAnsi="Times New Roman" w:cs="Times New Roman"/>
        </w:rPr>
      </w:pPr>
    </w:p>
    <w:p w14:paraId="09242A48" w14:textId="0D6F9AA4" w:rsidR="003D69A4" w:rsidRPr="001C7A2B" w:rsidRDefault="00BE71C4" w:rsidP="00391242">
      <w:pPr>
        <w:pStyle w:val="Heading2"/>
        <w:spacing w:line="240" w:lineRule="auto"/>
        <w:rPr>
          <w:rFonts w:ascii="Times New Roman" w:hAnsi="Times New Roman" w:cs="Times New Roman"/>
        </w:rPr>
      </w:pPr>
      <w:bookmarkStart w:id="33" w:name="_Toc187849254"/>
      <w:r w:rsidRPr="001C7A2B">
        <w:rPr>
          <w:rFonts w:ascii="Times New Roman" w:hAnsi="Times New Roman" w:cs="Times New Roman"/>
        </w:rPr>
        <w:t>Seedling survivorship</w:t>
      </w:r>
      <w:r w:rsidR="00F80AAD" w:rsidRPr="001C7A2B">
        <w:rPr>
          <w:rFonts w:ascii="Times New Roman" w:hAnsi="Times New Roman" w:cs="Times New Roman"/>
        </w:rPr>
        <w:t xml:space="preserve"> and demographics</w:t>
      </w:r>
      <w:bookmarkEnd w:id="33"/>
    </w:p>
    <w:p w14:paraId="133F2336" w14:textId="4D5D193C"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Field Methods</w:t>
      </w:r>
    </w:p>
    <w:p w14:paraId="790887C8" w14:textId="3FDAAB09" w:rsidR="00395132"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spring floods of 2023 </w:t>
      </w:r>
      <w:r w:rsidR="00333382" w:rsidRPr="001C7A2B">
        <w:rPr>
          <w:rFonts w:ascii="Times New Roman" w:eastAsia="Times New Roman" w:hAnsi="Times New Roman" w:cs="Times New Roman"/>
          <w:sz w:val="24"/>
          <w:szCs w:val="24"/>
        </w:rPr>
        <w:t>were some</w:t>
      </w:r>
      <w:r w:rsidRPr="001C7A2B">
        <w:rPr>
          <w:rFonts w:ascii="Times New Roman" w:eastAsia="Times New Roman" w:hAnsi="Times New Roman" w:cs="Times New Roman"/>
          <w:sz w:val="24"/>
          <w:szCs w:val="24"/>
        </w:rPr>
        <w:t xml:space="preserve"> of the largest in the past </w:t>
      </w:r>
      <w:r w:rsidR="00457C71">
        <w:rPr>
          <w:rFonts w:ascii="Times New Roman" w:eastAsia="Times New Roman" w:hAnsi="Times New Roman" w:cs="Times New Roman"/>
          <w:sz w:val="24"/>
          <w:szCs w:val="24"/>
        </w:rPr>
        <w:t>3</w:t>
      </w:r>
      <w:r w:rsidRPr="001C7A2B">
        <w:rPr>
          <w:rFonts w:ascii="Times New Roman" w:eastAsia="Times New Roman" w:hAnsi="Times New Roman" w:cs="Times New Roman"/>
          <w:sz w:val="24"/>
          <w:szCs w:val="24"/>
        </w:rPr>
        <w:t xml:space="preserve">0 years. </w:t>
      </w:r>
      <w:r w:rsidR="000E2593" w:rsidRPr="001C7A2B">
        <w:rPr>
          <w:rFonts w:ascii="Times New Roman" w:eastAsia="Times New Roman" w:hAnsi="Times New Roman" w:cs="Times New Roman"/>
          <w:sz w:val="24"/>
          <w:szCs w:val="24"/>
        </w:rPr>
        <w:t>The</w:t>
      </w:r>
      <w:r w:rsidRPr="001C7A2B">
        <w:rPr>
          <w:rFonts w:ascii="Times New Roman" w:eastAsia="Times New Roman" w:hAnsi="Times New Roman" w:cs="Times New Roman"/>
          <w:sz w:val="24"/>
          <w:szCs w:val="24"/>
        </w:rPr>
        <w:t xml:space="preserve"> </w:t>
      </w:r>
      <w:r w:rsidR="00C6660F" w:rsidRPr="001C7A2B">
        <w:rPr>
          <w:rFonts w:ascii="Times New Roman" w:eastAsia="Times New Roman" w:hAnsi="Times New Roman" w:cs="Times New Roman"/>
          <w:sz w:val="24"/>
          <w:szCs w:val="24"/>
        </w:rPr>
        <w:t>2023</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floods create</w:t>
      </w:r>
      <w:r w:rsidR="00EC0DBF" w:rsidRPr="001C7A2B">
        <w:rPr>
          <w:rFonts w:ascii="Times New Roman" w:eastAsia="Times New Roman" w:hAnsi="Times New Roman" w:cs="Times New Roman"/>
          <w:sz w:val="24"/>
          <w:szCs w:val="24"/>
        </w:rPr>
        <w:t xml:space="preserve">d </w:t>
      </w:r>
      <w:r w:rsidR="000E2593" w:rsidRPr="001C7A2B">
        <w:rPr>
          <w:rFonts w:ascii="Times New Roman" w:eastAsia="Times New Roman" w:hAnsi="Times New Roman" w:cs="Times New Roman"/>
          <w:sz w:val="24"/>
          <w:szCs w:val="24"/>
        </w:rPr>
        <w:t>conditions to recruit and sustain seedlings</w:t>
      </w:r>
      <w:r w:rsidRPr="001C7A2B">
        <w:rPr>
          <w:rFonts w:ascii="Times New Roman" w:eastAsia="Times New Roman" w:hAnsi="Times New Roman" w:cs="Times New Roman"/>
          <w:sz w:val="24"/>
          <w:szCs w:val="24"/>
        </w:rPr>
        <w:t xml:space="preserve"> into the fall</w:t>
      </w:r>
      <w:r w:rsidR="00395132" w:rsidRPr="001C7A2B">
        <w:rPr>
          <w:rFonts w:ascii="Times New Roman" w:eastAsia="Times New Roman" w:hAnsi="Times New Roman" w:cs="Times New Roman"/>
          <w:sz w:val="24"/>
          <w:szCs w:val="24"/>
        </w:rPr>
        <w:t xml:space="preserve"> </w:t>
      </w:r>
      <w:r w:rsidR="00526287" w:rsidRPr="001C7A2B">
        <w:rPr>
          <w:rFonts w:ascii="Times New Roman" w:eastAsia="Times New Roman" w:hAnsi="Times New Roman" w:cs="Times New Roman"/>
          <w:sz w:val="24"/>
          <w:szCs w:val="24"/>
        </w:rPr>
        <w:t xml:space="preserve">for the first time in over 10 years </w:t>
      </w:r>
      <w:r w:rsidR="00395132" w:rsidRPr="001C7A2B">
        <w:rPr>
          <w:rFonts w:ascii="Times New Roman" w:eastAsia="Times New Roman" w:hAnsi="Times New Roman" w:cs="Times New Roman"/>
          <w:sz w:val="24"/>
          <w:szCs w:val="24"/>
        </w:rPr>
        <w:t>(Merrit and Cooper, personal communication)</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 xml:space="preserve">The establishment event </w:t>
      </w:r>
      <w:r w:rsidRPr="001C7A2B">
        <w:rPr>
          <w:rFonts w:ascii="Times New Roman" w:eastAsia="Times New Roman" w:hAnsi="Times New Roman" w:cs="Times New Roman"/>
          <w:sz w:val="24"/>
          <w:szCs w:val="24"/>
        </w:rPr>
        <w:t xml:space="preserve">is relevant as Fremont Cottonwood regeneration is sporadic </w:t>
      </w:r>
      <w:r w:rsidR="000D1507"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(Stromberg, 1997)</w:t>
      </w:r>
      <w:r w:rsidR="000D1507"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Mapping and monitoring seedling survival is important to </w:t>
      </w:r>
      <w:r w:rsidR="00333382" w:rsidRPr="001C7A2B">
        <w:rPr>
          <w:rFonts w:ascii="Times New Roman" w:eastAsia="Times New Roman" w:hAnsi="Times New Roman" w:cs="Times New Roman"/>
          <w:sz w:val="24"/>
          <w:szCs w:val="24"/>
        </w:rPr>
        <w:t xml:space="preserve">determine </w:t>
      </w:r>
      <w:r w:rsidRPr="001C7A2B">
        <w:rPr>
          <w:rFonts w:ascii="Times New Roman" w:eastAsia="Times New Roman" w:hAnsi="Times New Roman" w:cs="Times New Roman"/>
          <w:sz w:val="24"/>
          <w:szCs w:val="24"/>
        </w:rPr>
        <w:t xml:space="preserve">if these seedlings can </w:t>
      </w:r>
      <w:r w:rsidR="00333382" w:rsidRPr="001C7A2B">
        <w:rPr>
          <w:rFonts w:ascii="Times New Roman" w:eastAsia="Times New Roman" w:hAnsi="Times New Roman" w:cs="Times New Roman"/>
          <w:sz w:val="24"/>
          <w:szCs w:val="24"/>
        </w:rPr>
        <w:t xml:space="preserve">grow </w:t>
      </w:r>
      <w:r w:rsidRPr="001C7A2B">
        <w:rPr>
          <w:rFonts w:ascii="Times New Roman" w:eastAsia="Times New Roman" w:hAnsi="Times New Roman" w:cs="Times New Roman"/>
          <w:sz w:val="24"/>
          <w:szCs w:val="24"/>
        </w:rPr>
        <w:t>into saplings</w:t>
      </w:r>
      <w:r w:rsidR="00E51367" w:rsidRPr="001C7A2B">
        <w:rPr>
          <w:rFonts w:ascii="Times New Roman" w:eastAsia="Times New Roman" w:hAnsi="Times New Roman" w:cs="Times New Roman"/>
          <w:sz w:val="24"/>
          <w:szCs w:val="24"/>
        </w:rPr>
        <w:t xml:space="preserve"> and establish a new age class.</w:t>
      </w:r>
    </w:p>
    <w:p w14:paraId="7876440A" w14:textId="596EE535" w:rsidR="002D6445"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w:t>
      </w:r>
      <w:r w:rsidR="00E579B3">
        <w:rPr>
          <w:rFonts w:ascii="Times New Roman" w:eastAsia="Times New Roman" w:hAnsi="Times New Roman" w:cs="Times New Roman"/>
          <w:sz w:val="24"/>
          <w:szCs w:val="24"/>
        </w:rPr>
        <w:t xml:space="preserve">Initial reconnaissance of </w:t>
      </w:r>
      <w:r w:rsidR="00330B98">
        <w:rPr>
          <w:rFonts w:ascii="Times New Roman" w:eastAsia="Times New Roman" w:hAnsi="Times New Roman" w:cs="Times New Roman"/>
          <w:sz w:val="24"/>
          <w:szCs w:val="24"/>
        </w:rPr>
        <w:t>r</w:t>
      </w:r>
      <w:r w:rsidRPr="001C7A2B">
        <w:rPr>
          <w:rFonts w:ascii="Times New Roman" w:eastAsia="Times New Roman" w:hAnsi="Times New Roman" w:cs="Times New Roman"/>
          <w:sz w:val="24"/>
          <w:szCs w:val="24"/>
        </w:rPr>
        <w:t>iver reaches</w:t>
      </w:r>
      <w:r w:rsidR="00526287" w:rsidRPr="001C7A2B">
        <w:rPr>
          <w:rFonts w:ascii="Times New Roman" w:eastAsia="Times New Roman" w:hAnsi="Times New Roman" w:cs="Times New Roman"/>
          <w:sz w:val="24"/>
          <w:szCs w:val="24"/>
        </w:rPr>
        <w:t xml:space="preserve"> at Beasley and Childs</w:t>
      </w:r>
      <w:r w:rsidRPr="001C7A2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34"/>
      <w:commentRangeStart w:id="35"/>
      <w:r w:rsidRPr="001C7A2B">
        <w:rPr>
          <w:rFonts w:ascii="Times New Roman" w:eastAsia="Times New Roman" w:hAnsi="Times New Roman" w:cs="Times New Roman"/>
          <w:sz w:val="24"/>
          <w:szCs w:val="24"/>
        </w:rPr>
        <w:t>Arrow100 GNSS</w:t>
      </w:r>
      <w:commentRangeEnd w:id="34"/>
      <w:r w:rsidR="003D69A4" w:rsidRPr="001C7A2B">
        <w:rPr>
          <w:rStyle w:val="CommentReference"/>
          <w:rFonts w:ascii="Times New Roman" w:hAnsi="Times New Roman" w:cs="Times New Roman"/>
        </w:rPr>
        <w:commentReference w:id="34"/>
      </w:r>
      <w:commentRangeEnd w:id="35"/>
      <w:r w:rsidR="00051F2D" w:rsidRPr="001C7A2B">
        <w:rPr>
          <w:rStyle w:val="CommentReference"/>
          <w:rFonts w:ascii="Times New Roman" w:hAnsi="Times New Roman" w:cs="Times New Roman"/>
        </w:rPr>
        <w:commentReference w:id="35"/>
      </w:r>
      <w:r w:rsidR="00051F2D"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 </w:t>
      </w:r>
      <w:r w:rsidR="00D069DB">
        <w:rPr>
          <w:rFonts w:ascii="Times New Roman" w:eastAsia="Times New Roman" w:hAnsi="Times New Roman" w:cs="Times New Roman"/>
          <w:sz w:val="24"/>
          <w:szCs w:val="24"/>
        </w:rPr>
        <w:t>(Quebec, Canada)</w:t>
      </w:r>
      <w:ins w:id="36" w:author="Abraham E Springer" w:date="2024-10-18T14:35:00Z" w16du:dateUtc="2024-10-18T21:35:00Z">
        <w:r w:rsidR="00E579B3">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was used to record the coordinates </w:t>
      </w:r>
      <w:r w:rsidR="00AF06B9" w:rsidRPr="001C7A2B">
        <w:rPr>
          <w:rFonts w:ascii="Times New Roman" w:eastAsia="Times New Roman" w:hAnsi="Times New Roman" w:cs="Times New Roman"/>
          <w:sz w:val="24"/>
          <w:szCs w:val="24"/>
        </w:rPr>
        <w:t xml:space="preserve">of the seedlings </w:t>
      </w:r>
      <w:r w:rsidRPr="001C7A2B">
        <w:rPr>
          <w:rFonts w:ascii="Times New Roman" w:eastAsia="Times New Roman" w:hAnsi="Times New Roman" w:cs="Times New Roman"/>
          <w:sz w:val="24"/>
          <w:szCs w:val="24"/>
        </w:rPr>
        <w:t xml:space="preserve">to </w:t>
      </w:r>
      <w:r w:rsidR="00051F2D" w:rsidRPr="001C7A2B">
        <w:rPr>
          <w:rFonts w:ascii="Times New Roman" w:eastAsia="Times New Roman" w:hAnsi="Times New Roman" w:cs="Times New Roman"/>
          <w:sz w:val="24"/>
          <w:szCs w:val="24"/>
        </w:rPr>
        <w:t xml:space="preserve">less than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.60 meters</w:t>
      </w:r>
      <w:r w:rsidRPr="001C7A2B">
        <w:rPr>
          <w:rFonts w:ascii="Times New Roman" w:eastAsia="Times New Roman" w:hAnsi="Times New Roman" w:cs="Times New Roman"/>
          <w:sz w:val="24"/>
          <w:szCs w:val="24"/>
        </w:rPr>
        <w:t xml:space="preserve">. </w:t>
      </w:r>
      <w:r w:rsidR="00D57725" w:rsidRPr="001C7A2B">
        <w:rPr>
          <w:rFonts w:ascii="Times New Roman" w:eastAsia="Times New Roman" w:hAnsi="Times New Roman" w:cs="Times New Roman"/>
          <w:sz w:val="24"/>
          <w:szCs w:val="24"/>
        </w:rPr>
        <w:t xml:space="preserve">We determined a radius </w:t>
      </w:r>
      <w:r w:rsidRPr="001C7A2B">
        <w:rPr>
          <w:rFonts w:ascii="Times New Roman" w:eastAsia="Times New Roman" w:hAnsi="Times New Roman" w:cs="Times New Roman"/>
          <w:sz w:val="24"/>
          <w:szCs w:val="24"/>
        </w:rPr>
        <w:t xml:space="preserve">to encompass all or most of the seedlings. </w:t>
      </w:r>
      <w:r w:rsidR="00526287" w:rsidRPr="001C7A2B">
        <w:rPr>
          <w:rFonts w:ascii="Times New Roman" w:eastAsia="Times New Roman" w:hAnsi="Times New Roman" w:cs="Times New Roman"/>
          <w:sz w:val="24"/>
          <w:szCs w:val="24"/>
        </w:rPr>
        <w:t xml:space="preserve">We measured seedling </w:t>
      </w:r>
      <w:r w:rsidRPr="001C7A2B">
        <w:rPr>
          <w:rFonts w:ascii="Times New Roman" w:eastAsia="Times New Roman" w:hAnsi="Times New Roman" w:cs="Times New Roman"/>
          <w:sz w:val="24"/>
          <w:szCs w:val="24"/>
        </w:rPr>
        <w:t xml:space="preserve">heights with a ruler or </w:t>
      </w:r>
      <w:commentRangeStart w:id="37"/>
      <w:commentRangeStart w:id="38"/>
      <w:r w:rsidRPr="001C7A2B">
        <w:rPr>
          <w:rFonts w:ascii="Times New Roman" w:eastAsia="Times New Roman" w:hAnsi="Times New Roman" w:cs="Times New Roman"/>
          <w:sz w:val="24"/>
          <w:szCs w:val="24"/>
        </w:rPr>
        <w:t xml:space="preserve">measuring </w:t>
      </w:r>
      <w:commentRangeEnd w:id="37"/>
      <w:r w:rsidR="003D69A4" w:rsidRPr="001C7A2B">
        <w:rPr>
          <w:rStyle w:val="CommentReference"/>
          <w:rFonts w:ascii="Times New Roman" w:hAnsi="Times New Roman" w:cs="Times New Roman"/>
        </w:rPr>
        <w:commentReference w:id="37"/>
      </w:r>
      <w:commentRangeEnd w:id="38"/>
      <w:r w:rsidR="00051F2D" w:rsidRPr="001C7A2B">
        <w:rPr>
          <w:rStyle w:val="CommentReference"/>
          <w:rFonts w:ascii="Times New Roman" w:hAnsi="Times New Roman" w:cs="Times New Roman"/>
        </w:rPr>
        <w:commentReference w:id="38"/>
      </w:r>
      <w:r w:rsidRPr="001C7A2B">
        <w:rPr>
          <w:rFonts w:ascii="Times New Roman" w:eastAsia="Times New Roman" w:hAnsi="Times New Roman" w:cs="Times New Roman"/>
          <w:sz w:val="24"/>
          <w:szCs w:val="24"/>
        </w:rPr>
        <w:t>tape</w:t>
      </w:r>
      <w:r w:rsidR="00051F2D" w:rsidRPr="001C7A2B">
        <w:rPr>
          <w:rFonts w:ascii="Times New Roman" w:eastAsia="Times New Roman" w:hAnsi="Times New Roman" w:cs="Times New Roman"/>
          <w:sz w:val="24"/>
          <w:szCs w:val="24"/>
        </w:rPr>
        <w:t xml:space="preserve"> to the </w:t>
      </w:r>
      <w:r w:rsidR="00E579B3">
        <w:rPr>
          <w:rFonts w:ascii="Times New Roman" w:eastAsia="Times New Roman" w:hAnsi="Times New Roman" w:cs="Times New Roman"/>
          <w:sz w:val="24"/>
          <w:szCs w:val="24"/>
        </w:rPr>
        <w:t xml:space="preserve">nearest </w:t>
      </w:r>
      <w:r w:rsidR="00051F2D" w:rsidRPr="001C7A2B">
        <w:rPr>
          <w:rFonts w:ascii="Times New Roman" w:eastAsia="Times New Roman" w:hAnsi="Times New Roman" w:cs="Times New Roman"/>
          <w:sz w:val="24"/>
          <w:szCs w:val="24"/>
        </w:rPr>
        <w:t>centimeter</w:t>
      </w:r>
      <w:r w:rsidRPr="001C7A2B">
        <w:rPr>
          <w:rFonts w:ascii="Times New Roman" w:eastAsia="Times New Roman" w:hAnsi="Times New Roman" w:cs="Times New Roman"/>
          <w:sz w:val="24"/>
          <w:szCs w:val="24"/>
        </w:rPr>
        <w:t xml:space="preserve"> and the diameters near the ground were measured with calipers</w:t>
      </w:r>
      <w:r w:rsidR="00D775C2" w:rsidRPr="001C7A2B">
        <w:rPr>
          <w:rFonts w:ascii="Times New Roman" w:eastAsia="Times New Roman" w:hAnsi="Times New Roman" w:cs="Times New Roman"/>
          <w:sz w:val="24"/>
          <w:szCs w:val="24"/>
        </w:rPr>
        <w:t xml:space="preserve"> to the nearest millimeter</w:t>
      </w:r>
      <w:r w:rsidR="00526287" w:rsidRPr="001C7A2B">
        <w:rPr>
          <w:rFonts w:ascii="Times New Roman" w:eastAsia="Times New Roman" w:hAnsi="Times New Roman" w:cs="Times New Roman"/>
          <w:sz w:val="24"/>
          <w:szCs w:val="24"/>
        </w:rPr>
        <w:t xml:space="preserve"> within the determined radius</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 xml:space="preserve">These data </w:t>
      </w:r>
      <w:r w:rsidR="00CC772E" w:rsidRPr="001C7A2B">
        <w:rPr>
          <w:rFonts w:ascii="Times New Roman" w:eastAsia="Times New Roman" w:hAnsi="Times New Roman" w:cs="Times New Roman"/>
          <w:sz w:val="24"/>
          <w:szCs w:val="24"/>
        </w:rPr>
        <w:t>were recorded</w:t>
      </w:r>
      <w:r w:rsidRPr="001C7A2B">
        <w:rPr>
          <w:rFonts w:ascii="Times New Roman" w:eastAsia="Times New Roman" w:hAnsi="Times New Roman" w:cs="Times New Roman"/>
          <w:sz w:val="24"/>
          <w:szCs w:val="24"/>
        </w:rPr>
        <w:t xml:space="preserve"> along with a site ID and brief description of the environmental setting. </w:t>
      </w:r>
    </w:p>
    <w:p w14:paraId="6C1D1D6E" w14:textId="7B524E5B" w:rsidR="002D6445"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If a regeneration area was too large or there were too many seedlings to feasibly measure, the area was </w:t>
      </w:r>
      <w:r w:rsidR="00E579B3">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sampled. First the area containing the cottonwood seedling was mapped using the GNSS. After the polygon was created and the area determined</w:t>
      </w:r>
      <w:r w:rsidR="00D775C2" w:rsidRPr="001C7A2B">
        <w:rPr>
          <w:rFonts w:ascii="Times New Roman" w:eastAsia="Times New Roman" w:hAnsi="Times New Roman" w:cs="Times New Roman"/>
          <w:sz w:val="24"/>
          <w:szCs w:val="24"/>
        </w:rPr>
        <w:t xml:space="preserve"> to the nearest square meter</w:t>
      </w:r>
      <w:r w:rsidRPr="001C7A2B">
        <w:rPr>
          <w:rFonts w:ascii="Times New Roman" w:eastAsia="Times New Roman" w:hAnsi="Times New Roman" w:cs="Times New Roman"/>
          <w:sz w:val="24"/>
          <w:szCs w:val="24"/>
        </w:rPr>
        <w:t xml:space="preserve">, a </w:t>
      </w:r>
      <w:r w:rsidR="00CC772E" w:rsidRPr="001C7A2B">
        <w:rPr>
          <w:rFonts w:ascii="Times New Roman" w:eastAsia="Times New Roman" w:hAnsi="Times New Roman" w:cs="Times New Roman"/>
          <w:sz w:val="24"/>
          <w:szCs w:val="24"/>
        </w:rPr>
        <w:t>one</w:t>
      </w:r>
      <w:r w:rsidRPr="001C7A2B">
        <w:rPr>
          <w:rFonts w:ascii="Times New Roman" w:eastAsia="Times New Roman" w:hAnsi="Times New Roman" w:cs="Times New Roman"/>
          <w:sz w:val="24"/>
          <w:szCs w:val="24"/>
        </w:rPr>
        <w:t xml:space="preserve"> square meter hoop was used to create </w:t>
      </w:r>
      <w:r w:rsidR="00E579B3">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 areas. This hoop was placed in representative areas</w:t>
      </w:r>
      <w:r w:rsidR="002D1334" w:rsidRPr="001C7A2B">
        <w:rPr>
          <w:rFonts w:ascii="Times New Roman" w:eastAsia="Times New Roman" w:hAnsi="Times New Roman" w:cs="Times New Roman"/>
          <w:sz w:val="24"/>
          <w:szCs w:val="24"/>
        </w:rPr>
        <w:t xml:space="preserve"> within the plot</w:t>
      </w:r>
      <w:r w:rsidRPr="001C7A2B">
        <w:rPr>
          <w:rFonts w:ascii="Times New Roman" w:eastAsia="Times New Roman" w:hAnsi="Times New Roman" w:cs="Times New Roman"/>
          <w:sz w:val="24"/>
          <w:szCs w:val="24"/>
        </w:rPr>
        <w:t>. The seedlings within the hoop were then measured and recorded. The goal was to sample 15-30% of the total area containing seedlings.</w:t>
      </w:r>
      <w:r w:rsidR="00465BEB" w:rsidRPr="001C7A2B">
        <w:rPr>
          <w:rFonts w:ascii="Times New Roman" w:eastAsia="Times New Roman" w:hAnsi="Times New Roman" w:cs="Times New Roman"/>
          <w:sz w:val="24"/>
          <w:szCs w:val="24"/>
        </w:rPr>
        <w:t xml:space="preserve"> Ten regeneration plots were measured at both Beasley RAP and Childs.</w:t>
      </w:r>
      <w:r w:rsidR="009B45A8" w:rsidRPr="001C7A2B">
        <w:rPr>
          <w:rFonts w:ascii="Times New Roman" w:eastAsia="Times New Roman" w:hAnsi="Times New Roman" w:cs="Times New Roman"/>
          <w:sz w:val="24"/>
          <w:szCs w:val="24"/>
        </w:rPr>
        <w:t xml:space="preserve"> Plots were surveyed once in November of 2023 and once again in June of 2024.</w:t>
      </w:r>
      <w:ins w:id="39" w:author="Abraham E Springer" w:date="2024-10-18T14:36:00Z" w16du:dateUtc="2024-10-18T21:36:00Z">
        <w:r w:rsidR="00E579B3">
          <w:rPr>
            <w:rFonts w:ascii="Times New Roman" w:eastAsia="Times New Roman" w:hAnsi="Times New Roman" w:cs="Times New Roman"/>
            <w:sz w:val="24"/>
            <w:szCs w:val="24"/>
          </w:rPr>
          <w:t xml:space="preserve"> </w:t>
        </w:r>
      </w:ins>
      <w:r w:rsidR="00330B98">
        <w:rPr>
          <w:rFonts w:ascii="Times New Roman" w:eastAsia="Times New Roman" w:hAnsi="Times New Roman" w:cs="Times New Roman"/>
          <w:sz w:val="24"/>
          <w:szCs w:val="24"/>
        </w:rPr>
        <w:t>And once again in October</w:t>
      </w:r>
      <w:r w:rsidR="00457C71">
        <w:rPr>
          <w:rFonts w:ascii="Times New Roman" w:eastAsia="Times New Roman" w:hAnsi="Times New Roman" w:cs="Times New Roman"/>
          <w:sz w:val="24"/>
          <w:szCs w:val="24"/>
        </w:rPr>
        <w:t xml:space="preserve"> or </w:t>
      </w:r>
      <w:r w:rsidR="00330B98">
        <w:rPr>
          <w:rFonts w:ascii="Times New Roman" w:eastAsia="Times New Roman" w:hAnsi="Times New Roman" w:cs="Times New Roman"/>
          <w:sz w:val="24"/>
          <w:szCs w:val="24"/>
        </w:rPr>
        <w:t>December</w:t>
      </w:r>
      <w:r w:rsidR="00E579B3">
        <w:rPr>
          <w:rFonts w:ascii="Times New Roman" w:eastAsia="Times New Roman" w:hAnsi="Times New Roman" w:cs="Times New Roman"/>
          <w:sz w:val="24"/>
          <w:szCs w:val="24"/>
        </w:rPr>
        <w:t xml:space="preserve"> 2024</w:t>
      </w:r>
      <w:r w:rsidR="00330B98">
        <w:rPr>
          <w:rFonts w:ascii="Times New Roman" w:eastAsia="Times New Roman" w:hAnsi="Times New Roman" w:cs="Times New Roman"/>
          <w:sz w:val="24"/>
          <w:szCs w:val="24"/>
        </w:rPr>
        <w:t>.</w:t>
      </w:r>
    </w:p>
    <w:p w14:paraId="485ECC91" w14:textId="5D06E4A5" w:rsidR="0045416B" w:rsidRDefault="0045416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C60EFE" w:rsidRPr="001C7A2B">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w:t>
      </w:r>
      <w:r w:rsidR="00E579B3">
        <w:rPr>
          <w:rFonts w:ascii="Times New Roman" w:eastAsia="Times New Roman" w:hAnsi="Times New Roman" w:cs="Times New Roman"/>
          <w:sz w:val="24"/>
          <w:szCs w:val="24"/>
        </w:rPr>
        <w:t>these wells</w:t>
      </w:r>
      <w:r w:rsidR="00C60EFE" w:rsidRPr="001C7A2B">
        <w:rPr>
          <w:rFonts w:ascii="Times New Roman" w:eastAsia="Times New Roman" w:hAnsi="Times New Roman" w:cs="Times New Roman"/>
          <w:sz w:val="24"/>
          <w:szCs w:val="24"/>
        </w:rPr>
        <w:t xml:space="preserve">. </w:t>
      </w:r>
      <w:r w:rsidR="00E579B3">
        <w:rPr>
          <w:rFonts w:ascii="Times New Roman" w:eastAsia="Times New Roman" w:hAnsi="Times New Roman" w:cs="Times New Roman"/>
          <w:sz w:val="24"/>
          <w:szCs w:val="24"/>
        </w:rPr>
        <w:t>Only two</w:t>
      </w:r>
      <w:r w:rsidR="00C60EFE" w:rsidRPr="001C7A2B">
        <w:rPr>
          <w:rFonts w:ascii="Times New Roman" w:eastAsia="Times New Roman" w:hAnsi="Times New Roman" w:cs="Times New Roman"/>
          <w:sz w:val="24"/>
          <w:szCs w:val="24"/>
        </w:rPr>
        <w:t xml:space="preserve"> existing wells were reactivated at </w:t>
      </w:r>
      <w:r w:rsidR="00834D6B" w:rsidRPr="001C7A2B">
        <w:rPr>
          <w:rFonts w:ascii="Times New Roman" w:eastAsia="Times New Roman" w:hAnsi="Times New Roman" w:cs="Times New Roman"/>
          <w:sz w:val="24"/>
          <w:szCs w:val="24"/>
        </w:rPr>
        <w:t>Beasley,</w:t>
      </w:r>
      <w:r w:rsidR="00C60EFE" w:rsidRPr="001C7A2B">
        <w:rPr>
          <w:rFonts w:ascii="Times New Roman" w:eastAsia="Times New Roman" w:hAnsi="Times New Roman" w:cs="Times New Roman"/>
          <w:sz w:val="24"/>
          <w:szCs w:val="24"/>
        </w:rPr>
        <w:t xml:space="preserve"> and </w:t>
      </w:r>
      <w:r w:rsidR="00E579B3">
        <w:rPr>
          <w:rFonts w:ascii="Times New Roman" w:eastAsia="Times New Roman" w:hAnsi="Times New Roman" w:cs="Times New Roman"/>
          <w:sz w:val="24"/>
          <w:szCs w:val="24"/>
        </w:rPr>
        <w:t>one</w:t>
      </w:r>
      <w:r w:rsidR="00C60EFE" w:rsidRPr="001C7A2B">
        <w:rPr>
          <w:rFonts w:ascii="Times New Roman" w:eastAsia="Times New Roman" w:hAnsi="Times New Roman" w:cs="Times New Roman"/>
          <w:sz w:val="24"/>
          <w:szCs w:val="24"/>
        </w:rPr>
        <w:t xml:space="preserve"> was reactivated at Childs. One new groundwater well was installed at Beasley near </w:t>
      </w:r>
      <w:r w:rsidR="00E579B3">
        <w:rPr>
          <w:rFonts w:ascii="Times New Roman" w:eastAsia="Times New Roman" w:hAnsi="Times New Roman" w:cs="Times New Roman"/>
          <w:sz w:val="24"/>
          <w:szCs w:val="24"/>
        </w:rPr>
        <w:t xml:space="preserve">an </w:t>
      </w:r>
      <w:r w:rsidR="00C60EFE" w:rsidRPr="001C7A2B">
        <w:rPr>
          <w:rFonts w:ascii="Times New Roman" w:eastAsia="Times New Roman" w:hAnsi="Times New Roman" w:cs="Times New Roman"/>
          <w:sz w:val="24"/>
          <w:szCs w:val="24"/>
        </w:rPr>
        <w:t xml:space="preserve">established regeneration </w:t>
      </w:r>
      <w:r w:rsidR="00834D6B" w:rsidRPr="001C7A2B">
        <w:rPr>
          <w:rFonts w:ascii="Times New Roman" w:eastAsia="Times New Roman" w:hAnsi="Times New Roman" w:cs="Times New Roman"/>
          <w:sz w:val="24"/>
          <w:szCs w:val="24"/>
        </w:rPr>
        <w:t>plot</w:t>
      </w:r>
      <w:r w:rsidR="00C60EFE" w:rsidRPr="001C7A2B">
        <w:rPr>
          <w:rFonts w:ascii="Times New Roman" w:eastAsia="Times New Roman" w:hAnsi="Times New Roman" w:cs="Times New Roman"/>
          <w:sz w:val="24"/>
          <w:szCs w:val="24"/>
        </w:rPr>
        <w:t xml:space="preserve">. </w:t>
      </w:r>
      <w:r w:rsidR="003E4509" w:rsidRPr="001C7A2B">
        <w:rPr>
          <w:rFonts w:ascii="Times New Roman" w:eastAsia="Times New Roman" w:hAnsi="Times New Roman" w:cs="Times New Roman"/>
          <w:sz w:val="24"/>
          <w:szCs w:val="24"/>
        </w:rPr>
        <w:t xml:space="preserve">To reactivate </w:t>
      </w:r>
      <w:r w:rsidR="00E579B3">
        <w:rPr>
          <w:rFonts w:ascii="Times New Roman" w:eastAsia="Times New Roman" w:hAnsi="Times New Roman" w:cs="Times New Roman"/>
          <w:sz w:val="24"/>
          <w:szCs w:val="24"/>
        </w:rPr>
        <w:t xml:space="preserve">the old </w:t>
      </w:r>
      <w:r w:rsidR="003E4509" w:rsidRPr="001C7A2B">
        <w:rPr>
          <w:rFonts w:ascii="Times New Roman" w:eastAsia="Times New Roman" w:hAnsi="Times New Roman" w:cs="Times New Roman"/>
          <w:sz w:val="24"/>
          <w:szCs w:val="24"/>
        </w:rPr>
        <w:t>g</w:t>
      </w:r>
      <w:r w:rsidRPr="001C7A2B">
        <w:rPr>
          <w:rFonts w:ascii="Times New Roman" w:eastAsia="Times New Roman" w:hAnsi="Times New Roman" w:cs="Times New Roman"/>
          <w:sz w:val="24"/>
          <w:szCs w:val="24"/>
        </w:rPr>
        <w:t>roundwater well</w:t>
      </w:r>
      <w:r w:rsidR="00330B98">
        <w:rPr>
          <w:rFonts w:ascii="Times New Roman" w:eastAsia="Times New Roman" w:hAnsi="Times New Roman" w:cs="Times New Roman"/>
          <w:sz w:val="24"/>
          <w:szCs w:val="24"/>
        </w:rPr>
        <w:t>s</w:t>
      </w:r>
      <w:r w:rsidR="003E4509"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we filled</w:t>
      </w:r>
      <w:r w:rsidR="003E4509" w:rsidRPr="001C7A2B">
        <w:rPr>
          <w:rFonts w:ascii="Times New Roman" w:eastAsia="Times New Roman" w:hAnsi="Times New Roman" w:cs="Times New Roman"/>
          <w:sz w:val="24"/>
          <w:szCs w:val="24"/>
        </w:rPr>
        <w:t xml:space="preserve"> them</w:t>
      </w:r>
      <w:r w:rsidRPr="001C7A2B">
        <w:rPr>
          <w:rFonts w:ascii="Times New Roman" w:eastAsia="Times New Roman" w:hAnsi="Times New Roman" w:cs="Times New Roman"/>
          <w:sz w:val="24"/>
          <w:szCs w:val="24"/>
        </w:rPr>
        <w:t xml:space="preserve"> with water and stirred using an 8 ft copper grounding rod</w:t>
      </w:r>
      <w:r w:rsidR="003E4509" w:rsidRPr="001C7A2B">
        <w:rPr>
          <w:rFonts w:ascii="Times New Roman" w:eastAsia="Times New Roman" w:hAnsi="Times New Roman" w:cs="Times New Roman"/>
          <w:sz w:val="24"/>
          <w:szCs w:val="24"/>
        </w:rPr>
        <w:t xml:space="preserve"> to agitate the sediment in the casing</w:t>
      </w:r>
      <w:r w:rsidRPr="001C7A2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w:t>
      </w:r>
      <w:r w:rsidRPr="001C7A2B">
        <w:rPr>
          <w:rFonts w:ascii="Times New Roman" w:eastAsia="Times New Roman" w:hAnsi="Times New Roman" w:cs="Times New Roman"/>
          <w:sz w:val="24"/>
          <w:szCs w:val="24"/>
        </w:rPr>
        <w:lastRenderedPageBreak/>
        <w:t xml:space="preserve">the water in the well was clear. </w:t>
      </w:r>
      <w:commentRangeStart w:id="40"/>
      <w:r w:rsidR="00E827BE" w:rsidRPr="001C7A2B">
        <w:rPr>
          <w:rFonts w:ascii="Times New Roman" w:eastAsia="Times New Roman" w:hAnsi="Times New Roman" w:cs="Times New Roman"/>
          <w:sz w:val="24"/>
          <w:szCs w:val="24"/>
        </w:rPr>
        <w:t>HOBO 13</w:t>
      </w:r>
      <w:ins w:id="41" w:author="Abraham E Springer" w:date="2024-03-08T15:04:00Z">
        <w:r w:rsidR="000E2593" w:rsidRPr="001C7A2B">
          <w:rPr>
            <w:rFonts w:ascii="Times New Roman" w:eastAsia="Times New Roman" w:hAnsi="Times New Roman" w:cs="Times New Roman"/>
            <w:sz w:val="24"/>
            <w:szCs w:val="24"/>
          </w:rPr>
          <w:t>-</w:t>
        </w:r>
      </w:ins>
      <w:r w:rsidR="00E827BE" w:rsidRPr="001C7A2B">
        <w:rPr>
          <w:rFonts w:ascii="Times New Roman" w:eastAsia="Times New Roman" w:hAnsi="Times New Roman" w:cs="Times New Roman"/>
          <w:sz w:val="24"/>
          <w:szCs w:val="24"/>
        </w:rPr>
        <w:t>foot Water Level Recorders</w:t>
      </w:r>
      <w:r w:rsidR="00051F2D" w:rsidRPr="001C7A2B">
        <w:rPr>
          <w:rFonts w:ascii="Times New Roman" w:eastAsia="Times New Roman" w:hAnsi="Times New Roman" w:cs="Times New Roman"/>
          <w:sz w:val="24"/>
          <w:szCs w:val="24"/>
        </w:rPr>
        <w:t xml:space="preserve"> (resolution of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 xml:space="preserve">.002 PSI or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.005 ft of water)</w:t>
      </w:r>
      <w:r w:rsidR="00E827BE" w:rsidRPr="001C7A2B">
        <w:rPr>
          <w:rFonts w:ascii="Times New Roman" w:eastAsia="Times New Roman" w:hAnsi="Times New Roman" w:cs="Times New Roman"/>
          <w:sz w:val="24"/>
          <w:szCs w:val="24"/>
        </w:rPr>
        <w:t xml:space="preserve"> </w:t>
      </w:r>
      <w:commentRangeEnd w:id="40"/>
      <w:r w:rsidR="003D69A4" w:rsidRPr="001C7A2B">
        <w:rPr>
          <w:rStyle w:val="CommentReference"/>
          <w:rFonts w:ascii="Times New Roman" w:hAnsi="Times New Roman" w:cs="Times New Roman"/>
        </w:rPr>
        <w:commentReference w:id="40"/>
      </w:r>
      <w:r w:rsidR="00E827BE" w:rsidRPr="001C7A2B">
        <w:rPr>
          <w:rFonts w:ascii="Times New Roman" w:eastAsia="Times New Roman" w:hAnsi="Times New Roman" w:cs="Times New Roman"/>
          <w:sz w:val="24"/>
          <w:szCs w:val="24"/>
        </w:rPr>
        <w:t>were placed near the bottom to record groundwater level fluctuations</w:t>
      </w:r>
      <w:r w:rsidR="003E4509" w:rsidRPr="001C7A2B">
        <w:rPr>
          <w:rFonts w:ascii="Times New Roman" w:eastAsia="Times New Roman" w:hAnsi="Times New Roman" w:cs="Times New Roman"/>
          <w:sz w:val="24"/>
          <w:szCs w:val="24"/>
        </w:rPr>
        <w:t xml:space="preserve"> at </w:t>
      </w:r>
      <w:r w:rsidR="001D30C3" w:rsidRPr="001C7A2B">
        <w:rPr>
          <w:rFonts w:ascii="Times New Roman" w:eastAsia="Times New Roman" w:hAnsi="Times New Roman" w:cs="Times New Roman"/>
          <w:sz w:val="24"/>
          <w:szCs w:val="24"/>
        </w:rPr>
        <w:t>15-minute</w:t>
      </w:r>
      <w:r w:rsidR="003E4509" w:rsidRPr="001C7A2B">
        <w:rPr>
          <w:rFonts w:ascii="Times New Roman" w:eastAsia="Times New Roman" w:hAnsi="Times New Roman" w:cs="Times New Roman"/>
          <w:sz w:val="24"/>
          <w:szCs w:val="24"/>
        </w:rPr>
        <w:t xml:space="preserve"> intervals</w:t>
      </w:r>
      <w:r w:rsidR="00E827BE" w:rsidRPr="001C7A2B">
        <w:rPr>
          <w:rFonts w:ascii="Times New Roman" w:eastAsia="Times New Roman" w:hAnsi="Times New Roman" w:cs="Times New Roman"/>
          <w:sz w:val="24"/>
          <w:szCs w:val="24"/>
        </w:rPr>
        <w:t>.</w:t>
      </w:r>
    </w:p>
    <w:p w14:paraId="63D97AF8" w14:textId="77777777" w:rsidR="00DF39FF" w:rsidRDefault="00DF39FF" w:rsidP="00391242">
      <w:pPr>
        <w:spacing w:line="240" w:lineRule="auto"/>
        <w:rPr>
          <w:rFonts w:ascii="Times New Roman" w:eastAsia="Times New Roman" w:hAnsi="Times New Roman" w:cs="Times New Roman"/>
          <w:sz w:val="24"/>
          <w:szCs w:val="24"/>
        </w:rPr>
      </w:pPr>
    </w:p>
    <w:p w14:paraId="684C4DB2" w14:textId="678E8A38" w:rsidR="00DF39FF" w:rsidRDefault="00DF39FF"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variables</w:t>
      </w:r>
    </w:p>
    <w:p w14:paraId="6F2C3C86" w14:textId="213BB0A8" w:rsidR="00330B98" w:rsidRPr="00534991" w:rsidRDefault="00330B98" w:rsidP="00534991">
      <w:pPr>
        <w:spacing w:line="240" w:lineRule="auto"/>
        <w:rPr>
          <w:rFonts w:ascii="Times New Roman" w:eastAsia="Times New Roman" w:hAnsi="Times New Roman" w:cs="Times New Roman"/>
          <w:sz w:val="24"/>
          <w:szCs w:val="24"/>
        </w:rPr>
      </w:pPr>
      <w:r w:rsidRPr="00534991">
        <w:rPr>
          <w:rFonts w:ascii="Times New Roman" w:eastAsia="Times New Roman" w:hAnsi="Times New Roman" w:cs="Times New Roman"/>
          <w:sz w:val="24"/>
          <w:szCs w:val="24"/>
        </w:rPr>
        <w:t>HDR</w:t>
      </w:r>
    </w:p>
    <w:p w14:paraId="7996A376" w14:textId="4C8D0091" w:rsidR="00B91807" w:rsidRPr="00534991" w:rsidRDefault="00330B98" w:rsidP="004C5E1B">
      <w:pPr>
        <w:spacing w:line="240" w:lineRule="auto"/>
        <w:ind w:firstLine="720"/>
        <w:rPr>
          <w:rFonts w:ascii="Cambria Math" w:eastAsia="Times New Roman" w:hAnsi="Cambria Math" w:cs="Times New Roman"/>
          <w:iCs/>
          <w:sz w:val="24"/>
          <w:szCs w:val="24"/>
        </w:rPr>
      </w:pPr>
      <w:r w:rsidRPr="00534991">
        <w:rPr>
          <w:rFonts w:ascii="Times New Roman" w:eastAsia="Times New Roman" w:hAnsi="Times New Roman" w:cs="Times New Roman"/>
          <w:sz w:val="24"/>
          <w:szCs w:val="24"/>
        </w:rPr>
        <w:t>The height-diameter ratio (HDR) was calculated for each seedling. This was done so that each seedling had a single value describing its size.</w:t>
      </w:r>
      <w:r w:rsidR="00B91807" w:rsidRPr="00534991">
        <w:rPr>
          <w:rFonts w:ascii="Cambria Math" w:eastAsia="Times New Roman" w:hAnsi="Cambria Math" w:cs="Times New Roman"/>
          <w:iCs/>
          <w:sz w:val="24"/>
          <w:szCs w:val="24"/>
        </w:rPr>
        <w:t xml:space="preserve"> A higher HDR indicates a taller and slimmer seedling.</w:t>
      </w:r>
    </w:p>
    <w:p w14:paraId="1DAC0B8F" w14:textId="2309DDC1" w:rsidR="00330B98" w:rsidRPr="00B91807" w:rsidRDefault="00330B98" w:rsidP="00391242">
      <w:pPr>
        <w:spacing w:line="240" w:lineRule="auto"/>
        <w:rPr>
          <w:rFonts w:ascii="Cambria Math" w:eastAsia="Times New Roman" w:hAnsi="Cambria Math" w:cs="Times New Roman"/>
          <w:i/>
          <w:sz w:val="24"/>
          <w:szCs w:val="24"/>
        </w:rPr>
      </w:pPr>
      <w:r w:rsidRPr="00B91807">
        <w:rPr>
          <w:rFonts w:ascii="Cambria Math" w:eastAsia="Times New Roman" w:hAnsi="Cambria Math" w:cs="Times New Roman"/>
          <w:i/>
          <w:sz w:val="24"/>
          <w:szCs w:val="24"/>
        </w:rPr>
        <w:br/>
      </w:r>
      <m:oMathPara>
        <m:oMath>
          <m:r>
            <w:ins w:id="42" w:author="Quentin R McCalla" w:date="2024-10-29T10:31:00Z" w16du:dateUtc="2024-10-29T17:31:00Z">
              <w:rPr>
                <w:rFonts w:ascii="Cambria Math" w:eastAsia="Times New Roman" w:hAnsi="Cambria Math" w:cs="Times New Roman"/>
                <w:sz w:val="24"/>
                <w:szCs w:val="24"/>
              </w:rPr>
              <m:t>HDR=</m:t>
            </w:ins>
          </m:r>
          <m:f>
            <m:fPr>
              <m:ctrlPr>
                <w:ins w:id="43" w:author="Quentin R McCalla" w:date="2024-10-29T10:32:00Z" w16du:dateUtc="2024-10-29T17:32:00Z">
                  <w:rPr>
                    <w:rFonts w:ascii="Cambria Math" w:eastAsia="Times New Roman" w:hAnsi="Cambria Math" w:cs="Times New Roman"/>
                    <w:i/>
                    <w:sz w:val="24"/>
                    <w:szCs w:val="24"/>
                  </w:rPr>
                </w:ins>
              </m:ctrlPr>
            </m:fPr>
            <m:num>
              <m:r>
                <w:ins w:id="44" w:author="Quentin R McCalla" w:date="2024-10-29T10:33:00Z" w16du:dateUtc="2024-10-29T17:33:00Z">
                  <w:rPr>
                    <w:rFonts w:ascii="Cambria Math" w:eastAsia="Times New Roman" w:hAnsi="Cambria Math" w:cs="Times New Roman"/>
                    <w:sz w:val="24"/>
                    <w:szCs w:val="24"/>
                  </w:rPr>
                  <m:t>Height (cm)</m:t>
                </w:ins>
              </m:r>
            </m:num>
            <m:den>
              <m:r>
                <w:ins w:id="45" w:author="Quentin R McCalla" w:date="2024-10-29T10:33:00Z" w16du:dateUtc="2024-10-29T17:33:00Z">
                  <w:rPr>
                    <w:rFonts w:ascii="Cambria Math" w:eastAsia="Times New Roman" w:hAnsi="Cambria Math" w:cs="Times New Roman"/>
                    <w:sz w:val="24"/>
                    <w:szCs w:val="24"/>
                  </w:rPr>
                  <m:t>Diameter (cm)</m:t>
                </w:ins>
              </m:r>
            </m:den>
          </m:f>
        </m:oMath>
      </m:oMathPara>
    </w:p>
    <w:p w14:paraId="2C1AD5A2" w14:textId="6F6F2A62" w:rsidR="00B91807" w:rsidRPr="00B91807" w:rsidRDefault="00B91807" w:rsidP="00391242">
      <w:pPr>
        <w:spacing w:line="240" w:lineRule="auto"/>
        <w:jc w:val="center"/>
        <w:rPr>
          <w:rFonts w:ascii="Times New Roman" w:eastAsia="Times New Roman" w:hAnsi="Times New Roman" w:cs="Times New Roman"/>
          <w:iCs/>
          <w:sz w:val="24"/>
          <w:szCs w:val="24"/>
        </w:rPr>
      </w:pPr>
      <w:r>
        <w:rPr>
          <w:rFonts w:ascii="Cambria Math" w:eastAsia="Times New Roman" w:hAnsi="Cambria Math" w:cs="Times New Roman"/>
          <w:iCs/>
          <w:sz w:val="24"/>
          <w:szCs w:val="24"/>
        </w:rPr>
        <w:t xml:space="preserve">Equation </w:t>
      </w:r>
      <w:r w:rsidR="00BA0B4E">
        <w:rPr>
          <w:rFonts w:ascii="Cambria Math" w:eastAsia="Times New Roman" w:hAnsi="Cambria Math" w:cs="Times New Roman"/>
          <w:iCs/>
          <w:sz w:val="24"/>
          <w:szCs w:val="24"/>
        </w:rPr>
        <w:t>1.</w:t>
      </w:r>
    </w:p>
    <w:p w14:paraId="5B90DA6A" w14:textId="36B9BD93" w:rsidR="00EF3281" w:rsidRPr="00534991" w:rsidRDefault="00330B98" w:rsidP="00534991">
      <w:pPr>
        <w:spacing w:line="240" w:lineRule="auto"/>
        <w:rPr>
          <w:rFonts w:ascii="Cambria Math" w:eastAsia="Times New Roman" w:hAnsi="Cambria Math" w:cs="Times New Roman"/>
          <w:iCs/>
          <w:sz w:val="24"/>
          <w:szCs w:val="24"/>
        </w:rPr>
      </w:pPr>
      <w:r w:rsidRPr="00534991">
        <w:rPr>
          <w:rFonts w:ascii="Cambria Math" w:eastAsia="Times New Roman" w:hAnsi="Cambria Math" w:cs="Times New Roman"/>
          <w:iCs/>
          <w:sz w:val="24"/>
          <w:szCs w:val="24"/>
        </w:rPr>
        <w:t>Density</w:t>
      </w:r>
    </w:p>
    <w:p w14:paraId="247B0AB4" w14:textId="16219C9F" w:rsidR="00EF3281" w:rsidRPr="004C5E1B" w:rsidRDefault="00EF3281" w:rsidP="004C5E1B">
      <w:pPr>
        <w:spacing w:line="240" w:lineRule="auto"/>
        <w:ind w:firstLine="360"/>
        <w:rPr>
          <w:rFonts w:ascii="Cambria Math" w:eastAsia="Times New Roman" w:hAnsi="Cambria Math" w:cs="Times New Roman"/>
          <w:iCs/>
          <w:sz w:val="24"/>
          <w:szCs w:val="24"/>
        </w:rPr>
      </w:pPr>
      <w:r w:rsidRPr="004C5E1B">
        <w:rPr>
          <w:rFonts w:ascii="Cambria Math" w:eastAsia="Times New Roman" w:hAnsi="Cambria Math" w:cs="Times New Roman"/>
          <w:iCs/>
          <w:sz w:val="24"/>
          <w:szCs w:val="24"/>
        </w:rPr>
        <w:t xml:space="preserve">To calculate densities, the </w:t>
      </w:r>
      <w:r w:rsidR="00E75DAF" w:rsidRPr="004C5E1B">
        <w:rPr>
          <w:rFonts w:ascii="Cambria Math" w:eastAsia="Times New Roman" w:hAnsi="Cambria Math" w:cs="Times New Roman"/>
          <w:iCs/>
          <w:sz w:val="24"/>
          <w:szCs w:val="24"/>
        </w:rPr>
        <w:t>number</w:t>
      </w:r>
      <w:r w:rsidRPr="004C5E1B">
        <w:rPr>
          <w:rFonts w:ascii="Cambria Math" w:eastAsia="Times New Roman" w:hAnsi="Cambria Math" w:cs="Times New Roman"/>
          <w:iCs/>
          <w:sz w:val="24"/>
          <w:szCs w:val="24"/>
        </w:rPr>
        <w:t xml:space="preserve"> of seedlings in a plot were divided by the area of the plot. In plots where a sampling method was used, an equation was used to extrapolate the density of the sampled area to the density of the entire plot.</w:t>
      </w:r>
    </w:p>
    <w:p w14:paraId="40DC4ECE" w14:textId="77777777" w:rsidR="00EF3281" w:rsidRPr="00EF3281" w:rsidRDefault="00EF3281" w:rsidP="00391242">
      <w:pPr>
        <w:spacing w:line="240" w:lineRule="auto"/>
        <w:ind w:left="360"/>
        <w:rPr>
          <w:ins w:id="46" w:author="Quentin R McCalla" w:date="2024-10-29T10:31:00Z" w16du:dateUtc="2024-10-29T17:31:00Z"/>
          <w:rFonts w:ascii="Cambria Math" w:eastAsia="Times New Roman" w:hAnsi="Cambria Math" w:cs="Times New Roman"/>
          <w:iCs/>
          <w:sz w:val="24"/>
          <w:szCs w:val="24"/>
        </w:rPr>
      </w:pPr>
    </w:p>
    <w:p w14:paraId="5F17F756" w14:textId="77777777" w:rsidR="00EF3281" w:rsidRPr="00B91807" w:rsidRDefault="00EF3281" w:rsidP="00391242">
      <w:pPr>
        <w:spacing w:line="240" w:lineRule="auto"/>
        <w:ind w:left="360"/>
        <w:rPr>
          <w:rFonts w:ascii="Times New Roman" w:eastAsia="Times New Roman" w:hAnsi="Times New Roman" w:cs="Times New Roman"/>
          <w:sz w:val="24"/>
          <w:szCs w:val="24"/>
        </w:rPr>
      </w:pPr>
      <m:oMathPara>
        <m:oMath>
          <m:r>
            <w:ins w:id="47" w:author="Quentin R McCalla" w:date="2024-10-29T10:32:00Z" w16du:dateUtc="2024-10-29T17:32:00Z">
              <w:rPr>
                <w:rFonts w:ascii="Cambria Math" w:eastAsia="Times New Roman" w:hAnsi="Cambria Math" w:cs="Times New Roman"/>
                <w:sz w:val="24"/>
                <w:szCs w:val="24"/>
              </w:rPr>
              <m:t>Total Density=</m:t>
            </w:ins>
          </m:r>
          <m:f>
            <m:fPr>
              <m:ctrlPr>
                <w:ins w:id="48" w:author="Quentin R McCalla" w:date="2024-10-29T10:33:00Z" w16du:dateUtc="2024-10-29T17:33:00Z">
                  <w:rPr>
                    <w:rFonts w:ascii="Cambria Math" w:eastAsia="Times New Roman" w:hAnsi="Cambria Math" w:cs="Times New Roman"/>
                    <w:i/>
                    <w:sz w:val="24"/>
                    <w:szCs w:val="24"/>
                  </w:rPr>
                </w:ins>
              </m:ctrlPr>
            </m:fPr>
            <m:num>
              <m:r>
                <w:ins w:id="49" w:author="Quentin R McCalla" w:date="2024-10-29T10:33:00Z" w16du:dateUtc="2024-10-29T17:33:00Z">
                  <w:rPr>
                    <w:rFonts w:ascii="Cambria Math" w:eastAsia="Times New Roman" w:hAnsi="Cambria Math" w:cs="Times New Roman"/>
                    <w:sz w:val="24"/>
                    <w:szCs w:val="24"/>
                  </w:rPr>
                  <m:t>Sample Density*Total Area</m:t>
                </w:ins>
              </m:r>
            </m:num>
            <m:den>
              <m:r>
                <w:ins w:id="50" w:author="Quentin R McCalla" w:date="2024-10-29T10:33:00Z" w16du:dateUtc="2024-10-29T17:33:00Z">
                  <w:rPr>
                    <w:rFonts w:ascii="Cambria Math" w:eastAsia="Times New Roman" w:hAnsi="Cambria Math" w:cs="Times New Roman"/>
                    <w:sz w:val="24"/>
                    <w:szCs w:val="24"/>
                  </w:rPr>
                  <m:t>Sampled Area</m:t>
                </w:ins>
              </m:r>
            </m:den>
          </m:f>
        </m:oMath>
      </m:oMathPara>
    </w:p>
    <w:p w14:paraId="6047A1DE" w14:textId="3E2519DD" w:rsidR="00330B98" w:rsidRPr="00B91807" w:rsidRDefault="00B91807" w:rsidP="00391242">
      <w:pPr>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w:t>
      </w:r>
      <w:r w:rsidR="00BA0B4E">
        <w:rPr>
          <w:rFonts w:ascii="Times New Roman" w:eastAsia="Times New Roman" w:hAnsi="Times New Roman" w:cs="Times New Roman"/>
          <w:sz w:val="24"/>
          <w:szCs w:val="24"/>
        </w:rPr>
        <w:t xml:space="preserve"> 2.</w:t>
      </w:r>
    </w:p>
    <w:p w14:paraId="1F0629E9" w14:textId="77777777" w:rsidR="00330B98" w:rsidRPr="00330B98" w:rsidRDefault="00330B98" w:rsidP="00391242">
      <w:pPr>
        <w:pStyle w:val="ListParagraph"/>
        <w:spacing w:line="240" w:lineRule="auto"/>
        <w:rPr>
          <w:rFonts w:ascii="Times New Roman" w:eastAsia="Times New Roman" w:hAnsi="Times New Roman" w:cs="Times New Roman"/>
          <w:sz w:val="24"/>
          <w:szCs w:val="24"/>
        </w:rPr>
      </w:pPr>
    </w:p>
    <w:p w14:paraId="1E83066E" w14:textId="3A64D2EE"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Soil</w:t>
      </w:r>
    </w:p>
    <w:p w14:paraId="3853F7CC" w14:textId="0D3B4962" w:rsidR="003930E5" w:rsidRPr="00682568" w:rsidRDefault="003930E5" w:rsidP="0039124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Soil samples were taken inside the seedling plots using a trowel. Soil samples are from the first few inches of the soil horizon where the cottonwoods originally germinated.</w:t>
      </w:r>
      <w:r w:rsidR="00682568" w:rsidRPr="00682568">
        <w:rPr>
          <w:rFonts w:ascii="Times New Roman" w:eastAsia="Times New Roman" w:hAnsi="Times New Roman" w:cs="Times New Roman"/>
          <w:sz w:val="24"/>
          <w:szCs w:val="24"/>
        </w:rPr>
        <w:t xml:space="preserve"> The soil samples will then be </w:t>
      </w:r>
      <w:r w:rsidR="003530F0" w:rsidRPr="00682568">
        <w:rPr>
          <w:rFonts w:ascii="Times New Roman" w:eastAsia="Times New Roman" w:hAnsi="Times New Roman" w:cs="Times New Roman"/>
          <w:sz w:val="24"/>
          <w:szCs w:val="24"/>
        </w:rPr>
        <w:t>sieved</w:t>
      </w:r>
      <w:r w:rsidR="00682568" w:rsidRPr="00682568">
        <w:rPr>
          <w:rFonts w:ascii="Times New Roman" w:eastAsia="Times New Roman" w:hAnsi="Times New Roman" w:cs="Times New Roman"/>
          <w:sz w:val="24"/>
          <w:szCs w:val="24"/>
        </w:rPr>
        <w:t xml:space="preserve"> to get the soil texture in which seedlings germinated.</w:t>
      </w:r>
    </w:p>
    <w:p w14:paraId="6C407B9B" w14:textId="77777777" w:rsidR="00682568" w:rsidRDefault="00682568" w:rsidP="00391242">
      <w:pPr>
        <w:spacing w:line="240" w:lineRule="auto"/>
        <w:rPr>
          <w:rFonts w:ascii="Times New Roman" w:eastAsia="Times New Roman" w:hAnsi="Times New Roman" w:cs="Times New Roman"/>
          <w:sz w:val="24"/>
          <w:szCs w:val="24"/>
        </w:rPr>
      </w:pPr>
    </w:p>
    <w:p w14:paraId="2421A18E" w14:textId="1B000EB2"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w:t>
      </w:r>
    </w:p>
    <w:p w14:paraId="0B03692B" w14:textId="4D12251F" w:rsidR="003930E5" w:rsidRPr="00682568" w:rsidRDefault="003930E5" w:rsidP="0039124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 intensity was taken with a Li-COR LI-1500 Light Sensor Logger</w:t>
      </w:r>
      <w:r w:rsidR="00BA0B4E">
        <w:rPr>
          <w:rFonts w:ascii="Times New Roman" w:eastAsia="Times New Roman" w:hAnsi="Times New Roman" w:cs="Times New Roman"/>
          <w:sz w:val="24"/>
          <w:szCs w:val="24"/>
        </w:rPr>
        <w:t xml:space="preserve"> (Lincoln, NE)</w:t>
      </w:r>
      <w:r w:rsidR="00AA1641" w:rsidRPr="00682568">
        <w:rPr>
          <w:rFonts w:ascii="Times New Roman" w:eastAsia="Times New Roman" w:hAnsi="Times New Roman" w:cs="Times New Roman"/>
          <w:sz w:val="24"/>
          <w:szCs w:val="24"/>
        </w:rPr>
        <w:t>. The pyranometer sensor was placed in the or near the plot and allowed to acclimate. Then, a reading was taken every minute for 5 minutes. These readings were then averaged to get an average W m-2 value at each plot.</w:t>
      </w:r>
    </w:p>
    <w:p w14:paraId="09CD1089" w14:textId="77777777" w:rsidR="00682568" w:rsidRDefault="00682568" w:rsidP="00391242">
      <w:pPr>
        <w:spacing w:line="240" w:lineRule="auto"/>
        <w:rPr>
          <w:rFonts w:ascii="Times New Roman" w:eastAsia="Times New Roman" w:hAnsi="Times New Roman" w:cs="Times New Roman"/>
          <w:sz w:val="24"/>
          <w:szCs w:val="24"/>
        </w:rPr>
      </w:pPr>
    </w:p>
    <w:p w14:paraId="7A3C11B7" w14:textId="2C210517"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Survey data</w:t>
      </w:r>
    </w:p>
    <w:p w14:paraId="1001A988" w14:textId="2403BCA0" w:rsidR="00330B98" w:rsidRDefault="002E3BAB" w:rsidP="00391242">
      <w:pPr>
        <w:spacing w:line="240" w:lineRule="auto"/>
        <w:ind w:firstLine="72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Surveyed variables were also measured.</w:t>
      </w:r>
      <w:r w:rsidR="00682568">
        <w:rPr>
          <w:rFonts w:ascii="Times New Roman" w:eastAsia="Times New Roman" w:hAnsi="Times New Roman" w:cs="Times New Roman"/>
          <w:sz w:val="24"/>
          <w:szCs w:val="24"/>
        </w:rPr>
        <w:t xml:space="preserve"> </w:t>
      </w:r>
      <w:r w:rsidR="00DF1CF0" w:rsidRPr="00682568">
        <w:rPr>
          <w:rFonts w:ascii="Times New Roman" w:eastAsia="Times New Roman" w:hAnsi="Times New Roman" w:cs="Times New Roman"/>
          <w:sz w:val="24"/>
          <w:szCs w:val="24"/>
        </w:rPr>
        <w:t xml:space="preserve">Sites at </w:t>
      </w:r>
      <w:r w:rsidR="00330B98" w:rsidRPr="00682568">
        <w:rPr>
          <w:rFonts w:ascii="Times New Roman" w:eastAsia="Times New Roman" w:hAnsi="Times New Roman" w:cs="Times New Roman"/>
          <w:sz w:val="24"/>
          <w:szCs w:val="24"/>
        </w:rPr>
        <w:t>BRAP</w:t>
      </w:r>
      <w:r w:rsidR="00DF1CF0" w:rsidRPr="00682568">
        <w:rPr>
          <w:rFonts w:ascii="Times New Roman" w:eastAsia="Times New Roman" w:hAnsi="Times New Roman" w:cs="Times New Roman"/>
          <w:sz w:val="24"/>
          <w:szCs w:val="24"/>
        </w:rPr>
        <w:t xml:space="preserve"> were surveyed with a Trimble R10 GNSS base and rover (Westminster, CO) with a</w:t>
      </w:r>
      <w:ins w:id="51" w:author="Merritt, David - FS, CO" w:date="2025-01-09T12:26:00Z" w16du:dateUtc="2025-01-09T19:26:00Z">
        <w:r w:rsidR="00E45042">
          <w:rPr>
            <w:rFonts w:ascii="Times New Roman" w:eastAsia="Times New Roman" w:hAnsi="Times New Roman" w:cs="Times New Roman"/>
            <w:sz w:val="24"/>
            <w:szCs w:val="24"/>
          </w:rPr>
          <w:t>n</w:t>
        </w:r>
      </w:ins>
      <w:r w:rsidR="00DF1CF0" w:rsidRPr="00682568">
        <w:rPr>
          <w:rFonts w:ascii="Times New Roman" w:eastAsia="Times New Roman" w:hAnsi="Times New Roman" w:cs="Times New Roman"/>
          <w:sz w:val="24"/>
          <w:szCs w:val="24"/>
        </w:rPr>
        <w:t xml:space="preserve"> accuracy of 8mm horizontally and 15 mm vertically. Variables collected </w:t>
      </w:r>
      <w:r w:rsidR="00E91AA7" w:rsidRPr="00682568">
        <w:rPr>
          <w:rFonts w:ascii="Times New Roman" w:eastAsia="Times New Roman" w:hAnsi="Times New Roman" w:cs="Times New Roman"/>
          <w:sz w:val="24"/>
          <w:szCs w:val="24"/>
        </w:rPr>
        <w:t>were</w:t>
      </w:r>
      <w:r w:rsidR="00DF1CF0" w:rsidRPr="00682568">
        <w:rPr>
          <w:rFonts w:ascii="Times New Roman" w:eastAsia="Times New Roman" w:hAnsi="Times New Roman" w:cs="Times New Roman"/>
          <w:sz w:val="24"/>
          <w:szCs w:val="24"/>
        </w:rPr>
        <w:t xml:space="preserve"> distance to river and distance above river stage. Cross sections and other features were also surveyed.</w:t>
      </w:r>
      <w:r w:rsidR="00682568">
        <w:rPr>
          <w:rFonts w:ascii="Times New Roman" w:eastAsia="Times New Roman" w:hAnsi="Times New Roman" w:cs="Times New Roman"/>
          <w:sz w:val="24"/>
          <w:szCs w:val="24"/>
        </w:rPr>
        <w:t xml:space="preserve"> </w:t>
      </w:r>
      <w:r w:rsidR="00330B98" w:rsidRPr="00682568">
        <w:rPr>
          <w:rFonts w:ascii="Times New Roman" w:eastAsia="Times New Roman" w:hAnsi="Times New Roman" w:cs="Times New Roman"/>
          <w:sz w:val="24"/>
          <w:szCs w:val="24"/>
        </w:rPr>
        <w:t>Childs</w:t>
      </w:r>
      <w:r w:rsidR="005C580A" w:rsidRPr="00682568">
        <w:rPr>
          <w:rFonts w:ascii="Times New Roman" w:eastAsia="Times New Roman" w:hAnsi="Times New Roman" w:cs="Times New Roman"/>
          <w:sz w:val="24"/>
          <w:szCs w:val="24"/>
        </w:rPr>
        <w:t xml:space="preserve"> elevation to elevation stage </w:t>
      </w:r>
      <w:r w:rsidR="00D069DB" w:rsidRPr="00682568">
        <w:rPr>
          <w:rFonts w:ascii="Times New Roman" w:eastAsia="Times New Roman" w:hAnsi="Times New Roman" w:cs="Times New Roman"/>
          <w:sz w:val="24"/>
          <w:szCs w:val="24"/>
        </w:rPr>
        <w:t xml:space="preserve">was measured with an </w:t>
      </w:r>
      <w:commentRangeStart w:id="52"/>
      <w:commentRangeStart w:id="53"/>
      <w:r w:rsidR="00D069DB" w:rsidRPr="00682568">
        <w:rPr>
          <w:rFonts w:ascii="Times New Roman" w:eastAsia="Times New Roman" w:hAnsi="Times New Roman" w:cs="Times New Roman"/>
          <w:sz w:val="24"/>
          <w:szCs w:val="24"/>
        </w:rPr>
        <w:t>Arrow100 GNSS</w:t>
      </w:r>
      <w:commentRangeEnd w:id="52"/>
      <w:r w:rsidR="00D069DB" w:rsidRPr="001C7A2B">
        <w:rPr>
          <w:rStyle w:val="CommentReference"/>
          <w:rFonts w:ascii="Times New Roman" w:hAnsi="Times New Roman" w:cs="Times New Roman"/>
        </w:rPr>
        <w:commentReference w:id="52"/>
      </w:r>
      <w:commentRangeEnd w:id="53"/>
      <w:r w:rsidR="00D069DB" w:rsidRPr="001C7A2B">
        <w:rPr>
          <w:rStyle w:val="CommentReference"/>
          <w:rFonts w:ascii="Times New Roman" w:hAnsi="Times New Roman" w:cs="Times New Roman"/>
        </w:rPr>
        <w:commentReference w:id="53"/>
      </w:r>
      <w:r w:rsidR="00D069DB" w:rsidRPr="00682568">
        <w:rPr>
          <w:rFonts w:ascii="Times New Roman" w:eastAsia="Times New Roman" w:hAnsi="Times New Roman" w:cs="Times New Roman"/>
          <w:sz w:val="24"/>
          <w:szCs w:val="24"/>
        </w:rPr>
        <w:t xml:space="preserve">  (Quebec, Canada)</w:t>
      </w:r>
      <w:ins w:id="54" w:author="Abraham E Springer" w:date="2024-10-18T14:35:00Z" w16du:dateUtc="2024-10-18T21:35:00Z">
        <w:r w:rsidR="00D069DB" w:rsidRPr="00682568">
          <w:rPr>
            <w:rFonts w:ascii="Times New Roman" w:eastAsia="Times New Roman" w:hAnsi="Times New Roman" w:cs="Times New Roman"/>
            <w:sz w:val="24"/>
            <w:szCs w:val="24"/>
          </w:rPr>
          <w:t xml:space="preserve"> </w:t>
        </w:r>
      </w:ins>
      <w:r w:rsidR="00DF1CF0" w:rsidRPr="00682568">
        <w:rPr>
          <w:rFonts w:ascii="Times New Roman" w:eastAsia="Times New Roman" w:hAnsi="Times New Roman" w:cs="Times New Roman"/>
          <w:sz w:val="24"/>
          <w:szCs w:val="24"/>
        </w:rPr>
        <w:t>with precision up</w:t>
      </w:r>
      <w:r w:rsidR="00D069DB" w:rsidRPr="00682568">
        <w:rPr>
          <w:rFonts w:ascii="Times New Roman" w:eastAsia="Times New Roman" w:hAnsi="Times New Roman" w:cs="Times New Roman"/>
          <w:sz w:val="24"/>
          <w:szCs w:val="24"/>
        </w:rPr>
        <w:t xml:space="preserve"> to less than 0.60 meters</w:t>
      </w:r>
      <w:ins w:id="55" w:author="Merritt, David - FS, CO" w:date="2025-01-09T12:26:00Z" w16du:dateUtc="2025-01-09T19:26:00Z">
        <w:r w:rsidR="00E45042">
          <w:rPr>
            <w:rFonts w:ascii="Times New Roman" w:eastAsia="Times New Roman" w:hAnsi="Times New Roman" w:cs="Times New Roman"/>
            <w:sz w:val="24"/>
            <w:szCs w:val="24"/>
          </w:rPr>
          <w:t>.</w:t>
        </w:r>
      </w:ins>
    </w:p>
    <w:p w14:paraId="38ECEBA3" w14:textId="77777777" w:rsidR="00682568" w:rsidRPr="00682568" w:rsidRDefault="00682568" w:rsidP="00391242">
      <w:pPr>
        <w:spacing w:line="240" w:lineRule="auto"/>
        <w:ind w:firstLine="720"/>
        <w:rPr>
          <w:rFonts w:ascii="Times New Roman" w:eastAsia="Times New Roman" w:hAnsi="Times New Roman" w:cs="Times New Roman"/>
          <w:sz w:val="24"/>
          <w:szCs w:val="24"/>
        </w:rPr>
      </w:pPr>
    </w:p>
    <w:p w14:paraId="361AB9A5" w14:textId="389F238D" w:rsidR="00DF39FF" w:rsidRPr="00682568" w:rsidRDefault="00AA1641"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w:t>
      </w:r>
      <w:r w:rsidR="00DF39FF" w:rsidRPr="00682568">
        <w:rPr>
          <w:rFonts w:ascii="Times New Roman" w:eastAsia="Times New Roman" w:hAnsi="Times New Roman" w:cs="Times New Roman"/>
          <w:sz w:val="24"/>
          <w:szCs w:val="24"/>
        </w:rPr>
        <w:t xml:space="preserve"> competition</w:t>
      </w:r>
    </w:p>
    <w:p w14:paraId="58ACC5CC" w14:textId="2070B884" w:rsidR="00E016C4" w:rsidRPr="00682568" w:rsidRDefault="00AA1641" w:rsidP="00391242">
      <w:pPr>
        <w:spacing w:line="240" w:lineRule="auto"/>
        <w:ind w:firstLine="720"/>
        <w:rPr>
          <w:ins w:id="56" w:author="Quentin R McCalla" w:date="2024-10-29T10:31:00Z" w16du:dateUtc="2024-10-29T17:31:00Z"/>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 competition was estimated using the Braun-</w:t>
      </w:r>
      <w:commentRangeStart w:id="57"/>
      <w:r w:rsidRPr="00682568">
        <w:rPr>
          <w:rFonts w:ascii="Times New Roman" w:eastAsia="Times New Roman" w:hAnsi="Times New Roman" w:cs="Times New Roman"/>
          <w:sz w:val="24"/>
          <w:szCs w:val="24"/>
        </w:rPr>
        <w:t xml:space="preserve">Blanquet </w:t>
      </w:r>
      <w:commentRangeEnd w:id="57"/>
      <w:r w:rsidR="00A60E93">
        <w:rPr>
          <w:rStyle w:val="CommentReference"/>
        </w:rPr>
        <w:commentReference w:id="57"/>
      </w:r>
      <w:r w:rsidRPr="00682568">
        <w:rPr>
          <w:rFonts w:ascii="Times New Roman" w:eastAsia="Times New Roman" w:hAnsi="Times New Roman" w:cs="Times New Roman"/>
          <w:sz w:val="24"/>
          <w:szCs w:val="24"/>
        </w:rPr>
        <w:t>6 step scale</w:t>
      </w:r>
      <w:r w:rsidR="00E91AA7">
        <w:rPr>
          <w:rFonts w:ascii="Times New Roman" w:eastAsia="Times New Roman" w:hAnsi="Times New Roman" w:cs="Times New Roman"/>
          <w:sz w:val="24"/>
          <w:szCs w:val="24"/>
        </w:rPr>
        <w:t xml:space="preserve"> </w:t>
      </w:r>
      <w:r w:rsidR="00E91AA7">
        <w:rPr>
          <w:rFonts w:ascii="Times New Roman" w:eastAsia="Times New Roman" w:hAnsi="Times New Roman" w:cs="Times New Roman"/>
          <w:sz w:val="24"/>
          <w:szCs w:val="24"/>
        </w:rPr>
        <w:fldChar w:fldCharType="begin"/>
      </w:r>
      <w:r w:rsidR="00E91AA7">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00E91AA7">
        <w:rPr>
          <w:rFonts w:ascii="Times New Roman" w:eastAsia="Times New Roman" w:hAnsi="Times New Roman" w:cs="Times New Roman"/>
          <w:sz w:val="24"/>
          <w:szCs w:val="24"/>
        </w:rPr>
        <w:fldChar w:fldCharType="separate"/>
      </w:r>
      <w:r w:rsidR="00E91AA7" w:rsidRPr="00E91AA7">
        <w:rPr>
          <w:rFonts w:ascii="Times New Roman" w:hAnsi="Times New Roman" w:cs="Times New Roman"/>
          <w:sz w:val="24"/>
        </w:rPr>
        <w:t>(Braun-Blanquet 1964)</w:t>
      </w:r>
      <w:r w:rsidR="00E91AA7">
        <w:rPr>
          <w:rFonts w:ascii="Times New Roman" w:eastAsia="Times New Roman" w:hAnsi="Times New Roman" w:cs="Times New Roman"/>
          <w:sz w:val="24"/>
          <w:szCs w:val="24"/>
        </w:rPr>
        <w:fldChar w:fldCharType="end"/>
      </w:r>
      <w:r w:rsidRPr="00682568">
        <w:rPr>
          <w:rFonts w:ascii="Times New Roman" w:eastAsia="Times New Roman" w:hAnsi="Times New Roman" w:cs="Times New Roman"/>
          <w:sz w:val="24"/>
          <w:szCs w:val="24"/>
        </w:rPr>
        <w:t>.</w:t>
      </w:r>
      <w:r w:rsidR="00E91AA7">
        <w:rPr>
          <w:rFonts w:ascii="Times New Roman" w:eastAsia="Times New Roman" w:hAnsi="Times New Roman" w:cs="Times New Roman"/>
          <w:sz w:val="24"/>
          <w:szCs w:val="24"/>
        </w:rPr>
        <w:t xml:space="preserve"> </w:t>
      </w:r>
      <w:r w:rsidR="00A90DF2" w:rsidRPr="00682568">
        <w:rPr>
          <w:rFonts w:ascii="Times New Roman" w:eastAsia="Times New Roman" w:hAnsi="Times New Roman" w:cs="Times New Roman"/>
          <w:sz w:val="24"/>
          <w:szCs w:val="24"/>
        </w:rPr>
        <w:t>Plants within the plots and rooted at the same elevation as the cottonwood seedlings were considered.</w:t>
      </w:r>
      <w:bookmarkStart w:id="58" w:name="_Hlk185250511"/>
    </w:p>
    <w:bookmarkEnd w:id="58"/>
    <w:p w14:paraId="34F65248" w14:textId="77777777" w:rsidR="002A5171" w:rsidRDefault="002A5171" w:rsidP="00391242">
      <w:pPr>
        <w:spacing w:line="240" w:lineRule="auto"/>
        <w:rPr>
          <w:rFonts w:ascii="Times New Roman" w:eastAsia="Times New Roman" w:hAnsi="Times New Roman" w:cs="Times New Roman"/>
          <w:sz w:val="24"/>
          <w:szCs w:val="24"/>
        </w:rPr>
      </w:pPr>
    </w:p>
    <w:p w14:paraId="57C0F21B" w14:textId="77777777" w:rsidR="00542824" w:rsidRDefault="001C7A2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b/>
          <w:bCs/>
          <w:sz w:val="24"/>
          <w:szCs w:val="24"/>
        </w:rPr>
        <w:t>Analysis Methods</w:t>
      </w:r>
      <w:r w:rsidR="00542824" w:rsidRPr="00542824">
        <w:rPr>
          <w:rFonts w:ascii="Times New Roman" w:eastAsia="Times New Roman" w:hAnsi="Times New Roman" w:cs="Times New Roman"/>
          <w:sz w:val="24"/>
          <w:szCs w:val="24"/>
        </w:rPr>
        <w:t xml:space="preserve"> </w:t>
      </w:r>
    </w:p>
    <w:p w14:paraId="4D4E3CCC" w14:textId="36F37A25" w:rsidR="001C7A2B" w:rsidRPr="00A60E93" w:rsidRDefault="00542824"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collected from the field were transferred to a digital format. A combination of Excel and R were used to calculate summary statistics. Height and diameter values were converted into a single Height-Diameter ratio (HDR). This was done so that each seedling had a single value describing its size.  Changes in density and seedling size were determined by subtracting the June 2024 values from the November 2023 values</w:t>
      </w:r>
    </w:p>
    <w:p w14:paraId="7E64EF6E" w14:textId="51CCC6E4" w:rsidR="00B20107" w:rsidRPr="00A60E93" w:rsidRDefault="00A90DF2" w:rsidP="00391242">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 xml:space="preserve">To measure between significant changes between visit (Fall 2023, Spring 2024 and Fall 2024) and growth (mean height, diameter and HDR) an Analysis of Variance (ANOVA) was used to test for significant changes </w:t>
      </w:r>
      <w:r w:rsidRPr="00A60E93">
        <w:rPr>
          <w:rFonts w:ascii="Times New Roman" w:eastAsia="Times New Roman" w:hAnsi="Times New Roman" w:cs="Times New Roman"/>
          <w:sz w:val="24"/>
          <w:szCs w:val="24"/>
        </w:rPr>
        <w:lastRenderedPageBreak/>
        <w:t>and th</w:t>
      </w:r>
      <w:r w:rsidR="00B20107" w:rsidRPr="00A60E93">
        <w:rPr>
          <w:rFonts w:ascii="Times New Roman" w:eastAsia="Times New Roman" w:hAnsi="Times New Roman" w:cs="Times New Roman"/>
          <w:sz w:val="24"/>
          <w:szCs w:val="24"/>
        </w:rPr>
        <w:t>en</w:t>
      </w:r>
      <w:r w:rsidRPr="00A60E93">
        <w:rPr>
          <w:rFonts w:ascii="Times New Roman" w:eastAsia="Times New Roman" w:hAnsi="Times New Roman" w:cs="Times New Roman"/>
          <w:sz w:val="24"/>
          <w:szCs w:val="24"/>
        </w:rPr>
        <w:t xml:space="preserve"> </w:t>
      </w:r>
      <w:r w:rsidR="00B20107" w:rsidRPr="00A60E93">
        <w:rPr>
          <w:rFonts w:ascii="Times New Roman" w:eastAsia="Times New Roman" w:hAnsi="Times New Roman" w:cs="Times New Roman"/>
          <w:sz w:val="24"/>
          <w:szCs w:val="24"/>
        </w:rPr>
        <w:t xml:space="preserve">Tukey’s HSD test was used to test for significant changes between variables. A critical P-value of less than or equal to </w:t>
      </w:r>
      <w:r w:rsidR="00E45042">
        <w:rPr>
          <w:rFonts w:ascii="Times New Roman" w:eastAsia="Times New Roman" w:hAnsi="Times New Roman" w:cs="Times New Roman"/>
          <w:sz w:val="24"/>
          <w:szCs w:val="24"/>
        </w:rPr>
        <w:t>0</w:t>
      </w:r>
      <w:r w:rsidR="00B20107" w:rsidRPr="00A60E93">
        <w:rPr>
          <w:rFonts w:ascii="Times New Roman" w:eastAsia="Times New Roman" w:hAnsi="Times New Roman" w:cs="Times New Roman"/>
          <w:sz w:val="24"/>
          <w:szCs w:val="24"/>
        </w:rPr>
        <w:t>.05 was used to test for significance.</w:t>
      </w:r>
    </w:p>
    <w:p w14:paraId="4C637A26" w14:textId="3FDAABD1" w:rsidR="001C7A2B" w:rsidRDefault="00B20107" w:rsidP="00391242">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 xml:space="preserve">To see if variables were significantly impacting seedling survival, a Spearman correlation test was used. Measured variable values were correlated to the change in seedling density. A critical P-value of less than or equal to </w:t>
      </w:r>
      <w:r w:rsidR="00FA6257">
        <w:rPr>
          <w:rFonts w:ascii="Times New Roman" w:eastAsia="Times New Roman" w:hAnsi="Times New Roman" w:cs="Times New Roman"/>
          <w:sz w:val="24"/>
          <w:szCs w:val="24"/>
        </w:rPr>
        <w:t>0</w:t>
      </w:r>
      <w:r w:rsidRPr="00A60E93">
        <w:rPr>
          <w:rFonts w:ascii="Times New Roman" w:eastAsia="Times New Roman" w:hAnsi="Times New Roman" w:cs="Times New Roman"/>
          <w:sz w:val="24"/>
          <w:szCs w:val="24"/>
        </w:rPr>
        <w:t>.05 was used to test for significance.</w:t>
      </w:r>
    </w:p>
    <w:p w14:paraId="33FEFC9F" w14:textId="77777777" w:rsidR="002D6445" w:rsidRPr="001C7A2B" w:rsidRDefault="00BE71C4" w:rsidP="00391242">
      <w:pPr>
        <w:pStyle w:val="Heading2"/>
        <w:spacing w:line="240" w:lineRule="auto"/>
        <w:rPr>
          <w:rFonts w:ascii="Times New Roman" w:hAnsi="Times New Roman" w:cs="Times New Roman"/>
        </w:rPr>
      </w:pPr>
      <w:bookmarkStart w:id="59" w:name="_Toc187849255"/>
      <w:r w:rsidRPr="001C7A2B">
        <w:rPr>
          <w:rFonts w:ascii="Times New Roman" w:hAnsi="Times New Roman" w:cs="Times New Roman"/>
        </w:rPr>
        <w:t>Cores</w:t>
      </w:r>
      <w:bookmarkEnd w:id="59"/>
    </w:p>
    <w:p w14:paraId="1B36C686" w14:textId="4C605180"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Field Methods</w:t>
      </w:r>
    </w:p>
    <w:p w14:paraId="50E4F728" w14:textId="43005E79" w:rsidR="00B639FE"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333382" w:rsidRPr="001C7A2B">
        <w:rPr>
          <w:rFonts w:ascii="Times New Roman" w:eastAsia="Times New Roman" w:hAnsi="Times New Roman" w:cs="Times New Roman"/>
          <w:sz w:val="24"/>
          <w:szCs w:val="24"/>
        </w:rPr>
        <w:t>To</w:t>
      </w:r>
      <w:r w:rsidRPr="001C7A2B">
        <w:rPr>
          <w:rFonts w:ascii="Times New Roman" w:eastAsia="Times New Roman" w:hAnsi="Times New Roman" w:cs="Times New Roman"/>
          <w:sz w:val="24"/>
          <w:szCs w:val="24"/>
        </w:rPr>
        <w:t xml:space="preserve"> determine the age and growth of Fremont </w:t>
      </w:r>
      <w:r w:rsidR="000E2593"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ottonwood and Goo</w:t>
      </w:r>
      <w:r w:rsidR="00FA6257">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ding</w:t>
      </w:r>
      <w:r w:rsidR="00E45042">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w:t>
      </w:r>
      <w:r w:rsidR="000E2593" w:rsidRPr="001C7A2B">
        <w:rPr>
          <w:rFonts w:ascii="Times New Roman" w:eastAsia="Times New Roman" w:hAnsi="Times New Roman" w:cs="Times New Roman"/>
          <w:sz w:val="24"/>
          <w:szCs w:val="24"/>
        </w:rPr>
        <w:t xml:space="preserve"> trees</w:t>
      </w:r>
      <w:r w:rsidRPr="001C7A2B">
        <w:rPr>
          <w:rFonts w:ascii="Times New Roman" w:eastAsia="Times New Roman" w:hAnsi="Times New Roman" w:cs="Times New Roman"/>
          <w:sz w:val="24"/>
          <w:szCs w:val="24"/>
        </w:rPr>
        <w:t>, tree cores were collected October 16th-20</w:t>
      </w:r>
      <w:r w:rsidRPr="001C7A2B">
        <w:rPr>
          <w:rFonts w:ascii="Times New Roman" w:eastAsia="Times New Roman" w:hAnsi="Times New Roman" w:cs="Times New Roman"/>
          <w:sz w:val="24"/>
          <w:szCs w:val="24"/>
          <w:vertAlign w:val="superscript"/>
        </w:rPr>
        <w:t>th</w:t>
      </w:r>
      <w:r w:rsidR="00FB6D55" w:rsidRPr="001C7A2B">
        <w:rPr>
          <w:rFonts w:ascii="Times New Roman" w:eastAsia="Times New Roman" w:hAnsi="Times New Roman" w:cs="Times New Roman"/>
          <w:sz w:val="24"/>
          <w:szCs w:val="24"/>
        </w:rPr>
        <w:t xml:space="preserve"> of 2023</w:t>
      </w:r>
      <w:r w:rsidRPr="001C7A2B">
        <w:rPr>
          <w:rFonts w:ascii="Times New Roman" w:eastAsia="Times New Roman" w:hAnsi="Times New Roman" w:cs="Times New Roman"/>
          <w:sz w:val="24"/>
          <w:szCs w:val="24"/>
        </w:rPr>
        <w:t xml:space="preserve"> at </w:t>
      </w:r>
      <w:r w:rsidR="009B45A8" w:rsidRPr="001C7A2B">
        <w:rPr>
          <w:rFonts w:ascii="Times New Roman" w:eastAsia="Times New Roman" w:hAnsi="Times New Roman" w:cs="Times New Roman"/>
          <w:sz w:val="24"/>
          <w:szCs w:val="24"/>
        </w:rPr>
        <w:t>all three study sites</w:t>
      </w:r>
      <w:r w:rsidRPr="001C7A2B">
        <w:rPr>
          <w:rFonts w:ascii="Times New Roman" w:eastAsia="Times New Roman" w:hAnsi="Times New Roman" w:cs="Times New Roman"/>
          <w:sz w:val="24"/>
          <w:szCs w:val="24"/>
        </w:rPr>
        <w:t xml:space="preserve">. </w:t>
      </w:r>
      <w:r w:rsidR="00465BEB" w:rsidRPr="001C7A2B">
        <w:rPr>
          <w:rFonts w:ascii="Times New Roman" w:eastAsia="Times New Roman" w:hAnsi="Times New Roman" w:cs="Times New Roman"/>
          <w:sz w:val="24"/>
          <w:szCs w:val="24"/>
        </w:rPr>
        <w:t xml:space="preserve">Fremont </w:t>
      </w:r>
      <w:r w:rsidR="000E2593" w:rsidRPr="001C7A2B">
        <w:rPr>
          <w:rFonts w:ascii="Times New Roman" w:eastAsia="Times New Roman" w:hAnsi="Times New Roman" w:cs="Times New Roman"/>
          <w:sz w:val="24"/>
          <w:szCs w:val="24"/>
        </w:rPr>
        <w:t>c</w:t>
      </w:r>
      <w:r w:rsidR="00465BEB" w:rsidRPr="001C7A2B">
        <w:rPr>
          <w:rFonts w:ascii="Times New Roman" w:eastAsia="Times New Roman" w:hAnsi="Times New Roman" w:cs="Times New Roman"/>
          <w:sz w:val="24"/>
          <w:szCs w:val="24"/>
        </w:rPr>
        <w:t>ottonwood and Goo</w:t>
      </w:r>
      <w:r w:rsidR="00FA6257">
        <w:rPr>
          <w:rFonts w:ascii="Times New Roman" w:eastAsia="Times New Roman" w:hAnsi="Times New Roman" w:cs="Times New Roman"/>
          <w:sz w:val="24"/>
          <w:szCs w:val="24"/>
        </w:rPr>
        <w:t>d</w:t>
      </w:r>
      <w:r w:rsidR="00465BEB" w:rsidRPr="001C7A2B">
        <w:rPr>
          <w:rFonts w:ascii="Times New Roman" w:eastAsia="Times New Roman" w:hAnsi="Times New Roman" w:cs="Times New Roman"/>
          <w:sz w:val="24"/>
          <w:szCs w:val="24"/>
        </w:rPr>
        <w:t>ding</w:t>
      </w:r>
      <w:r w:rsidR="00E45042">
        <w:rPr>
          <w:rFonts w:ascii="Times New Roman" w:eastAsia="Times New Roman" w:hAnsi="Times New Roman" w:cs="Times New Roman"/>
          <w:sz w:val="24"/>
          <w:szCs w:val="24"/>
        </w:rPr>
        <w:t>’s</w:t>
      </w:r>
      <w:r w:rsidR="00465BEB" w:rsidRPr="001C7A2B">
        <w:rPr>
          <w:rFonts w:ascii="Times New Roman" w:eastAsia="Times New Roman" w:hAnsi="Times New Roman" w:cs="Times New Roman"/>
          <w:sz w:val="24"/>
          <w:szCs w:val="24"/>
        </w:rPr>
        <w:t xml:space="preserve"> </w:t>
      </w:r>
      <w:r w:rsidR="00CC12CF" w:rsidRPr="001C7A2B">
        <w:rPr>
          <w:rFonts w:ascii="Times New Roman" w:eastAsia="Times New Roman" w:hAnsi="Times New Roman" w:cs="Times New Roman"/>
          <w:sz w:val="24"/>
          <w:szCs w:val="24"/>
        </w:rPr>
        <w:t>w</w:t>
      </w:r>
      <w:r w:rsidR="00465BEB" w:rsidRPr="001C7A2B">
        <w:rPr>
          <w:rFonts w:ascii="Times New Roman" w:eastAsia="Times New Roman" w:hAnsi="Times New Roman" w:cs="Times New Roman"/>
          <w:sz w:val="24"/>
          <w:szCs w:val="24"/>
        </w:rPr>
        <w:t>illow in good health were cored</w:t>
      </w:r>
      <w:r w:rsidRPr="001C7A2B">
        <w:rPr>
          <w:rFonts w:ascii="Times New Roman" w:eastAsia="Times New Roman" w:hAnsi="Times New Roman" w:cs="Times New Roman"/>
          <w:sz w:val="24"/>
          <w:szCs w:val="24"/>
        </w:rPr>
        <w:t xml:space="preserve">. </w:t>
      </w:r>
      <w:r w:rsidR="00E51367" w:rsidRPr="001C7A2B">
        <w:rPr>
          <w:rFonts w:ascii="Times New Roman" w:eastAsia="Times New Roman" w:hAnsi="Times New Roman" w:cs="Times New Roman"/>
          <w:sz w:val="24"/>
          <w:szCs w:val="24"/>
        </w:rPr>
        <w:t>A variety of size classes across the floodplain were selected</w:t>
      </w:r>
      <w:r w:rsidR="000E2593" w:rsidRPr="001C7A2B">
        <w:rPr>
          <w:rFonts w:ascii="Times New Roman" w:eastAsia="Times New Roman" w:hAnsi="Times New Roman" w:cs="Times New Roman"/>
          <w:sz w:val="24"/>
          <w:szCs w:val="24"/>
        </w:rPr>
        <w:t xml:space="preserve"> for coring</w:t>
      </w:r>
      <w:r w:rsidR="00E51367" w:rsidRPr="001C7A2B">
        <w:rPr>
          <w:rFonts w:ascii="Times New Roman" w:eastAsia="Times New Roman" w:hAnsi="Times New Roman" w:cs="Times New Roman"/>
          <w:sz w:val="24"/>
          <w:szCs w:val="24"/>
        </w:rPr>
        <w:t>.</w:t>
      </w:r>
    </w:p>
    <w:p w14:paraId="77201697" w14:textId="66D83989" w:rsidR="00E51367" w:rsidRPr="001C7A2B" w:rsidRDefault="00E51367"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Cores were collected with a</w:t>
      </w:r>
      <w:r w:rsidR="00D775C2" w:rsidRPr="001C7A2B">
        <w:rPr>
          <w:rFonts w:ascii="Times New Roman" w:eastAsia="Times New Roman" w:hAnsi="Times New Roman" w:cs="Times New Roman"/>
          <w:sz w:val="24"/>
          <w:szCs w:val="24"/>
        </w:rPr>
        <w:t xml:space="preserve"> Haglof</w:t>
      </w:r>
      <w:r w:rsidR="00834D6B">
        <w:rPr>
          <w:rFonts w:ascii="Times New Roman" w:eastAsia="Times New Roman" w:hAnsi="Times New Roman" w:cs="Times New Roman"/>
          <w:sz w:val="24"/>
          <w:szCs w:val="24"/>
        </w:rPr>
        <w:t xml:space="preserve"> 406 mm</w:t>
      </w:r>
      <w:r w:rsidR="00D775C2" w:rsidRPr="001C7A2B">
        <w:rPr>
          <w:rFonts w:ascii="Times New Roman" w:eastAsia="Times New Roman" w:hAnsi="Times New Roman" w:cs="Times New Roman"/>
          <w:sz w:val="24"/>
          <w:szCs w:val="24"/>
        </w:rPr>
        <w:t>, 2 thread, 5.15</w:t>
      </w:r>
      <w:ins w:id="60" w:author="Abraham E Springer" w:date="2024-10-18T14:39:00Z" w16du:dateUtc="2024-10-18T21:39:00Z">
        <w:r w:rsidR="00E579B3">
          <w:rPr>
            <w:rFonts w:ascii="Times New Roman" w:eastAsia="Times New Roman" w:hAnsi="Times New Roman" w:cs="Times New Roman"/>
            <w:sz w:val="24"/>
            <w:szCs w:val="24"/>
          </w:rPr>
          <w:t xml:space="preserve"> </w:t>
        </w:r>
      </w:ins>
      <w:r w:rsidR="00D775C2" w:rsidRPr="001C7A2B">
        <w:rPr>
          <w:rFonts w:ascii="Times New Roman" w:eastAsia="Times New Roman" w:hAnsi="Times New Roman" w:cs="Times New Roman"/>
          <w:sz w:val="24"/>
          <w:szCs w:val="24"/>
        </w:rPr>
        <w:t xml:space="preserve">mm </w:t>
      </w:r>
      <w:r w:rsidRPr="001C7A2B">
        <w:rPr>
          <w:rFonts w:ascii="Times New Roman" w:eastAsia="Times New Roman" w:hAnsi="Times New Roman" w:cs="Times New Roman"/>
          <w:sz w:val="24"/>
          <w:szCs w:val="24"/>
        </w:rPr>
        <w:t xml:space="preserve">increment borer </w:t>
      </w:r>
      <w:r w:rsidR="0054703F" w:rsidRPr="001C7A2B">
        <w:rPr>
          <w:rFonts w:ascii="Times New Roman" w:eastAsia="Times New Roman" w:hAnsi="Times New Roman" w:cs="Times New Roman"/>
          <w:sz w:val="24"/>
          <w:szCs w:val="24"/>
        </w:rPr>
        <w:t>attached</w:t>
      </w:r>
      <w:r w:rsidRPr="001C7A2B">
        <w:rPr>
          <w:rFonts w:ascii="Times New Roman" w:eastAsia="Times New Roman" w:hAnsi="Times New Roman" w:cs="Times New Roman"/>
          <w:sz w:val="24"/>
          <w:szCs w:val="24"/>
        </w:rPr>
        <w:t xml:space="preserve"> to Stihl 044 saw motor (Figure </w:t>
      </w:r>
      <w:r w:rsidR="00E75DAF">
        <w:rPr>
          <w:rFonts w:ascii="Times New Roman" w:eastAsia="Times New Roman" w:hAnsi="Times New Roman" w:cs="Times New Roman"/>
          <w:sz w:val="24"/>
          <w:szCs w:val="24"/>
        </w:rPr>
        <w:t>5</w:t>
      </w:r>
      <w:r w:rsidRPr="001C7A2B">
        <w:rPr>
          <w:rFonts w:ascii="Times New Roman" w:eastAsia="Times New Roman" w:hAnsi="Times New Roman" w:cs="Times New Roman"/>
          <w:sz w:val="24"/>
          <w:szCs w:val="24"/>
        </w:rPr>
        <w:t xml:space="preserve">). The </w:t>
      </w:r>
      <w:r w:rsidR="00D775C2" w:rsidRPr="001C7A2B">
        <w:rPr>
          <w:rFonts w:ascii="Times New Roman" w:eastAsia="Times New Roman" w:hAnsi="Times New Roman" w:cs="Times New Roman"/>
          <w:sz w:val="24"/>
          <w:szCs w:val="24"/>
        </w:rPr>
        <w:t>borer</w:t>
      </w:r>
      <w:r w:rsidRPr="001C7A2B">
        <w:rPr>
          <w:rFonts w:ascii="Times New Roman" w:eastAsia="Times New Roman" w:hAnsi="Times New Roman" w:cs="Times New Roman"/>
          <w:sz w:val="24"/>
          <w:szCs w:val="24"/>
        </w:rPr>
        <w:t xml:space="preserve"> was aimed as low on the tree trunk as possible</w:t>
      </w:r>
      <w:r w:rsidR="003D69A4" w:rsidRPr="001C7A2B">
        <w:rPr>
          <w:rFonts w:ascii="Times New Roman" w:eastAsia="Times New Roman" w:hAnsi="Times New Roman" w:cs="Times New Roman"/>
          <w:sz w:val="24"/>
          <w:szCs w:val="24"/>
        </w:rPr>
        <w:t>, at an angle perpendicular to the tree’s lean</w:t>
      </w:r>
      <w:r w:rsidRPr="001C7A2B">
        <w:rPr>
          <w:rFonts w:ascii="Times New Roman" w:eastAsia="Times New Roman" w:hAnsi="Times New Roman" w:cs="Times New Roman"/>
          <w:sz w:val="24"/>
          <w:szCs w:val="24"/>
        </w:rPr>
        <w:t xml:space="preserve"> and aimed to be as close to the pith as possible.</w:t>
      </w:r>
      <w:r w:rsidR="003D69A4" w:rsidRPr="001C7A2B">
        <w:rPr>
          <w:rFonts w:ascii="Times New Roman" w:eastAsia="Times New Roman" w:hAnsi="Times New Roman" w:cs="Times New Roman"/>
          <w:sz w:val="24"/>
          <w:szCs w:val="24"/>
        </w:rPr>
        <w:t xml:space="preserve"> </w:t>
      </w:r>
    </w:p>
    <w:p w14:paraId="6003493A" w14:textId="77777777" w:rsidR="00B51C2E" w:rsidRDefault="001D30C3" w:rsidP="00B51C2E">
      <w:pPr>
        <w:keepNext/>
        <w:spacing w:line="240" w:lineRule="auto"/>
        <w:jc w:val="center"/>
      </w:pPr>
      <w:r w:rsidRPr="001C7A2B">
        <w:rPr>
          <w:rFonts w:ascii="Times New Roman" w:eastAsia="Times New Roman" w:hAnsi="Times New Roman" w:cs="Times New Roman"/>
          <w:noProof/>
          <w:sz w:val="24"/>
          <w:szCs w:val="24"/>
        </w:rPr>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1366B65C" w14:textId="3291F2F4" w:rsidR="00E51367" w:rsidRPr="001C7A2B" w:rsidRDefault="00B51C2E" w:rsidP="00B51C2E">
      <w:pPr>
        <w:pStyle w:val="Caption"/>
        <w:jc w:val="center"/>
        <w:rPr>
          <w:rFonts w:ascii="Times New Roman" w:eastAsia="Times New Roman" w:hAnsi="Times New Roman" w:cs="Times New Roman"/>
          <w:sz w:val="24"/>
          <w:szCs w:val="24"/>
        </w:rPr>
      </w:pPr>
      <w:bookmarkStart w:id="61" w:name="_Toc187848825"/>
      <w:r>
        <w:t xml:space="preserve">Figure </w:t>
      </w:r>
      <w:r>
        <w:fldChar w:fldCharType="begin"/>
      </w:r>
      <w:r>
        <w:instrText xml:space="preserve"> SEQ Figure \* ARABIC </w:instrText>
      </w:r>
      <w:r>
        <w:fldChar w:fldCharType="separate"/>
      </w:r>
      <w:r>
        <w:rPr>
          <w:noProof/>
        </w:rPr>
        <w:t>5</w:t>
      </w:r>
      <w:r>
        <w:fldChar w:fldCharType="end"/>
      </w:r>
      <w:r w:rsidRPr="00B51C2E">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Increment borer attached to saw motor. Photo courtesy of Dr. David Merritt.</w:t>
      </w:r>
      <w:bookmarkEnd w:id="61"/>
    </w:p>
    <w:p w14:paraId="5EE5FD90" w14:textId="77777777" w:rsidR="00FB2CEC" w:rsidRPr="001C7A2B" w:rsidRDefault="00FB2CEC" w:rsidP="00FB2CEC">
      <w:pPr>
        <w:spacing w:line="240" w:lineRule="auto"/>
        <w:jc w:val="center"/>
        <w:rPr>
          <w:rFonts w:ascii="Times New Roman" w:eastAsia="Times New Roman" w:hAnsi="Times New Roman" w:cs="Times New Roman"/>
          <w:sz w:val="24"/>
          <w:szCs w:val="24"/>
        </w:rPr>
      </w:pPr>
    </w:p>
    <w:p w14:paraId="5570CF1A" w14:textId="007C4166" w:rsidR="00E51367" w:rsidRPr="001C7A2B" w:rsidRDefault="00E51367"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w:t>
      </w:r>
      <w:r w:rsidR="00D775C2" w:rsidRPr="001C7A2B">
        <w:rPr>
          <w:rFonts w:ascii="Times New Roman" w:eastAsia="Times New Roman" w:hAnsi="Times New Roman" w:cs="Times New Roman"/>
          <w:sz w:val="24"/>
          <w:szCs w:val="24"/>
        </w:rPr>
        <w:t xml:space="preserve">For trees with a radius larger than </w:t>
      </w:r>
      <w:r w:rsidR="00834D6B">
        <w:rPr>
          <w:rFonts w:ascii="Times New Roman" w:eastAsia="Times New Roman" w:hAnsi="Times New Roman" w:cs="Times New Roman"/>
          <w:sz w:val="24"/>
          <w:szCs w:val="24"/>
        </w:rPr>
        <w:t>40 cm</w:t>
      </w:r>
      <w:r w:rsidR="00D775C2" w:rsidRPr="001C7A2B">
        <w:rPr>
          <w:rFonts w:ascii="Times New Roman" w:eastAsia="Times New Roman" w:hAnsi="Times New Roman" w:cs="Times New Roman"/>
          <w:sz w:val="24"/>
          <w:szCs w:val="24"/>
        </w:rPr>
        <w:t xml:space="preserve">, the borer was inserted all the way to record as many years as possible. </w:t>
      </w:r>
      <w:r w:rsidRPr="001C7A2B">
        <w:rPr>
          <w:rFonts w:ascii="Times New Roman" w:eastAsia="Times New Roman" w:hAnsi="Times New Roman" w:cs="Times New Roman"/>
          <w:sz w:val="24"/>
          <w:szCs w:val="24"/>
        </w:rPr>
        <w:t xml:space="preserve">After the borer was in the tree, the spoon was inserted into the borer and the core was extracted. </w:t>
      </w:r>
      <w:r w:rsidR="00E0669F" w:rsidRPr="001C7A2B">
        <w:rPr>
          <w:rFonts w:ascii="Times New Roman" w:eastAsia="Times New Roman" w:hAnsi="Times New Roman" w:cs="Times New Roman"/>
          <w:sz w:val="24"/>
          <w:szCs w:val="24"/>
        </w:rPr>
        <w:t>While this was being done, another crew member measured the diameter of tree at the elevation the core was taken</w:t>
      </w:r>
      <w:r w:rsidR="00E579B3">
        <w:rPr>
          <w:rFonts w:ascii="Times New Roman" w:eastAsia="Times New Roman" w:hAnsi="Times New Roman" w:cs="Times New Roman"/>
          <w:sz w:val="24"/>
          <w:szCs w:val="24"/>
        </w:rPr>
        <w:t>,</w:t>
      </w:r>
      <w:r w:rsidR="00E0669F" w:rsidRPr="001C7A2B">
        <w:rPr>
          <w:rFonts w:ascii="Times New Roman" w:eastAsia="Times New Roman" w:hAnsi="Times New Roman" w:cs="Times New Roman"/>
          <w:sz w:val="24"/>
          <w:szCs w:val="24"/>
        </w:rPr>
        <w:t xml:space="preserve"> a GPS point</w:t>
      </w:r>
      <w:r w:rsidR="00E579B3">
        <w:rPr>
          <w:rFonts w:ascii="Times New Roman" w:eastAsia="Times New Roman" w:hAnsi="Times New Roman" w:cs="Times New Roman"/>
          <w:sz w:val="24"/>
          <w:szCs w:val="24"/>
        </w:rPr>
        <w:t xml:space="preserve"> was recorded,</w:t>
      </w:r>
      <w:r w:rsidR="00E0669F" w:rsidRPr="001C7A2B">
        <w:rPr>
          <w:rFonts w:ascii="Times New Roman" w:eastAsia="Times New Roman" w:hAnsi="Times New Roman" w:cs="Times New Roman"/>
          <w:sz w:val="24"/>
          <w:szCs w:val="24"/>
        </w:rPr>
        <w:t xml:space="preserve"> and notes</w:t>
      </w:r>
      <w:r w:rsidR="00E579B3">
        <w:rPr>
          <w:rFonts w:ascii="Times New Roman" w:eastAsia="Times New Roman" w:hAnsi="Times New Roman" w:cs="Times New Roman"/>
          <w:sz w:val="24"/>
          <w:szCs w:val="24"/>
        </w:rPr>
        <w:t xml:space="preserve"> were taken</w:t>
      </w:r>
      <w:r w:rsidR="00E0669F"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The core was placed into </w:t>
      </w:r>
      <w:r w:rsidR="00E0669F" w:rsidRPr="001C7A2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1C7A2B" w:rsidRDefault="00B639FE"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p>
    <w:p w14:paraId="7401F0A6" w14:textId="5522B2CE" w:rsidR="003D69A4" w:rsidRPr="001C7A2B" w:rsidRDefault="003D69A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Laboratory Methods</w:t>
      </w:r>
    </w:p>
    <w:p w14:paraId="084D2FD5" w14:textId="3626096E" w:rsidR="00B639FE" w:rsidRPr="001C7A2B" w:rsidRDefault="003D69A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E579B3">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 xml:space="preserve">o prepare </w:t>
      </w:r>
      <w:r w:rsidR="00E579B3">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he cores</w:t>
      </w:r>
      <w:r w:rsidR="00E579B3">
        <w:rPr>
          <w:rFonts w:ascii="Times New Roman" w:eastAsia="Times New Roman" w:hAnsi="Times New Roman" w:cs="Times New Roman"/>
          <w:sz w:val="24"/>
          <w:szCs w:val="24"/>
        </w:rPr>
        <w:t xml:space="preserve"> for </w:t>
      </w:r>
      <w:r w:rsidR="00D020C6">
        <w:rPr>
          <w:rFonts w:ascii="Times New Roman" w:eastAsia="Times New Roman" w:hAnsi="Times New Roman" w:cs="Times New Roman"/>
          <w:sz w:val="24"/>
          <w:szCs w:val="24"/>
        </w:rPr>
        <w:t>ring measurement, they</w:t>
      </w:r>
      <w:r w:rsidR="000E2593" w:rsidRPr="001C7A2B">
        <w:rPr>
          <w:rFonts w:ascii="Times New Roman" w:eastAsia="Times New Roman" w:hAnsi="Times New Roman" w:cs="Times New Roman"/>
          <w:sz w:val="24"/>
          <w:szCs w:val="24"/>
        </w:rPr>
        <w:t xml:space="preserve"> were</w:t>
      </w:r>
      <w:r w:rsidR="00B16521" w:rsidRPr="001C7A2B">
        <w:rPr>
          <w:rFonts w:ascii="Times New Roman" w:eastAsia="Times New Roman" w:hAnsi="Times New Roman" w:cs="Times New Roman"/>
          <w:sz w:val="24"/>
          <w:szCs w:val="24"/>
        </w:rPr>
        <w:t xml:space="preserve"> air dried for weeks until they were dry enough to be mounted. </w:t>
      </w:r>
      <w:r w:rsidR="000E2593" w:rsidRPr="001C7A2B">
        <w:rPr>
          <w:rFonts w:ascii="Times New Roman" w:eastAsia="Times New Roman" w:hAnsi="Times New Roman" w:cs="Times New Roman"/>
          <w:sz w:val="24"/>
          <w:szCs w:val="24"/>
        </w:rPr>
        <w:t>After drying</w:t>
      </w:r>
      <w:r w:rsidR="00B16521" w:rsidRPr="001C7A2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1C7A2B">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 xml:space="preserve">he cores were sanded with an electric sander, starting with 120 grit, followed with 240 grit and 400 grit sandpaper. Cores were polished with 1200 grit sandpaper as needed at the dissecting microscope. </w:t>
      </w:r>
    </w:p>
    <w:p w14:paraId="4B93338A" w14:textId="7D668F04" w:rsidR="0013038C" w:rsidRPr="001C7A2B" w:rsidRDefault="00B16521"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1C7A2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1C7A2B">
        <w:rPr>
          <w:rFonts w:ascii="Times New Roman" w:hAnsi="Times New Roman" w:cs="Times New Roman"/>
          <w:color w:val="222222"/>
          <w:sz w:val="24"/>
          <w:szCs w:val="24"/>
          <w:shd w:val="clear" w:color="auto" w:fill="FFFFFF"/>
        </w:rPr>
        <w:t>T</w:t>
      </w:r>
      <w:r w:rsidR="0013038C" w:rsidRPr="001C7A2B">
        <w:rPr>
          <w:rFonts w:ascii="Times New Roman" w:hAnsi="Times New Roman" w:cs="Times New Roman"/>
          <w:color w:val="222222"/>
          <w:sz w:val="24"/>
          <w:szCs w:val="24"/>
          <w:shd w:val="clear" w:color="auto" w:fill="FFFFFF"/>
        </w:rPr>
        <w:t xml:space="preserve">he Pith Estimator tool </w:t>
      </w:r>
      <w:r w:rsidR="00970E50" w:rsidRPr="001C7A2B">
        <w:rPr>
          <w:rFonts w:ascii="Times New Roman" w:hAnsi="Times New Roman" w:cs="Times New Roman"/>
          <w:color w:val="222222"/>
          <w:sz w:val="24"/>
          <w:szCs w:val="24"/>
          <w:shd w:val="clear" w:color="auto" w:fill="FFFFFF"/>
        </w:rPr>
        <w:t>in CooRecorder was also</w:t>
      </w:r>
      <w:r w:rsidR="0013038C" w:rsidRPr="001C7A2B">
        <w:rPr>
          <w:rFonts w:ascii="Times New Roman" w:hAnsi="Times New Roman" w:cs="Times New Roman"/>
          <w:color w:val="222222"/>
          <w:sz w:val="24"/>
          <w:szCs w:val="24"/>
          <w:shd w:val="clear" w:color="auto" w:fill="FFFFFF"/>
        </w:rPr>
        <w:t xml:space="preserve"> used to estimate the distance and age to the pith</w:t>
      </w:r>
      <w:ins w:id="62" w:author="Merritt, David - FS, CO" w:date="2025-01-09T12:28:00Z" w16du:dateUtc="2025-01-09T19:28:00Z">
        <w:r w:rsidR="00E45042">
          <w:rPr>
            <w:rFonts w:ascii="Times New Roman" w:hAnsi="Times New Roman" w:cs="Times New Roman"/>
            <w:color w:val="222222"/>
            <w:sz w:val="24"/>
            <w:szCs w:val="24"/>
            <w:shd w:val="clear" w:color="auto" w:fill="FFFFFF"/>
          </w:rPr>
          <w:t xml:space="preserve"> </w:t>
        </w:r>
      </w:ins>
      <w:r w:rsidR="00FA6257">
        <w:rPr>
          <w:rFonts w:ascii="Times New Roman" w:hAnsi="Times New Roman" w:cs="Times New Roman"/>
          <w:color w:val="222222"/>
          <w:sz w:val="24"/>
          <w:szCs w:val="24"/>
          <w:shd w:val="clear" w:color="auto" w:fill="FFFFFF"/>
        </w:rPr>
        <w:t>(</w:t>
      </w:r>
      <w:hyperlink r:id="rId17" w:history="1">
        <w:r w:rsidR="00FA6257" w:rsidRPr="00D6578F">
          <w:rPr>
            <w:rStyle w:val="Hyperlink"/>
            <w:rFonts w:ascii="Times New Roman" w:hAnsi="Times New Roman" w:cs="Times New Roman"/>
            <w:sz w:val="24"/>
            <w:szCs w:val="24"/>
            <w:shd w:val="clear" w:color="auto" w:fill="FFFFFF"/>
          </w:rPr>
          <w:t>https://www.cybis.se/forfun/dendro/index.htm</w:t>
        </w:r>
      </w:hyperlink>
      <w:r w:rsidR="00FA6257">
        <w:rPr>
          <w:rFonts w:ascii="Times New Roman" w:hAnsi="Times New Roman" w:cs="Times New Roman"/>
          <w:color w:val="222222"/>
          <w:sz w:val="24"/>
          <w:szCs w:val="24"/>
          <w:shd w:val="clear" w:color="auto" w:fill="FFFFFF"/>
        </w:rPr>
        <w:t>).</w:t>
      </w:r>
      <w:r w:rsidR="0013038C" w:rsidRPr="001C7A2B">
        <w:rPr>
          <w:rFonts w:ascii="Times New Roman" w:hAnsi="Times New Roman" w:cs="Times New Roman"/>
          <w:color w:val="222222"/>
          <w:sz w:val="24"/>
          <w:szCs w:val="24"/>
          <w:shd w:val="clear" w:color="auto" w:fill="FFFFFF"/>
        </w:rPr>
        <w:t xml:space="preserve"> </w:t>
      </w:r>
      <w:r w:rsidR="00B639FE" w:rsidRPr="001C7A2B">
        <w:rPr>
          <w:rFonts w:ascii="Times New Roman" w:eastAsia="Times New Roman" w:hAnsi="Times New Roman" w:cs="Times New Roman"/>
          <w:sz w:val="24"/>
          <w:szCs w:val="24"/>
        </w:rPr>
        <w:t xml:space="preserve">Ages </w:t>
      </w:r>
      <w:r w:rsidR="0013038C" w:rsidRPr="001C7A2B">
        <w:rPr>
          <w:rFonts w:ascii="Times New Roman" w:eastAsia="Times New Roman" w:hAnsi="Times New Roman" w:cs="Times New Roman"/>
          <w:sz w:val="24"/>
          <w:szCs w:val="24"/>
        </w:rPr>
        <w:t xml:space="preserve">of the innermost ring as well as the estimated pith date </w:t>
      </w:r>
      <w:r w:rsidR="00B639FE" w:rsidRPr="001C7A2B">
        <w:rPr>
          <w:rFonts w:ascii="Times New Roman" w:eastAsia="Times New Roman" w:hAnsi="Times New Roman" w:cs="Times New Roman"/>
          <w:sz w:val="24"/>
          <w:szCs w:val="24"/>
        </w:rPr>
        <w:lastRenderedPageBreak/>
        <w:t>were recorded</w:t>
      </w:r>
      <w:r w:rsidR="0013038C" w:rsidRPr="001C7A2B">
        <w:rPr>
          <w:rFonts w:ascii="Times New Roman" w:eastAsia="Times New Roman" w:hAnsi="Times New Roman" w:cs="Times New Roman"/>
          <w:sz w:val="24"/>
          <w:szCs w:val="24"/>
        </w:rPr>
        <w:t xml:space="preserve">. For cores </w:t>
      </w:r>
      <w:r w:rsidR="00333681" w:rsidRPr="001C7A2B">
        <w:rPr>
          <w:rFonts w:ascii="Times New Roman" w:eastAsia="Times New Roman" w:hAnsi="Times New Roman" w:cs="Times New Roman"/>
          <w:sz w:val="24"/>
          <w:szCs w:val="24"/>
        </w:rPr>
        <w:t>where</w:t>
      </w:r>
      <w:r w:rsidR="0013038C" w:rsidRPr="001C7A2B">
        <w:rPr>
          <w:rFonts w:ascii="Times New Roman" w:eastAsia="Times New Roman" w:hAnsi="Times New Roman" w:cs="Times New Roman"/>
          <w:sz w:val="24"/>
          <w:szCs w:val="24"/>
        </w:rPr>
        <w:t xml:space="preserve"> a pith date could not be estimated, a minimum age was recorded.</w:t>
      </w:r>
      <w:r w:rsidR="00970E50" w:rsidRPr="001C7A2B">
        <w:rPr>
          <w:rFonts w:ascii="Times New Roman" w:eastAsia="Times New Roman" w:hAnsi="Times New Roman" w:cs="Times New Roman"/>
          <w:sz w:val="24"/>
          <w:szCs w:val="24"/>
        </w:rPr>
        <w:t xml:space="preserve"> </w:t>
      </w:r>
      <w:r w:rsidR="00B639FE" w:rsidRPr="001C7A2B">
        <w:rPr>
          <w:rFonts w:ascii="Times New Roman" w:eastAsia="Times New Roman" w:hAnsi="Times New Roman" w:cs="Times New Roman"/>
          <w:sz w:val="24"/>
          <w:szCs w:val="24"/>
        </w:rPr>
        <w:t xml:space="preserve">Some cores </w:t>
      </w:r>
      <w:r w:rsidR="0013038C" w:rsidRPr="001C7A2B">
        <w:rPr>
          <w:rFonts w:ascii="Times New Roman" w:eastAsia="Times New Roman" w:hAnsi="Times New Roman" w:cs="Times New Roman"/>
          <w:sz w:val="24"/>
          <w:szCs w:val="24"/>
        </w:rPr>
        <w:t xml:space="preserve">were unable to be dated due to fractures, missing segments, rotten </w:t>
      </w:r>
      <w:r w:rsidR="00333681" w:rsidRPr="001C7A2B">
        <w:rPr>
          <w:rFonts w:ascii="Times New Roman" w:eastAsia="Times New Roman" w:hAnsi="Times New Roman" w:cs="Times New Roman"/>
          <w:sz w:val="24"/>
          <w:szCs w:val="24"/>
        </w:rPr>
        <w:t>wood,</w:t>
      </w:r>
      <w:r w:rsidR="0013038C" w:rsidRPr="001C7A2B">
        <w:rPr>
          <w:rFonts w:ascii="Times New Roman" w:eastAsia="Times New Roman" w:hAnsi="Times New Roman" w:cs="Times New Roman"/>
          <w:sz w:val="24"/>
          <w:szCs w:val="24"/>
        </w:rPr>
        <w:t xml:space="preserve"> or other problems.</w:t>
      </w:r>
    </w:p>
    <w:p w14:paraId="559C2372" w14:textId="2AEBCC8C" w:rsidR="002A4FBD" w:rsidRPr="001C7A2B" w:rsidRDefault="00333681"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To </w:t>
      </w:r>
      <w:r w:rsidR="0013038C" w:rsidRPr="001C7A2B">
        <w:rPr>
          <w:rFonts w:ascii="Times New Roman" w:eastAsia="Times New Roman" w:hAnsi="Times New Roman" w:cs="Times New Roman"/>
          <w:sz w:val="24"/>
          <w:szCs w:val="24"/>
        </w:rPr>
        <w:t xml:space="preserve">measure the ring widths of each core, the cores had to be </w:t>
      </w:r>
      <w:r w:rsidR="00B932A8" w:rsidRPr="001C7A2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1C7A2B">
        <w:rPr>
          <w:rFonts w:ascii="Times New Roman" w:eastAsia="Times New Roman" w:hAnsi="Times New Roman" w:cs="Times New Roman"/>
          <w:sz w:val="24"/>
          <w:szCs w:val="24"/>
        </w:rPr>
        <w:t>1200</w:t>
      </w:r>
      <w:r w:rsidR="00B932A8" w:rsidRPr="001C7A2B">
        <w:rPr>
          <w:rFonts w:ascii="Times New Roman" w:eastAsia="Times New Roman" w:hAnsi="Times New Roman" w:cs="Times New Roman"/>
          <w:sz w:val="24"/>
          <w:szCs w:val="24"/>
        </w:rPr>
        <w:t xml:space="preserve"> dpi resolution. The scanned images </w:t>
      </w:r>
      <w:r w:rsidR="001961D8" w:rsidRPr="001C7A2B">
        <w:rPr>
          <w:rFonts w:ascii="Times New Roman" w:eastAsia="Times New Roman" w:hAnsi="Times New Roman" w:cs="Times New Roman"/>
          <w:sz w:val="24"/>
          <w:szCs w:val="24"/>
        </w:rPr>
        <w:t>were uploaded</w:t>
      </w:r>
      <w:r w:rsidR="00B932A8" w:rsidRPr="001C7A2B">
        <w:rPr>
          <w:rFonts w:ascii="Times New Roman" w:eastAsia="Times New Roman" w:hAnsi="Times New Roman" w:cs="Times New Roman"/>
          <w:sz w:val="24"/>
          <w:szCs w:val="24"/>
        </w:rPr>
        <w:t xml:space="preserve"> into </w:t>
      </w:r>
      <w:r w:rsidR="00940C14" w:rsidRPr="001C7A2B">
        <w:rPr>
          <w:rFonts w:ascii="Times New Roman" w:eastAsia="Times New Roman" w:hAnsi="Times New Roman" w:cs="Times New Roman"/>
          <w:sz w:val="24"/>
          <w:szCs w:val="24"/>
        </w:rPr>
        <w:t xml:space="preserve">Cybis </w:t>
      </w:r>
      <w:r w:rsidR="00B932A8" w:rsidRPr="001C7A2B">
        <w:rPr>
          <w:rFonts w:ascii="Times New Roman" w:eastAsia="Times New Roman" w:hAnsi="Times New Roman" w:cs="Times New Roman"/>
          <w:sz w:val="24"/>
          <w:szCs w:val="24"/>
        </w:rPr>
        <w:t>CooRecorder</w:t>
      </w:r>
      <w:r w:rsidR="00940C14" w:rsidRPr="001C7A2B">
        <w:rPr>
          <w:rFonts w:ascii="Times New Roman" w:eastAsia="Times New Roman" w:hAnsi="Times New Roman" w:cs="Times New Roman"/>
          <w:sz w:val="24"/>
          <w:szCs w:val="24"/>
        </w:rPr>
        <w:t xml:space="preserve"> software</w:t>
      </w:r>
      <w:r w:rsidR="00FA6257">
        <w:rPr>
          <w:rFonts w:ascii="Times New Roman" w:eastAsia="Times New Roman" w:hAnsi="Times New Roman" w:cs="Times New Roman"/>
          <w:sz w:val="24"/>
          <w:szCs w:val="24"/>
        </w:rPr>
        <w:t xml:space="preserve"> (</w:t>
      </w:r>
      <w:hyperlink r:id="rId18" w:history="1">
        <w:r w:rsidR="00FA6257" w:rsidRPr="00D6578F">
          <w:rPr>
            <w:rStyle w:val="Hyperlink"/>
            <w:rFonts w:ascii="Times New Roman" w:eastAsia="Times New Roman" w:hAnsi="Times New Roman" w:cs="Times New Roman"/>
            <w:sz w:val="24"/>
            <w:szCs w:val="24"/>
          </w:rPr>
          <w:t>https://www.cybis.se/forfun/dendro/index.htm</w:t>
        </w:r>
      </w:hyperlink>
      <w:r w:rsidR="00FA6257">
        <w:rPr>
          <w:rFonts w:ascii="Times New Roman" w:eastAsia="Times New Roman" w:hAnsi="Times New Roman" w:cs="Times New Roman"/>
          <w:sz w:val="24"/>
          <w:szCs w:val="24"/>
        </w:rPr>
        <w:t>)</w:t>
      </w:r>
      <w:r w:rsidR="00D57725" w:rsidRPr="001C7A2B">
        <w:rPr>
          <w:rFonts w:ascii="Times New Roman" w:eastAsia="Times New Roman" w:hAnsi="Times New Roman" w:cs="Times New Roman"/>
          <w:sz w:val="24"/>
          <w:szCs w:val="24"/>
        </w:rPr>
        <w:t xml:space="preserve">. Each ring was marked in the software so that the date could be </w:t>
      </w:r>
      <w:r w:rsidR="001437AF" w:rsidRPr="001C7A2B">
        <w:rPr>
          <w:rFonts w:ascii="Times New Roman" w:eastAsia="Times New Roman" w:hAnsi="Times New Roman" w:cs="Times New Roman"/>
          <w:sz w:val="24"/>
          <w:szCs w:val="24"/>
        </w:rPr>
        <w:t>verified,</w:t>
      </w:r>
      <w:r w:rsidR="00D57725" w:rsidRPr="001C7A2B">
        <w:rPr>
          <w:rFonts w:ascii="Times New Roman" w:eastAsia="Times New Roman" w:hAnsi="Times New Roman" w:cs="Times New Roman"/>
          <w:sz w:val="24"/>
          <w:szCs w:val="24"/>
        </w:rPr>
        <w:t xml:space="preserve"> and ring widths measured.</w:t>
      </w:r>
      <w:r w:rsidR="00EC55CB" w:rsidRPr="001C7A2B">
        <w:rPr>
          <w:rFonts w:ascii="Times New Roman" w:eastAsia="Times New Roman" w:hAnsi="Times New Roman" w:cs="Times New Roman"/>
          <w:sz w:val="24"/>
          <w:szCs w:val="24"/>
        </w:rPr>
        <w:t xml:space="preserve"> </w:t>
      </w:r>
      <w:r w:rsidR="00B639FE" w:rsidRPr="001C7A2B">
        <w:rPr>
          <w:rFonts w:ascii="Times New Roman" w:eastAsia="Times New Roman" w:hAnsi="Times New Roman" w:cs="Times New Roman"/>
          <w:sz w:val="24"/>
          <w:szCs w:val="24"/>
        </w:rPr>
        <w:t xml:space="preserve">These </w:t>
      </w:r>
      <w:r w:rsidR="000E2593" w:rsidRPr="001C7A2B">
        <w:rPr>
          <w:rFonts w:ascii="Times New Roman" w:eastAsia="Times New Roman" w:hAnsi="Times New Roman" w:cs="Times New Roman"/>
          <w:sz w:val="24"/>
          <w:szCs w:val="24"/>
        </w:rPr>
        <w:t xml:space="preserve">cores </w:t>
      </w:r>
      <w:r w:rsidR="00D020C6">
        <w:rPr>
          <w:rFonts w:ascii="Times New Roman" w:eastAsia="Times New Roman" w:hAnsi="Times New Roman" w:cs="Times New Roman"/>
          <w:sz w:val="24"/>
          <w:szCs w:val="24"/>
        </w:rPr>
        <w:t>were</w:t>
      </w:r>
      <w:r w:rsidR="000E2593" w:rsidRPr="001C7A2B">
        <w:rPr>
          <w:rFonts w:ascii="Times New Roman" w:eastAsia="Times New Roman" w:hAnsi="Times New Roman" w:cs="Times New Roman"/>
          <w:sz w:val="24"/>
          <w:szCs w:val="24"/>
        </w:rPr>
        <w:t xml:space="preserve"> </w:t>
      </w:r>
      <w:r w:rsidR="003D4EA3" w:rsidRPr="001C7A2B">
        <w:rPr>
          <w:rFonts w:ascii="Times New Roman" w:eastAsia="Times New Roman" w:hAnsi="Times New Roman" w:cs="Times New Roman"/>
          <w:sz w:val="24"/>
          <w:szCs w:val="24"/>
        </w:rPr>
        <w:t>upload</w:t>
      </w:r>
      <w:r w:rsidR="000E2593" w:rsidRPr="001C7A2B">
        <w:rPr>
          <w:rFonts w:ascii="Times New Roman" w:eastAsia="Times New Roman" w:hAnsi="Times New Roman" w:cs="Times New Roman"/>
          <w:sz w:val="24"/>
          <w:szCs w:val="24"/>
        </w:rPr>
        <w:t>ed</w:t>
      </w:r>
      <w:r w:rsidR="00B639FE" w:rsidRPr="001C7A2B">
        <w:rPr>
          <w:rFonts w:ascii="Times New Roman" w:eastAsia="Times New Roman" w:hAnsi="Times New Roman" w:cs="Times New Roman"/>
          <w:sz w:val="24"/>
          <w:szCs w:val="24"/>
        </w:rPr>
        <w:t xml:space="preserve"> into </w:t>
      </w:r>
      <w:r w:rsidR="00940C14" w:rsidRPr="001C7A2B">
        <w:rPr>
          <w:rFonts w:ascii="Times New Roman" w:eastAsia="Times New Roman" w:hAnsi="Times New Roman" w:cs="Times New Roman"/>
          <w:sz w:val="24"/>
          <w:szCs w:val="24"/>
        </w:rPr>
        <w:t xml:space="preserve">Cybis </w:t>
      </w:r>
      <w:r w:rsidR="00B639FE" w:rsidRPr="001C7A2B">
        <w:rPr>
          <w:rFonts w:ascii="Times New Roman" w:eastAsia="Times New Roman" w:hAnsi="Times New Roman" w:cs="Times New Roman"/>
          <w:sz w:val="24"/>
          <w:szCs w:val="24"/>
        </w:rPr>
        <w:t xml:space="preserve">Cdendro </w:t>
      </w:r>
      <w:r w:rsidR="00940C14" w:rsidRPr="001C7A2B">
        <w:rPr>
          <w:rFonts w:ascii="Times New Roman" w:eastAsia="Times New Roman" w:hAnsi="Times New Roman" w:cs="Times New Roman"/>
          <w:sz w:val="24"/>
          <w:szCs w:val="24"/>
        </w:rPr>
        <w:t xml:space="preserve">software </w:t>
      </w:r>
      <w:r w:rsidR="00B639FE" w:rsidRPr="001C7A2B">
        <w:rPr>
          <w:rFonts w:ascii="Times New Roman" w:eastAsia="Times New Roman" w:hAnsi="Times New Roman" w:cs="Times New Roman"/>
          <w:sz w:val="24"/>
          <w:szCs w:val="24"/>
        </w:rPr>
        <w:t xml:space="preserve">for </w:t>
      </w:r>
      <w:r w:rsidR="003D4EA3" w:rsidRPr="001C7A2B">
        <w:rPr>
          <w:rFonts w:ascii="Times New Roman" w:eastAsia="Times New Roman" w:hAnsi="Times New Roman" w:cs="Times New Roman"/>
          <w:sz w:val="24"/>
          <w:szCs w:val="24"/>
        </w:rPr>
        <w:t xml:space="preserve">ring width measurement. </w:t>
      </w:r>
    </w:p>
    <w:p w14:paraId="4FD90A22" w14:textId="77777777" w:rsidR="00DB40FF" w:rsidRPr="001C7A2B" w:rsidRDefault="00DB40FF" w:rsidP="00391242">
      <w:pPr>
        <w:spacing w:line="240" w:lineRule="auto"/>
        <w:rPr>
          <w:rFonts w:ascii="Times New Roman" w:eastAsia="Times New Roman" w:hAnsi="Times New Roman" w:cs="Times New Roman"/>
          <w:b/>
          <w:bCs/>
          <w:sz w:val="28"/>
          <w:szCs w:val="28"/>
        </w:rPr>
      </w:pPr>
    </w:p>
    <w:p w14:paraId="4DBF0E28" w14:textId="2A5311A7" w:rsidR="002A4FBD" w:rsidRDefault="00DB40FF"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Analysis Methods</w:t>
      </w:r>
    </w:p>
    <w:p w14:paraId="01DDE0B6" w14:textId="77F8A9DE" w:rsidR="002C602B" w:rsidRPr="001C7A2B" w:rsidRDefault="002C602B" w:rsidP="00391242">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Crossdating</w:t>
      </w:r>
    </w:p>
    <w:p w14:paraId="0E3DAA25" w14:textId="00242384" w:rsidR="00411ABE" w:rsidRDefault="00526287"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Collections were </w:t>
      </w:r>
      <w:r w:rsidR="00BB00A8" w:rsidRPr="001C7A2B">
        <w:rPr>
          <w:rFonts w:ascii="Times New Roman" w:eastAsia="Times New Roman" w:hAnsi="Times New Roman" w:cs="Times New Roman"/>
          <w:sz w:val="24"/>
          <w:szCs w:val="24"/>
        </w:rPr>
        <w:t xml:space="preserve">created so that </w:t>
      </w:r>
      <w:r w:rsidR="00966263" w:rsidRPr="001C7A2B">
        <w:rPr>
          <w:rFonts w:ascii="Times New Roman" w:eastAsia="Times New Roman" w:hAnsi="Times New Roman" w:cs="Times New Roman"/>
          <w:sz w:val="24"/>
          <w:szCs w:val="24"/>
        </w:rPr>
        <w:t>cores</w:t>
      </w:r>
      <w:r w:rsidR="00BB00A8" w:rsidRPr="001C7A2B">
        <w:rPr>
          <w:rFonts w:ascii="Times New Roman" w:eastAsia="Times New Roman" w:hAnsi="Times New Roman" w:cs="Times New Roman"/>
          <w:sz w:val="24"/>
          <w:szCs w:val="24"/>
        </w:rPr>
        <w:t xml:space="preserve"> could be analyzed</w:t>
      </w:r>
      <w:r w:rsidR="00966263" w:rsidRPr="001C7A2B">
        <w:rPr>
          <w:rFonts w:ascii="Times New Roman" w:eastAsia="Times New Roman" w:hAnsi="Times New Roman" w:cs="Times New Roman"/>
          <w:sz w:val="24"/>
          <w:szCs w:val="24"/>
        </w:rPr>
        <w:t xml:space="preserve">. </w:t>
      </w:r>
      <w:r w:rsidR="002A4FBD" w:rsidRPr="001C7A2B">
        <w:rPr>
          <w:rFonts w:ascii="Times New Roman" w:eastAsia="Times New Roman" w:hAnsi="Times New Roman" w:cs="Times New Roman"/>
          <w:sz w:val="24"/>
          <w:szCs w:val="24"/>
        </w:rPr>
        <w:t>Dated and scanned cores are saved as a .RWL file and uploaded into Cdendro</w:t>
      </w:r>
      <w:r w:rsidR="00966263" w:rsidRPr="001C7A2B">
        <w:rPr>
          <w:rFonts w:ascii="Times New Roman" w:eastAsia="Times New Roman" w:hAnsi="Times New Roman" w:cs="Times New Roman"/>
          <w:sz w:val="24"/>
          <w:szCs w:val="24"/>
        </w:rPr>
        <w:t xml:space="preserve">. Files were separated into 4 different sites: Upper Beasley, Lower Beasley, Childs and Sheep. </w:t>
      </w:r>
      <w:r w:rsidR="00236338">
        <w:rPr>
          <w:rFonts w:ascii="Times New Roman" w:eastAsia="Times New Roman" w:hAnsi="Times New Roman" w:cs="Times New Roman"/>
          <w:sz w:val="24"/>
          <w:szCs w:val="24"/>
        </w:rPr>
        <w:t>All</w:t>
      </w:r>
      <w:r w:rsidR="00411ABE">
        <w:rPr>
          <w:rFonts w:ascii="Times New Roman" w:eastAsia="Times New Roman" w:hAnsi="Times New Roman" w:cs="Times New Roman"/>
          <w:sz w:val="24"/>
          <w:szCs w:val="24"/>
        </w:rPr>
        <w:t xml:space="preserve"> the cores (n=148) were run through COFECHA as a dated series with no undated series. Because of the short nature of the cores, the segment length was set to 30 years and the lag length was set to 15 years. With all the cores run through COFECHA, cores with a correlation coefficient of +0.3 were pulled out to use. This series (n=39) was run through COFECHA again and </w:t>
      </w:r>
      <w:r w:rsidR="002C602B">
        <w:rPr>
          <w:rFonts w:ascii="Times New Roman" w:eastAsia="Times New Roman" w:hAnsi="Times New Roman" w:cs="Times New Roman"/>
          <w:sz w:val="24"/>
          <w:szCs w:val="24"/>
        </w:rPr>
        <w:t>produced an</w:t>
      </w:r>
      <w:r w:rsidR="00411ABE">
        <w:rPr>
          <w:rFonts w:ascii="Times New Roman" w:eastAsia="Times New Roman" w:hAnsi="Times New Roman" w:cs="Times New Roman"/>
          <w:sz w:val="24"/>
          <w:szCs w:val="24"/>
        </w:rPr>
        <w:t xml:space="preserve"> interseries correlation of +0.395. </w:t>
      </w:r>
    </w:p>
    <w:p w14:paraId="52C1E0FB" w14:textId="77777777" w:rsidR="00457C71" w:rsidRDefault="00457C71" w:rsidP="00391242">
      <w:pPr>
        <w:spacing w:line="240" w:lineRule="auto"/>
        <w:rPr>
          <w:rFonts w:ascii="Times New Roman" w:eastAsia="Times New Roman" w:hAnsi="Times New Roman" w:cs="Times New Roman"/>
          <w:sz w:val="24"/>
          <w:szCs w:val="24"/>
        </w:rPr>
      </w:pPr>
    </w:p>
    <w:p w14:paraId="28C8B21A" w14:textId="59F623A2" w:rsidR="00411ABE" w:rsidRDefault="00411ABE"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Limitations/Assumptions</w:t>
      </w:r>
    </w:p>
    <w:p w14:paraId="3F6B433B" w14:textId="43FBD910" w:rsidR="00411ABE" w:rsidRDefault="002C602B"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series and cores collected are short in nature. This makes it difficult to produce high correlations for crossdating. I used COFECHA to select cores that were correlated to each other and the overall collection of tree cores to use for further analysis. </w:t>
      </w:r>
      <w:r w:rsidR="00411ABE">
        <w:rPr>
          <w:rFonts w:ascii="Times New Roman" w:eastAsia="Times New Roman" w:hAnsi="Times New Roman" w:cs="Times New Roman"/>
          <w:sz w:val="24"/>
          <w:szCs w:val="24"/>
        </w:rPr>
        <w:t>Because Fremont cottonwoods and Goo</w:t>
      </w:r>
      <w:r w:rsidR="00FA6257">
        <w:rPr>
          <w:rFonts w:ascii="Times New Roman" w:eastAsia="Times New Roman" w:hAnsi="Times New Roman" w:cs="Times New Roman"/>
          <w:sz w:val="24"/>
          <w:szCs w:val="24"/>
        </w:rPr>
        <w:t>d</w:t>
      </w:r>
      <w:r w:rsidR="00411ABE">
        <w:rPr>
          <w:rFonts w:ascii="Times New Roman" w:eastAsia="Times New Roman" w:hAnsi="Times New Roman" w:cs="Times New Roman"/>
          <w:sz w:val="24"/>
          <w:szCs w:val="24"/>
        </w:rPr>
        <w:t>ding</w:t>
      </w:r>
      <w:r w:rsidR="00E45042">
        <w:rPr>
          <w:rFonts w:ascii="Times New Roman" w:eastAsia="Times New Roman" w:hAnsi="Times New Roman" w:cs="Times New Roman"/>
          <w:sz w:val="24"/>
          <w:szCs w:val="24"/>
        </w:rPr>
        <w:t>’s</w:t>
      </w:r>
      <w:r w:rsidR="00411ABE">
        <w:rPr>
          <w:rFonts w:ascii="Times New Roman" w:eastAsia="Times New Roman" w:hAnsi="Times New Roman" w:cs="Times New Roman"/>
          <w:sz w:val="24"/>
          <w:szCs w:val="24"/>
        </w:rPr>
        <w:t xml:space="preserve"> willows grow in riparian areas with access to year around water, it is unlikely that</w:t>
      </w:r>
      <w:r>
        <w:rPr>
          <w:rFonts w:ascii="Times New Roman" w:eastAsia="Times New Roman" w:hAnsi="Times New Roman" w:cs="Times New Roman"/>
          <w:sz w:val="24"/>
          <w:szCs w:val="24"/>
        </w:rPr>
        <w:t xml:space="preserve"> rings are missing which means that the trees are likely dated correctly even though </w:t>
      </w:r>
      <w:r w:rsidR="00E45042">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may be difficult to statistically prove.</w:t>
      </w:r>
    </w:p>
    <w:p w14:paraId="6D6903F3" w14:textId="77777777" w:rsidR="00411ABE" w:rsidRPr="001C7A2B" w:rsidRDefault="00411ABE" w:rsidP="00391242">
      <w:pPr>
        <w:spacing w:line="240" w:lineRule="auto"/>
        <w:ind w:firstLine="720"/>
        <w:rPr>
          <w:rFonts w:ascii="Times New Roman" w:eastAsia="Times New Roman" w:hAnsi="Times New Roman" w:cs="Times New Roman"/>
          <w:sz w:val="24"/>
          <w:szCs w:val="24"/>
        </w:rPr>
      </w:pPr>
    </w:p>
    <w:p w14:paraId="27A5D927" w14:textId="7F02C5EC" w:rsidR="003D69A4" w:rsidRPr="001C7A2B" w:rsidRDefault="002C602B" w:rsidP="00391242">
      <w:pPr>
        <w:spacing w:line="240" w:lineRule="auto"/>
        <w:rPr>
          <w:rFonts w:ascii="Times New Roman" w:eastAsia="Times New Roman" w:hAnsi="Times New Roman" w:cs="Times New Roman"/>
          <w:sz w:val="24"/>
          <w:szCs w:val="24"/>
        </w:rPr>
      </w:pPr>
      <w:commentRangeStart w:id="63"/>
      <w:r>
        <w:rPr>
          <w:rFonts w:ascii="Times New Roman" w:eastAsia="Times New Roman" w:hAnsi="Times New Roman" w:cs="Times New Roman"/>
          <w:sz w:val="24"/>
          <w:szCs w:val="24"/>
        </w:rPr>
        <w:t>Growth</w:t>
      </w:r>
      <w:commentRangeEnd w:id="63"/>
      <w:r w:rsidR="003930E5">
        <w:rPr>
          <w:rStyle w:val="CommentReference"/>
        </w:rPr>
        <w:commentReference w:id="63"/>
      </w:r>
    </w:p>
    <w:p w14:paraId="6641DC3D" w14:textId="6C071571" w:rsidR="002C602B" w:rsidRPr="001C7A2B" w:rsidRDefault="00F73994" w:rsidP="00CF1901">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To analyze the collections that were created I imported the collections into R. The dplR package created by Dr. Andy Bunn was used</w:t>
      </w:r>
      <w:r w:rsidR="00C85318">
        <w:rPr>
          <w:rFonts w:ascii="Times New Roman" w:eastAsia="Times New Roman" w:hAnsi="Times New Roman" w:cs="Times New Roman"/>
          <w:sz w:val="24"/>
          <w:szCs w:val="24"/>
        </w:rPr>
        <w:t xml:space="preserve"> </w:t>
      </w:r>
      <w:r w:rsidR="00C85318">
        <w:rPr>
          <w:rFonts w:ascii="Times New Roman" w:eastAsia="Times New Roman" w:hAnsi="Times New Roman" w:cs="Times New Roman"/>
          <w:sz w:val="24"/>
          <w:szCs w:val="24"/>
        </w:rPr>
        <w:fldChar w:fldCharType="begin"/>
      </w:r>
      <w:r w:rsidR="00C85318">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C85318">
        <w:rPr>
          <w:rFonts w:ascii="Times New Roman" w:eastAsia="Times New Roman" w:hAnsi="Times New Roman" w:cs="Times New Roman"/>
          <w:sz w:val="24"/>
          <w:szCs w:val="24"/>
        </w:rPr>
        <w:fldChar w:fldCharType="separate"/>
      </w:r>
      <w:r w:rsidR="00C85318" w:rsidRPr="00C85318">
        <w:rPr>
          <w:rFonts w:ascii="Times New Roman" w:hAnsi="Times New Roman" w:cs="Times New Roman"/>
          <w:sz w:val="24"/>
        </w:rPr>
        <w:t>(Bunn 2010)</w:t>
      </w:r>
      <w:r w:rsidR="00C85318">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Collections were first detrended</w:t>
      </w:r>
      <w:r w:rsidR="002C602B">
        <w:rPr>
          <w:rFonts w:ascii="Times New Roman" w:eastAsia="Times New Roman" w:hAnsi="Times New Roman" w:cs="Times New Roman"/>
          <w:sz w:val="24"/>
          <w:szCs w:val="24"/>
        </w:rPr>
        <w:t xml:space="preserve"> using an age-dependent spline method</w:t>
      </w:r>
      <w:r w:rsidRPr="001C7A2B">
        <w:rPr>
          <w:rFonts w:ascii="Times New Roman" w:eastAsia="Times New Roman" w:hAnsi="Times New Roman" w:cs="Times New Roman"/>
          <w:sz w:val="24"/>
          <w:szCs w:val="24"/>
        </w:rPr>
        <w:t xml:space="preserve"> and then mean Ring Width Indices (RWI) were created for each collection</w:t>
      </w:r>
      <w:r w:rsidR="002C602B">
        <w:rPr>
          <w:rFonts w:ascii="Times New Roman" w:eastAsia="Times New Roman" w:hAnsi="Times New Roman" w:cs="Times New Roman"/>
          <w:sz w:val="24"/>
          <w:szCs w:val="24"/>
        </w:rPr>
        <w:t xml:space="preserve"> as well as an overall mean RWI plot for all the cores collected.</w:t>
      </w:r>
      <w:r w:rsidR="00CF1901">
        <w:rPr>
          <w:rFonts w:ascii="Times New Roman" w:eastAsia="Times New Roman" w:hAnsi="Times New Roman" w:cs="Times New Roman"/>
          <w:sz w:val="24"/>
          <w:szCs w:val="24"/>
        </w:rPr>
        <w:t xml:space="preserve"> </w:t>
      </w:r>
      <w:r w:rsidR="002C602B">
        <w:rPr>
          <w:rFonts w:ascii="Times New Roman" w:eastAsia="Times New Roman" w:hAnsi="Times New Roman" w:cs="Times New Roman"/>
          <w:sz w:val="24"/>
          <w:szCs w:val="24"/>
        </w:rPr>
        <w:t xml:space="preserve">The “bai.in” function was used to calculate the Basal Area Increment among the trees in each plot as well as a plot containing all the trees. </w:t>
      </w:r>
    </w:p>
    <w:p w14:paraId="4D35EC1F" w14:textId="77777777" w:rsidR="00B82126" w:rsidRPr="001C7A2B" w:rsidRDefault="00B82126" w:rsidP="00391242">
      <w:pPr>
        <w:pStyle w:val="ListParagraph"/>
        <w:spacing w:line="240" w:lineRule="auto"/>
        <w:ind w:left="0"/>
        <w:rPr>
          <w:rFonts w:ascii="Times New Roman" w:eastAsia="Times New Roman" w:hAnsi="Times New Roman" w:cs="Times New Roman"/>
          <w:sz w:val="24"/>
          <w:szCs w:val="24"/>
        </w:rPr>
      </w:pPr>
    </w:p>
    <w:p w14:paraId="68224AD7" w14:textId="1D7FA33F" w:rsidR="00A84E37" w:rsidRDefault="00A84E37" w:rsidP="00391242">
      <w:pPr>
        <w:spacing w:line="240" w:lineRule="auto"/>
        <w:rPr>
          <w:rFonts w:ascii="Times New Roman" w:eastAsia="Times New Roman" w:hAnsi="Times New Roman" w:cs="Times New Roman"/>
          <w:sz w:val="24"/>
          <w:szCs w:val="24"/>
        </w:rPr>
      </w:pPr>
      <w:r w:rsidRPr="00883070">
        <w:rPr>
          <w:rFonts w:ascii="Times New Roman" w:eastAsia="Times New Roman" w:hAnsi="Times New Roman" w:cs="Times New Roman"/>
          <w:sz w:val="24"/>
          <w:szCs w:val="24"/>
        </w:rPr>
        <w:t>Correlation to climate</w:t>
      </w:r>
    </w:p>
    <w:p w14:paraId="7256A926" w14:textId="3F9A2FF5" w:rsidR="003930E5" w:rsidRPr="00CF1901" w:rsidRDefault="003930E5" w:rsidP="00391242">
      <w:pPr>
        <w:spacing w:line="240" w:lineRule="auto"/>
        <w:ind w:firstLine="720"/>
        <w:rPr>
          <w:rFonts w:ascii="Times New Roman" w:eastAsia="Times New Roman" w:hAnsi="Times New Roman" w:cs="Times New Roman"/>
          <w:sz w:val="24"/>
          <w:szCs w:val="24"/>
        </w:rPr>
      </w:pPr>
      <w:r w:rsidRPr="00CF1901">
        <w:rPr>
          <w:rFonts w:ascii="Times New Roman" w:eastAsia="Times New Roman" w:hAnsi="Times New Roman" w:cs="Times New Roman"/>
          <w:sz w:val="24"/>
          <w:szCs w:val="24"/>
        </w:rPr>
        <w:t xml:space="preserve">Three climate variables were used to run a response function analysis and a correlation analysis on my chronologies. </w:t>
      </w:r>
      <w:r w:rsidR="00A84E37" w:rsidRPr="00CF1901">
        <w:rPr>
          <w:rFonts w:ascii="Times New Roman" w:eastAsia="Times New Roman" w:hAnsi="Times New Roman" w:cs="Times New Roman"/>
          <w:sz w:val="24"/>
          <w:szCs w:val="24"/>
        </w:rPr>
        <w:t>Average temp</w:t>
      </w:r>
      <w:r w:rsidRPr="00CF1901">
        <w:rPr>
          <w:rFonts w:ascii="Times New Roman" w:eastAsia="Times New Roman" w:hAnsi="Times New Roman" w:cs="Times New Roman"/>
          <w:sz w:val="24"/>
          <w:szCs w:val="24"/>
        </w:rPr>
        <w:t xml:space="preserve">erature, </w:t>
      </w:r>
      <w:r w:rsidR="00A84E37" w:rsidRPr="00CF1901">
        <w:rPr>
          <w:rFonts w:ascii="Times New Roman" w:eastAsia="Times New Roman" w:hAnsi="Times New Roman" w:cs="Times New Roman"/>
          <w:sz w:val="24"/>
          <w:szCs w:val="24"/>
        </w:rPr>
        <w:t>Precipitation</w:t>
      </w:r>
      <w:r w:rsidRPr="00CF1901">
        <w:rPr>
          <w:rFonts w:ascii="Times New Roman" w:eastAsia="Times New Roman" w:hAnsi="Times New Roman" w:cs="Times New Roman"/>
          <w:sz w:val="24"/>
          <w:szCs w:val="24"/>
        </w:rPr>
        <w:t>, and PDSI were all downloaded from the NOAA climate monitoring website (</w:t>
      </w:r>
      <w:hyperlink r:id="rId19" w:history="1">
        <w:r w:rsidRPr="00CF1901">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hyperlink>
      <w:r w:rsidRPr="00CF1901">
        <w:rPr>
          <w:rFonts w:ascii="Times New Roman" w:eastAsia="Times New Roman" w:hAnsi="Times New Roman" w:cs="Times New Roman"/>
          <w:sz w:val="24"/>
          <w:szCs w:val="24"/>
        </w:rPr>
        <w:t xml:space="preserve">). Monthly data </w:t>
      </w:r>
      <w:r w:rsidR="00751612">
        <w:rPr>
          <w:rFonts w:ascii="Times New Roman" w:eastAsia="Times New Roman" w:hAnsi="Times New Roman" w:cs="Times New Roman"/>
          <w:sz w:val="24"/>
          <w:szCs w:val="24"/>
        </w:rPr>
        <w:t>were</w:t>
      </w:r>
      <w:r w:rsidR="00751612" w:rsidRPr="00CF1901">
        <w:rPr>
          <w:rFonts w:ascii="Times New Roman" w:eastAsia="Times New Roman" w:hAnsi="Times New Roman" w:cs="Times New Roman"/>
          <w:sz w:val="24"/>
          <w:szCs w:val="24"/>
        </w:rPr>
        <w:t xml:space="preserve"> </w:t>
      </w:r>
      <w:r w:rsidRPr="00CF1901">
        <w:rPr>
          <w:rFonts w:ascii="Times New Roman" w:eastAsia="Times New Roman" w:hAnsi="Times New Roman" w:cs="Times New Roman"/>
          <w:sz w:val="24"/>
          <w:szCs w:val="24"/>
        </w:rPr>
        <w:t xml:space="preserve">downloaded from 1993 to 2023 </w:t>
      </w:r>
      <w:r w:rsidR="00A60E93" w:rsidRPr="00CF1901">
        <w:rPr>
          <w:rFonts w:ascii="Times New Roman" w:eastAsia="Times New Roman" w:hAnsi="Times New Roman" w:cs="Times New Roman"/>
          <w:sz w:val="24"/>
          <w:szCs w:val="24"/>
        </w:rPr>
        <w:t>for</w:t>
      </w:r>
      <w:r w:rsidRPr="00CF1901">
        <w:rPr>
          <w:rFonts w:ascii="Times New Roman" w:eastAsia="Times New Roman" w:hAnsi="Times New Roman" w:cs="Times New Roman"/>
          <w:sz w:val="24"/>
          <w:szCs w:val="24"/>
        </w:rPr>
        <w:t xml:space="preserve"> Yavapai County, Arizona.</w:t>
      </w:r>
    </w:p>
    <w:p w14:paraId="416CDE05" w14:textId="77777777" w:rsidR="00A84E37" w:rsidRDefault="00A84E37" w:rsidP="00391242">
      <w:pPr>
        <w:spacing w:line="240" w:lineRule="auto"/>
        <w:rPr>
          <w:rFonts w:ascii="Times New Roman" w:eastAsia="Times New Roman" w:hAnsi="Times New Roman" w:cs="Times New Roman"/>
          <w:sz w:val="24"/>
          <w:szCs w:val="24"/>
        </w:rPr>
      </w:pPr>
    </w:p>
    <w:p w14:paraId="712DF14D" w14:textId="2D95D53D" w:rsidR="00A84E37" w:rsidRPr="001C7A2B" w:rsidRDefault="00F7399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Flows </w:t>
      </w:r>
    </w:p>
    <w:p w14:paraId="5A417C2B" w14:textId="5D243DAB" w:rsidR="00F73994" w:rsidRPr="001C7A2B" w:rsidRDefault="00834D6B"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To correlate</w:t>
      </w:r>
      <w:r w:rsidR="00F73994" w:rsidRPr="001C7A2B">
        <w:rPr>
          <w:rFonts w:ascii="Times New Roman" w:eastAsia="Times New Roman" w:hAnsi="Times New Roman" w:cs="Times New Roman"/>
          <w:sz w:val="24"/>
          <w:szCs w:val="24"/>
        </w:rPr>
        <w:t xml:space="preserve"> interannual growth and Verde River discharge, m</w:t>
      </w:r>
      <w:r w:rsidR="002E02F5" w:rsidRPr="001C7A2B">
        <w:rPr>
          <w:rFonts w:ascii="Times New Roman" w:eastAsia="Times New Roman" w:hAnsi="Times New Roman" w:cs="Times New Roman"/>
          <w:sz w:val="24"/>
          <w:szCs w:val="24"/>
        </w:rPr>
        <w:t xml:space="preserve">ean </w:t>
      </w:r>
      <w:r w:rsidR="00D020C6">
        <w:rPr>
          <w:rFonts w:ascii="Times New Roman" w:eastAsia="Times New Roman" w:hAnsi="Times New Roman" w:cs="Times New Roman"/>
          <w:sz w:val="24"/>
          <w:szCs w:val="24"/>
        </w:rPr>
        <w:t xml:space="preserve">annual </w:t>
      </w:r>
      <w:r w:rsidR="002E02F5" w:rsidRPr="001C7A2B">
        <w:rPr>
          <w:rFonts w:ascii="Times New Roman" w:eastAsia="Times New Roman" w:hAnsi="Times New Roman" w:cs="Times New Roman"/>
          <w:sz w:val="24"/>
          <w:szCs w:val="24"/>
        </w:rPr>
        <w:t xml:space="preserve">flows were gathered from the Verde River near Camp Verde </w:t>
      </w:r>
      <w:r w:rsidR="002E02F5" w:rsidRPr="001C7A2B">
        <w:rPr>
          <w:rFonts w:ascii="Times New Roman" w:hAnsi="Times New Roman" w:cs="Times New Roman"/>
          <w:sz w:val="24"/>
          <w:szCs w:val="24"/>
        </w:rPr>
        <w:t xml:space="preserve">(09506000) USGS </w:t>
      </w:r>
      <w:r w:rsidR="00F73994" w:rsidRPr="001C7A2B">
        <w:rPr>
          <w:rFonts w:ascii="Times New Roman" w:hAnsi="Times New Roman" w:cs="Times New Roman"/>
          <w:sz w:val="24"/>
          <w:szCs w:val="24"/>
        </w:rPr>
        <w:t>gauge</w:t>
      </w:r>
      <w:r w:rsidR="002E02F5" w:rsidRPr="001C7A2B">
        <w:rPr>
          <w:rFonts w:ascii="Times New Roman" w:hAnsi="Times New Roman" w:cs="Times New Roman"/>
          <w:sz w:val="24"/>
          <w:szCs w:val="24"/>
        </w:rPr>
        <w:t xml:space="preserve"> from 1988-2023</w:t>
      </w:r>
      <w:r w:rsidR="00F73994" w:rsidRPr="001C7A2B">
        <w:rPr>
          <w:rFonts w:ascii="Times New Roman" w:hAnsi="Times New Roman" w:cs="Times New Roman"/>
          <w:sz w:val="24"/>
          <w:szCs w:val="24"/>
        </w:rPr>
        <w:t>.</w:t>
      </w:r>
      <w:r w:rsidR="00B82126" w:rsidRPr="001C7A2B">
        <w:rPr>
          <w:rFonts w:ascii="Times New Roman" w:hAnsi="Times New Roman" w:cs="Times New Roman"/>
          <w:sz w:val="24"/>
          <w:szCs w:val="24"/>
        </w:rPr>
        <w:t xml:space="preserve"> I used data exported from the USGS National Water Information System. </w:t>
      </w:r>
      <w:r w:rsidR="00F73994" w:rsidRPr="001C7A2B">
        <w:rPr>
          <w:rFonts w:ascii="Times New Roman" w:hAnsi="Times New Roman" w:cs="Times New Roman"/>
          <w:sz w:val="24"/>
          <w:szCs w:val="24"/>
        </w:rPr>
        <w:t xml:space="preserve"> I chose this location as it is located near the Wild and Scenic portion of the river and had the longest continuous discharge record. </w:t>
      </w:r>
      <w:r w:rsidR="003930E5">
        <w:rPr>
          <w:rFonts w:ascii="Times New Roman" w:hAnsi="Times New Roman" w:cs="Times New Roman"/>
          <w:sz w:val="24"/>
          <w:szCs w:val="24"/>
        </w:rPr>
        <w:t>This data was then compiled into mean monthly data for analysis.</w:t>
      </w:r>
    </w:p>
    <w:p w14:paraId="20CBDC8F" w14:textId="77777777" w:rsidR="00330B98" w:rsidRDefault="00330B98" w:rsidP="00391242">
      <w:pPr>
        <w:spacing w:line="240" w:lineRule="auto"/>
        <w:rPr>
          <w:rFonts w:ascii="Times New Roman" w:eastAsia="Times New Roman" w:hAnsi="Times New Roman" w:cs="Times New Roman"/>
          <w:sz w:val="24"/>
          <w:szCs w:val="24"/>
        </w:rPr>
      </w:pPr>
    </w:p>
    <w:p w14:paraId="6860B73D" w14:textId="5F4BFF28" w:rsidR="00EF3281" w:rsidRDefault="00EF3281" w:rsidP="00391242">
      <w:pPr>
        <w:spacing w:line="240" w:lineRule="auto"/>
        <w:rPr>
          <w:rFonts w:ascii="Times New Roman" w:eastAsia="Times New Roman" w:hAnsi="Times New Roman" w:cs="Times New Roman"/>
          <w:sz w:val="24"/>
          <w:szCs w:val="24"/>
        </w:rPr>
      </w:pPr>
      <w:commentRangeStart w:id="64"/>
      <w:r>
        <w:rPr>
          <w:rFonts w:ascii="Times New Roman" w:eastAsia="Times New Roman" w:hAnsi="Times New Roman" w:cs="Times New Roman"/>
          <w:sz w:val="24"/>
          <w:szCs w:val="24"/>
        </w:rPr>
        <w:t>Response Function Analysis</w:t>
      </w:r>
      <w:commentRangeEnd w:id="64"/>
      <w:r>
        <w:rPr>
          <w:rStyle w:val="CommentReference"/>
        </w:rPr>
        <w:commentReference w:id="64"/>
      </w:r>
    </w:p>
    <w:p w14:paraId="223C13DB" w14:textId="0521FC28" w:rsidR="00330B98" w:rsidRDefault="00B91807"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function analysis </w:t>
      </w:r>
      <w:r w:rsidR="0088307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used to help determine relationships between climate variables and tree growth. They differ from simple correlations in that they address the autocorrelation that is usually prevalent in </w:t>
      </w:r>
      <w:r>
        <w:rPr>
          <w:rFonts w:ascii="Times New Roman" w:eastAsia="Times New Roman" w:hAnsi="Times New Roman" w:cs="Times New Roman"/>
          <w:sz w:val="24"/>
          <w:szCs w:val="24"/>
        </w:rPr>
        <w:lastRenderedPageBreak/>
        <w:t xml:space="preserve">both climate and tree growth data. </w:t>
      </w:r>
      <w:r w:rsidR="005E3B94">
        <w:rPr>
          <w:rFonts w:ascii="Times New Roman" w:eastAsia="Times New Roman" w:hAnsi="Times New Roman" w:cs="Times New Roman"/>
          <w:sz w:val="24"/>
          <w:szCs w:val="24"/>
        </w:rPr>
        <w:t xml:space="preserve">Response functions and their results are more robust </w:t>
      </w:r>
      <w:r w:rsidR="00E91AA7">
        <w:rPr>
          <w:rFonts w:ascii="Times New Roman" w:eastAsia="Times New Roman" w:hAnsi="Times New Roman" w:cs="Times New Roman"/>
          <w:sz w:val="24"/>
          <w:szCs w:val="24"/>
        </w:rPr>
        <w:t>than simple correlations</w:t>
      </w:r>
      <w:r w:rsidR="005E3B94">
        <w:rPr>
          <w:rFonts w:ascii="Times New Roman" w:eastAsia="Times New Roman" w:hAnsi="Times New Roman" w:cs="Times New Roman"/>
          <w:sz w:val="24"/>
          <w:szCs w:val="24"/>
        </w:rPr>
        <w:t xml:space="preserve">. </w:t>
      </w:r>
      <w:r w:rsidR="00330B98" w:rsidRPr="0035777B">
        <w:rPr>
          <w:rFonts w:ascii="Times New Roman" w:eastAsia="Times New Roman" w:hAnsi="Times New Roman" w:cs="Times New Roman"/>
          <w:sz w:val="24"/>
          <w:szCs w:val="24"/>
        </w:rPr>
        <w:t xml:space="preserve">Using the </w:t>
      </w:r>
      <w:commentRangeStart w:id="65"/>
      <w:r w:rsidR="00330B98" w:rsidRPr="0035777B">
        <w:rPr>
          <w:rFonts w:ascii="Times New Roman" w:eastAsia="Times New Roman" w:hAnsi="Times New Roman" w:cs="Times New Roman"/>
          <w:sz w:val="24"/>
          <w:szCs w:val="24"/>
        </w:rPr>
        <w:t xml:space="preserve">Treeclim </w:t>
      </w:r>
      <w:commentRangeEnd w:id="65"/>
      <w:r w:rsidR="00330B98">
        <w:rPr>
          <w:rStyle w:val="CommentReference"/>
        </w:rPr>
        <w:commentReference w:id="65"/>
      </w:r>
      <w:r w:rsidR="00330B98" w:rsidRPr="0035777B">
        <w:rPr>
          <w:rFonts w:ascii="Times New Roman" w:eastAsia="Times New Roman" w:hAnsi="Times New Roman" w:cs="Times New Roman"/>
          <w:sz w:val="24"/>
          <w:szCs w:val="24"/>
        </w:rPr>
        <w:t>package in R</w:t>
      </w:r>
      <w:r w:rsidR="005E3B94">
        <w:rPr>
          <w:rFonts w:ascii="Times New Roman" w:eastAsia="Times New Roman" w:hAnsi="Times New Roman" w:cs="Times New Roman"/>
          <w:sz w:val="24"/>
          <w:szCs w:val="24"/>
        </w:rPr>
        <w:t xml:space="preserve"> </w:t>
      </w:r>
      <w:r w:rsidR="005E3B94">
        <w:rPr>
          <w:rFonts w:ascii="Times New Roman" w:eastAsia="Times New Roman" w:hAnsi="Times New Roman" w:cs="Times New Roman"/>
          <w:sz w:val="24"/>
          <w:szCs w:val="24"/>
        </w:rPr>
        <w:fldChar w:fldCharType="begin"/>
      </w:r>
      <w:r w:rsidR="005E3B94">
        <w:rPr>
          <w:rFonts w:ascii="Times New Roman" w:eastAsia="Times New Roman" w:hAnsi="Times New Roman" w:cs="Times New Roman"/>
          <w:sz w:val="24"/>
          <w:szCs w:val="24"/>
        </w:rPr>
        <w:instrText xml:space="preserve"> ADDIN ZOTERO_ITEM CSL_CITATION {"citationID":"0JhktPNB","properties":{"formattedCitation":"(Zang and Biondi 2015)","plainCitation":"(Zang and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005E3B94">
        <w:rPr>
          <w:rFonts w:ascii="Times New Roman" w:eastAsia="Times New Roman" w:hAnsi="Times New Roman" w:cs="Times New Roman"/>
          <w:sz w:val="24"/>
          <w:szCs w:val="24"/>
        </w:rPr>
        <w:fldChar w:fldCharType="separate"/>
      </w:r>
      <w:r w:rsidR="005E3B94" w:rsidRPr="005E3B94">
        <w:rPr>
          <w:rFonts w:ascii="Times New Roman" w:hAnsi="Times New Roman" w:cs="Times New Roman"/>
          <w:sz w:val="24"/>
        </w:rPr>
        <w:t>(Zang and Biondi 2015)</w:t>
      </w:r>
      <w:r w:rsidR="005E3B94">
        <w:rPr>
          <w:rFonts w:ascii="Times New Roman" w:eastAsia="Times New Roman" w:hAnsi="Times New Roman" w:cs="Times New Roman"/>
          <w:sz w:val="24"/>
          <w:szCs w:val="24"/>
        </w:rPr>
        <w:fldChar w:fldCharType="end"/>
      </w:r>
      <w:r w:rsidR="00330B98" w:rsidRPr="0035777B">
        <w:rPr>
          <w:rFonts w:ascii="Times New Roman" w:eastAsia="Times New Roman" w:hAnsi="Times New Roman" w:cs="Times New Roman"/>
          <w:sz w:val="24"/>
          <w:szCs w:val="24"/>
        </w:rPr>
        <w:t xml:space="preserve"> I correlated my chronologies to </w:t>
      </w:r>
      <w:r w:rsidR="00330B98">
        <w:rPr>
          <w:rFonts w:ascii="Times New Roman" w:eastAsia="Times New Roman" w:hAnsi="Times New Roman" w:cs="Times New Roman"/>
          <w:sz w:val="24"/>
          <w:szCs w:val="24"/>
        </w:rPr>
        <w:t xml:space="preserve">my 3 </w:t>
      </w:r>
      <w:r w:rsidR="00330B98" w:rsidRPr="0035777B">
        <w:rPr>
          <w:rFonts w:ascii="Times New Roman" w:eastAsia="Times New Roman" w:hAnsi="Times New Roman" w:cs="Times New Roman"/>
          <w:sz w:val="24"/>
          <w:szCs w:val="24"/>
        </w:rPr>
        <w:t>climate variables</w:t>
      </w:r>
      <w:r w:rsidR="00330B98">
        <w:rPr>
          <w:rFonts w:ascii="Times New Roman" w:eastAsia="Times New Roman" w:hAnsi="Times New Roman" w:cs="Times New Roman"/>
          <w:sz w:val="24"/>
          <w:szCs w:val="24"/>
        </w:rPr>
        <w:t xml:space="preserve"> and mean monthly streamflow</w:t>
      </w:r>
      <w:r w:rsidR="00330B98" w:rsidRPr="0035777B">
        <w:rPr>
          <w:rFonts w:ascii="Times New Roman" w:eastAsia="Times New Roman" w:hAnsi="Times New Roman" w:cs="Times New Roman"/>
          <w:sz w:val="24"/>
          <w:szCs w:val="24"/>
        </w:rPr>
        <w:t xml:space="preserve">. Climate variables were downloaded for Yavapai county, Arizona. A critical P-value of less than or equal to </w:t>
      </w:r>
      <w:r w:rsidR="00FA6257">
        <w:rPr>
          <w:rFonts w:ascii="Times New Roman" w:eastAsia="Times New Roman" w:hAnsi="Times New Roman" w:cs="Times New Roman"/>
          <w:sz w:val="24"/>
          <w:szCs w:val="24"/>
        </w:rPr>
        <w:t>0</w:t>
      </w:r>
      <w:r w:rsidR="00330B98" w:rsidRPr="0035777B">
        <w:rPr>
          <w:rFonts w:ascii="Times New Roman" w:eastAsia="Times New Roman" w:hAnsi="Times New Roman" w:cs="Times New Roman"/>
          <w:sz w:val="24"/>
          <w:szCs w:val="24"/>
        </w:rPr>
        <w:t xml:space="preserve">.05 was used to determine if a trend was significant and </w:t>
      </w:r>
      <w:r w:rsidR="00330B98">
        <w:rPr>
          <w:rFonts w:ascii="Times New Roman" w:eastAsia="Times New Roman" w:hAnsi="Times New Roman" w:cs="Times New Roman"/>
          <w:sz w:val="24"/>
          <w:szCs w:val="24"/>
        </w:rPr>
        <w:t>an exact</w:t>
      </w:r>
      <w:r w:rsidR="00330B98" w:rsidRPr="0035777B">
        <w:rPr>
          <w:rFonts w:ascii="Times New Roman" w:eastAsia="Times New Roman" w:hAnsi="Times New Roman" w:cs="Times New Roman"/>
          <w:sz w:val="24"/>
          <w:szCs w:val="24"/>
        </w:rPr>
        <w:t xml:space="preserve"> bootstrap method was used.</w:t>
      </w:r>
      <w:r w:rsidR="00A43D9B">
        <w:rPr>
          <w:rFonts w:ascii="Times New Roman" w:eastAsia="Times New Roman" w:hAnsi="Times New Roman" w:cs="Times New Roman"/>
          <w:sz w:val="24"/>
          <w:szCs w:val="24"/>
        </w:rPr>
        <w:t xml:space="preserve"> </w:t>
      </w:r>
      <w:r w:rsidR="00EF3281">
        <w:rPr>
          <w:rFonts w:ascii="Times New Roman" w:eastAsia="Times New Roman" w:hAnsi="Times New Roman" w:cs="Times New Roman"/>
          <w:sz w:val="24"/>
          <w:szCs w:val="24"/>
        </w:rPr>
        <w:t>A response function analysis was used for water year (</w:t>
      </w:r>
      <w:r w:rsidR="00E75DAF">
        <w:rPr>
          <w:rFonts w:ascii="Times New Roman" w:eastAsia="Times New Roman" w:hAnsi="Times New Roman" w:cs="Times New Roman"/>
          <w:sz w:val="24"/>
          <w:szCs w:val="24"/>
        </w:rPr>
        <w:t>September</w:t>
      </w:r>
      <w:r w:rsidR="00EF3281">
        <w:rPr>
          <w:rFonts w:ascii="Times New Roman" w:eastAsia="Times New Roman" w:hAnsi="Times New Roman" w:cs="Times New Roman"/>
          <w:sz w:val="24"/>
          <w:szCs w:val="24"/>
        </w:rPr>
        <w:t>-</w:t>
      </w:r>
      <w:r w:rsidR="00E75DAF">
        <w:rPr>
          <w:rFonts w:ascii="Times New Roman" w:eastAsia="Times New Roman" w:hAnsi="Times New Roman" w:cs="Times New Roman"/>
          <w:sz w:val="24"/>
          <w:szCs w:val="24"/>
        </w:rPr>
        <w:t>October</w:t>
      </w:r>
      <w:r w:rsidR="00EF3281">
        <w:rPr>
          <w:rFonts w:ascii="Times New Roman" w:eastAsia="Times New Roman" w:hAnsi="Times New Roman" w:cs="Times New Roman"/>
          <w:sz w:val="24"/>
          <w:szCs w:val="24"/>
        </w:rPr>
        <w:t>)</w:t>
      </w:r>
      <w:r w:rsidR="00A43D9B">
        <w:rPr>
          <w:rFonts w:ascii="Times New Roman" w:eastAsia="Times New Roman" w:hAnsi="Times New Roman" w:cs="Times New Roman"/>
          <w:sz w:val="24"/>
          <w:szCs w:val="24"/>
        </w:rPr>
        <w:t xml:space="preserve"> was used to test against the annual growth for that year.</w:t>
      </w:r>
    </w:p>
    <w:p w14:paraId="35867D77" w14:textId="77777777" w:rsidR="00F73994" w:rsidRPr="001C7A2B" w:rsidRDefault="00F73994" w:rsidP="00391242">
      <w:pPr>
        <w:spacing w:line="240" w:lineRule="auto"/>
        <w:rPr>
          <w:rFonts w:ascii="Times New Roman" w:eastAsia="Times New Roman" w:hAnsi="Times New Roman" w:cs="Times New Roman"/>
          <w:sz w:val="24"/>
          <w:szCs w:val="24"/>
        </w:rPr>
      </w:pPr>
    </w:p>
    <w:p w14:paraId="48A97985" w14:textId="77777777" w:rsidR="00F73994" w:rsidRPr="00CF1901" w:rsidRDefault="00B16521" w:rsidP="00391242">
      <w:pPr>
        <w:pStyle w:val="Heading2"/>
        <w:spacing w:line="240" w:lineRule="auto"/>
        <w:rPr>
          <w:rFonts w:ascii="Times New Roman" w:hAnsi="Times New Roman" w:cs="Times New Roman"/>
        </w:rPr>
      </w:pPr>
      <w:bookmarkStart w:id="66" w:name="_Toc187849256"/>
      <w:commentRangeStart w:id="67"/>
      <w:r w:rsidRPr="00CF1901">
        <w:rPr>
          <w:rFonts w:ascii="Times New Roman" w:hAnsi="Times New Roman" w:cs="Times New Roman"/>
        </w:rPr>
        <w:t>Ari</w:t>
      </w:r>
      <w:r w:rsidR="00316175" w:rsidRPr="00CF1901">
        <w:rPr>
          <w:rFonts w:ascii="Times New Roman" w:hAnsi="Times New Roman" w:cs="Times New Roman"/>
        </w:rPr>
        <w:t>e</w:t>
      </w:r>
      <w:r w:rsidRPr="00CF1901">
        <w:rPr>
          <w:rFonts w:ascii="Times New Roman" w:hAnsi="Times New Roman" w:cs="Times New Roman"/>
        </w:rPr>
        <w:t>al imagery</w:t>
      </w:r>
      <w:commentRangeEnd w:id="67"/>
      <w:r w:rsidR="00F72E3A" w:rsidRPr="00CF1901">
        <w:rPr>
          <w:rStyle w:val="CommentReference"/>
          <w:rFonts w:ascii="Times New Roman" w:hAnsi="Times New Roman" w:cs="Times New Roman"/>
        </w:rPr>
        <w:commentReference w:id="67"/>
      </w:r>
      <w:bookmarkEnd w:id="66"/>
    </w:p>
    <w:p w14:paraId="380C568D" w14:textId="0A62E46B"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Laboratory Methods</w:t>
      </w:r>
    </w:p>
    <w:p w14:paraId="21D6633D" w14:textId="575CA664" w:rsidR="001D30C3" w:rsidRPr="001C7A2B" w:rsidRDefault="00F73994" w:rsidP="00391242">
      <w:pPr>
        <w:spacing w:line="240" w:lineRule="auto"/>
        <w:ind w:firstLine="720"/>
        <w:rPr>
          <w:rFonts w:ascii="Times New Roman" w:hAnsi="Times New Roman" w:cs="Times New Roman"/>
          <w:sz w:val="24"/>
          <w:szCs w:val="24"/>
        </w:rPr>
      </w:pPr>
      <w:r w:rsidRPr="001C7A2B">
        <w:rPr>
          <w:rFonts w:ascii="Times New Roman" w:hAnsi="Times New Roman" w:cs="Times New Roman"/>
          <w:sz w:val="24"/>
          <w:szCs w:val="24"/>
        </w:rPr>
        <w:t xml:space="preserve"> Aerial imagery was used </w:t>
      </w:r>
      <w:r w:rsidR="00D020C6">
        <w:rPr>
          <w:rFonts w:ascii="Times New Roman" w:hAnsi="Times New Roman" w:cs="Times New Roman"/>
          <w:sz w:val="24"/>
          <w:szCs w:val="24"/>
        </w:rPr>
        <w:t xml:space="preserve">to </w:t>
      </w:r>
      <w:r w:rsidRPr="001C7A2B">
        <w:rPr>
          <w:rFonts w:ascii="Times New Roman" w:hAnsi="Times New Roman" w:cs="Times New Roman"/>
          <w:sz w:val="24"/>
          <w:szCs w:val="24"/>
        </w:rPr>
        <w:t xml:space="preserve">locate specific timeframes when scour and regeneration </w:t>
      </w:r>
      <w:r w:rsidR="0042724F" w:rsidRPr="001C7A2B">
        <w:rPr>
          <w:rFonts w:ascii="Times New Roman" w:hAnsi="Times New Roman" w:cs="Times New Roman"/>
          <w:sz w:val="24"/>
          <w:szCs w:val="24"/>
        </w:rPr>
        <w:t xml:space="preserve">occurred. </w:t>
      </w:r>
      <w:r w:rsidRPr="001C7A2B">
        <w:rPr>
          <w:rFonts w:ascii="Times New Roman" w:hAnsi="Times New Roman" w:cs="Times New Roman"/>
          <w:sz w:val="24"/>
          <w:szCs w:val="24"/>
        </w:rPr>
        <w:t>National Agriculture Imager Program (</w:t>
      </w:r>
      <w:r w:rsidR="002E02F5" w:rsidRPr="001C7A2B">
        <w:rPr>
          <w:rFonts w:ascii="Times New Roman" w:hAnsi="Times New Roman" w:cs="Times New Roman"/>
          <w:sz w:val="24"/>
          <w:szCs w:val="24"/>
        </w:rPr>
        <w:t>NAIP</w:t>
      </w:r>
      <w:r w:rsidRPr="001C7A2B">
        <w:rPr>
          <w:rFonts w:ascii="Times New Roman" w:hAnsi="Times New Roman" w:cs="Times New Roman"/>
          <w:sz w:val="24"/>
          <w:szCs w:val="24"/>
        </w:rPr>
        <w:t>)</w:t>
      </w:r>
      <w:r w:rsidR="002E02F5" w:rsidRPr="001C7A2B">
        <w:rPr>
          <w:rFonts w:ascii="Times New Roman" w:hAnsi="Times New Roman" w:cs="Times New Roman"/>
          <w:sz w:val="24"/>
          <w:szCs w:val="24"/>
        </w:rPr>
        <w:t xml:space="preserve"> imagery was gathered from the USGS Earth Explorer database</w:t>
      </w:r>
      <w:r w:rsidR="00834D6B">
        <w:rPr>
          <w:rFonts w:ascii="Times New Roman" w:hAnsi="Times New Roman" w:cs="Times New Roman"/>
          <w:sz w:val="24"/>
          <w:szCs w:val="24"/>
        </w:rPr>
        <w:t xml:space="preserve"> (</w:t>
      </w:r>
      <w:hyperlink r:id="rId20" w:history="1">
        <w:r w:rsidR="00834D6B" w:rsidRPr="007F08A3">
          <w:rPr>
            <w:rStyle w:val="Hyperlink"/>
            <w:rFonts w:ascii="Times New Roman" w:hAnsi="Times New Roman" w:cs="Times New Roman"/>
            <w:sz w:val="24"/>
            <w:szCs w:val="24"/>
          </w:rPr>
          <w:t>https://earthexplorer.usgs.gov/</w:t>
        </w:r>
      </w:hyperlink>
      <w:r w:rsidR="00834D6B">
        <w:rPr>
          <w:rFonts w:ascii="Times New Roman" w:hAnsi="Times New Roman" w:cs="Times New Roman"/>
          <w:sz w:val="24"/>
          <w:szCs w:val="24"/>
        </w:rPr>
        <w:t>, August 2024</w:t>
      </w:r>
      <w:r w:rsidR="00D020C6">
        <w:rPr>
          <w:rFonts w:ascii="Times New Roman" w:hAnsi="Times New Roman" w:cs="Times New Roman"/>
          <w:sz w:val="24"/>
          <w:szCs w:val="24"/>
        </w:rPr>
        <w:t>)</w:t>
      </w:r>
      <w:r w:rsidR="0042724F" w:rsidRPr="001C7A2B">
        <w:rPr>
          <w:rFonts w:ascii="Times New Roman" w:hAnsi="Times New Roman" w:cs="Times New Roman"/>
          <w:sz w:val="24"/>
          <w:szCs w:val="24"/>
        </w:rPr>
        <w:t xml:space="preserve">. Images containing the whole study site </w:t>
      </w:r>
      <w:r w:rsidR="005530A0">
        <w:rPr>
          <w:rFonts w:ascii="Times New Roman" w:hAnsi="Times New Roman" w:cs="Times New Roman"/>
          <w:sz w:val="24"/>
          <w:szCs w:val="24"/>
        </w:rPr>
        <w:t>were</w:t>
      </w:r>
      <w:r w:rsidR="0042724F" w:rsidRPr="001C7A2B">
        <w:rPr>
          <w:rFonts w:ascii="Times New Roman" w:hAnsi="Times New Roman" w:cs="Times New Roman"/>
          <w:sz w:val="24"/>
          <w:szCs w:val="24"/>
        </w:rPr>
        <w:t xml:space="preserve"> chosen</w:t>
      </w:r>
      <w:r w:rsidR="005530A0">
        <w:rPr>
          <w:rFonts w:ascii="Times New Roman" w:hAnsi="Times New Roman" w:cs="Times New Roman"/>
          <w:sz w:val="24"/>
          <w:szCs w:val="24"/>
        </w:rPr>
        <w:t>,</w:t>
      </w:r>
      <w:r w:rsidR="002E02F5" w:rsidRPr="001C7A2B">
        <w:rPr>
          <w:rFonts w:ascii="Times New Roman" w:hAnsi="Times New Roman" w:cs="Times New Roman"/>
          <w:sz w:val="24"/>
          <w:szCs w:val="24"/>
        </w:rPr>
        <w:t xml:space="preserve"> gathered and uploaded into ArcGIS </w:t>
      </w:r>
      <w:r w:rsidR="00B8457A" w:rsidRPr="001C7A2B">
        <w:rPr>
          <w:rFonts w:ascii="Times New Roman" w:hAnsi="Times New Roman" w:cs="Times New Roman"/>
          <w:sz w:val="24"/>
          <w:szCs w:val="24"/>
        </w:rPr>
        <w:t>P</w:t>
      </w:r>
      <w:r w:rsidR="002E02F5" w:rsidRPr="001C7A2B">
        <w:rPr>
          <w:rFonts w:ascii="Times New Roman" w:hAnsi="Times New Roman" w:cs="Times New Roman"/>
          <w:sz w:val="24"/>
          <w:szCs w:val="24"/>
        </w:rPr>
        <w:t>ro</w:t>
      </w:r>
      <w:r w:rsidR="006E522C" w:rsidRPr="001C7A2B">
        <w:rPr>
          <w:rFonts w:ascii="Times New Roman" w:hAnsi="Times New Roman" w:cs="Times New Roman"/>
          <w:sz w:val="24"/>
          <w:szCs w:val="24"/>
        </w:rPr>
        <w:t xml:space="preserve">. </w:t>
      </w:r>
      <w:r w:rsidR="007E0E08">
        <w:rPr>
          <w:rFonts w:ascii="Times New Roman" w:hAnsi="Times New Roman" w:cs="Times New Roman"/>
          <w:sz w:val="24"/>
          <w:szCs w:val="24"/>
        </w:rPr>
        <w:t xml:space="preserve">NAIP imagery was available for all sites </w:t>
      </w:r>
      <w:r w:rsidR="00457C71">
        <w:rPr>
          <w:rFonts w:ascii="Times New Roman" w:hAnsi="Times New Roman" w:cs="Times New Roman"/>
          <w:sz w:val="24"/>
          <w:szCs w:val="24"/>
        </w:rPr>
        <w:t>in:</w:t>
      </w:r>
      <w:r w:rsidR="007E0E08">
        <w:rPr>
          <w:rFonts w:ascii="Times New Roman" w:hAnsi="Times New Roman" w:cs="Times New Roman"/>
          <w:sz w:val="24"/>
          <w:szCs w:val="24"/>
        </w:rPr>
        <w:t xml:space="preserve"> 2023, 2021, 2019, </w:t>
      </w:r>
      <w:r w:rsidR="00457C71">
        <w:rPr>
          <w:rFonts w:ascii="Times New Roman" w:hAnsi="Times New Roman" w:cs="Times New Roman"/>
          <w:sz w:val="24"/>
          <w:szCs w:val="24"/>
        </w:rPr>
        <w:t>2017,</w:t>
      </w:r>
      <w:r w:rsidR="007E0E08">
        <w:rPr>
          <w:rFonts w:ascii="Times New Roman" w:hAnsi="Times New Roman" w:cs="Times New Roman"/>
          <w:sz w:val="24"/>
          <w:szCs w:val="24"/>
        </w:rPr>
        <w:t xml:space="preserve"> 2015, 2013, 2010. Before the year 2010, the classification is unable to be done reliably.</w:t>
      </w:r>
    </w:p>
    <w:p w14:paraId="5D6416A0" w14:textId="77777777" w:rsidR="00B8457A" w:rsidRPr="001C7A2B" w:rsidRDefault="00B8457A" w:rsidP="00391242">
      <w:pPr>
        <w:spacing w:line="240" w:lineRule="auto"/>
        <w:ind w:firstLine="720"/>
        <w:rPr>
          <w:rFonts w:ascii="Times New Roman" w:hAnsi="Times New Roman" w:cs="Times New Roman"/>
          <w:sz w:val="24"/>
          <w:szCs w:val="24"/>
        </w:rPr>
      </w:pPr>
    </w:p>
    <w:p w14:paraId="5B55E1FC" w14:textId="4AE90FDF" w:rsidR="00B82126" w:rsidRPr="00457C71"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Analysis Methods</w:t>
      </w:r>
      <w:r w:rsidR="00B8457A" w:rsidRPr="001C7A2B">
        <w:rPr>
          <w:rFonts w:ascii="Times New Roman" w:hAnsi="Times New Roman" w:cs="Times New Roman"/>
          <w:sz w:val="24"/>
          <w:szCs w:val="24"/>
        </w:rPr>
        <w:t xml:space="preserve"> </w:t>
      </w:r>
    </w:p>
    <w:p w14:paraId="3CF4EB37" w14:textId="28214303" w:rsidR="00F86600" w:rsidRDefault="00231B38" w:rsidP="00391242">
      <w:pPr>
        <w:spacing w:line="240" w:lineRule="auto"/>
        <w:rPr>
          <w:rFonts w:ascii="Times New Roman" w:hAnsi="Times New Roman" w:cs="Times New Roman"/>
          <w:sz w:val="24"/>
          <w:szCs w:val="24"/>
        </w:rPr>
      </w:pPr>
      <w:r>
        <w:rPr>
          <w:rFonts w:ascii="Times New Roman" w:hAnsi="Times New Roman" w:cs="Times New Roman"/>
          <w:sz w:val="24"/>
          <w:szCs w:val="24"/>
        </w:rPr>
        <w:tab/>
      </w:r>
      <w:r w:rsidRPr="00391242">
        <w:rPr>
          <w:rFonts w:ascii="Times New Roman" w:hAnsi="Times New Roman" w:cs="Times New Roman"/>
          <w:sz w:val="24"/>
          <w:szCs w:val="24"/>
        </w:rPr>
        <w:t xml:space="preserve">Images were clipped to the Verde </w:t>
      </w:r>
      <w:r w:rsidR="00C65D12" w:rsidRPr="00391242">
        <w:rPr>
          <w:rFonts w:ascii="Times New Roman" w:hAnsi="Times New Roman" w:cs="Times New Roman"/>
          <w:sz w:val="24"/>
          <w:szCs w:val="24"/>
        </w:rPr>
        <w:t>River floodplain</w:t>
      </w:r>
      <w:r w:rsidRPr="00391242">
        <w:rPr>
          <w:rFonts w:ascii="Times New Roman" w:hAnsi="Times New Roman" w:cs="Times New Roman"/>
          <w:sz w:val="24"/>
          <w:szCs w:val="24"/>
        </w:rPr>
        <w:t xml:space="preserve">. The Verde River flowline was downloaded from the AzGeo Hub </w:t>
      </w:r>
      <w:r w:rsidR="00391242" w:rsidRPr="00391242">
        <w:rPr>
          <w:rFonts w:ascii="Times New Roman" w:hAnsi="Times New Roman" w:cs="Times New Roman"/>
          <w:sz w:val="24"/>
          <w:szCs w:val="24"/>
        </w:rPr>
        <w:t>(</w:t>
      </w:r>
      <w:hyperlink r:id="rId21" w:history="1">
        <w:r w:rsidR="00CD6E42" w:rsidRPr="00DF0B05">
          <w:rPr>
            <w:rStyle w:val="Hyperlink"/>
            <w:rFonts w:ascii="Times New Roman" w:hAnsi="Times New Roman" w:cs="Times New Roman"/>
            <w:sz w:val="24"/>
            <w:szCs w:val="24"/>
          </w:rPr>
          <w:t>https://azgeo-open-data-agic.hub.arcgis.com</w:t>
        </w:r>
      </w:hyperlink>
      <w:r w:rsidR="00CD6E42">
        <w:rPr>
          <w:rFonts w:ascii="Times New Roman" w:hAnsi="Times New Roman" w:cs="Times New Roman"/>
          <w:sz w:val="24"/>
          <w:szCs w:val="24"/>
        </w:rPr>
        <w:t xml:space="preserve"> </w:t>
      </w:r>
      <w:r w:rsidR="00391242" w:rsidRPr="00391242">
        <w:rPr>
          <w:rFonts w:ascii="Times New Roman" w:hAnsi="Times New Roman" w:cs="Times New Roman"/>
          <w:sz w:val="24"/>
          <w:szCs w:val="24"/>
        </w:rPr>
        <w:t>) and</w:t>
      </w:r>
      <w:r w:rsidRPr="00391242">
        <w:rPr>
          <w:rFonts w:ascii="Times New Roman" w:hAnsi="Times New Roman" w:cs="Times New Roman"/>
          <w:sz w:val="24"/>
          <w:szCs w:val="24"/>
        </w:rPr>
        <w:t xml:space="preserve"> a </w:t>
      </w:r>
      <w:r w:rsidR="00C65D12" w:rsidRPr="00391242">
        <w:rPr>
          <w:rFonts w:ascii="Times New Roman" w:hAnsi="Times New Roman" w:cs="Times New Roman"/>
          <w:sz w:val="24"/>
          <w:szCs w:val="24"/>
        </w:rPr>
        <w:t>150 meter</w:t>
      </w:r>
      <w:r w:rsidRPr="00391242">
        <w:rPr>
          <w:rFonts w:ascii="Times New Roman" w:hAnsi="Times New Roman" w:cs="Times New Roman"/>
          <w:sz w:val="24"/>
          <w:szCs w:val="24"/>
        </w:rPr>
        <w:t xml:space="preserve"> buffer was created from that flow line. The area within that polygon was then used for analysis.</w:t>
      </w:r>
    </w:p>
    <w:p w14:paraId="069142AF" w14:textId="77777777" w:rsidR="00391242" w:rsidRDefault="00391242" w:rsidP="00391242">
      <w:pPr>
        <w:spacing w:line="240" w:lineRule="auto"/>
        <w:rPr>
          <w:rFonts w:ascii="Times New Roman" w:hAnsi="Times New Roman" w:cs="Times New Roman"/>
          <w:sz w:val="24"/>
          <w:szCs w:val="24"/>
        </w:rPr>
      </w:pPr>
    </w:p>
    <w:p w14:paraId="4FEA2A48" w14:textId="72603B95" w:rsidR="00231B38" w:rsidRPr="00B51C2E" w:rsidRDefault="00F86600" w:rsidP="00B51C2E">
      <w:pPr>
        <w:keepNext/>
        <w:spacing w:line="240" w:lineRule="auto"/>
        <w:jc w:val="center"/>
      </w:pPr>
      <w:r w:rsidRPr="00F00915">
        <w:rPr>
          <w:rFonts w:ascii="Times New Roman" w:hAnsi="Times New Roman" w:cs="Times New Roman"/>
          <w:noProof/>
          <w:sz w:val="24"/>
          <w:szCs w:val="24"/>
        </w:rPr>
        <w:drawing>
          <wp:inline distT="0" distB="0" distL="0" distR="0" wp14:anchorId="519CD51E" wp14:editId="08A8CA3A">
            <wp:extent cx="2825063" cy="1875790"/>
            <wp:effectExtent l="0" t="0" r="0" b="0"/>
            <wp:docPr id="468952244" name="Picture 1" descr="A blue circle on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2244" name="Picture 1" descr="A blue circle on a line&#10;&#10;Description automatically generated with medium confidence"/>
                    <pic:cNvPicPr/>
                  </pic:nvPicPr>
                  <pic:blipFill>
                    <a:blip r:embed="rId22"/>
                    <a:stretch>
                      <a:fillRect/>
                    </a:stretch>
                  </pic:blipFill>
                  <pic:spPr>
                    <a:xfrm>
                      <a:off x="0" y="0"/>
                      <a:ext cx="2830885" cy="1879656"/>
                    </a:xfrm>
                    <a:prstGeom prst="rect">
                      <a:avLst/>
                    </a:prstGeom>
                  </pic:spPr>
                </pic:pic>
              </a:graphicData>
            </a:graphic>
          </wp:inline>
        </w:drawing>
      </w:r>
      <w:r w:rsidRPr="00F00915">
        <w:rPr>
          <w:rFonts w:ascii="Times New Roman" w:hAnsi="Times New Roman" w:cs="Times New Roman"/>
          <w:noProof/>
          <w:sz w:val="24"/>
          <w:szCs w:val="24"/>
        </w:rPr>
        <w:drawing>
          <wp:inline distT="0" distB="0" distL="0" distR="0" wp14:anchorId="3482656F" wp14:editId="097A156A">
            <wp:extent cx="2825002" cy="1861624"/>
            <wp:effectExtent l="0" t="0" r="0" b="5715"/>
            <wp:docPr id="41263220" name="Picture 1" descr="A close 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220" name="Picture 1" descr="A close up of a line&#10;&#10;Description automatically generated"/>
                    <pic:cNvPicPr/>
                  </pic:nvPicPr>
                  <pic:blipFill>
                    <a:blip r:embed="rId23"/>
                    <a:stretch>
                      <a:fillRect/>
                    </a:stretch>
                  </pic:blipFill>
                  <pic:spPr>
                    <a:xfrm>
                      <a:off x="0" y="0"/>
                      <a:ext cx="2835254" cy="1868380"/>
                    </a:xfrm>
                    <a:prstGeom prst="rect">
                      <a:avLst/>
                    </a:prstGeom>
                  </pic:spPr>
                </pic:pic>
              </a:graphicData>
            </a:graphic>
          </wp:inline>
        </w:drawing>
      </w:r>
    </w:p>
    <w:p w14:paraId="292A8C75" w14:textId="162D6378" w:rsidR="00FB2CEC" w:rsidRPr="001C7A2B" w:rsidRDefault="00FB2CEC" w:rsidP="00391242">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6. Showing the workflow and results of my classification process.</w:t>
      </w:r>
    </w:p>
    <w:p w14:paraId="1654EBF9" w14:textId="77777777" w:rsidR="00737064" w:rsidRPr="001C7A2B" w:rsidRDefault="00737064" w:rsidP="00391242">
      <w:pPr>
        <w:spacing w:line="240" w:lineRule="auto"/>
        <w:rPr>
          <w:rFonts w:ascii="Times New Roman" w:hAnsi="Times New Roman" w:cs="Times New Roman"/>
          <w:sz w:val="24"/>
          <w:szCs w:val="24"/>
        </w:rPr>
      </w:pPr>
    </w:p>
    <w:p w14:paraId="79C247EE" w14:textId="6A12C6D6" w:rsidR="00737064" w:rsidRPr="001C7A2B" w:rsidRDefault="00737064" w:rsidP="00391242">
      <w:pPr>
        <w:spacing w:line="240" w:lineRule="auto"/>
        <w:ind w:firstLine="720"/>
        <w:rPr>
          <w:rFonts w:ascii="Times New Roman" w:hAnsi="Times New Roman" w:cs="Times New Roman"/>
          <w:sz w:val="24"/>
          <w:szCs w:val="24"/>
        </w:rPr>
      </w:pPr>
      <w:r w:rsidRPr="001C7A2B">
        <w:rPr>
          <w:rFonts w:ascii="Times New Roman" w:hAnsi="Times New Roman" w:cs="Times New Roman"/>
          <w:sz w:val="24"/>
          <w:szCs w:val="24"/>
        </w:rPr>
        <w:t xml:space="preserve">To </w:t>
      </w:r>
      <w:r w:rsidR="00BA0431" w:rsidRPr="001C7A2B">
        <w:rPr>
          <w:rFonts w:ascii="Times New Roman" w:hAnsi="Times New Roman" w:cs="Times New Roman"/>
          <w:sz w:val="24"/>
          <w:szCs w:val="24"/>
        </w:rPr>
        <w:t>quantify</w:t>
      </w:r>
      <w:r w:rsidRPr="001C7A2B">
        <w:rPr>
          <w:rFonts w:ascii="Times New Roman" w:hAnsi="Times New Roman" w:cs="Times New Roman"/>
          <w:sz w:val="24"/>
          <w:szCs w:val="24"/>
        </w:rPr>
        <w:t xml:space="preserve"> change over time I used the Classification Tools on ArcGIS Pro. I created 5 classes that a pixel could be classified as.</w:t>
      </w:r>
      <w:r w:rsidR="00DE561E">
        <w:rPr>
          <w:rFonts w:ascii="Times New Roman" w:hAnsi="Times New Roman" w:cs="Times New Roman"/>
          <w:sz w:val="24"/>
          <w:szCs w:val="24"/>
        </w:rPr>
        <w:t xml:space="preserve"> I trained the program by selecting </w:t>
      </w:r>
      <w:r w:rsidR="00C65D12">
        <w:rPr>
          <w:rFonts w:ascii="Times New Roman" w:hAnsi="Times New Roman" w:cs="Times New Roman"/>
          <w:sz w:val="24"/>
          <w:szCs w:val="24"/>
        </w:rPr>
        <w:t>at least</w:t>
      </w:r>
      <w:r w:rsidR="00457C71">
        <w:rPr>
          <w:rFonts w:ascii="Times New Roman" w:hAnsi="Times New Roman" w:cs="Times New Roman"/>
          <w:sz w:val="24"/>
          <w:szCs w:val="24"/>
        </w:rPr>
        <w:t xml:space="preserve"> </w:t>
      </w:r>
      <w:r w:rsidR="00231B38">
        <w:rPr>
          <w:rFonts w:ascii="Times New Roman" w:hAnsi="Times New Roman" w:cs="Times New Roman"/>
          <w:sz w:val="24"/>
          <w:szCs w:val="24"/>
        </w:rPr>
        <w:t xml:space="preserve">10 </w:t>
      </w:r>
      <w:r w:rsidR="00DE561E">
        <w:rPr>
          <w:rFonts w:ascii="Times New Roman" w:hAnsi="Times New Roman" w:cs="Times New Roman"/>
          <w:sz w:val="24"/>
          <w:szCs w:val="24"/>
        </w:rPr>
        <w:t xml:space="preserve">polygons </w:t>
      </w:r>
      <w:r w:rsidR="00231B38">
        <w:rPr>
          <w:rFonts w:ascii="Times New Roman" w:hAnsi="Times New Roman" w:cs="Times New Roman"/>
          <w:sz w:val="24"/>
          <w:szCs w:val="24"/>
        </w:rPr>
        <w:t xml:space="preserve">of </w:t>
      </w:r>
      <w:r w:rsidR="00DE561E">
        <w:rPr>
          <w:rFonts w:ascii="Times New Roman" w:hAnsi="Times New Roman" w:cs="Times New Roman"/>
          <w:sz w:val="24"/>
          <w:szCs w:val="24"/>
        </w:rPr>
        <w:t>each class so that the program has representative data to classify each pixel as.</w:t>
      </w:r>
    </w:p>
    <w:tbl>
      <w:tblPr>
        <w:tblStyle w:val="TableGrid"/>
        <w:tblW w:w="0" w:type="auto"/>
        <w:tblLook w:val="04A0" w:firstRow="1" w:lastRow="0" w:firstColumn="1" w:lastColumn="0" w:noHBand="0" w:noVBand="1"/>
      </w:tblPr>
      <w:tblGrid>
        <w:gridCol w:w="3628"/>
        <w:gridCol w:w="3787"/>
        <w:gridCol w:w="3375"/>
      </w:tblGrid>
      <w:tr w:rsidR="00B32463" w:rsidRPr="001C7A2B" w14:paraId="79C97BD0" w14:textId="522817C3" w:rsidTr="00B32463">
        <w:tc>
          <w:tcPr>
            <w:tcW w:w="3628" w:type="dxa"/>
          </w:tcPr>
          <w:p w14:paraId="1367D53C" w14:textId="1815E5E2"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Class</w:t>
            </w:r>
          </w:p>
        </w:tc>
        <w:tc>
          <w:tcPr>
            <w:tcW w:w="3787" w:type="dxa"/>
          </w:tcPr>
          <w:p w14:paraId="116C10B4" w14:textId="5360DAF0"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Description</w:t>
            </w:r>
          </w:p>
        </w:tc>
        <w:tc>
          <w:tcPr>
            <w:tcW w:w="3375" w:type="dxa"/>
          </w:tcPr>
          <w:p w14:paraId="672478B1" w14:textId="1018A5DD"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Error</w:t>
            </w:r>
          </w:p>
        </w:tc>
      </w:tr>
      <w:tr w:rsidR="00B32463" w:rsidRPr="001C7A2B" w14:paraId="690D7993" w14:textId="7D370ADE" w:rsidTr="00B32463">
        <w:tc>
          <w:tcPr>
            <w:tcW w:w="3628" w:type="dxa"/>
          </w:tcPr>
          <w:p w14:paraId="36AD1BE8" w14:textId="03B6EBFD" w:rsidR="00B32463"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 xml:space="preserve">Riparian </w:t>
            </w:r>
            <w:r w:rsidR="00B32463" w:rsidRPr="001C7A2B">
              <w:rPr>
                <w:rFonts w:ascii="Times New Roman" w:hAnsi="Times New Roman" w:cs="Times New Roman"/>
                <w:sz w:val="24"/>
                <w:szCs w:val="24"/>
              </w:rPr>
              <w:t>Forest</w:t>
            </w:r>
          </w:p>
        </w:tc>
        <w:tc>
          <w:tcPr>
            <w:tcW w:w="3787" w:type="dxa"/>
          </w:tcPr>
          <w:p w14:paraId="2A1454FF" w14:textId="2152D1DE"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Riparian vegetation, all included</w:t>
            </w:r>
          </w:p>
        </w:tc>
        <w:tc>
          <w:tcPr>
            <w:tcW w:w="3375" w:type="dxa"/>
          </w:tcPr>
          <w:p w14:paraId="43A8EE6B" w14:textId="5FE3AF80"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Different shades of green, includes upland forests</w:t>
            </w:r>
            <w:r w:rsidR="00C65D12">
              <w:rPr>
                <w:rFonts w:ascii="Times New Roman" w:hAnsi="Times New Roman" w:cs="Times New Roman"/>
                <w:sz w:val="24"/>
                <w:szCs w:val="24"/>
              </w:rPr>
              <w:t xml:space="preserve"> or water</w:t>
            </w:r>
          </w:p>
        </w:tc>
      </w:tr>
      <w:tr w:rsidR="00B32463" w:rsidRPr="001C7A2B" w14:paraId="77F9F930" w14:textId="42CF5DCE" w:rsidTr="00B32463">
        <w:tc>
          <w:tcPr>
            <w:tcW w:w="3628" w:type="dxa"/>
          </w:tcPr>
          <w:p w14:paraId="44FDEC6C" w14:textId="3ABDA94D"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Water</w:t>
            </w:r>
          </w:p>
        </w:tc>
        <w:tc>
          <w:tcPr>
            <w:tcW w:w="3787" w:type="dxa"/>
          </w:tcPr>
          <w:p w14:paraId="5C63B3EA" w14:textId="102ACEDC"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Water in the channel as well as side channels</w:t>
            </w:r>
          </w:p>
        </w:tc>
        <w:tc>
          <w:tcPr>
            <w:tcW w:w="3375" w:type="dxa"/>
          </w:tcPr>
          <w:p w14:paraId="284E86FF" w14:textId="4EC2A33E"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Riparian shadows blocking water, changes water reflectance (ripples and rapids)</w:t>
            </w:r>
          </w:p>
        </w:tc>
      </w:tr>
      <w:tr w:rsidR="00B32463" w:rsidRPr="001C7A2B" w14:paraId="381230B6" w14:textId="679DB256" w:rsidTr="00B32463">
        <w:trPr>
          <w:trHeight w:val="70"/>
        </w:trPr>
        <w:tc>
          <w:tcPr>
            <w:tcW w:w="3628" w:type="dxa"/>
          </w:tcPr>
          <w:p w14:paraId="4BD996D4" w14:textId="1C85736D"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Barren</w:t>
            </w:r>
          </w:p>
        </w:tc>
        <w:tc>
          <w:tcPr>
            <w:tcW w:w="3787" w:type="dxa"/>
          </w:tcPr>
          <w:p w14:paraId="757C2E89" w14:textId="4BE52A45"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Scoured and bare soil/rocks along the floodplain</w:t>
            </w:r>
          </w:p>
        </w:tc>
        <w:tc>
          <w:tcPr>
            <w:tcW w:w="3375" w:type="dxa"/>
          </w:tcPr>
          <w:p w14:paraId="27CF74F2" w14:textId="6542B66A"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Includes upland bare rock and roads</w:t>
            </w:r>
          </w:p>
        </w:tc>
      </w:tr>
      <w:tr w:rsidR="00B32463" w:rsidRPr="001C7A2B" w14:paraId="03F7595C" w14:textId="5CC62A60" w:rsidTr="00B32463">
        <w:tc>
          <w:tcPr>
            <w:tcW w:w="3628" w:type="dxa"/>
          </w:tcPr>
          <w:p w14:paraId="2CE3822C" w14:textId="3E28C3EF"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Shadow</w:t>
            </w:r>
          </w:p>
        </w:tc>
        <w:tc>
          <w:tcPr>
            <w:tcW w:w="3787" w:type="dxa"/>
          </w:tcPr>
          <w:p w14:paraId="2F059379" w14:textId="6776227B"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Dark areas created by shadows</w:t>
            </w:r>
          </w:p>
        </w:tc>
        <w:tc>
          <w:tcPr>
            <w:tcW w:w="3375" w:type="dxa"/>
          </w:tcPr>
          <w:p w14:paraId="39548323" w14:textId="2B37DB1C"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Doesn’t contribute to change in land type over time, dependent on time of day the photo was taken</w:t>
            </w:r>
          </w:p>
        </w:tc>
      </w:tr>
      <w:tr w:rsidR="00B32463" w:rsidRPr="001C7A2B" w14:paraId="0DC6100A" w14:textId="7A379C85" w:rsidTr="00B32463">
        <w:tc>
          <w:tcPr>
            <w:tcW w:w="3628" w:type="dxa"/>
          </w:tcPr>
          <w:p w14:paraId="432BCE14" w14:textId="510A47C4"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lastRenderedPageBreak/>
              <w:t>Shrubland</w:t>
            </w:r>
          </w:p>
        </w:tc>
        <w:tc>
          <w:tcPr>
            <w:tcW w:w="3787" w:type="dxa"/>
          </w:tcPr>
          <w:p w14:paraId="028D9CD4" w14:textId="5A3A812C"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Generic term for upland areas remaining in the image</w:t>
            </w:r>
          </w:p>
        </w:tc>
        <w:tc>
          <w:tcPr>
            <w:tcW w:w="3375" w:type="dxa"/>
          </w:tcPr>
          <w:p w14:paraId="427C8D1B" w14:textId="6A5E760F" w:rsidR="00B32463" w:rsidRPr="001C7A2B" w:rsidRDefault="00BA0431" w:rsidP="00391242">
            <w:pPr>
              <w:rPr>
                <w:rFonts w:ascii="Times New Roman" w:hAnsi="Times New Roman" w:cs="Times New Roman"/>
                <w:sz w:val="24"/>
                <w:szCs w:val="24"/>
              </w:rPr>
            </w:pPr>
            <w:r w:rsidRPr="001C7A2B">
              <w:rPr>
                <w:rFonts w:ascii="Times New Roman" w:hAnsi="Times New Roman" w:cs="Times New Roman"/>
                <w:sz w:val="24"/>
                <w:szCs w:val="24"/>
              </w:rPr>
              <w:t>Large generic area with variation that could be classified as other classes</w:t>
            </w:r>
          </w:p>
        </w:tc>
      </w:tr>
      <w:tr w:rsidR="00C65D12" w:rsidRPr="001C7A2B" w14:paraId="4119AF0E" w14:textId="77777777" w:rsidTr="00B32463">
        <w:tc>
          <w:tcPr>
            <w:tcW w:w="3628" w:type="dxa"/>
          </w:tcPr>
          <w:p w14:paraId="1D2FD5FA" w14:textId="73853927" w:rsidR="00C65D12"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Upland Forest</w:t>
            </w:r>
          </w:p>
        </w:tc>
        <w:tc>
          <w:tcPr>
            <w:tcW w:w="3787" w:type="dxa"/>
          </w:tcPr>
          <w:p w14:paraId="4F309C14" w14:textId="29BBCDCB" w:rsidR="00C65D12"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Upland forests such as juniper and mesquite</w:t>
            </w:r>
          </w:p>
        </w:tc>
        <w:tc>
          <w:tcPr>
            <w:tcW w:w="3375" w:type="dxa"/>
          </w:tcPr>
          <w:p w14:paraId="16E09751" w14:textId="45AAB11C" w:rsidR="00C65D12"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Different shades of green selected, including riparian areas and water</w:t>
            </w:r>
          </w:p>
        </w:tc>
      </w:tr>
    </w:tbl>
    <w:p w14:paraId="413FF5D6" w14:textId="1AB7C95B" w:rsidR="00737064" w:rsidRPr="008D6BE0" w:rsidRDefault="00FB2CEC" w:rsidP="00135B05">
      <w:pPr>
        <w:pStyle w:val="Caption"/>
        <w:rPr>
          <w:rFonts w:ascii="Times New Roman" w:hAnsi="Times New Roman" w:cs="Times New Roman"/>
          <w:color w:val="auto"/>
          <w:sz w:val="24"/>
          <w:szCs w:val="24"/>
        </w:rPr>
      </w:pPr>
      <w:r w:rsidRPr="008D6BE0">
        <w:rPr>
          <w:rFonts w:ascii="Times New Roman" w:hAnsi="Times New Roman" w:cs="Times New Roman"/>
          <w:color w:val="auto"/>
          <w:sz w:val="24"/>
          <w:szCs w:val="24"/>
        </w:rPr>
        <w:t>Table 1. A table of the classification classes as well as errors encountered in the classification.</w:t>
      </w:r>
    </w:p>
    <w:p w14:paraId="5D7D1958" w14:textId="77777777" w:rsidR="00FB2CEC" w:rsidRPr="001C7A2B" w:rsidRDefault="00FB2CEC" w:rsidP="00FB2CEC">
      <w:pPr>
        <w:spacing w:line="240" w:lineRule="auto"/>
        <w:jc w:val="center"/>
        <w:rPr>
          <w:rFonts w:ascii="Times New Roman" w:hAnsi="Times New Roman" w:cs="Times New Roman"/>
          <w:sz w:val="24"/>
          <w:szCs w:val="24"/>
        </w:rPr>
      </w:pPr>
    </w:p>
    <w:p w14:paraId="1829B979" w14:textId="2D814795" w:rsidR="00BA0431" w:rsidRDefault="00984670" w:rsidP="00391242">
      <w:pPr>
        <w:spacing w:line="240" w:lineRule="auto"/>
        <w:rPr>
          <w:rFonts w:ascii="Times New Roman" w:hAnsi="Times New Roman" w:cs="Times New Roman"/>
          <w:sz w:val="24"/>
          <w:szCs w:val="24"/>
        </w:rPr>
      </w:pPr>
      <w:r w:rsidRPr="001C7A2B">
        <w:rPr>
          <w:rFonts w:ascii="Times New Roman" w:hAnsi="Times New Roman" w:cs="Times New Roman"/>
          <w:sz w:val="24"/>
          <w:szCs w:val="24"/>
        </w:rPr>
        <w:t xml:space="preserve">ArcGIS Pro then creates a table with the amount of each </w:t>
      </w:r>
      <w:r w:rsidR="007238C7" w:rsidRPr="001C7A2B">
        <w:rPr>
          <w:rFonts w:ascii="Times New Roman" w:hAnsi="Times New Roman" w:cs="Times New Roman"/>
          <w:sz w:val="24"/>
          <w:szCs w:val="24"/>
        </w:rPr>
        <w:t>pixel</w:t>
      </w:r>
      <w:r w:rsidRPr="001C7A2B">
        <w:rPr>
          <w:rFonts w:ascii="Times New Roman" w:hAnsi="Times New Roman" w:cs="Times New Roman"/>
          <w:sz w:val="24"/>
          <w:szCs w:val="24"/>
        </w:rPr>
        <w:t xml:space="preserve"> in each class. Because the </w:t>
      </w:r>
      <w:r w:rsidR="007238C7" w:rsidRPr="001C7A2B">
        <w:rPr>
          <w:rFonts w:ascii="Times New Roman" w:hAnsi="Times New Roman" w:cs="Times New Roman"/>
          <w:sz w:val="24"/>
          <w:szCs w:val="24"/>
        </w:rPr>
        <w:t>number</w:t>
      </w:r>
      <w:r w:rsidRPr="001C7A2B">
        <w:rPr>
          <w:rFonts w:ascii="Times New Roman" w:hAnsi="Times New Roman" w:cs="Times New Roman"/>
          <w:sz w:val="24"/>
          <w:szCs w:val="24"/>
        </w:rPr>
        <w:t xml:space="preserve"> of pixels change over time as the resolution becomes finer, the classes are then normalized to a percent out of the total.</w:t>
      </w:r>
      <w:r w:rsidR="00BA0431" w:rsidRPr="001C7A2B">
        <w:rPr>
          <w:rFonts w:ascii="Times New Roman" w:hAnsi="Times New Roman" w:cs="Times New Roman"/>
          <w:sz w:val="24"/>
          <w:szCs w:val="24"/>
        </w:rPr>
        <w:t xml:space="preserve"> Then, the change</w:t>
      </w:r>
      <w:r w:rsidRPr="001C7A2B">
        <w:rPr>
          <w:rFonts w:ascii="Times New Roman" w:hAnsi="Times New Roman" w:cs="Times New Roman"/>
          <w:sz w:val="24"/>
          <w:szCs w:val="24"/>
        </w:rPr>
        <w:t xml:space="preserve"> in the number of pixels can be seen over time.</w:t>
      </w:r>
      <w:r w:rsidR="00C65D12">
        <w:rPr>
          <w:rFonts w:ascii="Times New Roman" w:hAnsi="Times New Roman" w:cs="Times New Roman"/>
          <w:sz w:val="24"/>
          <w:szCs w:val="24"/>
        </w:rPr>
        <w:t xml:space="preserve"> In addition, using the pixel size of each mission, a total area of each class was created.</w:t>
      </w:r>
    </w:p>
    <w:p w14:paraId="29F32D6B" w14:textId="77777777" w:rsidR="00F00915" w:rsidRDefault="00F00915" w:rsidP="00391242">
      <w:pPr>
        <w:spacing w:line="240" w:lineRule="auto"/>
        <w:rPr>
          <w:rFonts w:ascii="Times New Roman" w:hAnsi="Times New Roman" w:cs="Times New Roman"/>
          <w:sz w:val="24"/>
          <w:szCs w:val="24"/>
        </w:rPr>
      </w:pPr>
    </w:p>
    <w:p w14:paraId="2D9FC81A" w14:textId="1D98717F" w:rsidR="00B63EF4" w:rsidRPr="004C5E1B" w:rsidRDefault="00B63EF4" w:rsidP="00391242">
      <w:pPr>
        <w:spacing w:line="240" w:lineRule="auto"/>
        <w:rPr>
          <w:rFonts w:ascii="Times New Roman" w:hAnsi="Times New Roman" w:cs="Times New Roman"/>
          <w:b/>
          <w:bCs/>
          <w:sz w:val="28"/>
          <w:szCs w:val="28"/>
        </w:rPr>
      </w:pPr>
      <w:r w:rsidRPr="004C5E1B">
        <w:rPr>
          <w:rFonts w:ascii="Times New Roman" w:hAnsi="Times New Roman" w:cs="Times New Roman"/>
          <w:b/>
          <w:bCs/>
          <w:sz w:val="28"/>
          <w:szCs w:val="28"/>
        </w:rPr>
        <w:t>Statistical Methods</w:t>
      </w:r>
    </w:p>
    <w:p w14:paraId="448AA9B0" w14:textId="35192948" w:rsidR="00B63EF4" w:rsidRPr="001C7A2B" w:rsidRDefault="004C5E1B" w:rsidP="00391242">
      <w:pPr>
        <w:spacing w:line="240" w:lineRule="auto"/>
        <w:rPr>
          <w:rFonts w:ascii="Times New Roman" w:hAnsi="Times New Roman" w:cs="Times New Roman"/>
          <w:sz w:val="24"/>
          <w:szCs w:val="24"/>
        </w:rPr>
      </w:pPr>
      <w:r>
        <w:rPr>
          <w:rFonts w:ascii="Times New Roman" w:hAnsi="Times New Roman" w:cs="Times New Roman"/>
          <w:sz w:val="24"/>
          <w:szCs w:val="24"/>
        </w:rPr>
        <w:t>TBD. Chi squared tests??</w:t>
      </w:r>
      <w:ins w:id="68" w:author="Merritt, David - FS, CO" w:date="2025-01-09T13:14:00Z" w16du:dateUtc="2025-01-09T20:14:00Z">
        <w:r w:rsidR="00AA0C03">
          <w:rPr>
            <w:rFonts w:ascii="Times New Roman" w:hAnsi="Times New Roman" w:cs="Times New Roman"/>
            <w:sz w:val="24"/>
            <w:szCs w:val="24"/>
          </w:rPr>
          <w:t xml:space="preserve"> Let’s discuss.</w:t>
        </w:r>
      </w:ins>
    </w:p>
    <w:p w14:paraId="3DE1AC63" w14:textId="32FF7672" w:rsidR="002D6445" w:rsidRPr="001C7A2B" w:rsidRDefault="00465BEB" w:rsidP="00391242">
      <w:pPr>
        <w:pStyle w:val="Heading1"/>
        <w:spacing w:line="240" w:lineRule="auto"/>
        <w:rPr>
          <w:rFonts w:ascii="Times New Roman" w:hAnsi="Times New Roman" w:cs="Times New Roman"/>
          <w:sz w:val="24"/>
          <w:szCs w:val="24"/>
        </w:rPr>
      </w:pPr>
      <w:bookmarkStart w:id="69" w:name="_Toc187849257"/>
      <w:r w:rsidRPr="001C7A2B">
        <w:rPr>
          <w:rFonts w:ascii="Times New Roman" w:hAnsi="Times New Roman" w:cs="Times New Roman"/>
        </w:rPr>
        <w:t xml:space="preserve">Current </w:t>
      </w:r>
      <w:r w:rsidR="00BE71C4" w:rsidRPr="001C7A2B">
        <w:rPr>
          <w:rFonts w:ascii="Times New Roman" w:hAnsi="Times New Roman" w:cs="Times New Roman"/>
        </w:rPr>
        <w:t>Results</w:t>
      </w:r>
      <w:bookmarkEnd w:id="69"/>
      <w:r w:rsidR="00BE71C4" w:rsidRPr="001C7A2B">
        <w:rPr>
          <w:rFonts w:ascii="Times New Roman" w:hAnsi="Times New Roman" w:cs="Times New Roman"/>
        </w:rPr>
        <w:t xml:space="preserve"> </w:t>
      </w:r>
    </w:p>
    <w:p w14:paraId="159F26DD" w14:textId="459EF222" w:rsidR="002D6445" w:rsidRDefault="00BE71C4" w:rsidP="00391242">
      <w:pPr>
        <w:pStyle w:val="Heading2"/>
        <w:spacing w:line="240" w:lineRule="auto"/>
        <w:rPr>
          <w:rFonts w:ascii="Times New Roman" w:hAnsi="Times New Roman" w:cs="Times New Roman"/>
        </w:rPr>
      </w:pPr>
      <w:bookmarkStart w:id="70" w:name="_Toc187849258"/>
      <w:r w:rsidRPr="001C7A2B">
        <w:rPr>
          <w:rFonts w:ascii="Times New Roman" w:hAnsi="Times New Roman" w:cs="Times New Roman"/>
        </w:rPr>
        <w:t xml:space="preserve">Seedling </w:t>
      </w:r>
      <w:r w:rsidR="00F80AAD" w:rsidRPr="001C7A2B">
        <w:rPr>
          <w:rFonts w:ascii="Times New Roman" w:hAnsi="Times New Roman" w:cs="Times New Roman"/>
        </w:rPr>
        <w:t>survivorship and demographics</w:t>
      </w:r>
      <w:bookmarkEnd w:id="70"/>
    </w:p>
    <w:p w14:paraId="73E8FA99" w14:textId="6EB68E5D" w:rsidR="000B09FA" w:rsidRDefault="000B09FA" w:rsidP="00391242">
      <w:pPr>
        <w:spacing w:line="240" w:lineRule="auto"/>
        <w:jc w:val="center"/>
      </w:pPr>
    </w:p>
    <w:p w14:paraId="17677E7F" w14:textId="77777777" w:rsidR="00B51C2E" w:rsidRDefault="00534991" w:rsidP="00B51C2E">
      <w:pPr>
        <w:keepNext/>
        <w:spacing w:line="240" w:lineRule="auto"/>
        <w:jc w:val="center"/>
      </w:pPr>
      <w:r>
        <w:rPr>
          <w:noProof/>
        </w:rPr>
        <w:drawing>
          <wp:inline distT="0" distB="0" distL="0" distR="0" wp14:anchorId="6F15C1F1" wp14:editId="70CB1956">
            <wp:extent cx="4031633" cy="2010410"/>
            <wp:effectExtent l="0" t="0" r="6985" b="8890"/>
            <wp:docPr id="173490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216" cy="2022170"/>
                    </a:xfrm>
                    <a:prstGeom prst="rect">
                      <a:avLst/>
                    </a:prstGeom>
                    <a:noFill/>
                  </pic:spPr>
                </pic:pic>
              </a:graphicData>
            </a:graphic>
          </wp:inline>
        </w:drawing>
      </w:r>
    </w:p>
    <w:p w14:paraId="3F92A419" w14:textId="1D21E5BF" w:rsidR="00FB2CEC" w:rsidRPr="008D6BE0" w:rsidRDefault="00B51C2E" w:rsidP="00B51C2E">
      <w:pPr>
        <w:pStyle w:val="Caption"/>
        <w:jc w:val="center"/>
        <w:rPr>
          <w:color w:val="auto"/>
        </w:rPr>
      </w:pPr>
      <w:r w:rsidRPr="008D6BE0">
        <w:rPr>
          <w:color w:val="auto"/>
        </w:rPr>
        <w:t xml:space="preserve">Figure </w:t>
      </w:r>
      <w:r w:rsidRPr="008D6BE0">
        <w:rPr>
          <w:color w:val="auto"/>
        </w:rPr>
        <w:fldChar w:fldCharType="begin"/>
      </w:r>
      <w:r w:rsidRPr="008D6BE0">
        <w:rPr>
          <w:color w:val="auto"/>
        </w:rPr>
        <w:instrText xml:space="preserve"> SEQ Figure \* ARABIC </w:instrText>
      </w:r>
      <w:r w:rsidRPr="008D6BE0">
        <w:rPr>
          <w:color w:val="auto"/>
        </w:rPr>
        <w:fldChar w:fldCharType="separate"/>
      </w:r>
      <w:r w:rsidRPr="008D6BE0">
        <w:rPr>
          <w:noProof/>
          <w:color w:val="auto"/>
        </w:rPr>
        <w:t>6</w:t>
      </w:r>
      <w:r w:rsidRPr="008D6BE0">
        <w:rPr>
          <w:color w:val="auto"/>
        </w:rPr>
        <w:fldChar w:fldCharType="end"/>
      </w:r>
      <w:r w:rsidRPr="008D6BE0">
        <w:rPr>
          <w:color w:val="auto"/>
        </w:rPr>
        <w:t>. Shows the change in density of individual plots. Many plots increased in density between Fall 2023 and Spring 2024 visits before decreasing in density following the Fall 2024 visit. There is also large variation in plot densities across both sites.</w:t>
      </w:r>
    </w:p>
    <w:p w14:paraId="32477C7A" w14:textId="77777777" w:rsidR="000B09FA" w:rsidRDefault="000B09FA" w:rsidP="00391242">
      <w:pPr>
        <w:spacing w:line="240" w:lineRule="auto"/>
        <w:jc w:val="center"/>
      </w:pPr>
    </w:p>
    <w:p w14:paraId="120B7773" w14:textId="77777777" w:rsidR="000B09FA" w:rsidRPr="000B09FA" w:rsidRDefault="000B09FA" w:rsidP="00391242">
      <w:pPr>
        <w:spacing w:line="240" w:lineRule="auto"/>
      </w:pPr>
    </w:p>
    <w:p w14:paraId="55101D53" w14:textId="11FDBD32" w:rsidR="00544454" w:rsidRDefault="00F942EE" w:rsidP="00391242">
      <w:pPr>
        <w:spacing w:line="240" w:lineRule="auto"/>
        <w:ind w:left="720"/>
        <w:jc w:val="center"/>
        <w:rPr>
          <w:noProof/>
        </w:rPr>
      </w:pPr>
      <w:r w:rsidRPr="00F942EE">
        <w:rPr>
          <w:noProof/>
        </w:rPr>
        <w:drawing>
          <wp:inline distT="0" distB="0" distL="0" distR="0" wp14:anchorId="6A0814A4" wp14:editId="5EAA9EDD">
            <wp:extent cx="2158329" cy="1059180"/>
            <wp:effectExtent l="0" t="0" r="0" b="7620"/>
            <wp:docPr id="8727557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5726" name="Picture 1" descr="A screenshot of a graph&#10;&#10;Description automatically generated"/>
                    <pic:cNvPicPr/>
                  </pic:nvPicPr>
                  <pic:blipFill>
                    <a:blip r:embed="rId25"/>
                    <a:stretch>
                      <a:fillRect/>
                    </a:stretch>
                  </pic:blipFill>
                  <pic:spPr>
                    <a:xfrm>
                      <a:off x="0" y="0"/>
                      <a:ext cx="2171270" cy="1065530"/>
                    </a:xfrm>
                    <a:prstGeom prst="rect">
                      <a:avLst/>
                    </a:prstGeom>
                  </pic:spPr>
                </pic:pic>
              </a:graphicData>
            </a:graphic>
          </wp:inline>
        </w:drawing>
      </w:r>
      <w:r w:rsidRPr="00F942EE">
        <w:rPr>
          <w:noProof/>
        </w:rPr>
        <w:drawing>
          <wp:inline distT="0" distB="0" distL="0" distR="0" wp14:anchorId="030146C3" wp14:editId="298BAFDB">
            <wp:extent cx="2263820" cy="1076325"/>
            <wp:effectExtent l="0" t="0" r="3175" b="0"/>
            <wp:docPr id="463975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75086" name="Picture 1" descr="A screenshot of a graph&#10;&#10;Description automatically generated"/>
                    <pic:cNvPicPr/>
                  </pic:nvPicPr>
                  <pic:blipFill>
                    <a:blip r:embed="rId26"/>
                    <a:stretch>
                      <a:fillRect/>
                    </a:stretch>
                  </pic:blipFill>
                  <pic:spPr>
                    <a:xfrm>
                      <a:off x="0" y="0"/>
                      <a:ext cx="2264747" cy="1076766"/>
                    </a:xfrm>
                    <a:prstGeom prst="rect">
                      <a:avLst/>
                    </a:prstGeom>
                  </pic:spPr>
                </pic:pic>
              </a:graphicData>
            </a:graphic>
          </wp:inline>
        </w:drawing>
      </w:r>
    </w:p>
    <w:p w14:paraId="3B75CA5F" w14:textId="38C51F3A" w:rsidR="00072F79" w:rsidRDefault="00072F79" w:rsidP="00072F79">
      <w:pPr>
        <w:spacing w:line="240" w:lineRule="auto"/>
        <w:ind w:firstLine="720"/>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2</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Mean height, diameter and HDR values for each site across the 3 visits. All metrics increased between each visit except for HDR at Childs between Fall 2023 and Spring 2024</w:t>
      </w:r>
    </w:p>
    <w:p w14:paraId="6C78D9A9" w14:textId="30E17A4D" w:rsidR="00883070" w:rsidRDefault="00883070" w:rsidP="00391242">
      <w:pPr>
        <w:spacing w:line="240" w:lineRule="auto"/>
        <w:ind w:left="720"/>
        <w:jc w:val="center"/>
        <w:rPr>
          <w:noProof/>
        </w:rPr>
      </w:pPr>
    </w:p>
    <w:p w14:paraId="13F0C819" w14:textId="77777777" w:rsidR="00883070" w:rsidRDefault="00883070" w:rsidP="00391242">
      <w:pPr>
        <w:spacing w:line="240" w:lineRule="auto"/>
        <w:ind w:left="720"/>
        <w:jc w:val="center"/>
        <w:rPr>
          <w:noProof/>
        </w:rPr>
      </w:pPr>
    </w:p>
    <w:p w14:paraId="6DE73A41" w14:textId="5C059826" w:rsidR="00F942EE" w:rsidRDefault="00325849" w:rsidP="002B7000">
      <w:pPr>
        <w:spacing w:line="240" w:lineRule="auto"/>
        <w:ind w:firstLine="720"/>
        <w:rPr>
          <w:noProof/>
        </w:rPr>
      </w:pPr>
      <w:r>
        <w:rPr>
          <w:noProof/>
        </w:rPr>
        <w:lastRenderedPageBreak/>
        <w:t>Seedling</w:t>
      </w:r>
      <w:r w:rsidR="00F942EE">
        <w:rPr>
          <w:noProof/>
        </w:rPr>
        <w:t xml:space="preserve"> sizes differ between sites. Childs had all higher size metrics than BRAP sites. Childs had their heights</w:t>
      </w:r>
      <w:r w:rsidR="0021397E">
        <w:rPr>
          <w:noProof/>
        </w:rPr>
        <w:t xml:space="preserve"> and diameters more than</w:t>
      </w:r>
      <w:r w:rsidR="00F942EE">
        <w:rPr>
          <w:noProof/>
        </w:rPr>
        <w:t xml:space="preserve"> double between the </w:t>
      </w:r>
      <w:r w:rsidR="0021397E">
        <w:rPr>
          <w:noProof/>
        </w:rPr>
        <w:t xml:space="preserve">Fall visits. </w:t>
      </w:r>
    </w:p>
    <w:p w14:paraId="6D033EB1" w14:textId="77777777" w:rsidR="00072F79" w:rsidRPr="00544454" w:rsidRDefault="00072F79" w:rsidP="002B7000">
      <w:pPr>
        <w:spacing w:line="240" w:lineRule="auto"/>
        <w:ind w:firstLine="720"/>
        <w:rPr>
          <w:noProof/>
        </w:rPr>
      </w:pPr>
    </w:p>
    <w:p w14:paraId="1D51CEC5" w14:textId="77777777" w:rsidR="00432094" w:rsidRPr="001C7A2B" w:rsidRDefault="00432094" w:rsidP="00391242">
      <w:pPr>
        <w:spacing w:line="240" w:lineRule="auto"/>
        <w:ind w:firstLine="720"/>
        <w:jc w:val="center"/>
        <w:rPr>
          <w:rFonts w:ascii="Times New Roman" w:eastAsia="Times New Roman" w:hAnsi="Times New Roman" w:cs="Times New Roman"/>
          <w:sz w:val="24"/>
          <w:szCs w:val="24"/>
        </w:rPr>
      </w:pPr>
    </w:p>
    <w:p w14:paraId="21259738" w14:textId="577C9886" w:rsidR="00B51C2E" w:rsidRDefault="00B51C2E" w:rsidP="00B51C2E">
      <w:pPr>
        <w:pStyle w:val="Caption"/>
        <w:keepNext/>
      </w:pPr>
    </w:p>
    <w:tbl>
      <w:tblPr>
        <w:tblStyle w:val="TableGrid"/>
        <w:tblW w:w="10790" w:type="dxa"/>
        <w:tblLook w:val="04A0" w:firstRow="1" w:lastRow="0" w:firstColumn="1" w:lastColumn="0" w:noHBand="0" w:noVBand="1"/>
      </w:tblPr>
      <w:tblGrid>
        <w:gridCol w:w="2158"/>
        <w:gridCol w:w="2158"/>
        <w:gridCol w:w="2158"/>
        <w:gridCol w:w="2158"/>
        <w:gridCol w:w="2158"/>
      </w:tblGrid>
      <w:tr w:rsidR="00692302" w14:paraId="53B3045A" w14:textId="77777777" w:rsidTr="00F02EB9">
        <w:tc>
          <w:tcPr>
            <w:tcW w:w="2158" w:type="dxa"/>
          </w:tcPr>
          <w:p w14:paraId="4B3045FE" w14:textId="16B2B7CB" w:rsidR="00692302" w:rsidRPr="00692302" w:rsidRDefault="00432094"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Visit</w:t>
            </w:r>
          </w:p>
        </w:tc>
        <w:tc>
          <w:tcPr>
            <w:tcW w:w="2158" w:type="dxa"/>
          </w:tcPr>
          <w:p w14:paraId="15F9F845" w14:textId="5A01079F" w:rsidR="00692302" w:rsidRPr="00692302" w:rsidRDefault="00692302" w:rsidP="00391242">
            <w:pPr>
              <w:jc w:val="center"/>
              <w:rPr>
                <w:rFonts w:ascii="Times New Roman" w:eastAsia="Times New Roman" w:hAnsi="Times New Roman" w:cs="Times New Roman"/>
                <w:b/>
                <w:bCs/>
                <w:sz w:val="24"/>
                <w:szCs w:val="24"/>
              </w:rPr>
            </w:pPr>
            <w:r w:rsidRPr="00692302">
              <w:rPr>
                <w:rFonts w:ascii="Times New Roman" w:eastAsia="Times New Roman" w:hAnsi="Times New Roman" w:cs="Times New Roman"/>
                <w:b/>
                <w:bCs/>
                <w:color w:val="FFFFFF"/>
                <w:lang w:val="en-US"/>
              </w:rPr>
              <w:t>B</w:t>
            </w:r>
            <w:r w:rsidRPr="00692302">
              <w:rPr>
                <w:rFonts w:ascii="Times New Roman" w:eastAsia="Times New Roman" w:hAnsi="Times New Roman" w:cs="Times New Roman"/>
                <w:b/>
                <w:bCs/>
                <w:lang w:val="en-US"/>
              </w:rPr>
              <w:t>BRAP</w:t>
            </w:r>
          </w:p>
        </w:tc>
        <w:tc>
          <w:tcPr>
            <w:tcW w:w="2158" w:type="dxa"/>
          </w:tcPr>
          <w:p w14:paraId="31B61E1F" w14:textId="1A49600D" w:rsidR="00692302" w:rsidRPr="00692302" w:rsidRDefault="00692302" w:rsidP="00391242">
            <w:pPr>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N</w:t>
            </w:r>
          </w:p>
        </w:tc>
        <w:tc>
          <w:tcPr>
            <w:tcW w:w="2158" w:type="dxa"/>
          </w:tcPr>
          <w:p w14:paraId="32AE67CD" w14:textId="1BD0653E" w:rsidR="00692302" w:rsidRPr="00692302" w:rsidRDefault="00692302" w:rsidP="00391242">
            <w:pPr>
              <w:tabs>
                <w:tab w:val="left" w:pos="984"/>
              </w:tabs>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Childs</w:t>
            </w:r>
          </w:p>
        </w:tc>
        <w:tc>
          <w:tcPr>
            <w:tcW w:w="2158" w:type="dxa"/>
          </w:tcPr>
          <w:p w14:paraId="67D0E376" w14:textId="44192BB6" w:rsidR="00692302" w:rsidRPr="00692302" w:rsidRDefault="00692302" w:rsidP="00391242">
            <w:pPr>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N</w:t>
            </w:r>
          </w:p>
        </w:tc>
      </w:tr>
      <w:tr w:rsidR="00692302" w:rsidRPr="00692302" w14:paraId="2B18C68C" w14:textId="77777777" w:rsidTr="00F02EB9">
        <w:trPr>
          <w:trHeight w:val="312"/>
        </w:trPr>
        <w:tc>
          <w:tcPr>
            <w:tcW w:w="2158" w:type="dxa"/>
            <w:noWrap/>
            <w:hideMark/>
          </w:tcPr>
          <w:p w14:paraId="2289D639" w14:textId="1820665A" w:rsidR="00692302" w:rsidRPr="00692302" w:rsidRDefault="00692302" w:rsidP="00391242">
            <w:pPr>
              <w:rPr>
                <w:rFonts w:ascii="Times New Roman" w:eastAsia="Times New Roman" w:hAnsi="Times New Roman" w:cs="Times New Roman"/>
                <w:b/>
                <w:bCs/>
                <w:sz w:val="24"/>
                <w:szCs w:val="24"/>
                <w:lang w:val="en-US"/>
              </w:rPr>
            </w:pPr>
            <w:r w:rsidRPr="00692302">
              <w:rPr>
                <w:rFonts w:ascii="Times New Roman" w:eastAsia="Times New Roman" w:hAnsi="Times New Roman" w:cs="Times New Roman"/>
                <w:b/>
                <w:bCs/>
                <w:color w:val="000000"/>
                <w:lang w:val="en-US"/>
              </w:rPr>
              <w:t>Fall 2023</w:t>
            </w:r>
          </w:p>
        </w:tc>
        <w:tc>
          <w:tcPr>
            <w:tcW w:w="2158" w:type="dxa"/>
            <w:noWrap/>
            <w:hideMark/>
          </w:tcPr>
          <w:p w14:paraId="1CEC1ECD" w14:textId="4FDC13FB" w:rsidR="00692302" w:rsidRPr="00692302" w:rsidRDefault="00692302" w:rsidP="00391242">
            <w:pPr>
              <w:jc w:val="right"/>
              <w:rPr>
                <w:rFonts w:ascii="Times New Roman" w:eastAsia="Times New Roman" w:hAnsi="Times New Roman" w:cs="Times New Roman"/>
                <w:lang w:val="en-US"/>
              </w:rPr>
            </w:pPr>
            <w:r w:rsidRPr="00692302">
              <w:rPr>
                <w:rFonts w:ascii="Times New Roman" w:eastAsia="Times New Roman" w:hAnsi="Times New Roman" w:cs="Times New Roman"/>
                <w:color w:val="000000"/>
                <w:lang w:val="en-US"/>
              </w:rPr>
              <w:t>3.36802392</w:t>
            </w:r>
          </w:p>
        </w:tc>
        <w:tc>
          <w:tcPr>
            <w:tcW w:w="2158" w:type="dxa"/>
            <w:noWrap/>
            <w:hideMark/>
          </w:tcPr>
          <w:p w14:paraId="29666D00" w14:textId="54DEDDDA"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451</w:t>
            </w:r>
          </w:p>
        </w:tc>
        <w:tc>
          <w:tcPr>
            <w:tcW w:w="2158" w:type="dxa"/>
            <w:noWrap/>
            <w:hideMark/>
          </w:tcPr>
          <w:p w14:paraId="59705A43" w14:textId="4B68C1B8"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7.371884</w:t>
            </w:r>
          </w:p>
        </w:tc>
        <w:tc>
          <w:tcPr>
            <w:tcW w:w="2158" w:type="dxa"/>
            <w:noWrap/>
            <w:hideMark/>
          </w:tcPr>
          <w:p w14:paraId="46439E32" w14:textId="017E6890"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706</w:t>
            </w:r>
          </w:p>
        </w:tc>
      </w:tr>
      <w:tr w:rsidR="00692302" w:rsidRPr="00692302" w14:paraId="50AD4827" w14:textId="77777777" w:rsidTr="00F02EB9">
        <w:trPr>
          <w:trHeight w:val="300"/>
        </w:trPr>
        <w:tc>
          <w:tcPr>
            <w:tcW w:w="2158" w:type="dxa"/>
            <w:noWrap/>
            <w:hideMark/>
          </w:tcPr>
          <w:p w14:paraId="7085AF4A" w14:textId="253EBDE7" w:rsidR="00692302" w:rsidRPr="00692302" w:rsidRDefault="00692302" w:rsidP="00391242">
            <w:pPr>
              <w:rPr>
                <w:rFonts w:ascii="Times New Roman" w:eastAsia="Times New Roman" w:hAnsi="Times New Roman" w:cs="Times New Roman"/>
                <w:b/>
                <w:bCs/>
                <w:color w:val="000000"/>
                <w:lang w:val="en-US"/>
              </w:rPr>
            </w:pPr>
            <w:r w:rsidRPr="00692302">
              <w:rPr>
                <w:rFonts w:ascii="Times New Roman" w:eastAsia="Times New Roman" w:hAnsi="Times New Roman" w:cs="Times New Roman"/>
                <w:b/>
                <w:bCs/>
                <w:color w:val="000000"/>
                <w:lang w:val="en-US"/>
              </w:rPr>
              <w:t>Spring 2024</w:t>
            </w:r>
          </w:p>
        </w:tc>
        <w:tc>
          <w:tcPr>
            <w:tcW w:w="2158" w:type="dxa"/>
            <w:noWrap/>
            <w:hideMark/>
          </w:tcPr>
          <w:p w14:paraId="53A2A032" w14:textId="153499D2"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2.99737919</w:t>
            </w:r>
          </w:p>
        </w:tc>
        <w:tc>
          <w:tcPr>
            <w:tcW w:w="2158" w:type="dxa"/>
            <w:noWrap/>
            <w:hideMark/>
          </w:tcPr>
          <w:p w14:paraId="20E870D0" w14:textId="2E204B1D"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263</w:t>
            </w:r>
          </w:p>
        </w:tc>
        <w:tc>
          <w:tcPr>
            <w:tcW w:w="2158" w:type="dxa"/>
            <w:noWrap/>
            <w:hideMark/>
          </w:tcPr>
          <w:p w14:paraId="103C9C74" w14:textId="7F529AA2"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6.825227</w:t>
            </w:r>
          </w:p>
        </w:tc>
        <w:tc>
          <w:tcPr>
            <w:tcW w:w="2158" w:type="dxa"/>
            <w:noWrap/>
            <w:hideMark/>
          </w:tcPr>
          <w:p w14:paraId="004ACD29" w14:textId="58B3AB36"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711</w:t>
            </w:r>
          </w:p>
        </w:tc>
      </w:tr>
      <w:tr w:rsidR="00692302" w:rsidRPr="00692302" w14:paraId="2EE15E60" w14:textId="77777777" w:rsidTr="00F02EB9">
        <w:trPr>
          <w:trHeight w:val="288"/>
        </w:trPr>
        <w:tc>
          <w:tcPr>
            <w:tcW w:w="2158" w:type="dxa"/>
            <w:noWrap/>
            <w:hideMark/>
          </w:tcPr>
          <w:p w14:paraId="22B5EB18" w14:textId="706520EB" w:rsidR="00692302" w:rsidRPr="00692302" w:rsidRDefault="00692302" w:rsidP="00391242">
            <w:pPr>
              <w:rPr>
                <w:rFonts w:ascii="Times New Roman" w:eastAsia="Times New Roman" w:hAnsi="Times New Roman" w:cs="Times New Roman"/>
                <w:b/>
                <w:bCs/>
                <w:color w:val="000000"/>
                <w:lang w:val="en-US"/>
              </w:rPr>
            </w:pPr>
            <w:r w:rsidRPr="00692302">
              <w:rPr>
                <w:rFonts w:ascii="Times New Roman" w:eastAsia="Times New Roman" w:hAnsi="Times New Roman" w:cs="Times New Roman"/>
                <w:b/>
                <w:bCs/>
                <w:color w:val="000000"/>
                <w:lang w:val="en-US"/>
              </w:rPr>
              <w:t>Fall 2024</w:t>
            </w:r>
          </w:p>
        </w:tc>
        <w:tc>
          <w:tcPr>
            <w:tcW w:w="2158" w:type="dxa"/>
            <w:noWrap/>
            <w:hideMark/>
          </w:tcPr>
          <w:p w14:paraId="3808C14D" w14:textId="6A3EC683"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2.08465035</w:t>
            </w:r>
          </w:p>
        </w:tc>
        <w:tc>
          <w:tcPr>
            <w:tcW w:w="2158" w:type="dxa"/>
            <w:noWrap/>
            <w:hideMark/>
          </w:tcPr>
          <w:p w14:paraId="42EC68AF" w14:textId="48161671"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306</w:t>
            </w:r>
          </w:p>
        </w:tc>
        <w:tc>
          <w:tcPr>
            <w:tcW w:w="2158" w:type="dxa"/>
            <w:noWrap/>
            <w:hideMark/>
          </w:tcPr>
          <w:p w14:paraId="0278E6E2" w14:textId="2FCD86F4"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1.956861</w:t>
            </w:r>
          </w:p>
        </w:tc>
        <w:tc>
          <w:tcPr>
            <w:tcW w:w="2158" w:type="dxa"/>
            <w:noWrap/>
            <w:hideMark/>
          </w:tcPr>
          <w:p w14:paraId="733E0F64" w14:textId="0DED5173"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315</w:t>
            </w:r>
          </w:p>
        </w:tc>
      </w:tr>
    </w:tbl>
    <w:p w14:paraId="1B10D3B0" w14:textId="1A4D94FA" w:rsidR="008D12BF" w:rsidRDefault="003B756F" w:rsidP="00391242">
      <w:pPr>
        <w:spacing w:line="240" w:lineRule="auto"/>
        <w:ind w:firstLine="720"/>
        <w:jc w:val="center"/>
        <w:rPr>
          <w:rFonts w:ascii="Times New Roman" w:eastAsia="Times New Roman" w:hAnsi="Times New Roman" w:cs="Times New Roman"/>
          <w:sz w:val="24"/>
          <w:szCs w:val="24"/>
        </w:rPr>
      </w:pPr>
      <w:bookmarkStart w:id="71" w:name="_Toc188870437"/>
      <w:bookmarkStart w:id="72" w:name="_Toc188870467"/>
      <w:r>
        <w:t xml:space="preserve">Table </w:t>
      </w:r>
      <w:r>
        <w:fldChar w:fldCharType="begin"/>
      </w:r>
      <w:r>
        <w:instrText xml:space="preserve"> SEQ Table \* ARABIC </w:instrText>
      </w:r>
      <w:r>
        <w:fldChar w:fldCharType="separate"/>
      </w:r>
      <w:r>
        <w:rPr>
          <w:noProof/>
        </w:rPr>
        <w:t>2</w:t>
      </w:r>
      <w:r>
        <w:fldChar w:fldCharType="end"/>
      </w:r>
      <w:r>
        <w:t>.</w:t>
      </w:r>
      <w:r w:rsidRPr="00B51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Showing the mean densities (stems/m2) and number of seedlings measured at each site between visits. Seedlings densities were over twice as high at Childs during the Fall 2023 visit. However, by the most recent visit densities are about the same between the two sites.</w:t>
      </w:r>
      <w:bookmarkEnd w:id="71"/>
      <w:bookmarkEnd w:id="72"/>
      <w:r w:rsidR="00E36BAC">
        <w:rPr>
          <w:rFonts w:ascii="Times New Roman" w:eastAsia="Times New Roman" w:hAnsi="Times New Roman" w:cs="Times New Roman"/>
          <w:sz w:val="24"/>
          <w:szCs w:val="24"/>
        </w:rPr>
        <w:t xml:space="preserve"> </w:t>
      </w:r>
    </w:p>
    <w:p w14:paraId="7EED0D3C" w14:textId="77777777" w:rsidR="00692302" w:rsidRPr="001C7A2B" w:rsidRDefault="00692302" w:rsidP="00391242">
      <w:pPr>
        <w:spacing w:line="240" w:lineRule="auto"/>
        <w:ind w:firstLine="720"/>
        <w:jc w:val="center"/>
        <w:rPr>
          <w:rFonts w:ascii="Times New Roman" w:eastAsia="Times New Roman" w:hAnsi="Times New Roman" w:cs="Times New Roman"/>
          <w:sz w:val="24"/>
          <w:szCs w:val="24"/>
        </w:rPr>
      </w:pPr>
    </w:p>
    <w:p w14:paraId="0131E7CB" w14:textId="5358132C" w:rsidR="00C4407B" w:rsidRDefault="00C4407B" w:rsidP="00391242">
      <w:pPr>
        <w:spacing w:line="240" w:lineRule="auto"/>
        <w:rPr>
          <w:rFonts w:ascii="Times New Roman" w:eastAsia="Times New Roman" w:hAnsi="Times New Roman" w:cs="Times New Roman"/>
          <w:sz w:val="24"/>
          <w:szCs w:val="24"/>
        </w:rPr>
      </w:pPr>
    </w:p>
    <w:p w14:paraId="568E771C" w14:textId="0DA8100E" w:rsidR="009F5540" w:rsidRDefault="00782AFC" w:rsidP="00391242">
      <w:pPr>
        <w:spacing w:line="240" w:lineRule="auto"/>
        <w:ind w:firstLine="720"/>
        <w:jc w:val="center"/>
        <w:rPr>
          <w:rFonts w:ascii="Times New Roman" w:eastAsia="Times New Roman" w:hAnsi="Times New Roman" w:cs="Times New Roman"/>
          <w:sz w:val="24"/>
          <w:szCs w:val="24"/>
        </w:rPr>
      </w:pPr>
      <w:r w:rsidRPr="00782AFC">
        <w:rPr>
          <w:rFonts w:ascii="Times New Roman" w:eastAsia="Times New Roman" w:hAnsi="Times New Roman" w:cs="Times New Roman"/>
          <w:noProof/>
          <w:sz w:val="24"/>
          <w:szCs w:val="24"/>
        </w:rPr>
        <w:drawing>
          <wp:inline distT="0" distB="0" distL="0" distR="0" wp14:anchorId="1B67B958" wp14:editId="42FEECDA">
            <wp:extent cx="2380679" cy="1924050"/>
            <wp:effectExtent l="0" t="0" r="635" b="0"/>
            <wp:docPr id="85738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1536" name=""/>
                    <pic:cNvPicPr/>
                  </pic:nvPicPr>
                  <pic:blipFill>
                    <a:blip r:embed="rId27"/>
                    <a:stretch>
                      <a:fillRect/>
                    </a:stretch>
                  </pic:blipFill>
                  <pic:spPr>
                    <a:xfrm>
                      <a:off x="0" y="0"/>
                      <a:ext cx="2384266" cy="1926949"/>
                    </a:xfrm>
                    <a:prstGeom prst="rect">
                      <a:avLst/>
                    </a:prstGeom>
                  </pic:spPr>
                </pic:pic>
              </a:graphicData>
            </a:graphic>
          </wp:inline>
        </w:drawing>
      </w:r>
      <w:r w:rsidR="00F56811" w:rsidRPr="00DF39FF">
        <w:rPr>
          <w:rFonts w:ascii="Times New Roman" w:eastAsia="Times New Roman" w:hAnsi="Times New Roman" w:cs="Times New Roman"/>
          <w:noProof/>
          <w:sz w:val="24"/>
          <w:szCs w:val="24"/>
        </w:rPr>
        <w:drawing>
          <wp:inline distT="0" distB="0" distL="0" distR="0" wp14:anchorId="037CAE2D" wp14:editId="3E78D870">
            <wp:extent cx="2428875" cy="1867405"/>
            <wp:effectExtent l="0" t="0" r="0" b="0"/>
            <wp:docPr id="25420997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9975" name="Picture 1" descr="A screenshot of a table&#10;&#10;Description automatically generated"/>
                    <pic:cNvPicPr/>
                  </pic:nvPicPr>
                  <pic:blipFill>
                    <a:blip r:embed="rId28"/>
                    <a:stretch>
                      <a:fillRect/>
                    </a:stretch>
                  </pic:blipFill>
                  <pic:spPr>
                    <a:xfrm>
                      <a:off x="0" y="0"/>
                      <a:ext cx="2443923" cy="1878974"/>
                    </a:xfrm>
                    <a:prstGeom prst="rect">
                      <a:avLst/>
                    </a:prstGeom>
                  </pic:spPr>
                </pic:pic>
              </a:graphicData>
            </a:graphic>
          </wp:inline>
        </w:drawing>
      </w:r>
    </w:p>
    <w:p w14:paraId="47981B39" w14:textId="19F9961B" w:rsidR="00330B98" w:rsidRDefault="00330B98"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4</w:t>
      </w:r>
      <w:r>
        <w:rPr>
          <w:rFonts w:ascii="Times New Roman" w:eastAsia="Times New Roman" w:hAnsi="Times New Roman" w:cs="Times New Roman"/>
          <w:sz w:val="24"/>
          <w:szCs w:val="24"/>
        </w:rPr>
        <w:t>. Showing significant changes (green).</w:t>
      </w:r>
    </w:p>
    <w:p w14:paraId="7EA671EA" w14:textId="77777777" w:rsidR="00FB2CEC" w:rsidRDefault="00FB2CEC" w:rsidP="00391242">
      <w:pPr>
        <w:spacing w:line="240" w:lineRule="auto"/>
        <w:ind w:firstLine="720"/>
        <w:jc w:val="center"/>
        <w:rPr>
          <w:rFonts w:ascii="Times New Roman" w:eastAsia="Times New Roman" w:hAnsi="Times New Roman" w:cs="Times New Roman"/>
          <w:sz w:val="24"/>
          <w:szCs w:val="24"/>
        </w:rPr>
      </w:pPr>
    </w:p>
    <w:p w14:paraId="38AB1E89" w14:textId="66B14801" w:rsidR="00330B98" w:rsidRDefault="00330B98"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variables changed significantly between every visit at Childs while all but 2 variables at Beasley grew significantly.</w:t>
      </w:r>
      <w:r w:rsidR="00C85318">
        <w:rPr>
          <w:rFonts w:ascii="Times New Roman" w:eastAsia="Times New Roman" w:hAnsi="Times New Roman" w:cs="Times New Roman"/>
          <w:sz w:val="24"/>
          <w:szCs w:val="24"/>
        </w:rPr>
        <w:t xml:space="preserve"> Almost all significant P-values are far less than .001 indicating that the changes are highly significant.</w:t>
      </w:r>
    </w:p>
    <w:p w14:paraId="05C116D2" w14:textId="77777777" w:rsidR="00DF39FF" w:rsidRDefault="00DF39FF" w:rsidP="00391242">
      <w:pPr>
        <w:spacing w:line="240" w:lineRule="auto"/>
        <w:ind w:firstLine="720"/>
        <w:rPr>
          <w:rFonts w:ascii="Times New Roman" w:eastAsia="Times New Roman" w:hAnsi="Times New Roman" w:cs="Times New Roman"/>
          <w:sz w:val="24"/>
          <w:szCs w:val="24"/>
        </w:rPr>
      </w:pPr>
    </w:p>
    <w:p w14:paraId="028A4BBC" w14:textId="0E1834D5" w:rsidR="00DF39FF" w:rsidRDefault="00DF39FF" w:rsidP="00391242">
      <w:pPr>
        <w:spacing w:line="240" w:lineRule="auto"/>
        <w:ind w:firstLine="720"/>
        <w:rPr>
          <w:rFonts w:ascii="Times New Roman" w:eastAsia="Times New Roman" w:hAnsi="Times New Roman" w:cs="Times New Roman"/>
          <w:sz w:val="24"/>
          <w:szCs w:val="24"/>
        </w:rPr>
      </w:pPr>
    </w:p>
    <w:p w14:paraId="0E7BBF04" w14:textId="77777777" w:rsidR="005C2527" w:rsidRPr="005E3B94" w:rsidRDefault="005C2527" w:rsidP="00391242">
      <w:pPr>
        <w:spacing w:line="240" w:lineRule="auto"/>
        <w:rPr>
          <w:rFonts w:ascii="Times New Roman" w:eastAsia="Times New Roman" w:hAnsi="Times New Roman" w:cs="Times New Roman"/>
          <w:b/>
          <w:sz w:val="24"/>
          <w:szCs w:val="24"/>
        </w:rPr>
      </w:pPr>
      <w:r w:rsidRPr="005E3B94">
        <w:rPr>
          <w:rFonts w:ascii="Times New Roman" w:eastAsia="Times New Roman" w:hAnsi="Times New Roman" w:cs="Times New Roman"/>
          <w:b/>
          <w:sz w:val="24"/>
          <w:szCs w:val="24"/>
        </w:rPr>
        <w:t>GW Well</w:t>
      </w:r>
    </w:p>
    <w:p w14:paraId="6FAC5951" w14:textId="77777777" w:rsidR="009F5540" w:rsidRDefault="009F5540" w:rsidP="00391242">
      <w:pPr>
        <w:spacing w:line="240" w:lineRule="auto"/>
        <w:ind w:firstLine="720"/>
        <w:rPr>
          <w:rFonts w:ascii="Times New Roman" w:eastAsia="Times New Roman" w:hAnsi="Times New Roman" w:cs="Times New Roman"/>
          <w:sz w:val="24"/>
          <w:szCs w:val="24"/>
        </w:rPr>
      </w:pPr>
    </w:p>
    <w:p w14:paraId="577FD401" w14:textId="17415BED" w:rsidR="00B51C2E" w:rsidRDefault="007C2A38" w:rsidP="00B51C2E">
      <w:pPr>
        <w:keepNext/>
        <w:spacing w:line="240" w:lineRule="auto"/>
        <w:ind w:firstLine="720"/>
        <w:jc w:val="center"/>
      </w:pPr>
      <w:r>
        <w:rPr>
          <w:noProof/>
        </w:rPr>
        <mc:AlternateContent>
          <mc:Choice Requires="wps">
            <w:drawing>
              <wp:inline distT="0" distB="0" distL="0" distR="0" wp14:anchorId="20885FE6" wp14:editId="7656A1CE">
                <wp:extent cx="304800" cy="304800"/>
                <wp:effectExtent l="0" t="0" r="0" b="0"/>
                <wp:docPr id="112796612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6DC6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56811">
        <w:rPr>
          <w:noProof/>
        </w:rPr>
        <mc:AlternateContent>
          <mc:Choice Requires="wps">
            <w:drawing>
              <wp:inline distT="0" distB="0" distL="0" distR="0" wp14:anchorId="2E71B86D" wp14:editId="5045F43A">
                <wp:extent cx="304800" cy="304800"/>
                <wp:effectExtent l="0" t="0" r="0" b="0"/>
                <wp:docPr id="19260662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D7F9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51C2E">
        <w:rPr>
          <w:noProof/>
        </w:rPr>
        <w:drawing>
          <wp:inline distT="0" distB="0" distL="0" distR="0" wp14:anchorId="27B0B6AD" wp14:editId="65E8DA53">
            <wp:extent cx="2857500" cy="2499519"/>
            <wp:effectExtent l="0" t="0" r="0" b="0"/>
            <wp:docPr id="1170263717" name="Picture 1" descr="A graph of a graph showing the number of water in the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63717" name="Picture 1" descr="A graph of a graph showing the number of water in the wa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9989" cy="2501696"/>
                    </a:xfrm>
                    <a:prstGeom prst="rect">
                      <a:avLst/>
                    </a:prstGeom>
                  </pic:spPr>
                </pic:pic>
              </a:graphicData>
            </a:graphic>
          </wp:inline>
        </w:drawing>
      </w:r>
    </w:p>
    <w:p w14:paraId="47FC7997" w14:textId="038A4734" w:rsidR="00B51C2E" w:rsidRDefault="00B51C2E" w:rsidP="00B51C2E">
      <w:pPr>
        <w:spacing w:line="240" w:lineRule="auto"/>
        <w:ind w:firstLine="720"/>
        <w:jc w:val="center"/>
        <w:rPr>
          <w:rFonts w:ascii="Times New Roman" w:eastAsia="Times New Roman" w:hAnsi="Times New Roman" w:cs="Times New Roman"/>
          <w:sz w:val="24"/>
          <w:szCs w:val="24"/>
        </w:rPr>
      </w:pPr>
      <w:bookmarkStart w:id="73" w:name="_Toc187848826"/>
      <w:r>
        <w:t xml:space="preserve">Figure </w:t>
      </w:r>
      <w:r>
        <w:fldChar w:fldCharType="begin"/>
      </w:r>
      <w:r>
        <w:instrText xml:space="preserve"> SEQ Figure \* ARABIC </w:instrText>
      </w:r>
      <w:r>
        <w:fldChar w:fldCharType="separate"/>
      </w:r>
      <w:r>
        <w:rPr>
          <w:noProof/>
        </w:rPr>
        <w:t>7</w:t>
      </w:r>
      <w:r>
        <w:fldChar w:fldCharType="end"/>
      </w:r>
      <w:r w:rsidRPr="00B51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Showing the groundwater level at well 9 from March until December 2024</w:t>
      </w:r>
      <w:ins w:id="74" w:author="Abraham E Springer" w:date="2024-10-18T14:53:00Z" w16du:dateUtc="2024-10-18T21:53:00Z">
        <w:r>
          <w:rPr>
            <w:rFonts w:ascii="Times New Roman" w:eastAsia="Times New Roman" w:hAnsi="Times New Roman" w:cs="Times New Roman"/>
            <w:sz w:val="24"/>
            <w:szCs w:val="24"/>
          </w:rPr>
          <w:t>.</w:t>
        </w:r>
      </w:ins>
      <w:bookmarkEnd w:id="73"/>
    </w:p>
    <w:p w14:paraId="3BD1808E" w14:textId="77777777" w:rsidR="00B51C2E" w:rsidRPr="009B0987" w:rsidRDefault="00B51C2E" w:rsidP="00B51C2E">
      <w:pPr>
        <w:spacing w:line="240" w:lineRule="auto"/>
        <w:ind w:firstLine="720"/>
        <w:rPr>
          <w:rFonts w:ascii="Times New Roman" w:eastAsia="Times New Roman" w:hAnsi="Times New Roman" w:cs="Times New Roman"/>
          <w:bCs/>
          <w:sz w:val="24"/>
          <w:szCs w:val="24"/>
        </w:rPr>
      </w:pPr>
      <w:r w:rsidRPr="009B0987">
        <w:rPr>
          <w:rFonts w:ascii="Times New Roman" w:eastAsia="Times New Roman" w:hAnsi="Times New Roman" w:cs="Times New Roman"/>
          <w:bCs/>
          <w:sz w:val="24"/>
          <w:szCs w:val="24"/>
        </w:rPr>
        <w:lastRenderedPageBreak/>
        <w:t xml:space="preserve">The maximum depth to water table between February 2024 and </w:t>
      </w:r>
      <w:r>
        <w:rPr>
          <w:rFonts w:ascii="Times New Roman" w:eastAsia="Times New Roman" w:hAnsi="Times New Roman" w:cs="Times New Roman"/>
          <w:bCs/>
          <w:sz w:val="24"/>
          <w:szCs w:val="24"/>
        </w:rPr>
        <w:t>December</w:t>
      </w:r>
      <w:r w:rsidRPr="009B0987">
        <w:rPr>
          <w:rFonts w:ascii="Times New Roman" w:eastAsia="Times New Roman" w:hAnsi="Times New Roman" w:cs="Times New Roman"/>
          <w:bCs/>
          <w:sz w:val="24"/>
          <w:szCs w:val="24"/>
        </w:rPr>
        <w:t xml:space="preserve"> 2024 was .</w:t>
      </w:r>
      <w:r>
        <w:rPr>
          <w:rFonts w:ascii="Times New Roman" w:eastAsia="Times New Roman" w:hAnsi="Times New Roman" w:cs="Times New Roman"/>
          <w:bCs/>
          <w:sz w:val="24"/>
          <w:szCs w:val="24"/>
        </w:rPr>
        <w:t>67</w:t>
      </w:r>
      <w:r w:rsidRPr="009B0987">
        <w:rPr>
          <w:rFonts w:ascii="Times New Roman" w:eastAsia="Times New Roman" w:hAnsi="Times New Roman" w:cs="Times New Roman"/>
          <w:bCs/>
          <w:sz w:val="24"/>
          <w:szCs w:val="24"/>
        </w:rPr>
        <w:t xml:space="preserve"> meters while the maximum depth above ground surface was 1.5 meters. The mean water elevation was .</w:t>
      </w:r>
      <w:r>
        <w:rPr>
          <w:rFonts w:ascii="Times New Roman" w:eastAsia="Times New Roman" w:hAnsi="Times New Roman" w:cs="Times New Roman"/>
          <w:bCs/>
          <w:sz w:val="24"/>
          <w:szCs w:val="24"/>
        </w:rPr>
        <w:t>32</w:t>
      </w:r>
      <w:r w:rsidRPr="009B0987">
        <w:rPr>
          <w:rFonts w:ascii="Times New Roman" w:eastAsia="Times New Roman" w:hAnsi="Times New Roman" w:cs="Times New Roman"/>
          <w:bCs/>
          <w:sz w:val="24"/>
          <w:szCs w:val="24"/>
        </w:rPr>
        <w:t xml:space="preserve"> meters below ground surface.</w:t>
      </w:r>
      <w:r>
        <w:rPr>
          <w:rFonts w:ascii="Times New Roman" w:eastAsia="Times New Roman" w:hAnsi="Times New Roman" w:cs="Times New Roman"/>
          <w:bCs/>
          <w:sz w:val="24"/>
          <w:szCs w:val="24"/>
        </w:rPr>
        <w:t xml:space="preserve"> The groundwater well at Beasley was inundated for about 31 days between March 1</w:t>
      </w:r>
      <w:r w:rsidRPr="00A64B67">
        <w:rPr>
          <w:rFonts w:ascii="Times New Roman" w:eastAsia="Times New Roman" w:hAnsi="Times New Roman" w:cs="Times New Roman"/>
          <w:bCs/>
          <w:sz w:val="24"/>
          <w:szCs w:val="24"/>
          <w:vertAlign w:val="superscript"/>
        </w:rPr>
        <w:t>st</w:t>
      </w:r>
      <w:r>
        <w:rPr>
          <w:rFonts w:ascii="Times New Roman" w:eastAsia="Times New Roman" w:hAnsi="Times New Roman" w:cs="Times New Roman"/>
          <w:bCs/>
          <w:sz w:val="24"/>
          <w:szCs w:val="24"/>
        </w:rPr>
        <w:t xml:space="preserve"> 2024 and December 1</w:t>
      </w:r>
      <w:r w:rsidRPr="00A64B67">
        <w:rPr>
          <w:rFonts w:ascii="Times New Roman" w:eastAsia="Times New Roman" w:hAnsi="Times New Roman" w:cs="Times New Roman"/>
          <w:bCs/>
          <w:sz w:val="24"/>
          <w:szCs w:val="24"/>
          <w:vertAlign w:val="superscript"/>
        </w:rPr>
        <w:t>st</w:t>
      </w:r>
      <w:r>
        <w:rPr>
          <w:rFonts w:ascii="Times New Roman" w:eastAsia="Times New Roman" w:hAnsi="Times New Roman" w:cs="Times New Roman"/>
          <w:bCs/>
          <w:sz w:val="24"/>
          <w:szCs w:val="24"/>
        </w:rPr>
        <w:t xml:space="preserve"> 2024.</w:t>
      </w:r>
      <w:r w:rsidRPr="009B0987">
        <w:rPr>
          <w:rFonts w:ascii="Times New Roman" w:eastAsia="Times New Roman" w:hAnsi="Times New Roman" w:cs="Times New Roman"/>
          <w:bCs/>
          <w:sz w:val="24"/>
          <w:szCs w:val="24"/>
        </w:rPr>
        <w:t xml:space="preserve"> </w:t>
      </w:r>
    </w:p>
    <w:p w14:paraId="4A8205AB" w14:textId="77777777" w:rsidR="00A64B67" w:rsidRDefault="00A64B67" w:rsidP="00B51C2E">
      <w:pPr>
        <w:spacing w:line="240" w:lineRule="auto"/>
        <w:rPr>
          <w:rFonts w:ascii="Times New Roman" w:eastAsia="Times New Roman" w:hAnsi="Times New Roman" w:cs="Times New Roman"/>
          <w:sz w:val="24"/>
          <w:szCs w:val="24"/>
        </w:rPr>
      </w:pPr>
    </w:p>
    <w:p w14:paraId="2FE60C1F" w14:textId="3C6BC2F6" w:rsidR="001060D2" w:rsidRPr="00A60E93" w:rsidRDefault="005C2527" w:rsidP="00391242">
      <w:pPr>
        <w:spacing w:line="240" w:lineRule="auto"/>
        <w:rPr>
          <w:rFonts w:ascii="Times New Roman" w:eastAsia="Times New Roman" w:hAnsi="Times New Roman" w:cs="Times New Roman"/>
          <w:b/>
          <w:bCs/>
          <w:sz w:val="24"/>
          <w:szCs w:val="24"/>
        </w:rPr>
      </w:pPr>
      <w:r w:rsidRPr="00A60E93">
        <w:rPr>
          <w:rFonts w:ascii="Times New Roman" w:eastAsia="Times New Roman" w:hAnsi="Times New Roman" w:cs="Times New Roman"/>
          <w:b/>
          <w:bCs/>
          <w:sz w:val="24"/>
          <w:szCs w:val="24"/>
        </w:rPr>
        <w:t>Survivorship</w:t>
      </w:r>
    </w:p>
    <w:p w14:paraId="651D1D52" w14:textId="1D890136" w:rsidR="00DF39FF" w:rsidRDefault="00DF39FF"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BRAP</w:t>
      </w:r>
      <w:r w:rsidR="00F56811">
        <w:rPr>
          <w:rFonts w:ascii="Times New Roman" w:eastAsia="Times New Roman" w:hAnsi="Times New Roman" w:cs="Times New Roman"/>
          <w:sz w:val="24"/>
          <w:szCs w:val="24"/>
        </w:rPr>
        <w:t xml:space="preserve">               Childs</w:t>
      </w:r>
    </w:p>
    <w:p w14:paraId="428A70EB" w14:textId="7D1F9033" w:rsidR="00F56811" w:rsidRDefault="00F56811" w:rsidP="00391242">
      <w:pPr>
        <w:spacing w:line="240" w:lineRule="auto"/>
        <w:ind w:firstLine="720"/>
        <w:jc w:val="center"/>
        <w:rPr>
          <w:rFonts w:ascii="Times New Roman" w:eastAsia="Times New Roman" w:hAnsi="Times New Roman" w:cs="Times New Roman"/>
          <w:sz w:val="24"/>
          <w:szCs w:val="24"/>
        </w:rPr>
      </w:pPr>
      <w:r w:rsidRPr="00F56811">
        <w:rPr>
          <w:rFonts w:ascii="Times New Roman" w:eastAsia="Times New Roman" w:hAnsi="Times New Roman" w:cs="Times New Roman"/>
          <w:noProof/>
          <w:sz w:val="24"/>
          <w:szCs w:val="24"/>
        </w:rPr>
        <w:drawing>
          <wp:inline distT="0" distB="0" distL="0" distR="0" wp14:anchorId="3EEBF0C2" wp14:editId="1B67F156">
            <wp:extent cx="2199340" cy="2324100"/>
            <wp:effectExtent l="0" t="0" r="0" b="0"/>
            <wp:docPr id="5625613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1363" name="Picture 1" descr="A screenshot of a graph&#10;&#10;Description automatically generated"/>
                    <pic:cNvPicPr/>
                  </pic:nvPicPr>
                  <pic:blipFill>
                    <a:blip r:embed="rId30"/>
                    <a:stretch>
                      <a:fillRect/>
                    </a:stretch>
                  </pic:blipFill>
                  <pic:spPr>
                    <a:xfrm>
                      <a:off x="0" y="0"/>
                      <a:ext cx="2203694" cy="2328701"/>
                    </a:xfrm>
                    <a:prstGeom prst="rect">
                      <a:avLst/>
                    </a:prstGeom>
                  </pic:spPr>
                </pic:pic>
              </a:graphicData>
            </a:graphic>
          </wp:inline>
        </w:drawing>
      </w:r>
      <w:r w:rsidRPr="00F56811">
        <w:rPr>
          <w:rFonts w:ascii="Times New Roman" w:eastAsia="Times New Roman" w:hAnsi="Times New Roman" w:cs="Times New Roman"/>
          <w:noProof/>
          <w:sz w:val="24"/>
          <w:szCs w:val="24"/>
        </w:rPr>
        <w:drawing>
          <wp:inline distT="0" distB="0" distL="0" distR="0" wp14:anchorId="7287D5BB" wp14:editId="2C153B0C">
            <wp:extent cx="1837123" cy="2275205"/>
            <wp:effectExtent l="0" t="0" r="0" b="0"/>
            <wp:docPr id="5912129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12998" name="Picture 1" descr="A screenshot of a graph&#10;&#10;Description automatically generated"/>
                    <pic:cNvPicPr/>
                  </pic:nvPicPr>
                  <pic:blipFill>
                    <a:blip r:embed="rId31"/>
                    <a:stretch>
                      <a:fillRect/>
                    </a:stretch>
                  </pic:blipFill>
                  <pic:spPr>
                    <a:xfrm>
                      <a:off x="0" y="0"/>
                      <a:ext cx="1852866" cy="2294702"/>
                    </a:xfrm>
                    <a:prstGeom prst="rect">
                      <a:avLst/>
                    </a:prstGeom>
                  </pic:spPr>
                </pic:pic>
              </a:graphicData>
            </a:graphic>
          </wp:inline>
        </w:drawing>
      </w:r>
    </w:p>
    <w:p w14:paraId="2DD40A68" w14:textId="275E2625" w:rsidR="00330B98" w:rsidRDefault="00330B98"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Showing</w:t>
      </w:r>
      <w:r w:rsidR="005C2527">
        <w:rPr>
          <w:rFonts w:ascii="Times New Roman" w:eastAsia="Times New Roman" w:hAnsi="Times New Roman" w:cs="Times New Roman"/>
          <w:sz w:val="24"/>
          <w:szCs w:val="24"/>
        </w:rPr>
        <w:t xml:space="preserve"> correlations between changes in density and other measured variables</w:t>
      </w:r>
      <w:r w:rsidR="00CA378C">
        <w:rPr>
          <w:rFonts w:ascii="Times New Roman" w:eastAsia="Times New Roman" w:hAnsi="Times New Roman" w:cs="Times New Roman"/>
          <w:sz w:val="24"/>
          <w:szCs w:val="24"/>
        </w:rPr>
        <w:t>. Significant variables are highlighted in green. Percent change in density is the variable tested against so it should be ignored.</w:t>
      </w:r>
    </w:p>
    <w:p w14:paraId="10F3F20E" w14:textId="77777777" w:rsidR="00582C91" w:rsidRDefault="00582C91" w:rsidP="00391242">
      <w:pPr>
        <w:spacing w:line="240" w:lineRule="auto"/>
        <w:ind w:firstLine="720"/>
        <w:rPr>
          <w:rFonts w:ascii="Times New Roman" w:eastAsia="Times New Roman" w:hAnsi="Times New Roman" w:cs="Times New Roman"/>
          <w:sz w:val="24"/>
          <w:szCs w:val="24"/>
        </w:rPr>
      </w:pPr>
    </w:p>
    <w:p w14:paraId="1888826C" w14:textId="4155BB01" w:rsidR="005C2527" w:rsidRDefault="005C2527" w:rsidP="00391242">
      <w:pPr>
        <w:spacing w:line="240" w:lineRule="auto"/>
        <w:ind w:firstLine="720"/>
        <w:rPr>
          <w:ins w:id="75" w:author="Merritt, David - FS, CO" w:date="2025-01-09T13:18:00Z" w16du:dateUtc="2025-01-09T20:18: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Beasley: Surface water elevation, percent change in HDR, mean HDR and </w:t>
      </w:r>
      <w:r w:rsidR="00582C91">
        <w:rPr>
          <w:rFonts w:ascii="Times New Roman" w:eastAsia="Times New Roman" w:hAnsi="Times New Roman" w:cs="Times New Roman"/>
          <w:sz w:val="24"/>
          <w:szCs w:val="24"/>
        </w:rPr>
        <w:t>herbaceous</w:t>
      </w:r>
      <w:r>
        <w:rPr>
          <w:rFonts w:ascii="Times New Roman" w:eastAsia="Times New Roman" w:hAnsi="Times New Roman" w:cs="Times New Roman"/>
          <w:sz w:val="24"/>
          <w:szCs w:val="24"/>
        </w:rPr>
        <w:t xml:space="preserve"> competition were all significant variables impacting change in density from Fall 2023 to Fall 2024.</w:t>
      </w:r>
      <w:r w:rsidR="00582C91">
        <w:rPr>
          <w:rFonts w:ascii="Times New Roman" w:eastAsia="Times New Roman" w:hAnsi="Times New Roman" w:cs="Times New Roman"/>
          <w:sz w:val="24"/>
          <w:szCs w:val="24"/>
        </w:rPr>
        <w:t xml:space="preserve"> At Childs, light availability was the only variable found to significantly impact seedling survivorship.</w:t>
      </w:r>
    </w:p>
    <w:p w14:paraId="286AD48B" w14:textId="77777777" w:rsidR="00812D3E" w:rsidRDefault="00812D3E" w:rsidP="00391242">
      <w:pPr>
        <w:spacing w:line="240" w:lineRule="auto"/>
        <w:ind w:firstLine="720"/>
        <w:rPr>
          <w:ins w:id="76" w:author="Merritt, David - FS, CO" w:date="2025-01-09T13:18:00Z" w16du:dateUtc="2025-01-09T20:18:00Z"/>
          <w:rFonts w:ascii="Times New Roman" w:eastAsia="Times New Roman" w:hAnsi="Times New Roman" w:cs="Times New Roman"/>
          <w:sz w:val="24"/>
          <w:szCs w:val="24"/>
        </w:rPr>
      </w:pPr>
    </w:p>
    <w:p w14:paraId="59E36ACE" w14:textId="1DC9E4BB" w:rsidR="00812D3E" w:rsidRDefault="00812D3E" w:rsidP="00391242">
      <w:pPr>
        <w:spacing w:line="240" w:lineRule="auto"/>
        <w:ind w:firstLine="720"/>
        <w:rPr>
          <w:rFonts w:ascii="Times New Roman" w:eastAsia="Times New Roman" w:hAnsi="Times New Roman" w:cs="Times New Roman"/>
          <w:sz w:val="24"/>
          <w:szCs w:val="24"/>
        </w:rPr>
      </w:pPr>
      <w:ins w:id="77" w:author="Merritt, David - FS, CO" w:date="2025-01-09T13:18:00Z" w16du:dateUtc="2025-01-09T20:18:00Z">
        <w:r>
          <w:rPr>
            <w:rFonts w:ascii="Times New Roman" w:eastAsia="Times New Roman" w:hAnsi="Times New Roman" w:cs="Times New Roman"/>
            <w:sz w:val="24"/>
            <w:szCs w:val="24"/>
          </w:rPr>
          <w:t>Suggest: Logistic regression here</w:t>
        </w:r>
      </w:ins>
    </w:p>
    <w:p w14:paraId="2A011DB4" w14:textId="77777777" w:rsidR="001060D2" w:rsidRPr="001C7A2B" w:rsidRDefault="001060D2" w:rsidP="00391242">
      <w:pPr>
        <w:spacing w:line="240" w:lineRule="auto"/>
        <w:rPr>
          <w:rFonts w:ascii="Times New Roman" w:eastAsia="Times New Roman" w:hAnsi="Times New Roman" w:cs="Times New Roman"/>
          <w:sz w:val="24"/>
          <w:szCs w:val="24"/>
        </w:rPr>
      </w:pPr>
    </w:p>
    <w:p w14:paraId="1AEE2CB9" w14:textId="1A22FAEA" w:rsidR="0054703F" w:rsidRPr="001C7A2B" w:rsidRDefault="0054703F" w:rsidP="00391242">
      <w:pPr>
        <w:pStyle w:val="Heading2"/>
        <w:spacing w:line="240" w:lineRule="auto"/>
        <w:rPr>
          <w:rFonts w:ascii="Times New Roman" w:hAnsi="Times New Roman" w:cs="Times New Roman"/>
        </w:rPr>
      </w:pPr>
      <w:bookmarkStart w:id="78" w:name="_Toc187849259"/>
      <w:r w:rsidRPr="001C7A2B">
        <w:rPr>
          <w:rFonts w:ascii="Times New Roman" w:hAnsi="Times New Roman" w:cs="Times New Roman"/>
        </w:rPr>
        <w:t>Dendrochronology</w:t>
      </w:r>
      <w:bookmarkEnd w:id="78"/>
    </w:p>
    <w:p w14:paraId="1ECA0BAF" w14:textId="44019F49" w:rsidR="0080128A" w:rsidRDefault="00457C71"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collected </w:t>
      </w:r>
      <w:r w:rsidR="00057080" w:rsidRPr="001C7A2B">
        <w:rPr>
          <w:rFonts w:ascii="Times New Roman" w:eastAsia="Times New Roman" w:hAnsi="Times New Roman" w:cs="Times New Roman"/>
          <w:sz w:val="24"/>
          <w:szCs w:val="24"/>
        </w:rPr>
        <w:t>1</w:t>
      </w:r>
      <w:r w:rsidR="00A63228">
        <w:rPr>
          <w:rFonts w:ascii="Times New Roman" w:eastAsia="Times New Roman" w:hAnsi="Times New Roman" w:cs="Times New Roman"/>
          <w:sz w:val="24"/>
          <w:szCs w:val="24"/>
        </w:rPr>
        <w:t>8</w:t>
      </w:r>
      <w:r w:rsidR="004F741C" w:rsidRPr="001C7A2B">
        <w:rPr>
          <w:rFonts w:ascii="Times New Roman" w:eastAsia="Times New Roman" w:hAnsi="Times New Roman" w:cs="Times New Roman"/>
          <w:sz w:val="24"/>
          <w:szCs w:val="24"/>
        </w:rPr>
        <w:t>3</w:t>
      </w:r>
      <w:r w:rsidR="00767D5E" w:rsidRPr="001C7A2B">
        <w:rPr>
          <w:rFonts w:ascii="Times New Roman" w:eastAsia="Times New Roman" w:hAnsi="Times New Roman" w:cs="Times New Roman"/>
          <w:sz w:val="24"/>
          <w:szCs w:val="24"/>
        </w:rPr>
        <w:t xml:space="preserve"> tree</w:t>
      </w:r>
      <w:r w:rsidR="00EC55CB" w:rsidRPr="001C7A2B">
        <w:rPr>
          <w:rFonts w:ascii="Times New Roman" w:eastAsia="Times New Roman" w:hAnsi="Times New Roman" w:cs="Times New Roman"/>
          <w:sz w:val="24"/>
          <w:szCs w:val="24"/>
        </w:rPr>
        <w:t xml:space="preserve"> cores. </w:t>
      </w:r>
      <w:r w:rsidR="004F741C" w:rsidRPr="001C7A2B">
        <w:rPr>
          <w:rFonts w:ascii="Times New Roman" w:eastAsia="Times New Roman" w:hAnsi="Times New Roman" w:cs="Times New Roman"/>
          <w:sz w:val="24"/>
          <w:szCs w:val="24"/>
        </w:rPr>
        <w:t xml:space="preserve">I estimated the pith date for 130 cores and used minimum ages on the remaining 23. </w:t>
      </w:r>
      <w:r w:rsidR="00767D5E" w:rsidRPr="001C7A2B">
        <w:rPr>
          <w:rFonts w:ascii="Times New Roman" w:eastAsia="Times New Roman" w:hAnsi="Times New Roman" w:cs="Times New Roman"/>
          <w:sz w:val="24"/>
          <w:szCs w:val="24"/>
        </w:rPr>
        <w:t xml:space="preserve">Missing piths or rotten sections made it impossible to get a pith date on </w:t>
      </w:r>
      <w:r w:rsidR="004F741C" w:rsidRPr="001C7A2B">
        <w:rPr>
          <w:rFonts w:ascii="Times New Roman" w:eastAsia="Times New Roman" w:hAnsi="Times New Roman" w:cs="Times New Roman"/>
          <w:sz w:val="24"/>
          <w:szCs w:val="24"/>
        </w:rPr>
        <w:t>some</w:t>
      </w:r>
      <w:r w:rsidR="00767D5E" w:rsidRPr="001C7A2B">
        <w:rPr>
          <w:rFonts w:ascii="Times New Roman" w:eastAsia="Times New Roman" w:hAnsi="Times New Roman" w:cs="Times New Roman"/>
          <w:sz w:val="24"/>
          <w:szCs w:val="24"/>
        </w:rPr>
        <w:t xml:space="preserve"> cores.</w:t>
      </w:r>
      <w:r w:rsidR="004F741C" w:rsidRPr="001C7A2B">
        <w:rPr>
          <w:rFonts w:ascii="Times New Roman" w:eastAsia="Times New Roman" w:hAnsi="Times New Roman" w:cs="Times New Roman"/>
          <w:sz w:val="24"/>
          <w:szCs w:val="24"/>
        </w:rPr>
        <w:t xml:space="preserve"> In this instance, the minimum age was measured to the last dateable ring.</w:t>
      </w:r>
      <w:r w:rsidR="00767D5E" w:rsidRPr="001C7A2B">
        <w:rPr>
          <w:rFonts w:ascii="Times New Roman" w:eastAsia="Times New Roman" w:hAnsi="Times New Roman" w:cs="Times New Roman"/>
          <w:sz w:val="24"/>
          <w:szCs w:val="24"/>
        </w:rPr>
        <w:t xml:space="preserve"> </w:t>
      </w:r>
      <w:r w:rsidR="00FC29B7" w:rsidRPr="001C7A2B">
        <w:rPr>
          <w:rFonts w:ascii="Times New Roman" w:eastAsia="Times New Roman" w:hAnsi="Times New Roman" w:cs="Times New Roman"/>
          <w:sz w:val="24"/>
          <w:szCs w:val="24"/>
        </w:rPr>
        <w:t xml:space="preserve">Currently, the average pith date is </w:t>
      </w:r>
      <w:r w:rsidR="00767D5E" w:rsidRPr="001C7A2B">
        <w:rPr>
          <w:rFonts w:ascii="Times New Roman" w:eastAsia="Times New Roman" w:hAnsi="Times New Roman" w:cs="Times New Roman"/>
          <w:sz w:val="24"/>
          <w:szCs w:val="24"/>
        </w:rPr>
        <w:t>2000.</w:t>
      </w:r>
      <w:r w:rsidR="00FC29B7" w:rsidRPr="001C7A2B">
        <w:rPr>
          <w:rFonts w:ascii="Times New Roman" w:eastAsia="Times New Roman" w:hAnsi="Times New Roman" w:cs="Times New Roman"/>
          <w:sz w:val="24"/>
          <w:szCs w:val="24"/>
        </w:rPr>
        <w:t xml:space="preserve"> </w:t>
      </w:r>
    </w:p>
    <w:p w14:paraId="7778217B" w14:textId="7E23A20D" w:rsidR="007F1E0C" w:rsidRDefault="007F1E0C" w:rsidP="00391242">
      <w:pPr>
        <w:spacing w:line="240" w:lineRule="auto"/>
        <w:ind w:firstLine="720"/>
        <w:jc w:val="center"/>
        <w:rPr>
          <w:rFonts w:ascii="Times New Roman" w:eastAsia="Times New Roman" w:hAnsi="Times New Roman" w:cs="Times New Roman"/>
          <w:sz w:val="24"/>
          <w:szCs w:val="24"/>
        </w:rPr>
      </w:pPr>
      <w:r w:rsidRPr="007F1E0C">
        <w:rPr>
          <w:rFonts w:ascii="Times New Roman" w:eastAsia="Times New Roman" w:hAnsi="Times New Roman" w:cs="Times New Roman"/>
          <w:noProof/>
          <w:sz w:val="24"/>
          <w:szCs w:val="24"/>
        </w:rPr>
        <w:drawing>
          <wp:inline distT="0" distB="0" distL="0" distR="0" wp14:anchorId="380CDADD" wp14:editId="6E90F919">
            <wp:extent cx="1691640" cy="1137481"/>
            <wp:effectExtent l="0" t="0" r="3810" b="5715"/>
            <wp:docPr id="60721493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14935" name="Picture 1" descr="A table with numbers and letters&#10;&#10;Description automatically generated"/>
                    <pic:cNvPicPr/>
                  </pic:nvPicPr>
                  <pic:blipFill>
                    <a:blip r:embed="rId32"/>
                    <a:stretch>
                      <a:fillRect/>
                    </a:stretch>
                  </pic:blipFill>
                  <pic:spPr>
                    <a:xfrm>
                      <a:off x="0" y="0"/>
                      <a:ext cx="1698754" cy="1142265"/>
                    </a:xfrm>
                    <a:prstGeom prst="rect">
                      <a:avLst/>
                    </a:prstGeom>
                  </pic:spPr>
                </pic:pic>
              </a:graphicData>
            </a:graphic>
          </wp:inline>
        </w:drawing>
      </w:r>
    </w:p>
    <w:p w14:paraId="1D704869" w14:textId="1DA9C0D2" w:rsidR="00091772" w:rsidRPr="001C7A2B" w:rsidRDefault="00091772"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The sites, number of cores taken and the mean diameter of trees taken at each site. The West Clear Creek legacy trees have the largest diameters. Childs had the most and largest trees</w:t>
      </w:r>
      <w:r w:rsidR="00C85318">
        <w:rPr>
          <w:rFonts w:ascii="Times New Roman" w:eastAsia="Times New Roman" w:hAnsi="Times New Roman" w:cs="Times New Roman"/>
          <w:sz w:val="24"/>
          <w:szCs w:val="24"/>
        </w:rPr>
        <w:t xml:space="preserve"> dated so far.</w:t>
      </w:r>
    </w:p>
    <w:p w14:paraId="7386BB1E" w14:textId="77777777" w:rsidR="00BA6684" w:rsidRPr="001C7A2B" w:rsidRDefault="00BA6684" w:rsidP="00391242">
      <w:pPr>
        <w:spacing w:line="240" w:lineRule="auto"/>
        <w:ind w:firstLine="720"/>
        <w:rPr>
          <w:rFonts w:ascii="Times New Roman" w:eastAsia="Times New Roman" w:hAnsi="Times New Roman" w:cs="Times New Roman"/>
          <w:sz w:val="24"/>
          <w:szCs w:val="24"/>
        </w:rPr>
      </w:pPr>
    </w:p>
    <w:p w14:paraId="4ADD837F" w14:textId="09339833" w:rsidR="0080128A" w:rsidRPr="001C7A2B" w:rsidRDefault="004F741C" w:rsidP="00391242">
      <w:pPr>
        <w:spacing w:line="240" w:lineRule="auto"/>
        <w:ind w:left="720"/>
        <w:jc w:val="center"/>
        <w:rPr>
          <w:rFonts w:ascii="Times New Roman" w:eastAsia="Times New Roman" w:hAnsi="Times New Roman" w:cs="Times New Roman"/>
          <w:sz w:val="24"/>
          <w:szCs w:val="24"/>
        </w:rPr>
      </w:pPr>
      <w:r w:rsidRPr="001C7A2B">
        <w:rPr>
          <w:rFonts w:ascii="Times New Roman" w:eastAsia="Times New Roman" w:hAnsi="Times New Roman" w:cs="Times New Roman"/>
          <w:noProof/>
          <w:sz w:val="24"/>
          <w:szCs w:val="24"/>
        </w:rPr>
        <w:lastRenderedPageBreak/>
        <w:drawing>
          <wp:inline distT="0" distB="0" distL="0" distR="0" wp14:anchorId="61C4525D" wp14:editId="1B62A549">
            <wp:extent cx="3117674" cy="1924050"/>
            <wp:effectExtent l="0" t="0" r="6985" b="0"/>
            <wp:docPr id="568931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5916" cy="1935308"/>
                    </a:xfrm>
                    <a:prstGeom prst="rect">
                      <a:avLst/>
                    </a:prstGeom>
                    <a:noFill/>
                  </pic:spPr>
                </pic:pic>
              </a:graphicData>
            </a:graphic>
          </wp:inline>
        </w:drawing>
      </w:r>
    </w:p>
    <w:p w14:paraId="079996D5" w14:textId="22A69C8C" w:rsidR="00E40F92" w:rsidRPr="001C7A2B" w:rsidRDefault="002C17F8" w:rsidP="00391242">
      <w:pPr>
        <w:spacing w:line="240" w:lineRule="auto"/>
        <w:ind w:left="720"/>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9</w:t>
      </w:r>
      <w:r w:rsidR="000D1507"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Age versus diameter of tree</w:t>
      </w:r>
      <w:del w:id="79" w:author="Merritt, David - FS, CO" w:date="2025-01-09T13:16:00Z" w16du:dateUtc="2025-01-09T20:16:00Z">
        <w:r w:rsidRPr="001C7A2B" w:rsidDel="00AA0C03">
          <w:rPr>
            <w:rFonts w:ascii="Times New Roman" w:eastAsia="Times New Roman" w:hAnsi="Times New Roman" w:cs="Times New Roman"/>
            <w:sz w:val="24"/>
            <w:szCs w:val="24"/>
          </w:rPr>
          <w:delText>s</w:delText>
        </w:r>
      </w:del>
      <w:r w:rsidRPr="001C7A2B">
        <w:rPr>
          <w:rFonts w:ascii="Times New Roman" w:eastAsia="Times New Roman" w:hAnsi="Times New Roman" w:cs="Times New Roman"/>
          <w:sz w:val="24"/>
          <w:szCs w:val="24"/>
        </w:rPr>
        <w:t xml:space="preserve"> </w:t>
      </w:r>
      <w:commentRangeStart w:id="80"/>
      <w:r w:rsidRPr="001C7A2B">
        <w:rPr>
          <w:rFonts w:ascii="Times New Roman" w:eastAsia="Times New Roman" w:hAnsi="Times New Roman" w:cs="Times New Roman"/>
          <w:sz w:val="24"/>
          <w:szCs w:val="24"/>
        </w:rPr>
        <w:t>cores</w:t>
      </w:r>
      <w:commentRangeEnd w:id="80"/>
      <w:r w:rsidR="00393A87">
        <w:rPr>
          <w:rStyle w:val="CommentReference"/>
        </w:rPr>
        <w:commentReference w:id="80"/>
      </w:r>
      <w:r w:rsidR="00767D5E" w:rsidRPr="001C7A2B">
        <w:rPr>
          <w:rFonts w:ascii="Times New Roman" w:eastAsia="Times New Roman" w:hAnsi="Times New Roman" w:cs="Times New Roman"/>
          <w:sz w:val="24"/>
          <w:szCs w:val="24"/>
        </w:rPr>
        <w:t xml:space="preserve"> </w:t>
      </w:r>
    </w:p>
    <w:p w14:paraId="1DBB3533" w14:textId="3B9173CE" w:rsidR="00FB24F5" w:rsidRPr="001C7A2B" w:rsidRDefault="004F741C" w:rsidP="00391242">
      <w:pPr>
        <w:spacing w:line="240" w:lineRule="auto"/>
        <w:ind w:left="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4 shows diameter vs age as well as the linear regression model. The R-squared value is </w:t>
      </w:r>
      <w:r w:rsidR="00393A87">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.06 and the p</w:t>
      </w:r>
      <w:r w:rsidR="00737064"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value i</w:t>
      </w:r>
      <w:del w:id="81" w:author="Merritt, David - FS, CO" w:date="2025-01-09T13:17:00Z" w16du:dateUtc="2025-01-09T20:17:00Z">
        <w:r w:rsidRPr="001C7A2B" w:rsidDel="00AA0C03">
          <w:rPr>
            <w:rFonts w:ascii="Times New Roman" w:eastAsia="Times New Roman" w:hAnsi="Times New Roman" w:cs="Times New Roman"/>
            <w:sz w:val="24"/>
            <w:szCs w:val="24"/>
          </w:rPr>
          <w:delText>n</w:delText>
        </w:r>
      </w:del>
      <w:ins w:id="82" w:author="Merritt, David - FS, CO" w:date="2025-01-09T13:17:00Z" w16du:dateUtc="2025-01-09T20:17:00Z">
        <w:r w:rsidR="00AA0C03">
          <w:rPr>
            <w:rFonts w:ascii="Times New Roman" w:eastAsia="Times New Roman" w:hAnsi="Times New Roman" w:cs="Times New Roman"/>
            <w:sz w:val="24"/>
            <w:szCs w:val="24"/>
          </w:rPr>
          <w:t>s</w:t>
        </w:r>
      </w:ins>
      <w:r w:rsidRPr="001C7A2B">
        <w:rPr>
          <w:rFonts w:ascii="Times New Roman" w:eastAsia="Times New Roman" w:hAnsi="Times New Roman" w:cs="Times New Roman"/>
          <w:sz w:val="24"/>
          <w:szCs w:val="24"/>
        </w:rPr>
        <w:t xml:space="preserve"> </w:t>
      </w:r>
      <w:r w:rsidR="00393A87">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.003.</w:t>
      </w:r>
      <w:r w:rsidR="00CD6E42">
        <w:rPr>
          <w:rFonts w:ascii="Times New Roman" w:eastAsia="Times New Roman" w:hAnsi="Times New Roman" w:cs="Times New Roman"/>
          <w:sz w:val="24"/>
          <w:szCs w:val="24"/>
        </w:rPr>
        <w:t xml:space="preserve"> The small R-squared value implies that there is little to no relationship between size and age.</w:t>
      </w:r>
      <w:ins w:id="83" w:author="Merritt, David - FS, CO" w:date="2025-01-09T13:17:00Z" w16du:dateUtc="2025-01-09T20:17:00Z">
        <w:r w:rsidR="00AA0C03">
          <w:rPr>
            <w:rFonts w:ascii="Times New Roman" w:eastAsia="Times New Roman" w:hAnsi="Times New Roman" w:cs="Times New Roman"/>
            <w:sz w:val="24"/>
            <w:szCs w:val="24"/>
          </w:rPr>
          <w:t xml:space="preserve"> Odd. Let’s discuss.</w:t>
        </w:r>
      </w:ins>
    </w:p>
    <w:p w14:paraId="74E0EA49" w14:textId="77777777" w:rsidR="001220F6" w:rsidRPr="00402AFF" w:rsidRDefault="001220F6" w:rsidP="00391242">
      <w:pPr>
        <w:spacing w:line="240" w:lineRule="auto"/>
        <w:rPr>
          <w:rFonts w:ascii="Times New Roman" w:eastAsia="Times New Roman" w:hAnsi="Times New Roman" w:cs="Times New Roman"/>
          <w:b/>
          <w:bCs/>
          <w:sz w:val="28"/>
          <w:szCs w:val="28"/>
        </w:rPr>
      </w:pPr>
      <w:r w:rsidRPr="00402AFF">
        <w:rPr>
          <w:rFonts w:ascii="Times New Roman" w:eastAsia="Times New Roman" w:hAnsi="Times New Roman" w:cs="Times New Roman"/>
          <w:b/>
          <w:bCs/>
          <w:sz w:val="28"/>
          <w:szCs w:val="28"/>
        </w:rPr>
        <w:t>Minimum ages</w:t>
      </w:r>
    </w:p>
    <w:p w14:paraId="7388F7D0" w14:textId="77777777" w:rsidR="001220F6" w:rsidRPr="001C7A2B" w:rsidRDefault="001220F6" w:rsidP="0039124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4BB5A4" wp14:editId="36F29166">
            <wp:extent cx="3071371" cy="1895475"/>
            <wp:effectExtent l="0" t="0" r="0" b="0"/>
            <wp:docPr id="1764338335" name="Picture 12" descr="A graph of a tree ring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8335" name="Picture 12" descr="A graph of a tree ring coun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0148" cy="1900892"/>
                    </a:xfrm>
                    <a:prstGeom prst="rect">
                      <a:avLst/>
                    </a:prstGeom>
                    <a:noFill/>
                  </pic:spPr>
                </pic:pic>
              </a:graphicData>
            </a:graphic>
          </wp:inline>
        </w:drawing>
      </w:r>
      <w:r>
        <w:rPr>
          <w:noProof/>
        </w:rPr>
        <mc:AlternateContent>
          <mc:Choice Requires="wps">
            <w:drawing>
              <wp:inline distT="0" distB="0" distL="0" distR="0" wp14:anchorId="4CB6D5EB" wp14:editId="1D39737D">
                <wp:extent cx="304800" cy="304800"/>
                <wp:effectExtent l="0" t="0" r="0" b="0"/>
                <wp:docPr id="208096810"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073773"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0103117" wp14:editId="48381F6A">
                <wp:extent cx="304800" cy="304800"/>
                <wp:effectExtent l="0" t="0" r="0" b="0"/>
                <wp:docPr id="79016441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F97A9D"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commentRangeStart w:id="84"/>
      <w:r>
        <w:rPr>
          <w:rFonts w:ascii="Times New Roman" w:eastAsia="Times New Roman" w:hAnsi="Times New Roman" w:cs="Times New Roman"/>
          <w:noProof/>
          <w:sz w:val="24"/>
          <w:szCs w:val="24"/>
        </w:rPr>
        <w:drawing>
          <wp:inline distT="0" distB="0" distL="0" distR="0" wp14:anchorId="2C19FA1A" wp14:editId="7B9C940E">
            <wp:extent cx="3025069" cy="1866900"/>
            <wp:effectExtent l="0" t="0" r="4445" b="0"/>
            <wp:docPr id="852348098" name="Picture 9" descr="A graph showing the growth of the 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8098" name="Picture 9" descr="A graph showing the growth of the cor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9719" cy="1869770"/>
                    </a:xfrm>
                    <a:prstGeom prst="rect">
                      <a:avLst/>
                    </a:prstGeom>
                    <a:noFill/>
                  </pic:spPr>
                </pic:pic>
              </a:graphicData>
            </a:graphic>
          </wp:inline>
        </w:drawing>
      </w:r>
      <w:commentRangeEnd w:id="84"/>
      <w:r w:rsidR="00680ECF">
        <w:rPr>
          <w:rStyle w:val="CommentReference"/>
        </w:rPr>
        <w:commentReference w:id="84"/>
      </w:r>
    </w:p>
    <w:p w14:paraId="6D53C6FB" w14:textId="5D7BD508" w:rsidR="00136A41" w:rsidRDefault="001220F6" w:rsidP="00391242">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10.</w:t>
      </w:r>
      <w:r w:rsidRPr="001C7A2B">
        <w:rPr>
          <w:rFonts w:ascii="Times New Roman" w:eastAsia="Times New Roman" w:hAnsi="Times New Roman" w:cs="Times New Roman"/>
          <w:sz w:val="24"/>
          <w:szCs w:val="24"/>
        </w:rPr>
        <w:t xml:space="preserve"> Shows the minimum ages collected</w:t>
      </w:r>
      <w:r w:rsidR="00136A41">
        <w:rPr>
          <w:rFonts w:ascii="Times New Roman" w:eastAsia="Times New Roman" w:hAnsi="Times New Roman" w:cs="Times New Roman"/>
          <w:sz w:val="24"/>
          <w:szCs w:val="24"/>
        </w:rPr>
        <w:t xml:space="preserve">. The number of cores increases sharply in the </w:t>
      </w:r>
      <w:r w:rsidR="004C0C25">
        <w:rPr>
          <w:rFonts w:ascii="Times New Roman" w:eastAsia="Times New Roman" w:hAnsi="Times New Roman" w:cs="Times New Roman"/>
          <w:sz w:val="24"/>
          <w:szCs w:val="24"/>
        </w:rPr>
        <w:t>mid-1990s</w:t>
      </w:r>
      <w:r w:rsidR="00136A41">
        <w:rPr>
          <w:rFonts w:ascii="Times New Roman" w:eastAsia="Times New Roman" w:hAnsi="Times New Roman" w:cs="Times New Roman"/>
          <w:sz w:val="24"/>
          <w:szCs w:val="24"/>
        </w:rPr>
        <w:t xml:space="preserve"> before plateauing around 2010</w:t>
      </w:r>
    </w:p>
    <w:p w14:paraId="6897EC28" w14:textId="6268E631" w:rsidR="001220F6" w:rsidRPr="001C7A2B" w:rsidRDefault="001220F6" w:rsidP="00391242">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w:t>
      </w:r>
    </w:p>
    <w:p w14:paraId="02120D29" w14:textId="1C5BB31D" w:rsidR="00FB24F5" w:rsidRDefault="001220F6" w:rsidP="00391242">
      <w:pPr>
        <w:spacing w:line="240" w:lineRule="auto"/>
        <w:ind w:firstLine="720"/>
        <w:rPr>
          <w:rFonts w:ascii="Times New Roman" w:eastAsia="Times New Roman" w:hAnsi="Times New Roman" w:cs="Times New Roman"/>
          <w:b/>
          <w:bCs/>
          <w:sz w:val="28"/>
          <w:szCs w:val="28"/>
        </w:rPr>
      </w:pPr>
      <w:r w:rsidRPr="001C7A2B">
        <w:rPr>
          <w:rFonts w:ascii="Times New Roman" w:eastAsia="Times New Roman" w:hAnsi="Times New Roman" w:cs="Times New Roman"/>
          <w:sz w:val="24"/>
          <w:szCs w:val="24"/>
        </w:rPr>
        <w:t>The average minimum age for cores collected and dated is 2000.4 or about 23 years old. Minimum ages peak in 1998 before declining until 2004. Regeneration stays constant until about 2010 before decreasing to</w:t>
      </w:r>
      <w:r>
        <w:rPr>
          <w:rFonts w:ascii="Times New Roman" w:eastAsia="Times New Roman" w:hAnsi="Times New Roman" w:cs="Times New Roman"/>
          <w:sz w:val="24"/>
          <w:szCs w:val="24"/>
        </w:rPr>
        <w:t xml:space="preserve"> only around 5 trees after 2010</w:t>
      </w:r>
      <w:r w:rsidRPr="001C7A2B">
        <w:rPr>
          <w:rFonts w:ascii="Times New Roman" w:eastAsia="Times New Roman" w:hAnsi="Times New Roman" w:cs="Times New Roman"/>
          <w:sz w:val="24"/>
          <w:szCs w:val="24"/>
        </w:rPr>
        <w:t>.</w:t>
      </w:r>
    </w:p>
    <w:p w14:paraId="643E95E2" w14:textId="3CCE3A97" w:rsidR="00FB24F5" w:rsidRPr="001C7A2B" w:rsidRDefault="00FB24F5" w:rsidP="00391242">
      <w:pPr>
        <w:spacing w:line="240" w:lineRule="auto"/>
        <w:rPr>
          <w:rFonts w:ascii="Times New Roman" w:eastAsia="Times New Roman" w:hAnsi="Times New Roman" w:cs="Times New Roman"/>
          <w:b/>
          <w:bCs/>
          <w:sz w:val="28"/>
          <w:szCs w:val="28"/>
        </w:rPr>
      </w:pPr>
    </w:p>
    <w:p w14:paraId="3459EC13" w14:textId="098F9472" w:rsidR="008D12BF" w:rsidRPr="001C7A2B" w:rsidRDefault="008D12BF" w:rsidP="004C5E1B">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Growth</w:t>
      </w:r>
    </w:p>
    <w:p w14:paraId="70E01C9F" w14:textId="6E234B6D" w:rsidR="00962AF0" w:rsidRPr="001C7A2B" w:rsidRDefault="00023B6C" w:rsidP="004C5E1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Basal area index and Ring Width Index were calculated for each site as well as an average for all sites.</w:t>
      </w:r>
    </w:p>
    <w:p w14:paraId="64D1B7B8" w14:textId="2CA1F950" w:rsidR="00962AF0" w:rsidRPr="001C7A2B" w:rsidRDefault="00557C81" w:rsidP="00391242">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D84CDC" wp14:editId="75561E23">
            <wp:extent cx="2170997" cy="2265045"/>
            <wp:effectExtent l="0" t="0" r="1270" b="1905"/>
            <wp:docPr id="1703286651" name="Picture 4" descr="A graph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86651" name="Picture 4" descr="A graph with lines on i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3120" cy="2267260"/>
                    </a:xfrm>
                    <a:prstGeom prst="rect">
                      <a:avLst/>
                    </a:prstGeom>
                  </pic:spPr>
                </pic:pic>
              </a:graphicData>
            </a:graphic>
          </wp:inline>
        </w:drawing>
      </w:r>
    </w:p>
    <w:p w14:paraId="00038658" w14:textId="14B6DC3E" w:rsidR="00962AF0" w:rsidRPr="001C7A2B" w:rsidRDefault="00962AF0" w:rsidP="00391242">
      <w:pPr>
        <w:spacing w:line="240" w:lineRule="auto"/>
        <w:ind w:left="720"/>
        <w:jc w:val="center"/>
        <w:rPr>
          <w:rFonts w:ascii="Times New Roman" w:eastAsia="Times New Roman" w:hAnsi="Times New Roman" w:cs="Times New Roman"/>
          <w:sz w:val="24"/>
          <w:szCs w:val="24"/>
        </w:rPr>
      </w:pPr>
    </w:p>
    <w:p w14:paraId="5761CEC1" w14:textId="04CB16CF" w:rsidR="00962AF0" w:rsidRPr="002B7000" w:rsidRDefault="00962AF0" w:rsidP="002B7000">
      <w:pPr>
        <w:spacing w:line="240" w:lineRule="auto"/>
        <w:ind w:left="720"/>
        <w:jc w:val="center"/>
        <w:rPr>
          <w:rFonts w:ascii="Times New Roman" w:eastAsia="Times New Roman" w:hAnsi="Times New Roman" w:cs="Times New Roman"/>
          <w:sz w:val="20"/>
          <w:szCs w:val="20"/>
        </w:rPr>
      </w:pPr>
      <w:r w:rsidRPr="001C7A2B">
        <w:rPr>
          <w:rFonts w:ascii="Times New Roman" w:eastAsia="Times New Roman" w:hAnsi="Times New Roman" w:cs="Times New Roman"/>
          <w:sz w:val="20"/>
          <w:szCs w:val="20"/>
        </w:rPr>
        <w:lastRenderedPageBreak/>
        <w:t xml:space="preserve">Figure </w:t>
      </w:r>
      <w:r w:rsidR="00FB2CEC">
        <w:rPr>
          <w:rFonts w:ascii="Times New Roman" w:eastAsia="Times New Roman" w:hAnsi="Times New Roman" w:cs="Times New Roman"/>
          <w:sz w:val="20"/>
          <w:szCs w:val="20"/>
        </w:rPr>
        <w:t>11</w:t>
      </w:r>
      <w:r w:rsidRPr="001C7A2B">
        <w:rPr>
          <w:rFonts w:ascii="Times New Roman" w:eastAsia="Times New Roman" w:hAnsi="Times New Roman" w:cs="Times New Roman"/>
          <w:sz w:val="20"/>
          <w:szCs w:val="20"/>
        </w:rPr>
        <w:t>. Ring Width Indices for all 4 sites as well as the average</w:t>
      </w:r>
      <w:r w:rsidR="00194C7F">
        <w:rPr>
          <w:rFonts w:ascii="Times New Roman" w:eastAsia="Times New Roman" w:hAnsi="Times New Roman" w:cs="Times New Roman"/>
          <w:sz w:val="20"/>
          <w:szCs w:val="20"/>
        </w:rPr>
        <w:t xml:space="preserve">. RWI </w:t>
      </w:r>
      <w:r w:rsidR="0069155C">
        <w:rPr>
          <w:rFonts w:ascii="Times New Roman" w:eastAsia="Times New Roman" w:hAnsi="Times New Roman" w:cs="Times New Roman"/>
          <w:sz w:val="20"/>
          <w:szCs w:val="20"/>
        </w:rPr>
        <w:t>usually declines over time as the trees increase in size.</w:t>
      </w:r>
    </w:p>
    <w:p w14:paraId="26A24A85" w14:textId="321E5E79" w:rsidR="00024FD4" w:rsidRDefault="00024FD4" w:rsidP="00391242">
      <w:pPr>
        <w:spacing w:line="240" w:lineRule="auto"/>
        <w:ind w:left="720"/>
        <w:jc w:val="center"/>
        <w:rPr>
          <w:rFonts w:ascii="Times New Roman" w:eastAsia="Times New Roman" w:hAnsi="Times New Roman" w:cs="Times New Roman"/>
          <w:sz w:val="24"/>
          <w:szCs w:val="24"/>
        </w:rPr>
      </w:pPr>
    </w:p>
    <w:p w14:paraId="10543AE6" w14:textId="3979D973" w:rsidR="00D17255" w:rsidRPr="001C7A2B" w:rsidRDefault="00D17255" w:rsidP="00391242">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74A158" wp14:editId="70490A09">
            <wp:extent cx="2495550" cy="2548912"/>
            <wp:effectExtent l="0" t="0" r="0" b="3810"/>
            <wp:docPr id="1940851311" name="Picture 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51311" name="Picture 2" descr="A graph with lines and number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9973" cy="2553430"/>
                    </a:xfrm>
                    <a:prstGeom prst="rect">
                      <a:avLst/>
                    </a:prstGeom>
                  </pic:spPr>
                </pic:pic>
              </a:graphicData>
            </a:graphic>
          </wp:inline>
        </w:drawing>
      </w:r>
      <w:commentRangeStart w:id="85"/>
      <w:r>
        <w:rPr>
          <w:rFonts w:ascii="Times New Roman" w:eastAsia="Times New Roman" w:hAnsi="Times New Roman" w:cs="Times New Roman"/>
          <w:noProof/>
          <w:sz w:val="24"/>
          <w:szCs w:val="24"/>
        </w:rPr>
        <w:drawing>
          <wp:inline distT="0" distB="0" distL="0" distR="0" wp14:anchorId="1297DE7B" wp14:editId="3B89A3CB">
            <wp:extent cx="2466975" cy="2555445"/>
            <wp:effectExtent l="0" t="0" r="0" b="0"/>
            <wp:docPr id="1844105188" name="Picture 3" descr="A graph showing the number of the same type of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05188" name="Picture 3" descr="A graph showing the number of the same type of area&#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9873" cy="2568805"/>
                    </a:xfrm>
                    <a:prstGeom prst="rect">
                      <a:avLst/>
                    </a:prstGeom>
                  </pic:spPr>
                </pic:pic>
              </a:graphicData>
            </a:graphic>
          </wp:inline>
        </w:drawing>
      </w:r>
      <w:commentRangeEnd w:id="85"/>
      <w:r w:rsidR="00680ECF">
        <w:rPr>
          <w:rStyle w:val="CommentReference"/>
        </w:rPr>
        <w:commentReference w:id="85"/>
      </w:r>
    </w:p>
    <w:p w14:paraId="68A90CB3" w14:textId="77D720BD" w:rsidR="00962AF0" w:rsidRDefault="00247EA9" w:rsidP="00391242">
      <w:pPr>
        <w:spacing w:line="240" w:lineRule="auto"/>
        <w:ind w:left="720"/>
        <w:jc w:val="center"/>
        <w:rPr>
          <w:rFonts w:ascii="Times New Roman" w:eastAsia="Times New Roman" w:hAnsi="Times New Roman" w:cs="Times New Roman"/>
          <w:sz w:val="20"/>
          <w:szCs w:val="20"/>
        </w:rPr>
      </w:pPr>
      <w:r w:rsidRPr="001C7A2B">
        <w:rPr>
          <w:rFonts w:ascii="Times New Roman" w:eastAsia="Times New Roman" w:hAnsi="Times New Roman" w:cs="Times New Roman"/>
          <w:sz w:val="20"/>
          <w:szCs w:val="20"/>
        </w:rPr>
        <w:t xml:space="preserve">Figure </w:t>
      </w:r>
      <w:r w:rsidR="00FB2CEC">
        <w:rPr>
          <w:rFonts w:ascii="Times New Roman" w:eastAsia="Times New Roman" w:hAnsi="Times New Roman" w:cs="Times New Roman"/>
          <w:sz w:val="20"/>
          <w:szCs w:val="20"/>
        </w:rPr>
        <w:t>12</w:t>
      </w:r>
      <w:r w:rsidRPr="001C7A2B">
        <w:rPr>
          <w:rFonts w:ascii="Times New Roman" w:eastAsia="Times New Roman" w:hAnsi="Times New Roman" w:cs="Times New Roman"/>
          <w:sz w:val="20"/>
          <w:szCs w:val="20"/>
        </w:rPr>
        <w:t>. Basal Area Indices for all 4 sites as well as the average.</w:t>
      </w:r>
      <w:r w:rsidR="0069155C">
        <w:rPr>
          <w:rFonts w:ascii="Times New Roman" w:eastAsia="Times New Roman" w:hAnsi="Times New Roman" w:cs="Times New Roman"/>
          <w:sz w:val="20"/>
          <w:szCs w:val="20"/>
        </w:rPr>
        <w:t xml:space="preserve"> BAI has constantly been rising overall with a sharp increase in 2023.</w:t>
      </w:r>
    </w:p>
    <w:p w14:paraId="55BDC749" w14:textId="77777777" w:rsidR="007D7253" w:rsidRDefault="007D7253" w:rsidP="00391242">
      <w:pPr>
        <w:spacing w:line="240" w:lineRule="auto"/>
        <w:ind w:left="720"/>
        <w:jc w:val="center"/>
        <w:rPr>
          <w:rFonts w:ascii="Times New Roman" w:eastAsia="Times New Roman" w:hAnsi="Times New Roman" w:cs="Times New Roman"/>
          <w:sz w:val="20"/>
          <w:szCs w:val="20"/>
        </w:rPr>
      </w:pPr>
    </w:p>
    <w:p w14:paraId="64C37845" w14:textId="77777777" w:rsidR="007D7253" w:rsidRDefault="007D7253" w:rsidP="00391242">
      <w:pPr>
        <w:spacing w:line="240" w:lineRule="auto"/>
        <w:ind w:left="720"/>
        <w:jc w:val="center"/>
        <w:rPr>
          <w:rFonts w:ascii="Times New Roman" w:eastAsia="Times New Roman" w:hAnsi="Times New Roman" w:cs="Times New Roman"/>
          <w:sz w:val="20"/>
          <w:szCs w:val="20"/>
        </w:rPr>
      </w:pPr>
    </w:p>
    <w:p w14:paraId="138FE002" w14:textId="77777777" w:rsidR="004E4A58" w:rsidRDefault="004E4A58" w:rsidP="00391242">
      <w:pPr>
        <w:spacing w:line="240" w:lineRule="auto"/>
        <w:ind w:left="720"/>
        <w:jc w:val="center"/>
        <w:rPr>
          <w:rFonts w:ascii="Times New Roman" w:eastAsia="Times New Roman" w:hAnsi="Times New Roman" w:cs="Times New Roman"/>
          <w:sz w:val="24"/>
          <w:szCs w:val="24"/>
        </w:rPr>
      </w:pPr>
    </w:p>
    <w:p w14:paraId="2580F03B" w14:textId="1CD9F69E" w:rsidR="00BA1BF5" w:rsidRPr="007E2B53" w:rsidRDefault="007A0361" w:rsidP="00391242">
      <w:pPr>
        <w:spacing w:line="240" w:lineRule="auto"/>
        <w:rPr>
          <w:rFonts w:ascii="Times New Roman" w:eastAsia="Times New Roman" w:hAnsi="Times New Roman" w:cs="Times New Roman"/>
          <w:b/>
          <w:bCs/>
          <w:sz w:val="24"/>
          <w:szCs w:val="24"/>
        </w:rPr>
      </w:pPr>
      <w:r w:rsidRPr="007E2B53">
        <w:rPr>
          <w:rFonts w:ascii="Times New Roman" w:eastAsia="Times New Roman" w:hAnsi="Times New Roman" w:cs="Times New Roman"/>
          <w:b/>
          <w:bCs/>
          <w:sz w:val="24"/>
          <w:szCs w:val="24"/>
        </w:rPr>
        <w:t>Response Function Analysis</w:t>
      </w:r>
    </w:p>
    <w:p w14:paraId="37E5FCC4" w14:textId="77777777" w:rsidR="007A0361" w:rsidRPr="007A0361" w:rsidRDefault="007A0361" w:rsidP="00391242">
      <w:pPr>
        <w:spacing w:line="240" w:lineRule="auto"/>
        <w:rPr>
          <w:rFonts w:ascii="Times New Roman" w:eastAsia="Times New Roman" w:hAnsi="Times New Roman" w:cs="Times New Roman"/>
          <w:sz w:val="24"/>
          <w:szCs w:val="24"/>
        </w:rPr>
      </w:pPr>
    </w:p>
    <w:p w14:paraId="39C8CF6A" w14:textId="33D6A362" w:rsidR="00B5791C" w:rsidRDefault="007E2B53" w:rsidP="002B7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response function analysis was run using the Treeclim package in R. An exact bootstrap method was used and a critical value of .05 or less was used.</w:t>
      </w:r>
    </w:p>
    <w:p w14:paraId="4DDE9A75" w14:textId="77777777" w:rsidR="009008BB" w:rsidRDefault="009008BB" w:rsidP="00391242">
      <w:pPr>
        <w:spacing w:line="240" w:lineRule="auto"/>
        <w:ind w:left="720"/>
        <w:jc w:val="center"/>
        <w:rPr>
          <w:rFonts w:ascii="Times New Roman" w:eastAsia="Times New Roman" w:hAnsi="Times New Roman" w:cs="Times New Roman"/>
          <w:sz w:val="24"/>
          <w:szCs w:val="24"/>
        </w:rPr>
      </w:pPr>
    </w:p>
    <w:p w14:paraId="57203D0C" w14:textId="5E0F71F5" w:rsidR="009008BB" w:rsidRDefault="00544454" w:rsidP="00391242">
      <w:pPr>
        <w:spacing w:line="240" w:lineRule="auto"/>
        <w:ind w:left="720"/>
        <w:jc w:val="center"/>
        <w:rPr>
          <w:rFonts w:ascii="Times New Roman" w:eastAsia="Times New Roman" w:hAnsi="Times New Roman" w:cs="Times New Roman"/>
          <w:sz w:val="24"/>
          <w:szCs w:val="24"/>
        </w:rPr>
      </w:pPr>
      <w:commentRangeStart w:id="86"/>
      <w:r w:rsidRPr="00544454">
        <w:rPr>
          <w:rFonts w:ascii="Times New Roman" w:eastAsia="Times New Roman" w:hAnsi="Times New Roman" w:cs="Times New Roman"/>
          <w:noProof/>
          <w:sz w:val="24"/>
          <w:szCs w:val="24"/>
        </w:rPr>
        <w:drawing>
          <wp:inline distT="0" distB="0" distL="0" distR="0" wp14:anchorId="1310ECD0" wp14:editId="62C5613C">
            <wp:extent cx="3177540" cy="933547"/>
            <wp:effectExtent l="0" t="0" r="3810" b="0"/>
            <wp:docPr id="5821282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8217" name="Picture 1" descr="A white background with black text&#10;&#10;Description automatically generated"/>
                    <pic:cNvPicPr/>
                  </pic:nvPicPr>
                  <pic:blipFill>
                    <a:blip r:embed="rId39"/>
                    <a:stretch>
                      <a:fillRect/>
                    </a:stretch>
                  </pic:blipFill>
                  <pic:spPr>
                    <a:xfrm>
                      <a:off x="0" y="0"/>
                      <a:ext cx="3200739" cy="940363"/>
                    </a:xfrm>
                    <a:prstGeom prst="rect">
                      <a:avLst/>
                    </a:prstGeom>
                  </pic:spPr>
                </pic:pic>
              </a:graphicData>
            </a:graphic>
          </wp:inline>
        </w:drawing>
      </w:r>
      <w:commentRangeEnd w:id="86"/>
      <w:r w:rsidR="00680ECF">
        <w:rPr>
          <w:rStyle w:val="CommentReference"/>
        </w:rPr>
        <w:commentReference w:id="86"/>
      </w:r>
    </w:p>
    <w:p w14:paraId="497AD60C" w14:textId="5FEEB9B0" w:rsidR="008D12BF" w:rsidRPr="001C7A2B" w:rsidRDefault="009008BB" w:rsidP="002B7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Showing site specific and all chronologies for the water year (Oct-Sept). Significant response variables are June, July and September streamflow and October temperature. June PDSI was also significant</w:t>
      </w:r>
      <w:r w:rsidR="00D571C4">
        <w:rPr>
          <w:rFonts w:ascii="Times New Roman" w:eastAsia="Times New Roman" w:hAnsi="Times New Roman" w:cs="Times New Roman"/>
          <w:sz w:val="24"/>
          <w:szCs w:val="24"/>
        </w:rPr>
        <w:t xml:space="preserve"> even though it had a weak correlation value.</w:t>
      </w:r>
    </w:p>
    <w:p w14:paraId="700C74C3" w14:textId="5FF628A7" w:rsidR="00737064" w:rsidRDefault="008A74EF" w:rsidP="00391242">
      <w:pPr>
        <w:pStyle w:val="Heading2"/>
        <w:spacing w:line="240" w:lineRule="auto"/>
        <w:rPr>
          <w:rFonts w:ascii="Times New Roman" w:hAnsi="Times New Roman" w:cs="Times New Roman"/>
        </w:rPr>
      </w:pPr>
      <w:bookmarkStart w:id="87" w:name="_Toc187849260"/>
      <w:r w:rsidRPr="001C7A2B">
        <w:rPr>
          <w:rFonts w:ascii="Times New Roman" w:hAnsi="Times New Roman" w:cs="Times New Roman"/>
        </w:rPr>
        <w:t>A</w:t>
      </w:r>
      <w:r w:rsidR="00E14745" w:rsidRPr="001C7A2B">
        <w:rPr>
          <w:rFonts w:ascii="Times New Roman" w:hAnsi="Times New Roman" w:cs="Times New Roman"/>
        </w:rPr>
        <w:t>eri</w:t>
      </w:r>
      <w:r w:rsidRPr="001C7A2B">
        <w:rPr>
          <w:rFonts w:ascii="Times New Roman" w:hAnsi="Times New Roman" w:cs="Times New Roman"/>
        </w:rPr>
        <w:t>al imagery</w:t>
      </w:r>
      <w:bookmarkEnd w:id="87"/>
    </w:p>
    <w:p w14:paraId="0634A645" w14:textId="77777777" w:rsidR="00354D95" w:rsidRPr="00354D95" w:rsidRDefault="00354D95" w:rsidP="00391242">
      <w:pPr>
        <w:spacing w:line="240" w:lineRule="auto"/>
      </w:pPr>
    </w:p>
    <w:p w14:paraId="29DFA50B" w14:textId="77777777" w:rsidR="00354D95" w:rsidRPr="001C7A2B" w:rsidRDefault="00354D95" w:rsidP="00391242">
      <w:pPr>
        <w:spacing w:line="240" w:lineRule="auto"/>
        <w:jc w:val="center"/>
        <w:rPr>
          <w:rFonts w:ascii="Times New Roman" w:eastAsia="Times New Roman" w:hAnsi="Times New Roman" w:cs="Times New Roman"/>
          <w:sz w:val="24"/>
          <w:szCs w:val="24"/>
        </w:rPr>
      </w:pPr>
    </w:p>
    <w:p w14:paraId="143DF7FE" w14:textId="53FA4453" w:rsidR="00E056A3" w:rsidRDefault="00354D95"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B68612" wp14:editId="78CF6C2F">
            <wp:extent cx="6581453" cy="1219476"/>
            <wp:effectExtent l="0" t="0" r="0" b="0"/>
            <wp:docPr id="1738283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73859" cy="1236598"/>
                    </a:xfrm>
                    <a:prstGeom prst="rect">
                      <a:avLst/>
                    </a:prstGeom>
                    <a:noFill/>
                  </pic:spPr>
                </pic:pic>
              </a:graphicData>
            </a:graphic>
          </wp:inline>
        </w:drawing>
      </w:r>
    </w:p>
    <w:p w14:paraId="12E1996D" w14:textId="0354AE85" w:rsidR="00354D95" w:rsidRDefault="00391242" w:rsidP="0039124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Showing land classification changes from 2013 to 2023</w:t>
      </w:r>
      <w:r w:rsidR="003530F0">
        <w:rPr>
          <w:rFonts w:ascii="Times New Roman" w:eastAsia="Times New Roman" w:hAnsi="Times New Roman" w:cs="Times New Roman"/>
          <w:sz w:val="24"/>
          <w:szCs w:val="24"/>
        </w:rPr>
        <w:t>.</w:t>
      </w:r>
    </w:p>
    <w:p w14:paraId="42192114" w14:textId="70016399" w:rsidR="003530F0" w:rsidRPr="001C7A2B" w:rsidRDefault="003530F0" w:rsidP="003530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percent of each image, shrubland is the largest class. The other classes fluctuate</w:t>
      </w:r>
      <w:r w:rsidR="004C5E1B">
        <w:rPr>
          <w:rFonts w:ascii="Times New Roman" w:eastAsia="Times New Roman" w:hAnsi="Times New Roman" w:cs="Times New Roman"/>
          <w:sz w:val="24"/>
          <w:szCs w:val="24"/>
        </w:rPr>
        <w:t xml:space="preserve"> but in general are always below 20 percent of the image.</w:t>
      </w:r>
    </w:p>
    <w:p w14:paraId="214D5E5C" w14:textId="77777777" w:rsidR="0046625E" w:rsidRPr="001C7A2B" w:rsidRDefault="0046625E" w:rsidP="00391242">
      <w:pPr>
        <w:spacing w:line="240" w:lineRule="auto"/>
        <w:rPr>
          <w:rFonts w:ascii="Times New Roman" w:eastAsia="Times New Roman" w:hAnsi="Times New Roman" w:cs="Times New Roman"/>
          <w:sz w:val="24"/>
          <w:szCs w:val="24"/>
        </w:rPr>
      </w:pPr>
    </w:p>
    <w:p w14:paraId="2985DB69" w14:textId="77777777" w:rsidR="00BA22D8" w:rsidRPr="001C7A2B" w:rsidRDefault="00023B6C" w:rsidP="00391242">
      <w:pPr>
        <w:pStyle w:val="Heading1"/>
        <w:spacing w:line="240" w:lineRule="auto"/>
        <w:rPr>
          <w:rFonts w:ascii="Times New Roman" w:eastAsia="Times New Roman" w:hAnsi="Times New Roman" w:cs="Times New Roman"/>
          <w:sz w:val="24"/>
          <w:szCs w:val="24"/>
        </w:rPr>
      </w:pPr>
      <w:bookmarkStart w:id="88" w:name="_Toc187849261"/>
      <w:r w:rsidRPr="001C7A2B">
        <w:rPr>
          <w:rFonts w:ascii="Times New Roman" w:hAnsi="Times New Roman" w:cs="Times New Roman"/>
        </w:rPr>
        <w:t>Discussion</w:t>
      </w:r>
      <w:bookmarkEnd w:id="88"/>
    </w:p>
    <w:p w14:paraId="65F5EB45" w14:textId="3AB44B39" w:rsidR="00A71994" w:rsidRDefault="00A71994" w:rsidP="00391242">
      <w:pPr>
        <w:pStyle w:val="Heading2"/>
        <w:spacing w:line="240" w:lineRule="auto"/>
        <w:rPr>
          <w:rFonts w:ascii="Times New Roman" w:hAnsi="Times New Roman" w:cs="Times New Roman"/>
        </w:rPr>
      </w:pPr>
      <w:bookmarkStart w:id="89" w:name="_Toc187849262"/>
      <w:r w:rsidRPr="003C4B82">
        <w:rPr>
          <w:rFonts w:ascii="Times New Roman" w:hAnsi="Times New Roman" w:cs="Times New Roman"/>
        </w:rPr>
        <w:t>Seedling survivorship</w:t>
      </w:r>
      <w:r w:rsidR="001C7A2B" w:rsidRPr="003C4B82">
        <w:rPr>
          <w:rFonts w:ascii="Times New Roman" w:hAnsi="Times New Roman" w:cs="Times New Roman"/>
        </w:rPr>
        <w:t xml:space="preserve"> and demographics</w:t>
      </w:r>
      <w:bookmarkEnd w:id="89"/>
    </w:p>
    <w:p w14:paraId="54BA96A4" w14:textId="33C8C7EE" w:rsidR="004C5E1B" w:rsidRDefault="00972671" w:rsidP="002B7000">
      <w:pPr>
        <w:spacing w:line="240" w:lineRule="auto"/>
        <w:ind w:firstLine="720"/>
        <w:rPr>
          <w:rFonts w:ascii="Times New Roman" w:hAnsi="Times New Roman" w:cs="Times New Roman"/>
          <w:sz w:val="24"/>
          <w:szCs w:val="24"/>
        </w:rPr>
      </w:pPr>
      <w:r w:rsidRPr="004F56DD">
        <w:rPr>
          <w:rFonts w:ascii="Times New Roman" w:hAnsi="Times New Roman" w:cs="Times New Roman"/>
          <w:sz w:val="24"/>
          <w:szCs w:val="24"/>
        </w:rPr>
        <w:t xml:space="preserve">Densities decreased </w:t>
      </w:r>
      <w:r w:rsidR="004F56DD" w:rsidRPr="004F56DD">
        <w:rPr>
          <w:rFonts w:ascii="Times New Roman" w:hAnsi="Times New Roman" w:cs="Times New Roman"/>
          <w:sz w:val="24"/>
          <w:szCs w:val="24"/>
        </w:rPr>
        <w:t xml:space="preserve">or stayed constant in </w:t>
      </w:r>
      <w:r w:rsidR="006D4832">
        <w:rPr>
          <w:rFonts w:ascii="Times New Roman" w:hAnsi="Times New Roman" w:cs="Times New Roman"/>
          <w:sz w:val="24"/>
          <w:szCs w:val="24"/>
        </w:rPr>
        <w:t>8</w:t>
      </w:r>
      <w:r w:rsidR="004F56DD" w:rsidRPr="004F56DD">
        <w:rPr>
          <w:rFonts w:ascii="Times New Roman" w:hAnsi="Times New Roman" w:cs="Times New Roman"/>
          <w:sz w:val="24"/>
          <w:szCs w:val="24"/>
        </w:rPr>
        <w:t xml:space="preserve">0% of </w:t>
      </w:r>
      <w:r w:rsidR="006D4832">
        <w:rPr>
          <w:rFonts w:ascii="Times New Roman" w:hAnsi="Times New Roman" w:cs="Times New Roman"/>
          <w:sz w:val="24"/>
          <w:szCs w:val="24"/>
        </w:rPr>
        <w:t>plots</w:t>
      </w:r>
      <w:r w:rsidR="004F56DD" w:rsidRPr="004F56DD">
        <w:rPr>
          <w:rFonts w:ascii="Times New Roman" w:hAnsi="Times New Roman" w:cs="Times New Roman"/>
          <w:sz w:val="24"/>
          <w:szCs w:val="24"/>
        </w:rPr>
        <w:t xml:space="preserve"> surveyed</w:t>
      </w:r>
      <w:r w:rsidR="006D4832">
        <w:rPr>
          <w:rFonts w:ascii="Times New Roman" w:hAnsi="Times New Roman" w:cs="Times New Roman"/>
          <w:sz w:val="24"/>
          <w:szCs w:val="24"/>
        </w:rPr>
        <w:t xml:space="preserve"> across the two sites</w:t>
      </w:r>
      <w:r w:rsidR="004F56DD" w:rsidRPr="004F56DD">
        <w:rPr>
          <w:rFonts w:ascii="Times New Roman" w:hAnsi="Times New Roman" w:cs="Times New Roman"/>
          <w:sz w:val="24"/>
          <w:szCs w:val="24"/>
        </w:rPr>
        <w:t xml:space="preserve">. However, densities did increase in the remaining </w:t>
      </w:r>
      <w:r w:rsidR="006D4832">
        <w:rPr>
          <w:rFonts w:ascii="Times New Roman" w:hAnsi="Times New Roman" w:cs="Times New Roman"/>
          <w:sz w:val="24"/>
          <w:szCs w:val="24"/>
        </w:rPr>
        <w:t>2</w:t>
      </w:r>
      <w:r w:rsidR="004F56DD" w:rsidRPr="004F56DD">
        <w:rPr>
          <w:rFonts w:ascii="Times New Roman" w:hAnsi="Times New Roman" w:cs="Times New Roman"/>
          <w:sz w:val="24"/>
          <w:szCs w:val="24"/>
        </w:rPr>
        <w:t>0% of sites. This could indicate that there was recruitment following the seed release in Spring of 2024. Sites that are suitable may be able to recruit seedlings in successive years.</w:t>
      </w:r>
      <w:r w:rsidR="00115356">
        <w:rPr>
          <w:rFonts w:ascii="Times New Roman" w:hAnsi="Times New Roman" w:cs="Times New Roman"/>
          <w:sz w:val="24"/>
          <w:szCs w:val="24"/>
        </w:rPr>
        <w:t xml:space="preserve"> </w:t>
      </w:r>
      <w:r w:rsidR="00115356" w:rsidRPr="00115356">
        <w:rPr>
          <w:rFonts w:ascii="Times New Roman" w:hAnsi="Times New Roman" w:cs="Times New Roman"/>
          <w:sz w:val="24"/>
          <w:szCs w:val="24"/>
        </w:rPr>
        <w:t xml:space="preserve">Both sites had all </w:t>
      </w:r>
      <w:r w:rsidR="00CA6D41" w:rsidRPr="00115356">
        <w:rPr>
          <w:rFonts w:ascii="Times New Roman" w:hAnsi="Times New Roman" w:cs="Times New Roman"/>
          <w:sz w:val="24"/>
          <w:szCs w:val="24"/>
        </w:rPr>
        <w:t>three</w:t>
      </w:r>
      <w:r w:rsidR="00CA6D41">
        <w:rPr>
          <w:rFonts w:ascii="Times New Roman" w:hAnsi="Times New Roman" w:cs="Times New Roman"/>
          <w:sz w:val="24"/>
          <w:szCs w:val="24"/>
        </w:rPr>
        <w:t>-size</w:t>
      </w:r>
      <w:r w:rsidR="00115356" w:rsidRPr="00115356">
        <w:rPr>
          <w:rFonts w:ascii="Times New Roman" w:hAnsi="Times New Roman" w:cs="Times New Roman"/>
          <w:sz w:val="24"/>
          <w:szCs w:val="24"/>
        </w:rPr>
        <w:t xml:space="preserve"> metrics increase between each visit. </w:t>
      </w:r>
      <w:r w:rsidR="00FB2CEC">
        <w:rPr>
          <w:rFonts w:ascii="Times New Roman" w:hAnsi="Times New Roman" w:cs="Times New Roman"/>
          <w:sz w:val="24"/>
          <w:szCs w:val="24"/>
        </w:rPr>
        <w:t>Mean d</w:t>
      </w:r>
      <w:r w:rsidR="00115356" w:rsidRPr="00115356">
        <w:rPr>
          <w:rFonts w:ascii="Times New Roman" w:hAnsi="Times New Roman" w:cs="Times New Roman"/>
          <w:sz w:val="24"/>
          <w:szCs w:val="24"/>
        </w:rPr>
        <w:t>ensit</w:t>
      </w:r>
      <w:r w:rsidR="00FB2CEC">
        <w:rPr>
          <w:rFonts w:ascii="Times New Roman" w:hAnsi="Times New Roman" w:cs="Times New Roman"/>
          <w:sz w:val="24"/>
          <w:szCs w:val="24"/>
        </w:rPr>
        <w:t>y</w:t>
      </w:r>
      <w:r w:rsidR="00115356" w:rsidRPr="00115356">
        <w:rPr>
          <w:rFonts w:ascii="Times New Roman" w:hAnsi="Times New Roman" w:cs="Times New Roman"/>
          <w:sz w:val="24"/>
          <w:szCs w:val="24"/>
        </w:rPr>
        <w:t xml:space="preserve"> also decreased between all 3 visits. </w:t>
      </w:r>
      <w:r w:rsidR="002C5298">
        <w:rPr>
          <w:rFonts w:ascii="Times New Roman" w:hAnsi="Times New Roman" w:cs="Times New Roman"/>
          <w:sz w:val="24"/>
          <w:szCs w:val="24"/>
        </w:rPr>
        <w:t xml:space="preserve">Densities at Childs decreased quickly to about the same level as the densities at seedling plots. </w:t>
      </w:r>
      <w:r w:rsidR="0057078D">
        <w:rPr>
          <w:rFonts w:ascii="Times New Roman" w:hAnsi="Times New Roman" w:cs="Times New Roman"/>
          <w:sz w:val="24"/>
          <w:szCs w:val="24"/>
        </w:rPr>
        <w:t>Seedlings</w:t>
      </w:r>
      <w:r w:rsidR="00115356" w:rsidRPr="00115356">
        <w:rPr>
          <w:rFonts w:ascii="Times New Roman" w:hAnsi="Times New Roman" w:cs="Times New Roman"/>
          <w:sz w:val="24"/>
          <w:szCs w:val="24"/>
        </w:rPr>
        <w:t xml:space="preserve"> grow and thin themselves out over time</w:t>
      </w:r>
      <w:r w:rsidR="0057078D">
        <w:rPr>
          <w:rFonts w:ascii="Times New Roman" w:hAnsi="Times New Roman" w:cs="Times New Roman"/>
          <w:sz w:val="24"/>
          <w:szCs w:val="24"/>
        </w:rPr>
        <w:t xml:space="preserve"> as they get larger</w:t>
      </w:r>
      <w:r w:rsidR="00115356" w:rsidRPr="00115356">
        <w:rPr>
          <w:rFonts w:ascii="Times New Roman" w:hAnsi="Times New Roman" w:cs="Times New Roman"/>
          <w:sz w:val="24"/>
          <w:szCs w:val="24"/>
        </w:rPr>
        <w:t>. It is expected that they will continue to grow and decrease in density as the seedlings continue to mature.</w:t>
      </w:r>
      <w:r w:rsidR="00115356">
        <w:rPr>
          <w:rFonts w:ascii="Times New Roman" w:hAnsi="Times New Roman" w:cs="Times New Roman"/>
          <w:sz w:val="24"/>
          <w:szCs w:val="24"/>
        </w:rPr>
        <w:t xml:space="preserve"> </w:t>
      </w:r>
      <w:r w:rsidR="0057078D">
        <w:rPr>
          <w:rFonts w:ascii="Times New Roman" w:hAnsi="Times New Roman" w:cs="Times New Roman"/>
          <w:sz w:val="24"/>
          <w:szCs w:val="24"/>
        </w:rPr>
        <w:t>How quickly seedings grow could determine how quickly seedling densities decrease.</w:t>
      </w:r>
    </w:p>
    <w:p w14:paraId="074F37C4" w14:textId="5A9BAE8F" w:rsidR="006D4832" w:rsidRDefault="00160F37" w:rsidP="002B7000">
      <w:pPr>
        <w:spacing w:line="240" w:lineRule="auto"/>
        <w:ind w:firstLine="720"/>
        <w:rPr>
          <w:rFonts w:ascii="Times New Roman" w:hAnsi="Times New Roman" w:cs="Times New Roman"/>
          <w:sz w:val="24"/>
          <w:szCs w:val="24"/>
        </w:rPr>
      </w:pPr>
      <w:r>
        <w:rPr>
          <w:rFonts w:ascii="Times New Roman" w:hAnsi="Times New Roman" w:cs="Times New Roman"/>
          <w:sz w:val="24"/>
          <w:szCs w:val="24"/>
        </w:rPr>
        <w:t>Seedling</w:t>
      </w:r>
      <w:r w:rsidR="00115356">
        <w:rPr>
          <w:rFonts w:ascii="Times New Roman" w:hAnsi="Times New Roman" w:cs="Times New Roman"/>
          <w:sz w:val="24"/>
          <w:szCs w:val="24"/>
        </w:rPr>
        <w:t xml:space="preserve"> sizes </w:t>
      </w:r>
      <w:r w:rsidR="002C5298">
        <w:rPr>
          <w:rFonts w:ascii="Times New Roman" w:hAnsi="Times New Roman" w:cs="Times New Roman"/>
          <w:sz w:val="24"/>
          <w:szCs w:val="24"/>
        </w:rPr>
        <w:t xml:space="preserve">is being used a proxy for seedling health and potential. Seedlings at Childs grew larger than seedlings at Beasley. </w:t>
      </w:r>
      <w:r w:rsidR="00534991">
        <w:rPr>
          <w:rFonts w:ascii="Times New Roman" w:hAnsi="Times New Roman" w:cs="Times New Roman"/>
          <w:sz w:val="24"/>
          <w:szCs w:val="24"/>
        </w:rPr>
        <w:t>Seedling sizes may have changed and grown quicker at Childs due to the more disturbance created at this site from 2023 floods. The river now has two active channels near the where the site is and large deposits of flood debris. This added and extra disturbance could create more ideal conditions for seedling growth.</w:t>
      </w:r>
    </w:p>
    <w:p w14:paraId="241A2820" w14:textId="29D6E01A" w:rsidR="00972671" w:rsidRDefault="00043AF7" w:rsidP="0039124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Causes of mortality are difficult to determine. </w:t>
      </w:r>
      <w:commentRangeStart w:id="90"/>
      <w:r>
        <w:rPr>
          <w:rFonts w:ascii="Times New Roman" w:hAnsi="Times New Roman" w:cs="Times New Roman"/>
          <w:sz w:val="24"/>
          <w:szCs w:val="24"/>
        </w:rPr>
        <w:t xml:space="preserve">Most sites just had less seedling from before. </w:t>
      </w:r>
      <w:commentRangeEnd w:id="90"/>
      <w:r w:rsidR="00812D3E">
        <w:rPr>
          <w:rStyle w:val="CommentReference"/>
        </w:rPr>
        <w:commentReference w:id="90"/>
      </w:r>
      <w:r>
        <w:rPr>
          <w:rFonts w:ascii="Times New Roman" w:hAnsi="Times New Roman" w:cs="Times New Roman"/>
          <w:sz w:val="24"/>
          <w:szCs w:val="24"/>
        </w:rPr>
        <w:t>At some sites the seedlings were showing signs of desiccation while sites LB 3 and LB 4 had encroachment of Common Cocklebur (</w:t>
      </w:r>
      <w:r w:rsidRPr="00DC037A">
        <w:rPr>
          <w:rFonts w:ascii="Times New Roman" w:hAnsi="Times New Roman" w:cs="Times New Roman"/>
          <w:i/>
          <w:iCs/>
          <w:sz w:val="24"/>
          <w:szCs w:val="24"/>
        </w:rPr>
        <w:t>Xanthium strumarium</w:t>
      </w:r>
      <w:r>
        <w:rPr>
          <w:rFonts w:ascii="Times New Roman" w:hAnsi="Times New Roman" w:cs="Times New Roman"/>
          <w:sz w:val="24"/>
          <w:szCs w:val="24"/>
        </w:rPr>
        <w:t>).</w:t>
      </w:r>
      <w:r w:rsidR="00B8633F">
        <w:rPr>
          <w:rFonts w:ascii="Times New Roman" w:hAnsi="Times New Roman" w:cs="Times New Roman"/>
          <w:sz w:val="24"/>
          <w:szCs w:val="24"/>
        </w:rPr>
        <w:t xml:space="preserve"> </w:t>
      </w:r>
      <w:r w:rsidRPr="00043AF7">
        <w:rPr>
          <w:rFonts w:ascii="Times New Roman" w:hAnsi="Times New Roman" w:cs="Times New Roman"/>
          <w:sz w:val="24"/>
          <w:szCs w:val="24"/>
        </w:rPr>
        <w:t>The Common Cocklebur seems to be most highly concentrated in the sandy center</w:t>
      </w:r>
      <w:r>
        <w:rPr>
          <w:rFonts w:ascii="Times New Roman" w:hAnsi="Times New Roman" w:cs="Times New Roman"/>
          <w:sz w:val="24"/>
          <w:szCs w:val="24"/>
        </w:rPr>
        <w:t xml:space="preserve"> of the depression while Fremont cottonwood seedlings ring the outside of the depression</w:t>
      </w:r>
      <w:r w:rsidR="00DC037A">
        <w:rPr>
          <w:rFonts w:ascii="Times New Roman" w:hAnsi="Times New Roman" w:cs="Times New Roman"/>
          <w:sz w:val="24"/>
          <w:szCs w:val="24"/>
        </w:rPr>
        <w:t>. Fremont cottonwoods within the center were taller as they were forced to grow quickly to compete with</w:t>
      </w:r>
      <w:r w:rsidR="0053089C">
        <w:rPr>
          <w:rFonts w:ascii="Times New Roman" w:hAnsi="Times New Roman" w:cs="Times New Roman"/>
          <w:sz w:val="24"/>
          <w:szCs w:val="24"/>
        </w:rPr>
        <w:t xml:space="preserve"> the cocklebur.</w:t>
      </w:r>
      <w:r w:rsidR="002C5298">
        <w:rPr>
          <w:rFonts w:ascii="Times New Roman" w:hAnsi="Times New Roman" w:cs="Times New Roman"/>
          <w:sz w:val="24"/>
          <w:szCs w:val="24"/>
        </w:rPr>
        <w:t xml:space="preserve"> Browsing was infrequently observed and at no plots did browsing seem to be a plot level impact.</w:t>
      </w:r>
    </w:p>
    <w:p w14:paraId="5C11E34E" w14:textId="77777777" w:rsidR="009363E3" w:rsidRDefault="009363E3" w:rsidP="00391242">
      <w:pPr>
        <w:pStyle w:val="ListParagraph"/>
        <w:spacing w:line="240" w:lineRule="auto"/>
        <w:ind w:left="0"/>
        <w:rPr>
          <w:rFonts w:ascii="Times New Roman" w:hAnsi="Times New Roman" w:cs="Times New Roman"/>
          <w:sz w:val="24"/>
          <w:szCs w:val="24"/>
        </w:rPr>
      </w:pPr>
    </w:p>
    <w:p w14:paraId="7691452F" w14:textId="6163BD5C" w:rsidR="009363E3" w:rsidRPr="00EE70C9" w:rsidRDefault="009363E3" w:rsidP="00391242">
      <w:pPr>
        <w:pStyle w:val="ListParagraph"/>
        <w:spacing w:line="240" w:lineRule="auto"/>
        <w:ind w:left="0"/>
        <w:rPr>
          <w:rFonts w:ascii="Times New Roman" w:hAnsi="Times New Roman" w:cs="Times New Roman"/>
          <w:sz w:val="32"/>
          <w:szCs w:val="32"/>
        </w:rPr>
      </w:pPr>
      <w:r w:rsidRPr="00EE70C9">
        <w:rPr>
          <w:rFonts w:ascii="Times New Roman" w:hAnsi="Times New Roman" w:cs="Times New Roman"/>
          <w:sz w:val="32"/>
          <w:szCs w:val="32"/>
        </w:rPr>
        <w:t>Variables</w:t>
      </w:r>
      <w:r w:rsidR="0053089C" w:rsidRPr="00EE70C9">
        <w:rPr>
          <w:rFonts w:ascii="Times New Roman" w:hAnsi="Times New Roman" w:cs="Times New Roman"/>
          <w:sz w:val="32"/>
          <w:szCs w:val="32"/>
        </w:rPr>
        <w:t xml:space="preserve"> impacting survivorship</w:t>
      </w:r>
    </w:p>
    <w:p w14:paraId="11A1C766" w14:textId="1B43EE25" w:rsidR="00CF51C6" w:rsidRDefault="00FE7B3A" w:rsidP="00391242">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Each site had different variables significantly impact</w:t>
      </w:r>
      <w:r w:rsidR="0053089C">
        <w:rPr>
          <w:rFonts w:ascii="Times New Roman" w:hAnsi="Times New Roman" w:cs="Times New Roman"/>
          <w:sz w:val="24"/>
          <w:szCs w:val="24"/>
        </w:rPr>
        <w:t xml:space="preserve"> changes in density.</w:t>
      </w:r>
      <w:r w:rsidR="00D96B9D">
        <w:rPr>
          <w:rFonts w:ascii="Times New Roman" w:hAnsi="Times New Roman" w:cs="Times New Roman"/>
          <w:sz w:val="24"/>
          <w:szCs w:val="24"/>
        </w:rPr>
        <w:t xml:space="preserve"> </w:t>
      </w:r>
      <w:r w:rsidR="0053089C" w:rsidRPr="00D96B9D">
        <w:rPr>
          <w:rFonts w:ascii="Times New Roman" w:hAnsi="Times New Roman" w:cs="Times New Roman"/>
          <w:sz w:val="24"/>
          <w:szCs w:val="24"/>
        </w:rPr>
        <w:t xml:space="preserve">Light availability was the only variable that impacted survivorship at </w:t>
      </w:r>
      <w:r w:rsidR="009363E3" w:rsidRPr="00D96B9D">
        <w:rPr>
          <w:rFonts w:ascii="Times New Roman" w:hAnsi="Times New Roman" w:cs="Times New Roman"/>
          <w:sz w:val="24"/>
          <w:szCs w:val="24"/>
        </w:rPr>
        <w:t>Childs</w:t>
      </w:r>
      <w:r w:rsidR="0053089C" w:rsidRPr="00D96B9D">
        <w:rPr>
          <w:rFonts w:ascii="Times New Roman" w:hAnsi="Times New Roman" w:cs="Times New Roman"/>
          <w:sz w:val="24"/>
          <w:szCs w:val="24"/>
        </w:rPr>
        <w:t>.</w:t>
      </w:r>
      <w:r w:rsidR="00502BE2" w:rsidRPr="00D96B9D">
        <w:rPr>
          <w:rFonts w:ascii="Times New Roman" w:hAnsi="Times New Roman" w:cs="Times New Roman"/>
          <w:sz w:val="24"/>
          <w:szCs w:val="24"/>
        </w:rPr>
        <w:t xml:space="preserve"> </w:t>
      </w:r>
      <w:r w:rsidR="0053089C" w:rsidRPr="00CF51C6">
        <w:rPr>
          <w:rFonts w:ascii="Times New Roman" w:hAnsi="Times New Roman" w:cs="Times New Roman"/>
          <w:sz w:val="24"/>
          <w:szCs w:val="24"/>
        </w:rPr>
        <w:t>Meanwhile at Beasley, h</w:t>
      </w:r>
      <w:r w:rsidRPr="00CF51C6">
        <w:rPr>
          <w:rFonts w:ascii="Times New Roman" w:hAnsi="Times New Roman" w:cs="Times New Roman"/>
          <w:sz w:val="24"/>
          <w:szCs w:val="24"/>
        </w:rPr>
        <w:t xml:space="preserve">erbaceous </w:t>
      </w:r>
      <w:r w:rsidR="0053089C" w:rsidRPr="00CF51C6">
        <w:rPr>
          <w:rFonts w:ascii="Times New Roman" w:hAnsi="Times New Roman" w:cs="Times New Roman"/>
          <w:sz w:val="24"/>
          <w:szCs w:val="24"/>
        </w:rPr>
        <w:t xml:space="preserve">coverage </w:t>
      </w:r>
      <w:r w:rsidRPr="00CF51C6">
        <w:rPr>
          <w:rFonts w:ascii="Times New Roman" w:hAnsi="Times New Roman" w:cs="Times New Roman"/>
          <w:sz w:val="24"/>
          <w:szCs w:val="24"/>
        </w:rPr>
        <w:t>(positive)</w:t>
      </w:r>
      <w:r w:rsidR="0053089C" w:rsidRPr="00CF51C6">
        <w:rPr>
          <w:rFonts w:ascii="Times New Roman" w:hAnsi="Times New Roman" w:cs="Times New Roman"/>
          <w:sz w:val="24"/>
          <w:szCs w:val="24"/>
        </w:rPr>
        <w:t>, distance above river stage (positive) and changes in HDR</w:t>
      </w:r>
      <w:r w:rsidR="00160F37">
        <w:rPr>
          <w:rFonts w:ascii="Times New Roman" w:hAnsi="Times New Roman" w:cs="Times New Roman"/>
          <w:sz w:val="24"/>
          <w:szCs w:val="24"/>
        </w:rPr>
        <w:t xml:space="preserve"> (positive)</w:t>
      </w:r>
      <w:r w:rsidR="0053089C" w:rsidRPr="00CF51C6">
        <w:rPr>
          <w:rFonts w:ascii="Times New Roman" w:hAnsi="Times New Roman" w:cs="Times New Roman"/>
          <w:sz w:val="24"/>
          <w:szCs w:val="24"/>
        </w:rPr>
        <w:t xml:space="preserve"> were all related to seedling survivorship</w:t>
      </w:r>
      <w:r w:rsidR="00EE7C6B">
        <w:rPr>
          <w:rFonts w:ascii="Times New Roman" w:hAnsi="Times New Roman" w:cs="Times New Roman"/>
          <w:sz w:val="24"/>
          <w:szCs w:val="24"/>
        </w:rPr>
        <w:t xml:space="preserve">. </w:t>
      </w:r>
      <w:r w:rsidR="0053089C" w:rsidRPr="006405F4">
        <w:rPr>
          <w:rFonts w:ascii="Times New Roman" w:hAnsi="Times New Roman" w:cs="Times New Roman"/>
          <w:sz w:val="24"/>
          <w:szCs w:val="24"/>
        </w:rPr>
        <w:t xml:space="preserve">It is interesting that herbaceous coverage was positively correlated to seedling survivorship. </w:t>
      </w:r>
      <w:r w:rsidR="00502BE2">
        <w:rPr>
          <w:rFonts w:ascii="Times New Roman" w:hAnsi="Times New Roman" w:cs="Times New Roman"/>
          <w:sz w:val="24"/>
          <w:szCs w:val="24"/>
        </w:rPr>
        <w:t>One</w:t>
      </w:r>
      <w:r w:rsidR="0053089C" w:rsidRPr="006405F4">
        <w:rPr>
          <w:rFonts w:ascii="Times New Roman" w:hAnsi="Times New Roman" w:cs="Times New Roman"/>
          <w:sz w:val="24"/>
          <w:szCs w:val="24"/>
        </w:rPr>
        <w:t xml:space="preserve"> would expect that more herbaceous competition would negatively impact seedling </w:t>
      </w:r>
      <w:r w:rsidR="00CF51C6" w:rsidRPr="006405F4">
        <w:rPr>
          <w:rFonts w:ascii="Times New Roman" w:hAnsi="Times New Roman" w:cs="Times New Roman"/>
          <w:sz w:val="24"/>
          <w:szCs w:val="24"/>
        </w:rPr>
        <w:t>survival,</w:t>
      </w:r>
      <w:r w:rsidR="0053089C" w:rsidRPr="006405F4">
        <w:rPr>
          <w:rFonts w:ascii="Times New Roman" w:hAnsi="Times New Roman" w:cs="Times New Roman"/>
          <w:sz w:val="24"/>
          <w:szCs w:val="24"/>
        </w:rPr>
        <w:t xml:space="preserve"> but the opposite was true. I suspect that herbaceous coverage, including cottonwood seedlings, are highest in sites with favorable conditions. For example, areas near the water table and with lots of sunlight might recruit the most plant material. On the </w:t>
      </w:r>
      <w:r w:rsidR="00CF51C6" w:rsidRPr="006405F4">
        <w:rPr>
          <w:rFonts w:ascii="Times New Roman" w:hAnsi="Times New Roman" w:cs="Times New Roman"/>
          <w:sz w:val="24"/>
          <w:szCs w:val="24"/>
        </w:rPr>
        <w:t>other hand</w:t>
      </w:r>
      <w:r w:rsidR="0053089C" w:rsidRPr="006405F4">
        <w:rPr>
          <w:rFonts w:ascii="Times New Roman" w:hAnsi="Times New Roman" w:cs="Times New Roman"/>
          <w:sz w:val="24"/>
          <w:szCs w:val="24"/>
        </w:rPr>
        <w:t xml:space="preserve">, sites with low herbaceous coverage might be unsuitable for either cottonwoods or their </w:t>
      </w:r>
      <w:r w:rsidR="00CF51C6" w:rsidRPr="006405F4">
        <w:rPr>
          <w:rFonts w:ascii="Times New Roman" w:hAnsi="Times New Roman" w:cs="Times New Roman"/>
          <w:sz w:val="24"/>
          <w:szCs w:val="24"/>
        </w:rPr>
        <w:t>competitors</w:t>
      </w:r>
      <w:r w:rsidR="0053089C" w:rsidRPr="006405F4">
        <w:rPr>
          <w:rFonts w:ascii="Times New Roman" w:hAnsi="Times New Roman" w:cs="Times New Roman"/>
          <w:sz w:val="24"/>
          <w:szCs w:val="24"/>
        </w:rPr>
        <w:t xml:space="preserve">. </w:t>
      </w:r>
      <w:r w:rsidRPr="00EE70C9">
        <w:rPr>
          <w:rFonts w:ascii="Times New Roman" w:hAnsi="Times New Roman" w:cs="Times New Roman"/>
          <w:sz w:val="24"/>
          <w:szCs w:val="24"/>
        </w:rPr>
        <w:t>Distance above river stage</w:t>
      </w:r>
      <w:r w:rsidR="0053089C" w:rsidRPr="00EE70C9">
        <w:rPr>
          <w:rFonts w:ascii="Times New Roman" w:hAnsi="Times New Roman" w:cs="Times New Roman"/>
          <w:sz w:val="24"/>
          <w:szCs w:val="24"/>
        </w:rPr>
        <w:t xml:space="preserve"> was another significant variable. </w:t>
      </w:r>
      <w:r w:rsidR="00502BE2">
        <w:rPr>
          <w:rFonts w:ascii="Times New Roman" w:hAnsi="Times New Roman" w:cs="Times New Roman"/>
          <w:sz w:val="24"/>
          <w:szCs w:val="24"/>
        </w:rPr>
        <w:t xml:space="preserve">The closer a plot was to the river </w:t>
      </w:r>
      <w:r w:rsidR="00EE7C6B">
        <w:rPr>
          <w:rFonts w:ascii="Times New Roman" w:hAnsi="Times New Roman" w:cs="Times New Roman"/>
          <w:sz w:val="24"/>
          <w:szCs w:val="24"/>
        </w:rPr>
        <w:t>stage;</w:t>
      </w:r>
      <w:r w:rsidR="00502BE2">
        <w:rPr>
          <w:rFonts w:ascii="Times New Roman" w:hAnsi="Times New Roman" w:cs="Times New Roman"/>
          <w:sz w:val="24"/>
          <w:szCs w:val="24"/>
        </w:rPr>
        <w:t xml:space="preserve"> the higher seedling survival was. This is also consistent with cottonwood ecology as seedlings must be able to reach groundwater </w:t>
      </w:r>
      <w:r w:rsidR="00EE7C6B">
        <w:rPr>
          <w:rFonts w:ascii="Times New Roman" w:hAnsi="Times New Roman" w:cs="Times New Roman"/>
          <w:sz w:val="24"/>
          <w:szCs w:val="24"/>
        </w:rPr>
        <w:t>to</w:t>
      </w:r>
      <w:r w:rsidR="00502BE2">
        <w:rPr>
          <w:rFonts w:ascii="Times New Roman" w:hAnsi="Times New Roman" w:cs="Times New Roman"/>
          <w:sz w:val="24"/>
          <w:szCs w:val="24"/>
        </w:rPr>
        <w:t xml:space="preserve"> grow and survive in such a hot</w:t>
      </w:r>
      <w:r w:rsidR="00EE7C6B">
        <w:rPr>
          <w:rFonts w:ascii="Times New Roman" w:hAnsi="Times New Roman" w:cs="Times New Roman"/>
          <w:sz w:val="24"/>
          <w:szCs w:val="24"/>
        </w:rPr>
        <w:t>,</w:t>
      </w:r>
      <w:r w:rsidR="00502BE2">
        <w:rPr>
          <w:rFonts w:ascii="Times New Roman" w:hAnsi="Times New Roman" w:cs="Times New Roman"/>
          <w:sz w:val="24"/>
          <w:szCs w:val="24"/>
        </w:rPr>
        <w:t xml:space="preserve"> arid environment</w:t>
      </w:r>
      <w:r w:rsidR="00033E45">
        <w:rPr>
          <w:rFonts w:ascii="Times New Roman" w:hAnsi="Times New Roman" w:cs="Times New Roman"/>
          <w:sz w:val="24"/>
          <w:szCs w:val="24"/>
        </w:rPr>
        <w:t xml:space="preserve"> </w:t>
      </w:r>
      <w:r w:rsidR="00033E45">
        <w:rPr>
          <w:rFonts w:ascii="Times New Roman" w:hAnsi="Times New Roman" w:cs="Times New Roman"/>
          <w:sz w:val="24"/>
          <w:szCs w:val="24"/>
        </w:rPr>
        <w:fldChar w:fldCharType="begin"/>
      </w:r>
      <w:r w:rsidR="00033E45">
        <w:rPr>
          <w:rFonts w:ascii="Times New Roman" w:hAnsi="Times New Roman" w:cs="Times New Roman"/>
          <w:sz w:val="24"/>
          <w:szCs w:val="24"/>
        </w:rPr>
        <w:instrText xml:space="preserve"> ADDIN ZOTERO_ITEM CSL_CITATION {"citationID":"3QXarwfw","properties":{"formattedCitation":"(Cooper et al. 1999; Kalischuk, Rood, and Mahoney 2001)","plainCitation":"(Cooper et al. 1999; Kalischuk, Rood, and Mahoney 2001)","noteIndex":0},"citationItems":[{"id":3,"uris":["http://zotero.org/users/local/yyBX3i8n/items/SFPA89JJ"],"itemData":{"id":3,"type":"article-journal","container-title":"Regulated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A"}],"issued":{"date-parts":[["1999"]]}}},{"id":46,"uris":["http://zotero.org/users/local/yyBX3i8n/items/AGK7HNSR"],"itemData":{"id":46,"type":"article-journal","container-title":"Forest Ecology and Management","DOI":"10.1016/S0378-1127(00)00359-5","ISSN":"03781127","issue":"1-3","journalAbbreviation":"Forest Ecology and Management","language":"en","license":"https://www.elsevier.com/tdm/userlicense/1.0/","page":"75-89","source":"DOI.org (Crossref)","title":"Environmental influences on seedling growth of cottonwood species following a major flood","volume":"144","author":[{"family":"Kalischuk","given":"Andrea R."},{"family":"Rood","given":"Stewart B."},{"family":"Mahoney","given":"John M."}],"issued":{"date-parts":[["2001",4]]}}}],"schema":"https://github.com/citation-style-language/schema/raw/master/csl-citation.json"} </w:instrText>
      </w:r>
      <w:r w:rsidR="00033E45">
        <w:rPr>
          <w:rFonts w:ascii="Times New Roman" w:hAnsi="Times New Roman" w:cs="Times New Roman"/>
          <w:sz w:val="24"/>
          <w:szCs w:val="24"/>
        </w:rPr>
        <w:fldChar w:fldCharType="separate"/>
      </w:r>
      <w:r w:rsidR="00033E45" w:rsidRPr="00033E45">
        <w:rPr>
          <w:rFonts w:ascii="Times New Roman" w:hAnsi="Times New Roman" w:cs="Times New Roman"/>
          <w:sz w:val="24"/>
        </w:rPr>
        <w:t>(Cooper et al. 1999; Kalischuk, Rood, and Mahoney 2001)</w:t>
      </w:r>
      <w:r w:rsidR="00033E45">
        <w:rPr>
          <w:rFonts w:ascii="Times New Roman" w:hAnsi="Times New Roman" w:cs="Times New Roman"/>
          <w:sz w:val="24"/>
          <w:szCs w:val="24"/>
        </w:rPr>
        <w:fldChar w:fldCharType="end"/>
      </w:r>
      <w:r w:rsidR="00502BE2">
        <w:rPr>
          <w:rFonts w:ascii="Times New Roman" w:hAnsi="Times New Roman" w:cs="Times New Roman"/>
          <w:sz w:val="24"/>
          <w:szCs w:val="24"/>
        </w:rPr>
        <w:t>.</w:t>
      </w:r>
      <w:r w:rsidR="00EE7C6B">
        <w:rPr>
          <w:rFonts w:ascii="Times New Roman" w:hAnsi="Times New Roman" w:cs="Times New Roman"/>
          <w:sz w:val="24"/>
          <w:szCs w:val="24"/>
        </w:rPr>
        <w:t xml:space="preserve"> </w:t>
      </w:r>
      <w:r w:rsidR="00EE70C9" w:rsidRPr="00EE70C9">
        <w:rPr>
          <w:rFonts w:ascii="Times New Roman" w:hAnsi="Times New Roman" w:cs="Times New Roman"/>
          <w:sz w:val="24"/>
          <w:szCs w:val="24"/>
        </w:rPr>
        <w:t xml:space="preserve">Increases in </w:t>
      </w:r>
      <w:r w:rsidR="00CF51C6" w:rsidRPr="00EE70C9">
        <w:rPr>
          <w:rFonts w:ascii="Times New Roman" w:hAnsi="Times New Roman" w:cs="Times New Roman"/>
          <w:sz w:val="24"/>
          <w:szCs w:val="24"/>
        </w:rPr>
        <w:t xml:space="preserve">HDR </w:t>
      </w:r>
      <w:r w:rsidR="00EE70C9" w:rsidRPr="00EE70C9">
        <w:rPr>
          <w:rFonts w:ascii="Times New Roman" w:hAnsi="Times New Roman" w:cs="Times New Roman"/>
          <w:sz w:val="24"/>
          <w:szCs w:val="24"/>
        </w:rPr>
        <w:t xml:space="preserve">was also a significant factor for seedling </w:t>
      </w:r>
      <w:r w:rsidR="00EE7C6B" w:rsidRPr="00EE70C9">
        <w:rPr>
          <w:rFonts w:ascii="Times New Roman" w:hAnsi="Times New Roman" w:cs="Times New Roman"/>
          <w:sz w:val="24"/>
          <w:szCs w:val="24"/>
        </w:rPr>
        <w:t>survival</w:t>
      </w:r>
      <w:r w:rsidR="00EE70C9" w:rsidRPr="00EE70C9">
        <w:rPr>
          <w:rFonts w:ascii="Times New Roman" w:hAnsi="Times New Roman" w:cs="Times New Roman"/>
          <w:sz w:val="24"/>
          <w:szCs w:val="24"/>
        </w:rPr>
        <w:t xml:space="preserve"> at BRAP. As HDR increases, so does survival. A higher HDR indicates that a seedling is taller and narrower. Plots where seedlings grew taller and narrower saw higher survivorship</w:t>
      </w:r>
      <w:r w:rsidR="00EE7C6B">
        <w:rPr>
          <w:rFonts w:ascii="Times New Roman" w:hAnsi="Times New Roman" w:cs="Times New Roman"/>
          <w:sz w:val="24"/>
          <w:szCs w:val="24"/>
        </w:rPr>
        <w:t>. This could indicate that at some plots, seedling height can help drive survivorship.</w:t>
      </w:r>
    </w:p>
    <w:p w14:paraId="43327357" w14:textId="6715E7DA" w:rsidR="00D069DB" w:rsidRPr="00EE70C9" w:rsidRDefault="00D069DB" w:rsidP="00391242">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Plots at Childs and BRAP had different factors influencing survivorship.</w:t>
      </w:r>
      <w:r w:rsidR="007E2B53">
        <w:rPr>
          <w:rFonts w:ascii="Times New Roman" w:hAnsi="Times New Roman" w:cs="Times New Roman"/>
          <w:sz w:val="24"/>
          <w:szCs w:val="24"/>
        </w:rPr>
        <w:t xml:space="preserve"> The variety of significant variables shows that seedling regeneration and survival is very site and plot specific. Seedlings regenerate in a diverse set of geomorphic settings and can be influenced by anything from light availability to distance from river stage.</w:t>
      </w:r>
    </w:p>
    <w:p w14:paraId="48650CD7" w14:textId="31B6AB1D" w:rsidR="00A71994" w:rsidRDefault="00A71994" w:rsidP="00391242">
      <w:pPr>
        <w:spacing w:line="240" w:lineRule="auto"/>
        <w:rPr>
          <w:rFonts w:ascii="Times New Roman" w:eastAsia="Times New Roman" w:hAnsi="Times New Roman" w:cs="Times New Roman"/>
          <w:bCs/>
          <w:sz w:val="24"/>
          <w:szCs w:val="24"/>
        </w:rPr>
      </w:pPr>
    </w:p>
    <w:p w14:paraId="25FD491F" w14:textId="64A36E58" w:rsidR="00A71994" w:rsidRPr="001C7A2B" w:rsidRDefault="00972671" w:rsidP="00391242">
      <w:pPr>
        <w:pStyle w:val="Heading2"/>
        <w:spacing w:line="240" w:lineRule="auto"/>
        <w:rPr>
          <w:rFonts w:ascii="Times New Roman" w:hAnsi="Times New Roman" w:cs="Times New Roman"/>
        </w:rPr>
      </w:pPr>
      <w:bookmarkStart w:id="91" w:name="_Toc187849263"/>
      <w:r w:rsidRPr="001C7A2B">
        <w:rPr>
          <w:rFonts w:ascii="Times New Roman" w:hAnsi="Times New Roman" w:cs="Times New Roman"/>
        </w:rPr>
        <w:lastRenderedPageBreak/>
        <w:t>Dendrochronology</w:t>
      </w:r>
      <w:bookmarkEnd w:id="91"/>
    </w:p>
    <w:p w14:paraId="669109F0" w14:textId="59C2BB59" w:rsidR="00394DF0" w:rsidRPr="00394DF0" w:rsidRDefault="00394DF0" w:rsidP="00391242">
      <w:pPr>
        <w:spacing w:line="240" w:lineRule="auto"/>
        <w:rPr>
          <w:rFonts w:ascii="Times New Roman" w:eastAsia="Times New Roman" w:hAnsi="Times New Roman" w:cs="Times New Roman"/>
          <w:b/>
          <w:sz w:val="24"/>
          <w:szCs w:val="24"/>
        </w:rPr>
      </w:pPr>
      <w:r w:rsidRPr="00394DF0">
        <w:rPr>
          <w:rFonts w:ascii="Times New Roman" w:eastAsia="Times New Roman" w:hAnsi="Times New Roman" w:cs="Times New Roman"/>
          <w:b/>
          <w:sz w:val="24"/>
          <w:szCs w:val="24"/>
        </w:rPr>
        <w:t>Minimum ages</w:t>
      </w:r>
    </w:p>
    <w:p w14:paraId="3208A455" w14:textId="31502149" w:rsidR="00394DF0" w:rsidRDefault="006F42E5"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C97EC1">
        <w:rPr>
          <w:rFonts w:ascii="Times New Roman" w:eastAsia="Times New Roman" w:hAnsi="Times New Roman" w:cs="Times New Roman"/>
          <w:bCs/>
          <w:sz w:val="24"/>
          <w:szCs w:val="24"/>
        </w:rPr>
        <w:t xml:space="preserve">Most of the cottonwoods along the Verde River are young. The mean inner pith date goes back to around the year </w:t>
      </w:r>
      <w:commentRangeStart w:id="92"/>
      <w:r w:rsidR="00C97EC1">
        <w:rPr>
          <w:rFonts w:ascii="Times New Roman" w:eastAsia="Times New Roman" w:hAnsi="Times New Roman" w:cs="Times New Roman"/>
          <w:bCs/>
          <w:sz w:val="24"/>
          <w:szCs w:val="24"/>
        </w:rPr>
        <w:t>2000</w:t>
      </w:r>
      <w:commentRangeEnd w:id="92"/>
      <w:r w:rsidR="00812D3E">
        <w:rPr>
          <w:rStyle w:val="CommentReference"/>
        </w:rPr>
        <w:commentReference w:id="92"/>
      </w:r>
      <w:r w:rsidR="00C97EC1">
        <w:rPr>
          <w:rFonts w:ascii="Times New Roman" w:eastAsia="Times New Roman" w:hAnsi="Times New Roman" w:cs="Times New Roman"/>
          <w:bCs/>
          <w:sz w:val="24"/>
          <w:szCs w:val="24"/>
        </w:rPr>
        <w:t xml:space="preserve">. Very few trees have piths dating after 2010 which means that regeneration has been sparse since the </w:t>
      </w:r>
      <w:r w:rsidR="00534991">
        <w:rPr>
          <w:rFonts w:ascii="Times New Roman" w:eastAsia="Times New Roman" w:hAnsi="Times New Roman" w:cs="Times New Roman"/>
          <w:bCs/>
          <w:sz w:val="24"/>
          <w:szCs w:val="24"/>
        </w:rPr>
        <w:t>mid-2000s</w:t>
      </w:r>
      <w:r w:rsidR="00C97EC1">
        <w:rPr>
          <w:rFonts w:ascii="Times New Roman" w:eastAsia="Times New Roman" w:hAnsi="Times New Roman" w:cs="Times New Roman"/>
          <w:bCs/>
          <w:sz w:val="24"/>
          <w:szCs w:val="24"/>
        </w:rPr>
        <w:t>. There has been a relative absence of large winter floods since 2005 (Figure ??).</w:t>
      </w:r>
      <w:r w:rsidR="00091772">
        <w:rPr>
          <w:rFonts w:ascii="Times New Roman" w:eastAsia="Times New Roman" w:hAnsi="Times New Roman" w:cs="Times New Roman"/>
          <w:bCs/>
          <w:sz w:val="24"/>
          <w:szCs w:val="24"/>
        </w:rPr>
        <w:t xml:space="preserve"> Their young age could also be because of the relatively intact hydrology along the Verde River. Large floods occur frequently enough to constantly remove trees and recruit a younger cohort.</w:t>
      </w:r>
      <w:r w:rsidR="00C97EC1">
        <w:rPr>
          <w:rFonts w:ascii="Times New Roman" w:eastAsia="Times New Roman" w:hAnsi="Times New Roman" w:cs="Times New Roman"/>
          <w:bCs/>
          <w:sz w:val="24"/>
          <w:szCs w:val="24"/>
        </w:rPr>
        <w:t xml:space="preserve"> The Verde River floodplain has been largely depositional. Tree root collars are submerged under sediment leading to uncertainty about their exact </w:t>
      </w:r>
      <w:commentRangeStart w:id="93"/>
      <w:r w:rsidR="00C97EC1">
        <w:rPr>
          <w:rFonts w:ascii="Times New Roman" w:eastAsia="Times New Roman" w:hAnsi="Times New Roman" w:cs="Times New Roman"/>
          <w:bCs/>
          <w:sz w:val="24"/>
          <w:szCs w:val="24"/>
        </w:rPr>
        <w:t>age</w:t>
      </w:r>
      <w:commentRangeEnd w:id="93"/>
      <w:r w:rsidR="00812D3E">
        <w:rPr>
          <w:rStyle w:val="CommentReference"/>
        </w:rPr>
        <w:commentReference w:id="93"/>
      </w:r>
      <w:r w:rsidR="00C97EC1">
        <w:rPr>
          <w:rFonts w:ascii="Times New Roman" w:eastAsia="Times New Roman" w:hAnsi="Times New Roman" w:cs="Times New Roman"/>
          <w:bCs/>
          <w:sz w:val="24"/>
          <w:szCs w:val="24"/>
        </w:rPr>
        <w:t>. However, based on the understanding of Fremont cottonwood ecology and the gauge record, it is likely that most of the cottonwoods cored germinated in winter floods in 1993 or 1995.</w:t>
      </w:r>
      <w:r w:rsidR="00033E45">
        <w:rPr>
          <w:rFonts w:ascii="Times New Roman" w:eastAsia="Times New Roman" w:hAnsi="Times New Roman" w:cs="Times New Roman"/>
          <w:bCs/>
          <w:sz w:val="24"/>
          <w:szCs w:val="24"/>
        </w:rPr>
        <w:t xml:space="preserve"> In two growing seasons, seedling heights reached an average of 36 cm</w:t>
      </w:r>
      <w:r w:rsidR="000078E9">
        <w:rPr>
          <w:rFonts w:ascii="Times New Roman" w:eastAsia="Times New Roman" w:hAnsi="Times New Roman" w:cs="Times New Roman"/>
          <w:bCs/>
          <w:sz w:val="24"/>
          <w:szCs w:val="24"/>
        </w:rPr>
        <w:t xml:space="preserve"> </w:t>
      </w:r>
      <w:r w:rsidR="00033E45">
        <w:rPr>
          <w:rFonts w:ascii="Times New Roman" w:eastAsia="Times New Roman" w:hAnsi="Times New Roman" w:cs="Times New Roman"/>
          <w:bCs/>
          <w:sz w:val="24"/>
          <w:szCs w:val="24"/>
        </w:rPr>
        <w:t>and 64 cm at BRAP and Childs specifically. To get from 1995 to the average inner pith date of 2000 means that the average Fremont cottonwood germinated .9 and 1.60 meters under the current land surface. However, this assumes that seedling growth is linear and constant.</w:t>
      </w:r>
    </w:p>
    <w:p w14:paraId="6762A1EC" w14:textId="5134F590" w:rsidR="00136A41" w:rsidRPr="00394DF0" w:rsidRDefault="00136A41" w:rsidP="00391242">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4"/>
          <w:szCs w:val="24"/>
        </w:rPr>
        <w:tab/>
        <w:t xml:space="preserve">There is also a very weak correlation (r2 </w:t>
      </w:r>
      <w:r w:rsidR="00E36BAC">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.06) between the age and diameter of cottonwoods cored. With no strong trend between age and diameter, it means that </w:t>
      </w:r>
      <w:r w:rsidR="00E36BAC">
        <w:rPr>
          <w:rFonts w:ascii="Times New Roman" w:eastAsia="Times New Roman" w:hAnsi="Times New Roman" w:cs="Times New Roman"/>
          <w:bCs/>
          <w:sz w:val="24"/>
          <w:szCs w:val="24"/>
        </w:rPr>
        <w:t>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61C6D686" w14:textId="59306D51" w:rsidR="00033E45" w:rsidRDefault="00F81706"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3F13361B" w14:textId="6207D6C3" w:rsidR="008959A3" w:rsidRPr="009613F6" w:rsidRDefault="00F81706" w:rsidP="00391242">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Tree growth</w:t>
      </w:r>
    </w:p>
    <w:p w14:paraId="1041F115" w14:textId="1478B7CB" w:rsidR="00972671" w:rsidRDefault="002E3CE7"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Basal Area Index (</w:t>
      </w:r>
      <w:r w:rsidR="00972671" w:rsidRPr="008959A3">
        <w:rPr>
          <w:rFonts w:ascii="Times New Roman" w:eastAsia="Times New Roman" w:hAnsi="Times New Roman" w:cs="Times New Roman"/>
          <w:bCs/>
          <w:sz w:val="24"/>
          <w:szCs w:val="24"/>
        </w:rPr>
        <w:t>BAI</w:t>
      </w:r>
      <w:r>
        <w:rPr>
          <w:rFonts w:ascii="Times New Roman" w:eastAsia="Times New Roman" w:hAnsi="Times New Roman" w:cs="Times New Roman"/>
          <w:bCs/>
          <w:sz w:val="24"/>
          <w:szCs w:val="24"/>
        </w:rPr>
        <w:t>)</w:t>
      </w:r>
      <w:r w:rsidR="00972671" w:rsidRPr="008959A3">
        <w:rPr>
          <w:rFonts w:ascii="Times New Roman" w:eastAsia="Times New Roman" w:hAnsi="Times New Roman" w:cs="Times New Roman"/>
          <w:bCs/>
          <w:sz w:val="24"/>
          <w:szCs w:val="24"/>
        </w:rPr>
        <w:t xml:space="preserve"> </w:t>
      </w:r>
      <w:r w:rsidR="00394DF0" w:rsidRPr="008959A3">
        <w:rPr>
          <w:rFonts w:ascii="Times New Roman" w:eastAsia="Times New Roman" w:hAnsi="Times New Roman" w:cs="Times New Roman"/>
          <w:bCs/>
          <w:sz w:val="24"/>
          <w:szCs w:val="24"/>
        </w:rPr>
        <w:t>is generally increasing since about 1995</w:t>
      </w:r>
      <w:r w:rsidR="008959A3">
        <w:rPr>
          <w:rFonts w:ascii="Times New Roman" w:eastAsia="Times New Roman" w:hAnsi="Times New Roman" w:cs="Times New Roman"/>
          <w:bCs/>
          <w:sz w:val="24"/>
          <w:szCs w:val="24"/>
        </w:rPr>
        <w:t>. This means that the trees have been adding basal area at an above average rate.</w:t>
      </w:r>
      <w:r w:rsidR="00394DF0" w:rsidRPr="008959A3">
        <w:rPr>
          <w:rFonts w:ascii="Times New Roman" w:eastAsia="Times New Roman" w:hAnsi="Times New Roman" w:cs="Times New Roman"/>
          <w:bCs/>
          <w:sz w:val="24"/>
          <w:szCs w:val="24"/>
        </w:rPr>
        <w:t xml:space="preserve"> </w:t>
      </w:r>
      <w:r w:rsidR="008959A3" w:rsidRPr="008959A3">
        <w:rPr>
          <w:rFonts w:ascii="Times New Roman" w:eastAsia="Times New Roman" w:hAnsi="Times New Roman" w:cs="Times New Roman"/>
          <w:bCs/>
          <w:sz w:val="24"/>
          <w:szCs w:val="24"/>
        </w:rPr>
        <w:t xml:space="preserve">Meanwhile, </w:t>
      </w:r>
      <w:r>
        <w:rPr>
          <w:rFonts w:ascii="Times New Roman" w:eastAsia="Times New Roman" w:hAnsi="Times New Roman" w:cs="Times New Roman"/>
          <w:bCs/>
          <w:sz w:val="24"/>
          <w:szCs w:val="24"/>
        </w:rPr>
        <w:t>Ring Width Index (</w:t>
      </w:r>
      <w:r w:rsidR="00394DF0" w:rsidRPr="008959A3">
        <w:rPr>
          <w:rFonts w:ascii="Times New Roman" w:eastAsia="Times New Roman" w:hAnsi="Times New Roman" w:cs="Times New Roman"/>
          <w:bCs/>
          <w:sz w:val="24"/>
          <w:szCs w:val="24"/>
        </w:rPr>
        <w:t>RWI</w:t>
      </w:r>
      <w:r>
        <w:rPr>
          <w:rFonts w:ascii="Times New Roman" w:eastAsia="Times New Roman" w:hAnsi="Times New Roman" w:cs="Times New Roman"/>
          <w:bCs/>
          <w:sz w:val="24"/>
          <w:szCs w:val="24"/>
        </w:rPr>
        <w:t>)</w:t>
      </w:r>
      <w:r w:rsidR="00394DF0" w:rsidRPr="008959A3">
        <w:rPr>
          <w:rFonts w:ascii="Times New Roman" w:eastAsia="Times New Roman" w:hAnsi="Times New Roman" w:cs="Times New Roman"/>
          <w:bCs/>
          <w:sz w:val="24"/>
          <w:szCs w:val="24"/>
        </w:rPr>
        <w:t xml:space="preserve"> has been generally decreasing since about 2000.</w:t>
      </w:r>
      <w:r w:rsidR="008959A3" w:rsidRPr="008959A3">
        <w:rPr>
          <w:rFonts w:ascii="Times New Roman" w:eastAsia="Times New Roman" w:hAnsi="Times New Roman" w:cs="Times New Roman"/>
          <w:bCs/>
          <w:sz w:val="24"/>
          <w:szCs w:val="24"/>
        </w:rPr>
        <w:t xml:space="preserve"> This means that tree rings have been getting smaller.</w:t>
      </w:r>
      <w:r w:rsidR="008959A3">
        <w:rPr>
          <w:rFonts w:ascii="Times New Roman" w:eastAsia="Times New Roman" w:hAnsi="Times New Roman" w:cs="Times New Roman"/>
          <w:bCs/>
          <w:sz w:val="24"/>
          <w:szCs w:val="24"/>
        </w:rPr>
        <w:t xml:space="preserve"> This makes sense because as a tree gets taller over time, a larger volume of wood is </w:t>
      </w:r>
      <w:r>
        <w:rPr>
          <w:rFonts w:ascii="Times New Roman" w:eastAsia="Times New Roman" w:hAnsi="Times New Roman" w:cs="Times New Roman"/>
          <w:bCs/>
          <w:sz w:val="24"/>
          <w:szCs w:val="24"/>
        </w:rPr>
        <w:t>produced with a smaller ring. The above average BAI suggests that the riparian forests along the Verde River are continuing to grow and are yet to reach a mature, steady state.</w:t>
      </w:r>
      <w:r w:rsidR="00FE7B3A">
        <w:rPr>
          <w:rFonts w:ascii="Times New Roman" w:eastAsia="Times New Roman" w:hAnsi="Times New Roman" w:cs="Times New Roman"/>
          <w:bCs/>
          <w:sz w:val="24"/>
          <w:szCs w:val="24"/>
        </w:rPr>
        <w:t xml:space="preserve"> </w:t>
      </w:r>
      <w:r w:rsidR="00E34BE0">
        <w:rPr>
          <w:rFonts w:ascii="Times New Roman" w:eastAsia="Times New Roman" w:hAnsi="Times New Roman" w:cs="Times New Roman"/>
          <w:bCs/>
          <w:sz w:val="24"/>
          <w:szCs w:val="24"/>
        </w:rPr>
        <w:t xml:space="preserve">Although cottonwoods are pioneer species, </w:t>
      </w:r>
      <w:commentRangeStart w:id="94"/>
      <w:commentRangeStart w:id="95"/>
      <w:r w:rsidR="00E34BE0">
        <w:rPr>
          <w:rFonts w:ascii="Times New Roman" w:eastAsia="Times New Roman" w:hAnsi="Times New Roman" w:cs="Times New Roman"/>
          <w:bCs/>
          <w:sz w:val="24"/>
          <w:szCs w:val="24"/>
        </w:rPr>
        <w:t xml:space="preserve">they are still relatively young at 25-30 years old and continue to grow at a quick rate. </w:t>
      </w:r>
      <w:r w:rsidR="00FE7B3A">
        <w:rPr>
          <w:rFonts w:ascii="Times New Roman" w:eastAsia="Times New Roman" w:hAnsi="Times New Roman" w:cs="Times New Roman"/>
          <w:bCs/>
          <w:sz w:val="24"/>
          <w:szCs w:val="24"/>
        </w:rPr>
        <w:t>Both growth metrics also saw a sharp increase in 2023</w:t>
      </w:r>
      <w:r w:rsidR="00E34BE0">
        <w:rPr>
          <w:rFonts w:ascii="Times New Roman" w:eastAsia="Times New Roman" w:hAnsi="Times New Roman" w:cs="Times New Roman"/>
          <w:bCs/>
          <w:sz w:val="24"/>
          <w:szCs w:val="24"/>
        </w:rPr>
        <w:t xml:space="preserve"> where large floods could have cleared out competition or recharged local aquifers</w:t>
      </w:r>
      <w:r w:rsidR="00FE7B3A">
        <w:rPr>
          <w:rFonts w:ascii="Times New Roman" w:eastAsia="Times New Roman" w:hAnsi="Times New Roman" w:cs="Times New Roman"/>
          <w:bCs/>
          <w:sz w:val="24"/>
          <w:szCs w:val="24"/>
        </w:rPr>
        <w:t>.</w:t>
      </w:r>
      <w:commentRangeEnd w:id="94"/>
      <w:r w:rsidR="00586F59">
        <w:rPr>
          <w:rStyle w:val="CommentReference"/>
        </w:rPr>
        <w:commentReference w:id="94"/>
      </w:r>
      <w:commentRangeEnd w:id="95"/>
      <w:r w:rsidR="009510DD">
        <w:rPr>
          <w:rStyle w:val="CommentReference"/>
        </w:rPr>
        <w:commentReference w:id="95"/>
      </w:r>
    </w:p>
    <w:p w14:paraId="46DCF563" w14:textId="77777777" w:rsidR="009008BB" w:rsidRDefault="009008BB" w:rsidP="00391242">
      <w:pPr>
        <w:spacing w:line="240" w:lineRule="auto"/>
        <w:ind w:firstLine="720"/>
        <w:rPr>
          <w:rFonts w:ascii="Times New Roman" w:eastAsia="Times New Roman" w:hAnsi="Times New Roman" w:cs="Times New Roman"/>
          <w:bCs/>
          <w:sz w:val="24"/>
          <w:szCs w:val="24"/>
        </w:rPr>
      </w:pPr>
    </w:p>
    <w:p w14:paraId="66EFA805" w14:textId="50DC01C5" w:rsidR="00432094" w:rsidRPr="00432094" w:rsidRDefault="009008BB" w:rsidP="00391242">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Response to climate</w:t>
      </w:r>
    </w:p>
    <w:p w14:paraId="49ACC977" w14:textId="512AFE74" w:rsidR="008971B1" w:rsidRDefault="008971B1"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When the water year is considered</w:t>
      </w:r>
      <w:r w:rsidR="00CB1784">
        <w:rPr>
          <w:rFonts w:ascii="Times New Roman" w:eastAsia="Times New Roman" w:hAnsi="Times New Roman" w:cs="Times New Roman"/>
          <w:bCs/>
          <w:sz w:val="24"/>
          <w:szCs w:val="24"/>
        </w:rPr>
        <w:t xml:space="preserve"> (Table </w:t>
      </w:r>
      <w:r w:rsidR="00FB2CEC">
        <w:rPr>
          <w:rFonts w:ascii="Times New Roman" w:eastAsia="Times New Roman" w:hAnsi="Times New Roman" w:cs="Times New Roman"/>
          <w:bCs/>
          <w:sz w:val="24"/>
          <w:szCs w:val="24"/>
        </w:rPr>
        <w:t>7</w:t>
      </w:r>
      <w:r w:rsidR="00CB1784">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June, July </w:t>
      </w:r>
      <w:r w:rsidR="00233C82">
        <w:rPr>
          <w:rFonts w:ascii="Times New Roman" w:eastAsia="Times New Roman" w:hAnsi="Times New Roman" w:cs="Times New Roman"/>
          <w:bCs/>
          <w:sz w:val="24"/>
          <w:szCs w:val="24"/>
        </w:rPr>
        <w:t>streamflows,</w:t>
      </w:r>
      <w:r w:rsidR="006D6E41">
        <w:rPr>
          <w:rFonts w:ascii="Times New Roman" w:eastAsia="Times New Roman" w:hAnsi="Times New Roman" w:cs="Times New Roman"/>
          <w:bCs/>
          <w:sz w:val="24"/>
          <w:szCs w:val="24"/>
        </w:rPr>
        <w:t xml:space="preserve"> June PDSI, </w:t>
      </w:r>
      <w:r>
        <w:rPr>
          <w:rFonts w:ascii="Times New Roman" w:eastAsia="Times New Roman" w:hAnsi="Times New Roman" w:cs="Times New Roman"/>
          <w:bCs/>
          <w:sz w:val="24"/>
          <w:szCs w:val="24"/>
        </w:rPr>
        <w:t xml:space="preserve">and October temperatures cause a positive response in tree growth. September streamflows negatively impact </w:t>
      </w:r>
      <w:commentRangeStart w:id="96"/>
      <w:r>
        <w:rPr>
          <w:rFonts w:ascii="Times New Roman" w:eastAsia="Times New Roman" w:hAnsi="Times New Roman" w:cs="Times New Roman"/>
          <w:bCs/>
          <w:sz w:val="24"/>
          <w:szCs w:val="24"/>
        </w:rPr>
        <w:t>growth</w:t>
      </w:r>
      <w:commentRangeEnd w:id="96"/>
      <w:r w:rsidR="00101CD0">
        <w:rPr>
          <w:rStyle w:val="CommentReference"/>
        </w:rPr>
        <w:commentReference w:id="96"/>
      </w:r>
      <w:r>
        <w:rPr>
          <w:rFonts w:ascii="Times New Roman" w:eastAsia="Times New Roman" w:hAnsi="Times New Roman" w:cs="Times New Roman"/>
          <w:bCs/>
          <w:sz w:val="24"/>
          <w:szCs w:val="24"/>
        </w:rPr>
        <w:t xml:space="preserve">. </w:t>
      </w:r>
      <w:r w:rsidR="006D6E41">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w:t>
      </w:r>
      <w:r w:rsidR="00233C82">
        <w:rPr>
          <w:rFonts w:ascii="Times New Roman" w:eastAsia="Times New Roman" w:hAnsi="Times New Roman" w:cs="Times New Roman"/>
          <w:bCs/>
          <w:sz w:val="24"/>
          <w:szCs w:val="24"/>
        </w:rPr>
        <w:t>could help alleviate high summer temperatures and recharge the alluvial aquifer that these trees draw water from.</w:t>
      </w:r>
      <w:r w:rsidR="009510DD">
        <w:rPr>
          <w:rFonts w:ascii="Times New Roman" w:eastAsia="Times New Roman" w:hAnsi="Times New Roman" w:cs="Times New Roman"/>
          <w:bCs/>
          <w:sz w:val="24"/>
          <w:szCs w:val="24"/>
        </w:rPr>
        <w:t xml:space="preserve"> Higher flows (and therefore higher groundwater levels) could also saturate more of the rhizosphere allowing for more roots to draw water and increase growth.  Recent research found that Fremont cottonwoods are able to cool themselves remarkably well from high summer temperatures as long as adequate water. Higher flows could increase water availability and allow them to cool themselves better.</w:t>
      </w:r>
      <w:r w:rsidR="006D6E41">
        <w:rPr>
          <w:rFonts w:ascii="Times New Roman" w:eastAsia="Times New Roman" w:hAnsi="Times New Roman" w:cs="Times New Roman"/>
          <w:bCs/>
          <w:sz w:val="24"/>
          <w:szCs w:val="24"/>
        </w:rPr>
        <w:t xml:space="preserve"> </w:t>
      </w:r>
      <w:r w:rsidR="001E4EA9">
        <w:rPr>
          <w:rFonts w:ascii="Times New Roman" w:eastAsia="Times New Roman" w:hAnsi="Times New Roman" w:cs="Times New Roman"/>
          <w:bCs/>
          <w:sz w:val="24"/>
          <w:szCs w:val="24"/>
        </w:rPr>
        <w:t>These responses are more consistent with the North American Monsoon. In this case, summer precipitation and the monsoon season drives tree growth.</w:t>
      </w:r>
    </w:p>
    <w:p w14:paraId="038BF95D" w14:textId="350A6115" w:rsidR="008971B1" w:rsidRDefault="001E4EA9"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September streamflow and annual growth were negatively correlated </w:t>
      </w:r>
      <w:r w:rsidR="006D6E41">
        <w:rPr>
          <w:rFonts w:ascii="Times New Roman" w:eastAsia="Times New Roman" w:hAnsi="Times New Roman" w:cs="Times New Roman"/>
          <w:bCs/>
          <w:sz w:val="24"/>
          <w:szCs w:val="24"/>
        </w:rPr>
        <w:t xml:space="preserve">and June PDSI positively impacts tree growth </w:t>
      </w:r>
      <w:r>
        <w:rPr>
          <w:rFonts w:ascii="Times New Roman" w:eastAsia="Times New Roman" w:hAnsi="Times New Roman" w:cs="Times New Roman"/>
          <w:bCs/>
          <w:sz w:val="24"/>
          <w:szCs w:val="24"/>
        </w:rPr>
        <w:t>which is inconsistent with a monsoon driven system.</w:t>
      </w:r>
      <w:r w:rsidR="00DF5EEC">
        <w:rPr>
          <w:rFonts w:ascii="Times New Roman" w:eastAsia="Times New Roman" w:hAnsi="Times New Roman" w:cs="Times New Roman"/>
          <w:bCs/>
          <w:sz w:val="24"/>
          <w:szCs w:val="24"/>
        </w:rPr>
        <w:t xml:space="preserve"> These are also relatively weak correlations even though they are significant.</w:t>
      </w:r>
      <w:r w:rsidR="006D6E41">
        <w:rPr>
          <w:rFonts w:ascii="Times New Roman" w:eastAsia="Times New Roman" w:hAnsi="Times New Roman" w:cs="Times New Roman"/>
          <w:bCs/>
          <w:sz w:val="24"/>
          <w:szCs w:val="24"/>
        </w:rPr>
        <w:t xml:space="preserve"> One would expect September streamflow to positively impact streamflow</w:t>
      </w:r>
      <w:r w:rsidR="00233C82">
        <w:rPr>
          <w:rFonts w:ascii="Times New Roman" w:eastAsia="Times New Roman" w:hAnsi="Times New Roman" w:cs="Times New Roman"/>
          <w:bCs/>
          <w:sz w:val="24"/>
          <w:szCs w:val="24"/>
        </w:rPr>
        <w:t>.</w:t>
      </w:r>
      <w:r w:rsidR="001D1C1D">
        <w:rPr>
          <w:rFonts w:ascii="Times New Roman" w:eastAsia="Times New Roman" w:hAnsi="Times New Roman" w:cs="Times New Roman"/>
          <w:bCs/>
          <w:sz w:val="24"/>
          <w:szCs w:val="24"/>
        </w:rPr>
        <w:t xml:space="preserve"> June PDSI could positively impact tree growth because if temperatures are higher in June and trees have adequate water, they may be able to grow quicker.</w:t>
      </w:r>
    </w:p>
    <w:p w14:paraId="6E107DA4" w14:textId="470FD1D9" w:rsidR="00023B6C" w:rsidRDefault="001C7A2B" w:rsidP="00391242">
      <w:pPr>
        <w:pStyle w:val="Heading2"/>
        <w:spacing w:line="240" w:lineRule="auto"/>
        <w:rPr>
          <w:rFonts w:ascii="Times New Roman" w:hAnsi="Times New Roman" w:cs="Times New Roman"/>
        </w:rPr>
      </w:pPr>
      <w:bookmarkStart w:id="97" w:name="_Toc187849264"/>
      <w:r w:rsidRPr="001C7A2B">
        <w:rPr>
          <w:rFonts w:ascii="Times New Roman" w:hAnsi="Times New Roman" w:cs="Times New Roman"/>
        </w:rPr>
        <w:lastRenderedPageBreak/>
        <w:t>Aerial Imagery</w:t>
      </w:r>
      <w:bookmarkEnd w:id="97"/>
    </w:p>
    <w:p w14:paraId="0476924A" w14:textId="56885AC3" w:rsidR="001C7A2B" w:rsidRDefault="00D45FBD" w:rsidP="00391242">
      <w:pPr>
        <w:spacing w:line="240" w:lineRule="auto"/>
        <w:rPr>
          <w:rFonts w:ascii="Times New Roman" w:hAnsi="Times New Roman" w:cs="Times New Roman"/>
        </w:rPr>
      </w:pPr>
      <w:r>
        <w:rPr>
          <w:rFonts w:ascii="Times New Roman" w:hAnsi="Times New Roman" w:cs="Times New Roman"/>
        </w:rPr>
        <w:tab/>
      </w:r>
      <w:r w:rsidRPr="00BA0B4E">
        <w:rPr>
          <w:rFonts w:ascii="Times New Roman" w:hAnsi="Times New Roman" w:cs="Times New Roman"/>
          <w:sz w:val="24"/>
          <w:szCs w:val="24"/>
        </w:rPr>
        <w:t xml:space="preserve">The </w:t>
      </w:r>
      <w:r w:rsidR="00632CEB" w:rsidRPr="00BA0B4E">
        <w:rPr>
          <w:rFonts w:ascii="Times New Roman" w:hAnsi="Times New Roman" w:cs="Times New Roman"/>
          <w:sz w:val="24"/>
          <w:szCs w:val="24"/>
        </w:rPr>
        <w:t>largest class in every image is still</w:t>
      </w:r>
      <w:r w:rsidRPr="00BA0B4E">
        <w:rPr>
          <w:rFonts w:ascii="Times New Roman" w:hAnsi="Times New Roman" w:cs="Times New Roman"/>
          <w:sz w:val="24"/>
          <w:szCs w:val="24"/>
        </w:rPr>
        <w:t xml:space="preserve"> </w:t>
      </w:r>
      <w:r w:rsidR="00632CEB" w:rsidRPr="00BA0B4E">
        <w:rPr>
          <w:rFonts w:ascii="Times New Roman" w:hAnsi="Times New Roman" w:cs="Times New Roman"/>
          <w:sz w:val="24"/>
          <w:szCs w:val="24"/>
        </w:rPr>
        <w:t>upland</w:t>
      </w:r>
      <w:r w:rsidRPr="00BA0B4E">
        <w:rPr>
          <w:rFonts w:ascii="Times New Roman" w:hAnsi="Times New Roman" w:cs="Times New Roman"/>
          <w:sz w:val="24"/>
          <w:szCs w:val="24"/>
        </w:rPr>
        <w:t xml:space="preserve">. This makes sense as riparian areas in the southwest make up a small geographic area. </w:t>
      </w:r>
      <w:r w:rsidR="00534991">
        <w:rPr>
          <w:rFonts w:ascii="Times New Roman" w:hAnsi="Times New Roman" w:cs="Times New Roman"/>
          <w:sz w:val="24"/>
          <w:szCs w:val="24"/>
        </w:rPr>
        <w:t xml:space="preserve">Childs seemed to have to most changes in </w:t>
      </w:r>
      <w:r w:rsidR="001D1C1D">
        <w:rPr>
          <w:rFonts w:ascii="Times New Roman" w:hAnsi="Times New Roman" w:cs="Times New Roman"/>
          <w:sz w:val="24"/>
          <w:szCs w:val="24"/>
        </w:rPr>
        <w:t>its</w:t>
      </w:r>
      <w:r w:rsidR="00534991">
        <w:rPr>
          <w:rFonts w:ascii="Times New Roman" w:hAnsi="Times New Roman" w:cs="Times New Roman"/>
          <w:sz w:val="24"/>
          <w:szCs w:val="24"/>
        </w:rPr>
        <w:t xml:space="preserve"> classes. </w:t>
      </w:r>
      <w:r w:rsidR="001D1C1D">
        <w:rPr>
          <w:rFonts w:ascii="Times New Roman" w:hAnsi="Times New Roman" w:cs="Times New Roman"/>
          <w:sz w:val="24"/>
          <w:szCs w:val="24"/>
        </w:rPr>
        <w:t>Changes in the riparian area may be difficult to detect because they occupy such a small area of the image. Small changes on an already small geographic area may be difficult to find or interpret.</w:t>
      </w:r>
    </w:p>
    <w:p w14:paraId="7D8E8237" w14:textId="77777777" w:rsidR="00BB00EA" w:rsidRDefault="00BB00EA" w:rsidP="00391242">
      <w:pPr>
        <w:spacing w:line="240" w:lineRule="auto"/>
        <w:rPr>
          <w:rFonts w:ascii="Times New Roman" w:hAnsi="Times New Roman" w:cs="Times New Roman"/>
          <w:sz w:val="24"/>
          <w:szCs w:val="24"/>
        </w:rPr>
      </w:pPr>
    </w:p>
    <w:p w14:paraId="14788604" w14:textId="558CB7DE" w:rsidR="00BB00EA" w:rsidRDefault="00BB00EA" w:rsidP="00391242">
      <w:pPr>
        <w:pStyle w:val="Heading2"/>
        <w:spacing w:line="240" w:lineRule="auto"/>
      </w:pPr>
      <w:bookmarkStart w:id="98" w:name="_Toc187849265"/>
      <w:r>
        <w:t>Conclusions and Implications</w:t>
      </w:r>
      <w:bookmarkEnd w:id="98"/>
    </w:p>
    <w:p w14:paraId="70A9A11B" w14:textId="6ADF33C3" w:rsidR="001C7A2B" w:rsidRPr="00883070" w:rsidRDefault="00BB00EA" w:rsidP="00391242">
      <w:pPr>
        <w:spacing w:line="240" w:lineRule="auto"/>
        <w:ind w:firstLine="720"/>
      </w:pPr>
      <w:r>
        <w:t xml:space="preserve">Fremont cottonwoods that established after the 2023 winter floods continue to grow and reduce in density. Seedling plots seem to be impacted by different variables </w:t>
      </w:r>
      <w:r w:rsidR="00091772">
        <w:t xml:space="preserve">depending on their location. In </w:t>
      </w:r>
      <w:r w:rsidR="00883070">
        <w:t>addition</w:t>
      </w:r>
      <w:r w:rsidR="00091772">
        <w:t>, the wide variety of significant variables impacting seedling survival shows that a combination of factors is important in maintaining seedlings.</w:t>
      </w:r>
      <w:r w:rsidR="00883070">
        <w:t xml:space="preserve"> </w:t>
      </w:r>
      <w:r>
        <w:t>Most Fremont cottonwoods on the Verde are relatively young and date about to the year 2000. They continue to grow and add basal area at an increasing rate, suggesting that the forest has yet to reach a mature state.</w:t>
      </w:r>
      <w:r w:rsidR="00883070">
        <w:t xml:space="preserve"> </w:t>
      </w:r>
      <w:r>
        <w:t>Fremont cottonwood growth appears to be driven by summer streamflow. This also is when streamflows are the lowest</w:t>
      </w:r>
      <w:r w:rsidR="003D5945">
        <w:t xml:space="preserve"> and temperatures are the highest</w:t>
      </w:r>
      <w:r>
        <w:t>. As baseflows continue to decline, their growth and resilience could be at risk.</w:t>
      </w:r>
      <w:r w:rsidR="00883070">
        <w:t xml:space="preserve"> Maintaining higher flows during the summer irrigation season would positively benefit riparian forests.</w:t>
      </w:r>
      <w:r w:rsidR="00091772">
        <w:t xml:space="preserve"> Keeping the natural systems and hydrology along the Verde River is crucial to maintaining and protecting its riparian forests.</w:t>
      </w:r>
    </w:p>
    <w:p w14:paraId="7EA8BE75" w14:textId="4BA4246B" w:rsidR="00186D33" w:rsidRDefault="00FE7B3A" w:rsidP="00391242">
      <w:pPr>
        <w:pStyle w:val="Heading2"/>
        <w:spacing w:line="240" w:lineRule="auto"/>
      </w:pPr>
      <w:bookmarkStart w:id="99" w:name="_Toc187849266"/>
      <w:r>
        <w:t>Limitations</w:t>
      </w:r>
      <w:bookmarkEnd w:id="99"/>
    </w:p>
    <w:p w14:paraId="2D1CCB43" w14:textId="175E26A8" w:rsidR="00C97EC1" w:rsidRPr="00C97EC1" w:rsidRDefault="00883070" w:rsidP="00391242">
      <w:pPr>
        <w:spacing w:line="240" w:lineRule="auto"/>
      </w:pPr>
      <w:r>
        <w:t>Dendrochronology</w:t>
      </w:r>
    </w:p>
    <w:p w14:paraId="01926CB2" w14:textId="77777777" w:rsidR="00C97EC1" w:rsidRDefault="00C97EC1"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Riparian floodplain topography is constantly changing with time. Large floods are constantly changing and reshaping floodplain structure. Because of this, the elevation that the cores were taken at in October 2023 are not necessarily the ground elevation that the trees geminated on. This means that there is potentially a segment of tree bole that is not being dated. </w:t>
      </w:r>
    </w:p>
    <w:p w14:paraId="696088A8" w14:textId="77777777" w:rsidR="00C97EC1" w:rsidRDefault="00C97EC1" w:rsidP="00391242">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3AEEDAF" wp14:editId="38E1170F">
            <wp:extent cx="1516380" cy="1599223"/>
            <wp:effectExtent l="0" t="0" r="7620" b="1270"/>
            <wp:docPr id="534715466" name="Picture 13" descr="A tre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15466" name="Picture 13" descr="A tree with green leaves&#10;&#10;Description automatically generated"/>
                    <pic:cNvPicPr/>
                  </pic:nvPicPr>
                  <pic:blipFill rotWithShape="1">
                    <a:blip r:embed="rId41" cstate="print">
                      <a:extLst>
                        <a:ext uri="{28A0092B-C50C-407E-A947-70E740481C1C}">
                          <a14:useLocalDpi xmlns:a14="http://schemas.microsoft.com/office/drawing/2010/main" val="0"/>
                        </a:ext>
                      </a:extLst>
                    </a:blip>
                    <a:srcRect l="7499" r="34028" b="17778"/>
                    <a:stretch/>
                  </pic:blipFill>
                  <pic:spPr bwMode="auto">
                    <a:xfrm>
                      <a:off x="0" y="0"/>
                      <a:ext cx="1526088" cy="1609461"/>
                    </a:xfrm>
                    <a:prstGeom prst="rect">
                      <a:avLst/>
                    </a:prstGeom>
                    <a:ln>
                      <a:noFill/>
                    </a:ln>
                    <a:extLst>
                      <a:ext uri="{53640926-AAD7-44D8-BBD7-CCE9431645EC}">
                        <a14:shadowObscured xmlns:a14="http://schemas.microsoft.com/office/drawing/2010/main"/>
                      </a:ext>
                    </a:extLst>
                  </pic:spPr>
                </pic:pic>
              </a:graphicData>
            </a:graphic>
          </wp:inline>
        </w:drawing>
      </w:r>
    </w:p>
    <w:p w14:paraId="37678460" w14:textId="222CE4E1" w:rsidR="00C97EC1" w:rsidRDefault="00C97EC1" w:rsidP="00391242">
      <w:pPr>
        <w:pStyle w:val="NoSpacing"/>
        <w:jc w:val="center"/>
      </w:pPr>
      <w:r>
        <w:t xml:space="preserve">Figure </w:t>
      </w:r>
      <w:r w:rsidR="00FB2CEC">
        <w:t>14.</w:t>
      </w:r>
      <w:r>
        <w:t xml:space="preserve"> </w:t>
      </w:r>
      <w:r w:rsidR="00CF1901">
        <w:t>A schematic showing how changes in ground surface elevation can impact minimum tree ages</w:t>
      </w:r>
    </w:p>
    <w:p w14:paraId="194E3909" w14:textId="77777777" w:rsidR="00C97EC1" w:rsidRDefault="00C97EC1" w:rsidP="00391242">
      <w:pPr>
        <w:spacing w:line="240" w:lineRule="auto"/>
      </w:pPr>
    </w:p>
    <w:p w14:paraId="68EEBFCC" w14:textId="77777777" w:rsidR="00C97EC1" w:rsidRDefault="00C97EC1"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However, because Fremont cottonwoods grow rapidly and ground surface elevations only change occasionally, we are confident that the determined minimum age is close to the actual age of the tree.</w:t>
      </w:r>
    </w:p>
    <w:p w14:paraId="2A40D16C" w14:textId="48BC0590" w:rsidR="00C97EC1" w:rsidRDefault="00C97EC1"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For the creation of the chronology, most of the segments for most of the cores were poorly correlated to each other. However, the series for this study are short, with most being less than 30 years old. In addition, traditional chronology building is based on the idea that climate (and usually precipitation) is the strongest factor influencing growth. However, because riparian cottonwoods are phreatophytes and connected to perennial water year around, it is possible that other factors impact tree growth more. </w:t>
      </w:r>
    </w:p>
    <w:p w14:paraId="18AE8346" w14:textId="77777777" w:rsidR="007113BA" w:rsidRDefault="007113BA" w:rsidP="00391242">
      <w:pPr>
        <w:spacing w:line="240" w:lineRule="auto"/>
        <w:rPr>
          <w:rFonts w:ascii="Times New Roman" w:eastAsia="Times New Roman" w:hAnsi="Times New Roman" w:cs="Times New Roman"/>
          <w:sz w:val="24"/>
          <w:szCs w:val="24"/>
        </w:rPr>
      </w:pPr>
    </w:p>
    <w:p w14:paraId="5CEA2DBD" w14:textId="7168EA2D" w:rsidR="007113BA" w:rsidRPr="00FB2CEC" w:rsidRDefault="00391242" w:rsidP="00391242">
      <w:pPr>
        <w:spacing w:line="240" w:lineRule="auto"/>
        <w:rPr>
          <w:rFonts w:ascii="Times New Roman" w:eastAsia="Times New Roman" w:hAnsi="Times New Roman" w:cs="Times New Roman"/>
          <w:sz w:val="40"/>
          <w:szCs w:val="40"/>
        </w:rPr>
      </w:pPr>
      <w:r w:rsidRPr="00FB2CEC">
        <w:rPr>
          <w:rFonts w:ascii="Times New Roman" w:eastAsia="Times New Roman" w:hAnsi="Times New Roman" w:cs="Times New Roman"/>
          <w:sz w:val="40"/>
          <w:szCs w:val="40"/>
        </w:rPr>
        <w:t>Next steps</w:t>
      </w:r>
    </w:p>
    <w:p w14:paraId="71FD7D13" w14:textId="1D1C6B0E" w:rsid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Soil texture analysis</w:t>
      </w:r>
      <w:r w:rsidR="00FB2CEC">
        <w:rPr>
          <w:rFonts w:ascii="Times New Roman" w:eastAsia="Times New Roman" w:hAnsi="Times New Roman" w:cs="Times New Roman"/>
          <w:sz w:val="24"/>
          <w:szCs w:val="24"/>
        </w:rPr>
        <w:t xml:space="preserve"> (lab work to be completed soon)</w:t>
      </w:r>
    </w:p>
    <w:p w14:paraId="3F402A4E" w14:textId="4CBADC7E" w:rsid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West Clear Creek cores</w:t>
      </w:r>
      <w:r w:rsidR="00FB2CEC">
        <w:rPr>
          <w:rFonts w:ascii="Times New Roman" w:eastAsia="Times New Roman" w:hAnsi="Times New Roman" w:cs="Times New Roman"/>
          <w:sz w:val="24"/>
          <w:szCs w:val="24"/>
        </w:rPr>
        <w:t xml:space="preserve"> (need to get that done)</w:t>
      </w:r>
    </w:p>
    <w:p w14:paraId="159BB3FF" w14:textId="662F8264" w:rsidR="00F02EB9"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Imagery analysis</w:t>
      </w:r>
    </w:p>
    <w:p w14:paraId="47AA2F1D" w14:textId="77777777" w:rsidR="00F02EB9" w:rsidRDefault="00F02EB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21F4F3B" w14:textId="5609069B" w:rsidR="00391242" w:rsidRDefault="00F02EB9" w:rsidP="00F02EB9">
      <w:pPr>
        <w:pStyle w:val="Heading1"/>
      </w:pPr>
      <w:r>
        <w:lastRenderedPageBreak/>
        <w:t>Chapter 3</w:t>
      </w:r>
    </w:p>
    <w:p w14:paraId="25163039" w14:textId="630B449B" w:rsidR="00F02EB9" w:rsidRPr="00F02EB9" w:rsidRDefault="00F02EB9" w:rsidP="00F02EB9">
      <w:pPr>
        <w:pStyle w:val="ListParagraph"/>
        <w:numPr>
          <w:ilvl w:val="0"/>
          <w:numId w:val="15"/>
        </w:numPr>
      </w:pPr>
      <w:r>
        <w:t>Everything else</w:t>
      </w:r>
    </w:p>
    <w:p w14:paraId="024E332C" w14:textId="7A91C5B4" w:rsidR="00F02EB9" w:rsidRDefault="00F02EB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3529895" w14:textId="77777777" w:rsidR="00F02EB9" w:rsidRDefault="00F02EB9">
      <w:pPr>
        <w:rPr>
          <w:rFonts w:ascii="Times New Roman" w:eastAsia="Times New Roman" w:hAnsi="Times New Roman" w:cs="Times New Roman"/>
          <w:sz w:val="24"/>
          <w:szCs w:val="24"/>
        </w:rPr>
      </w:pPr>
    </w:p>
    <w:p w14:paraId="455A8B44" w14:textId="77777777" w:rsidR="007113BA" w:rsidRDefault="007113BA" w:rsidP="00391242">
      <w:pPr>
        <w:spacing w:line="240" w:lineRule="auto"/>
        <w:rPr>
          <w:rFonts w:ascii="Times New Roman" w:eastAsia="Times New Roman" w:hAnsi="Times New Roman" w:cs="Times New Roman"/>
          <w:sz w:val="24"/>
          <w:szCs w:val="24"/>
        </w:rPr>
      </w:pPr>
    </w:p>
    <w:p w14:paraId="1B5EC047" w14:textId="3BCF6E9E" w:rsidR="00BE3F9B" w:rsidRDefault="00BE3F9B" w:rsidP="00391242">
      <w:pPr>
        <w:pStyle w:val="Heading2"/>
        <w:spacing w:line="240" w:lineRule="auto"/>
      </w:pPr>
      <w:bookmarkStart w:id="100" w:name="_Toc187849267"/>
      <w:r w:rsidRPr="00BE3F9B">
        <w:t>Appendix</w:t>
      </w:r>
      <w:bookmarkEnd w:id="100"/>
    </w:p>
    <w:p w14:paraId="5F4CDCFB" w14:textId="10A2A709" w:rsidR="00C97EC1" w:rsidRDefault="008A312B" w:rsidP="00391242">
      <w:pPr>
        <w:spacing w:line="240" w:lineRule="auto"/>
      </w:pPr>
      <w:r>
        <w:rPr>
          <w:noProof/>
        </w:rPr>
        <w:drawing>
          <wp:inline distT="0" distB="0" distL="0" distR="0" wp14:anchorId="702C4EEB" wp14:editId="2A5D7C23">
            <wp:extent cx="4238625" cy="2729988"/>
            <wp:effectExtent l="0" t="0" r="0" b="0"/>
            <wp:docPr id="1295566334" name="Picture 5" descr="A graph of a stream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66334" name="Picture 5" descr="A graph of a stream flow&#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47721" cy="2735846"/>
                    </a:xfrm>
                    <a:prstGeom prst="rect">
                      <a:avLst/>
                    </a:prstGeom>
                  </pic:spPr>
                </pic:pic>
              </a:graphicData>
            </a:graphic>
          </wp:inline>
        </w:drawing>
      </w:r>
    </w:p>
    <w:p w14:paraId="62713660" w14:textId="24C68A0F" w:rsidR="00D069DB" w:rsidRPr="00C97EC1" w:rsidRDefault="00D069DB" w:rsidP="00391242">
      <w:pPr>
        <w:spacing w:line="240" w:lineRule="auto"/>
      </w:pPr>
      <w:r>
        <w:t xml:space="preserve">Figure </w:t>
      </w:r>
      <w:r w:rsidR="00FB2CEC">
        <w:t>1</w:t>
      </w:r>
      <w:r>
        <w:t xml:space="preserve"> Showing the Below Camp Verde USGS </w:t>
      </w:r>
      <w:r w:rsidR="00FB2CEC">
        <w:t>gauge</w:t>
      </w:r>
      <w:r>
        <w:t>. The hydrograph shows from 1989 to December 2024. Large floods occur in 1993, 1995, 2005 and 2023.</w:t>
      </w:r>
    </w:p>
    <w:p w14:paraId="624DD4A2" w14:textId="77777777" w:rsidR="002C3655" w:rsidRDefault="002C3655" w:rsidP="00391242">
      <w:pPr>
        <w:spacing w:line="240" w:lineRule="auto"/>
      </w:pPr>
    </w:p>
    <w:p w14:paraId="4C1A3F6D" w14:textId="77777777" w:rsidR="002C3655" w:rsidRDefault="002C3655" w:rsidP="00391242">
      <w:pPr>
        <w:spacing w:line="240" w:lineRule="auto"/>
      </w:pPr>
    </w:p>
    <w:p w14:paraId="5C28A14D" w14:textId="77777777" w:rsidR="007913BD" w:rsidRDefault="007913BD" w:rsidP="00391242">
      <w:pPr>
        <w:spacing w:line="240" w:lineRule="auto"/>
        <w:rPr>
          <w:rFonts w:ascii="Times New Roman" w:eastAsia="Times New Roman" w:hAnsi="Times New Roman" w:cs="Times New Roman"/>
          <w:sz w:val="24"/>
          <w:szCs w:val="24"/>
        </w:rPr>
      </w:pPr>
    </w:p>
    <w:p w14:paraId="06B3E7AE" w14:textId="77777777"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E5C9B0" wp14:editId="587720A7">
            <wp:extent cx="2712721" cy="2034540"/>
            <wp:effectExtent l="0" t="3810" r="7620" b="7620"/>
            <wp:docPr id="1232599241" name="Picture 17" descr="A plant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3373" name="Picture 17" descr="A plant on the ground&#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2722062" cy="2041546"/>
                    </a:xfrm>
                    <a:prstGeom prst="rect">
                      <a:avLst/>
                    </a:prstGeom>
                  </pic:spPr>
                </pic:pic>
              </a:graphicData>
            </a:graphic>
          </wp:inline>
        </w:drawing>
      </w:r>
      <w:r>
        <w:rPr>
          <w:rFonts w:ascii="Times New Roman" w:hAnsi="Times New Roman" w:cs="Times New Roman"/>
          <w:noProof/>
          <w:sz w:val="24"/>
          <w:szCs w:val="24"/>
        </w:rPr>
        <w:drawing>
          <wp:inline distT="0" distB="0" distL="0" distR="0" wp14:anchorId="6D2C9DF4" wp14:editId="63B47A12">
            <wp:extent cx="2687038" cy="2015279"/>
            <wp:effectExtent l="0" t="6985" r="0" b="0"/>
            <wp:docPr id="218755126" name="Picture 16" descr="A rocky area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275" name="Picture 16" descr="A rocky area with trees and bushe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flipV="1">
                      <a:off x="0" y="0"/>
                      <a:ext cx="2718889" cy="2039167"/>
                    </a:xfrm>
                    <a:prstGeom prst="rect">
                      <a:avLst/>
                    </a:prstGeom>
                  </pic:spPr>
                </pic:pic>
              </a:graphicData>
            </a:graphic>
          </wp:inline>
        </w:drawing>
      </w:r>
    </w:p>
    <w:p w14:paraId="3ECBAF84" w14:textId="1154D82C"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w:t>
      </w:r>
      <w:r w:rsidR="00FB2CEC">
        <w:rPr>
          <w:rFonts w:ascii="Times New Roman" w:hAnsi="Times New Roman" w:cs="Times New Roman"/>
          <w:sz w:val="24"/>
          <w:szCs w:val="24"/>
        </w:rPr>
        <w:t>2</w:t>
      </w:r>
      <w:r>
        <w:rPr>
          <w:rFonts w:ascii="Times New Roman" w:hAnsi="Times New Roman" w:cs="Times New Roman"/>
          <w:sz w:val="24"/>
          <w:szCs w:val="24"/>
        </w:rPr>
        <w:t>. Left showing Common Cocklebur from Beasley Flats while the right shows the Cocklebur overtopping the Fremont cottonwood seedlings</w:t>
      </w:r>
      <w:ins w:id="101" w:author="Quentin R McCalla" w:date="2024-10-18T16:32:00Z" w16du:dateUtc="2024-10-18T23:32:00Z">
        <w:r>
          <w:rPr>
            <w:rFonts w:ascii="Times New Roman" w:hAnsi="Times New Roman" w:cs="Times New Roman"/>
            <w:sz w:val="24"/>
            <w:szCs w:val="24"/>
          </w:rPr>
          <w:t xml:space="preserve"> </w:t>
        </w:r>
      </w:ins>
      <w:r>
        <w:rPr>
          <w:rFonts w:ascii="Times New Roman" w:hAnsi="Times New Roman" w:cs="Times New Roman"/>
          <w:sz w:val="24"/>
          <w:szCs w:val="24"/>
        </w:rPr>
        <w:t>during June 2024 visit</w:t>
      </w:r>
    </w:p>
    <w:p w14:paraId="2719225D" w14:textId="77777777" w:rsidR="006D4832" w:rsidRDefault="006D4832" w:rsidP="00391242">
      <w:pPr>
        <w:spacing w:line="240" w:lineRule="auto"/>
        <w:ind w:firstLine="720"/>
        <w:jc w:val="center"/>
        <w:rPr>
          <w:rFonts w:ascii="Times New Roman" w:hAnsi="Times New Roman" w:cs="Times New Roman"/>
          <w:sz w:val="24"/>
          <w:szCs w:val="24"/>
        </w:rPr>
      </w:pPr>
    </w:p>
    <w:p w14:paraId="0A48013C" w14:textId="77777777"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BBFC0D" wp14:editId="4FC14DB2">
            <wp:extent cx="2474275" cy="1855706"/>
            <wp:effectExtent l="4445" t="0" r="6985" b="6985"/>
            <wp:docPr id="64551700" name="Picture 4" descr="A person standing in a field of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303" name="Picture 4" descr="A person standing in a field of bushe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2485916" cy="1864437"/>
                    </a:xfrm>
                    <a:prstGeom prst="rect">
                      <a:avLst/>
                    </a:prstGeom>
                  </pic:spPr>
                </pic:pic>
              </a:graphicData>
            </a:graphic>
          </wp:inline>
        </w:drawing>
      </w:r>
    </w:p>
    <w:p w14:paraId="07641E29" w14:textId="07B8BA7B" w:rsidR="006D4832" w:rsidRPr="00587EBA"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Figure</w:t>
      </w:r>
      <w:r w:rsidR="00FB2CEC">
        <w:rPr>
          <w:rFonts w:ascii="Times New Roman" w:hAnsi="Times New Roman" w:cs="Times New Roman"/>
          <w:sz w:val="24"/>
          <w:szCs w:val="24"/>
        </w:rPr>
        <w:t xml:space="preserve"> 3.</w:t>
      </w:r>
      <w:r>
        <w:rPr>
          <w:rFonts w:ascii="Times New Roman" w:hAnsi="Times New Roman" w:cs="Times New Roman"/>
          <w:sz w:val="24"/>
          <w:szCs w:val="24"/>
        </w:rPr>
        <w:t xml:space="preserve"> Showing the same cocklebur over 1.5 meters tall during the Fall 2024 visit.</w:t>
      </w:r>
    </w:p>
    <w:p w14:paraId="01C23839" w14:textId="77777777" w:rsidR="002C3655" w:rsidRPr="001C7A2B" w:rsidRDefault="002C3655" w:rsidP="00391242">
      <w:pPr>
        <w:spacing w:line="240" w:lineRule="auto"/>
        <w:rPr>
          <w:rFonts w:ascii="Times New Roman" w:eastAsia="Times New Roman" w:hAnsi="Times New Roman" w:cs="Times New Roman"/>
          <w:sz w:val="24"/>
          <w:szCs w:val="24"/>
        </w:rPr>
      </w:pPr>
    </w:p>
    <w:p w14:paraId="5282CD2E" w14:textId="77777777" w:rsidR="00A43D9B" w:rsidRPr="001C7A2B" w:rsidRDefault="00A43D9B" w:rsidP="00391242">
      <w:pPr>
        <w:spacing w:line="240" w:lineRule="auto"/>
        <w:ind w:left="720"/>
        <w:jc w:val="center"/>
        <w:rPr>
          <w:rFonts w:ascii="Times New Roman" w:eastAsia="Times New Roman" w:hAnsi="Times New Roman" w:cs="Times New Roman"/>
          <w:sz w:val="24"/>
          <w:szCs w:val="24"/>
        </w:rPr>
      </w:pPr>
    </w:p>
    <w:p w14:paraId="5C4C24CF" w14:textId="77777777" w:rsidR="002D6445" w:rsidRPr="001C7A2B" w:rsidRDefault="002D6445" w:rsidP="00391242">
      <w:pPr>
        <w:spacing w:line="240" w:lineRule="auto"/>
        <w:rPr>
          <w:rFonts w:ascii="Times New Roman" w:eastAsia="Times New Roman" w:hAnsi="Times New Roman" w:cs="Times New Roman"/>
          <w:sz w:val="24"/>
          <w:szCs w:val="24"/>
        </w:rPr>
      </w:pPr>
    </w:p>
    <w:p w14:paraId="634A0EED" w14:textId="77777777" w:rsidR="002F0455" w:rsidRPr="001C7A2B" w:rsidRDefault="002F0455" w:rsidP="00391242">
      <w:pPr>
        <w:spacing w:line="240" w:lineRule="auto"/>
        <w:rPr>
          <w:rFonts w:ascii="Times New Roman" w:eastAsia="Times New Roman" w:hAnsi="Times New Roman" w:cs="Times New Roman"/>
          <w:sz w:val="24"/>
          <w:szCs w:val="24"/>
        </w:rPr>
      </w:pPr>
    </w:p>
    <w:p w14:paraId="702D065E" w14:textId="77777777" w:rsidR="002D6445" w:rsidRPr="001C7A2B" w:rsidRDefault="002D6445" w:rsidP="00391242">
      <w:pPr>
        <w:spacing w:line="240" w:lineRule="auto"/>
        <w:rPr>
          <w:rFonts w:ascii="Times New Roman" w:eastAsia="Times New Roman" w:hAnsi="Times New Roman" w:cs="Times New Roman"/>
          <w:sz w:val="24"/>
          <w:szCs w:val="24"/>
        </w:rPr>
      </w:pPr>
    </w:p>
    <w:p w14:paraId="0709916E" w14:textId="77777777" w:rsidR="00FB2CEC" w:rsidRDefault="00FB2CEC" w:rsidP="00391242">
      <w:pPr>
        <w:pStyle w:val="Heading1"/>
        <w:spacing w:line="240" w:lineRule="auto"/>
        <w:jc w:val="center"/>
        <w:rPr>
          <w:rFonts w:ascii="Times New Roman" w:hAnsi="Times New Roman" w:cs="Times New Roman"/>
        </w:rPr>
      </w:pPr>
    </w:p>
    <w:p w14:paraId="0D645BD5" w14:textId="77777777" w:rsidR="00FB2CEC" w:rsidRDefault="00FB2CEC" w:rsidP="00391242">
      <w:pPr>
        <w:pStyle w:val="Heading1"/>
        <w:spacing w:line="240" w:lineRule="auto"/>
        <w:jc w:val="center"/>
        <w:rPr>
          <w:rFonts w:ascii="Times New Roman" w:hAnsi="Times New Roman" w:cs="Times New Roman"/>
        </w:rPr>
      </w:pPr>
    </w:p>
    <w:p w14:paraId="18C90822" w14:textId="77777777" w:rsidR="00FB2CEC" w:rsidRDefault="00FB2CEC" w:rsidP="00391242">
      <w:pPr>
        <w:pStyle w:val="Heading1"/>
        <w:spacing w:line="240" w:lineRule="auto"/>
        <w:jc w:val="center"/>
        <w:rPr>
          <w:rFonts w:ascii="Times New Roman" w:hAnsi="Times New Roman" w:cs="Times New Roman"/>
        </w:rPr>
      </w:pPr>
    </w:p>
    <w:p w14:paraId="6CC6E638" w14:textId="77777777" w:rsidR="00FB2CEC" w:rsidRDefault="00FB2CEC" w:rsidP="00391242">
      <w:pPr>
        <w:pStyle w:val="Heading1"/>
        <w:spacing w:line="240" w:lineRule="auto"/>
        <w:jc w:val="center"/>
        <w:rPr>
          <w:rFonts w:ascii="Times New Roman" w:hAnsi="Times New Roman" w:cs="Times New Roman"/>
        </w:rPr>
      </w:pPr>
    </w:p>
    <w:p w14:paraId="792AB16E" w14:textId="77777777" w:rsidR="00FB2CEC" w:rsidRDefault="00FB2CEC" w:rsidP="00391242">
      <w:pPr>
        <w:pStyle w:val="Heading1"/>
        <w:spacing w:line="240" w:lineRule="auto"/>
        <w:jc w:val="center"/>
        <w:rPr>
          <w:rFonts w:ascii="Times New Roman" w:hAnsi="Times New Roman" w:cs="Times New Roman"/>
        </w:rPr>
      </w:pPr>
    </w:p>
    <w:p w14:paraId="0AA84A7D" w14:textId="77777777" w:rsidR="00FB2CEC" w:rsidRDefault="00FB2CEC" w:rsidP="00391242">
      <w:pPr>
        <w:pStyle w:val="Heading1"/>
        <w:spacing w:line="240" w:lineRule="auto"/>
        <w:jc w:val="center"/>
        <w:rPr>
          <w:rFonts w:ascii="Times New Roman" w:hAnsi="Times New Roman" w:cs="Times New Roman"/>
        </w:rPr>
      </w:pPr>
    </w:p>
    <w:p w14:paraId="24895E6D" w14:textId="77777777" w:rsidR="00FB2CEC" w:rsidRDefault="00FB2CEC" w:rsidP="00391242">
      <w:pPr>
        <w:pStyle w:val="Heading1"/>
        <w:spacing w:line="240" w:lineRule="auto"/>
        <w:jc w:val="center"/>
        <w:rPr>
          <w:rFonts w:ascii="Times New Roman" w:hAnsi="Times New Roman" w:cs="Times New Roman"/>
        </w:rPr>
      </w:pPr>
    </w:p>
    <w:p w14:paraId="4EFB277D" w14:textId="77777777" w:rsidR="00FB2CEC" w:rsidRDefault="00FB2CEC" w:rsidP="00FB2CEC"/>
    <w:p w14:paraId="2E1A43E1" w14:textId="77777777" w:rsidR="00FB2CEC" w:rsidRDefault="00FB2CEC" w:rsidP="00FB2CEC"/>
    <w:p w14:paraId="768134C1" w14:textId="77777777" w:rsidR="00FB2CEC" w:rsidRDefault="00FB2CEC" w:rsidP="00FB2CEC"/>
    <w:p w14:paraId="6D7F21C1" w14:textId="77777777" w:rsidR="00FB2CEC" w:rsidRPr="00FB2CEC" w:rsidRDefault="00FB2CEC" w:rsidP="00FB2CEC"/>
    <w:p w14:paraId="00AB7826" w14:textId="77777777" w:rsidR="00FB2CEC" w:rsidRDefault="00FB2CEC" w:rsidP="00391242">
      <w:pPr>
        <w:pStyle w:val="Heading1"/>
        <w:spacing w:line="240" w:lineRule="auto"/>
        <w:jc w:val="center"/>
        <w:rPr>
          <w:rFonts w:ascii="Times New Roman" w:hAnsi="Times New Roman" w:cs="Times New Roman"/>
        </w:rPr>
      </w:pPr>
    </w:p>
    <w:p w14:paraId="0A5A36F1" w14:textId="44F83238" w:rsidR="002D6445" w:rsidRPr="001C7A2B" w:rsidRDefault="0054703F" w:rsidP="00391242">
      <w:pPr>
        <w:pStyle w:val="Heading1"/>
        <w:spacing w:line="240" w:lineRule="auto"/>
        <w:jc w:val="center"/>
        <w:rPr>
          <w:rFonts w:ascii="Times New Roman" w:hAnsi="Times New Roman" w:cs="Times New Roman"/>
        </w:rPr>
      </w:pPr>
      <w:bookmarkStart w:id="102" w:name="_Toc187849268"/>
      <w:r w:rsidRPr="001C7A2B">
        <w:rPr>
          <w:rFonts w:ascii="Times New Roman" w:hAnsi="Times New Roman" w:cs="Times New Roman"/>
        </w:rPr>
        <w:t>Works Cited</w:t>
      </w:r>
      <w:bookmarkEnd w:id="102"/>
    </w:p>
    <w:p w14:paraId="6B4FBB1F" w14:textId="77777777" w:rsidR="002D6445" w:rsidRPr="001C7A2B" w:rsidRDefault="002D6445" w:rsidP="00391242">
      <w:pPr>
        <w:spacing w:line="240" w:lineRule="auto"/>
        <w:rPr>
          <w:rFonts w:ascii="Times New Roman" w:eastAsia="Times New Roman" w:hAnsi="Times New Roman" w:cs="Times New Roman"/>
          <w:sz w:val="24"/>
          <w:szCs w:val="24"/>
        </w:rPr>
      </w:pPr>
    </w:p>
    <w:p w14:paraId="5D9FD799" w14:textId="77777777" w:rsidR="00FB2CEC" w:rsidRPr="00FB2CEC" w:rsidRDefault="00FB2CEC" w:rsidP="00FB2CEC">
      <w:pPr>
        <w:pStyle w:val="Bibliography"/>
        <w:rPr>
          <w:rFonts w:ascii="Times New Roman" w:hAnsi="Times New Roman" w:cs="Times New Roman"/>
          <w:sz w:val="24"/>
        </w:rPr>
      </w:pPr>
      <w:r>
        <w:rPr>
          <w:rFonts w:eastAsia="Times New Roman"/>
          <w:sz w:val="24"/>
          <w:szCs w:val="24"/>
        </w:rPr>
        <w:fldChar w:fldCharType="begin"/>
      </w:r>
      <w:r>
        <w:rPr>
          <w:rFonts w:eastAsia="Times New Roman"/>
          <w:sz w:val="24"/>
          <w:szCs w:val="24"/>
        </w:rPr>
        <w:instrText xml:space="preserve"> ADDIN ZOTERO_BIBL {"uncited":[],"omitted":[],"custom":[]} CSL_BIBLIOGRAPHY </w:instrText>
      </w:r>
      <w:r>
        <w:rPr>
          <w:rFonts w:eastAsia="Times New Roman"/>
          <w:sz w:val="24"/>
          <w:szCs w:val="24"/>
        </w:rPr>
        <w:fldChar w:fldCharType="separate"/>
      </w:r>
      <w:r w:rsidRPr="00FB2CEC">
        <w:rPr>
          <w:rFonts w:ascii="Times New Roman" w:hAnsi="Times New Roman" w:cs="Times New Roman"/>
          <w:sz w:val="24"/>
        </w:rPr>
        <w:t xml:space="preserve">Alam, J. 1997. “Irrigation in the Verde Valley.” </w:t>
      </w:r>
      <w:r w:rsidRPr="00FB2CEC">
        <w:rPr>
          <w:rFonts w:ascii="Times New Roman" w:hAnsi="Times New Roman" w:cs="Times New Roman"/>
          <w:i/>
          <w:iCs/>
          <w:sz w:val="24"/>
        </w:rPr>
        <w:t>A report of the irrigation diversion improvement project. Verde Natural Resource Conservation District</w:t>
      </w:r>
      <w:r w:rsidRPr="00FB2CEC">
        <w:rPr>
          <w:rFonts w:ascii="Times New Roman" w:hAnsi="Times New Roman" w:cs="Times New Roman"/>
          <w:sz w:val="24"/>
        </w:rPr>
        <w:t>.</w:t>
      </w:r>
    </w:p>
    <w:p w14:paraId="581EE62B"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Blasch, Kyle W, John P Hoffmann, Leslie F Graser, Jeannie R Bryson, and Alan L Flint. 2006. </w:t>
      </w:r>
      <w:r w:rsidRPr="00FB2CEC">
        <w:rPr>
          <w:rFonts w:ascii="Times New Roman" w:hAnsi="Times New Roman" w:cs="Times New Roman"/>
          <w:i/>
          <w:iCs/>
          <w:sz w:val="24"/>
        </w:rPr>
        <w:t>Hydrogeology of the Upper and Middle Verde River Watersheds, Central Arizona</w:t>
      </w:r>
      <w:r w:rsidRPr="00FB2CEC">
        <w:rPr>
          <w:rFonts w:ascii="Times New Roman" w:hAnsi="Times New Roman" w:cs="Times New Roman"/>
          <w:sz w:val="24"/>
        </w:rPr>
        <w:t>. U. S. Geological Survey.</w:t>
      </w:r>
    </w:p>
    <w:p w14:paraId="3470D47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Braun-Blanquet, J. 1964. </w:t>
      </w:r>
      <w:r w:rsidRPr="00FB2CEC">
        <w:rPr>
          <w:rFonts w:ascii="Times New Roman" w:hAnsi="Times New Roman" w:cs="Times New Roman"/>
          <w:i/>
          <w:iCs/>
          <w:sz w:val="24"/>
        </w:rPr>
        <w:t>Pflanzensoziologie</w:t>
      </w:r>
      <w:r w:rsidRPr="00FB2CEC">
        <w:rPr>
          <w:rFonts w:ascii="Times New Roman" w:hAnsi="Times New Roman" w:cs="Times New Roman"/>
          <w:sz w:val="24"/>
        </w:rPr>
        <w:t>. Vienna: Springer Vienna. doi:10.1007/978-3-7091-8110-2.</w:t>
      </w:r>
    </w:p>
    <w:p w14:paraId="6792BE34"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Bunn, Andrew G. 2010. “Statistical and Visual Crossdating in R Using the dplR Library.” </w:t>
      </w:r>
      <w:r w:rsidRPr="00FB2CEC">
        <w:rPr>
          <w:rFonts w:ascii="Times New Roman" w:hAnsi="Times New Roman" w:cs="Times New Roman"/>
          <w:i/>
          <w:iCs/>
          <w:sz w:val="24"/>
        </w:rPr>
        <w:t>Dendrochronologia</w:t>
      </w:r>
      <w:r w:rsidRPr="00FB2CEC">
        <w:rPr>
          <w:rFonts w:ascii="Times New Roman" w:hAnsi="Times New Roman" w:cs="Times New Roman"/>
          <w:sz w:val="24"/>
        </w:rPr>
        <w:t xml:space="preserve"> 28(4): 251–58. doi:10.1016/j.dendro.2009.12.001.</w:t>
      </w:r>
    </w:p>
    <w:p w14:paraId="0397B1DA"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FB2CEC">
        <w:rPr>
          <w:rFonts w:ascii="Times New Roman" w:hAnsi="Times New Roman" w:cs="Times New Roman"/>
          <w:i/>
          <w:iCs/>
          <w:sz w:val="24"/>
        </w:rPr>
        <w:t>Regulated Rivers: Research &amp; Management: An International Journal Devoted to River Research and Management</w:t>
      </w:r>
      <w:r w:rsidRPr="00FB2CEC">
        <w:rPr>
          <w:rFonts w:ascii="Times New Roman" w:hAnsi="Times New Roman" w:cs="Times New Roman"/>
          <w:sz w:val="24"/>
        </w:rPr>
        <w:t xml:space="preserve"> 15(5): 419–40.</w:t>
      </w:r>
    </w:p>
    <w:p w14:paraId="6D8EAD5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Dyson, Megan, Ger Bergkamp, and John Scanlon. 2003. “Flow: The Essentials of Environmental Flows.” </w:t>
      </w:r>
      <w:r w:rsidRPr="00FB2CEC">
        <w:rPr>
          <w:rFonts w:ascii="Times New Roman" w:hAnsi="Times New Roman" w:cs="Times New Roman"/>
          <w:i/>
          <w:iCs/>
          <w:sz w:val="24"/>
        </w:rPr>
        <w:t>IUCN, Gland, Switzerland and Cambridge, UK</w:t>
      </w:r>
      <w:r w:rsidRPr="00FB2CEC">
        <w:rPr>
          <w:rFonts w:ascii="Times New Roman" w:hAnsi="Times New Roman" w:cs="Times New Roman"/>
          <w:sz w:val="24"/>
        </w:rPr>
        <w:t>: 20–87.</w:t>
      </w:r>
    </w:p>
    <w:p w14:paraId="159BF450"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i/>
          <w:iCs/>
          <w:sz w:val="24"/>
        </w:rPr>
        <w:t>Ecological Implications of Verde River Flows</w:t>
      </w:r>
      <w:r w:rsidRPr="00FB2CEC">
        <w:rPr>
          <w:rFonts w:ascii="Times New Roman" w:hAnsi="Times New Roman" w:cs="Times New Roman"/>
          <w:sz w:val="24"/>
        </w:rPr>
        <w:t>. 2008. Arizona Water Institute, The Nature Conservancy, and Verde River Basin Partnership.</w:t>
      </w:r>
    </w:p>
    <w:p w14:paraId="1AF86C85"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FB2CEC">
        <w:rPr>
          <w:rFonts w:ascii="Times New Roman" w:hAnsi="Times New Roman" w:cs="Times New Roman"/>
          <w:i/>
          <w:iCs/>
          <w:sz w:val="24"/>
        </w:rPr>
        <w:t>Riparian Areas of the Southwestern United States: Hydrology, Ecology, and Management; Baker, MB, Ffolliott, PF, DeBano, LF, Neary, DG, Eds</w:t>
      </w:r>
      <w:r w:rsidRPr="00FB2CEC">
        <w:rPr>
          <w:rFonts w:ascii="Times New Roman" w:hAnsi="Times New Roman" w:cs="Times New Roman"/>
          <w:sz w:val="24"/>
        </w:rPr>
        <w:t>: 51.</w:t>
      </w:r>
    </w:p>
    <w:p w14:paraId="4767DA6C"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Kalischuk, Andrea R., Stewart B. Rood, and John M. Mahoney. 2001. “Environmental Influences on Seedling Growth of Cottonwood Species Following a Major Flood.” </w:t>
      </w:r>
      <w:r w:rsidRPr="00FB2CEC">
        <w:rPr>
          <w:rFonts w:ascii="Times New Roman" w:hAnsi="Times New Roman" w:cs="Times New Roman"/>
          <w:i/>
          <w:iCs/>
          <w:sz w:val="24"/>
        </w:rPr>
        <w:t>Forest Ecology and Management</w:t>
      </w:r>
      <w:r w:rsidRPr="00FB2CEC">
        <w:rPr>
          <w:rFonts w:ascii="Times New Roman" w:hAnsi="Times New Roman" w:cs="Times New Roman"/>
          <w:sz w:val="24"/>
        </w:rPr>
        <w:t xml:space="preserve"> 144(1–3): 75–89. doi:10.1016/S0378-1127(00)00359-5.</w:t>
      </w:r>
    </w:p>
    <w:p w14:paraId="76332C3C"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Schultz, RC, TM Isenhart, JP Colletti, WW Simpkins, RP Udawatta, and PL Schultz. 2009. “Riparian and Upland Buffer Practices.” </w:t>
      </w:r>
      <w:r w:rsidRPr="00FB2CEC">
        <w:rPr>
          <w:rFonts w:ascii="Times New Roman" w:hAnsi="Times New Roman" w:cs="Times New Roman"/>
          <w:i/>
          <w:iCs/>
          <w:sz w:val="24"/>
        </w:rPr>
        <w:t>North American agroforestry: An integrated science and practice</w:t>
      </w:r>
      <w:r w:rsidRPr="00FB2CEC">
        <w:rPr>
          <w:rFonts w:ascii="Times New Roman" w:hAnsi="Times New Roman" w:cs="Times New Roman"/>
          <w:sz w:val="24"/>
        </w:rPr>
        <w:t>: 163–218.</w:t>
      </w:r>
    </w:p>
    <w:p w14:paraId="2434F32F"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Stromberg, Julie C. 1993. “Fremont Cottonwood-Goodding Willow Riparian Forests: A Review of Their Ecology, Threats, and Recovery Potential.” </w:t>
      </w:r>
      <w:r w:rsidRPr="00FB2CEC">
        <w:rPr>
          <w:rFonts w:ascii="Times New Roman" w:hAnsi="Times New Roman" w:cs="Times New Roman"/>
          <w:i/>
          <w:iCs/>
          <w:sz w:val="24"/>
        </w:rPr>
        <w:t>Journal of the Arizona-Nevada Academy of Science</w:t>
      </w:r>
      <w:r w:rsidRPr="00FB2CEC">
        <w:rPr>
          <w:rFonts w:ascii="Times New Roman" w:hAnsi="Times New Roman" w:cs="Times New Roman"/>
          <w:sz w:val="24"/>
        </w:rPr>
        <w:t>: 97–110.</w:t>
      </w:r>
    </w:p>
    <w:p w14:paraId="1E620F7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FB2CEC">
        <w:rPr>
          <w:rFonts w:ascii="Times New Roman" w:hAnsi="Times New Roman" w:cs="Times New Roman"/>
          <w:i/>
          <w:iCs/>
          <w:sz w:val="24"/>
        </w:rPr>
        <w:t>The Great Basin Naturalist</w:t>
      </w:r>
      <w:r w:rsidRPr="00FB2CEC">
        <w:rPr>
          <w:rFonts w:ascii="Times New Roman" w:hAnsi="Times New Roman" w:cs="Times New Roman"/>
          <w:sz w:val="24"/>
        </w:rPr>
        <w:t>: 198–208.</w:t>
      </w:r>
    </w:p>
    <w:p w14:paraId="32F732D3"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USDA. 2012. </w:t>
      </w:r>
      <w:r w:rsidRPr="00FB2CEC">
        <w:rPr>
          <w:rFonts w:ascii="Times New Roman" w:hAnsi="Times New Roman" w:cs="Times New Roman"/>
          <w:i/>
          <w:iCs/>
          <w:sz w:val="24"/>
        </w:rPr>
        <w:t>Yavapai County Profile</w:t>
      </w:r>
      <w:r w:rsidRPr="00FB2CEC">
        <w:rPr>
          <w:rFonts w:ascii="Times New Roman" w:hAnsi="Times New Roman" w:cs="Times New Roman"/>
          <w:sz w:val="24"/>
        </w:rPr>
        <w:t>. https://agcensus.library.cornell.edu/wp-content/uploads/2012-Arizona-cp04025.pdf.</w:t>
      </w:r>
    </w:p>
    <w:p w14:paraId="50659B26"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USFWS. 2012. </w:t>
      </w:r>
      <w:r w:rsidRPr="00FB2CEC">
        <w:rPr>
          <w:rFonts w:ascii="Times New Roman" w:hAnsi="Times New Roman" w:cs="Times New Roman"/>
          <w:i/>
          <w:iCs/>
          <w:sz w:val="24"/>
        </w:rPr>
        <w:t>Designation of Critical Habitat for Southwestern Willow Flycatcher</w:t>
      </w:r>
      <w:r w:rsidRPr="00FB2CEC">
        <w:rPr>
          <w:rFonts w:ascii="Times New Roman" w:hAnsi="Times New Roman" w:cs="Times New Roman"/>
          <w:sz w:val="24"/>
        </w:rPr>
        <w:t>.</w:t>
      </w:r>
    </w:p>
    <w:p w14:paraId="64FDDA1E"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Wirt, Laurie, Ed DeWitt, and Victoria E Langenheim. 2005. </w:t>
      </w:r>
      <w:r w:rsidRPr="00FB2CEC">
        <w:rPr>
          <w:rFonts w:ascii="Times New Roman" w:hAnsi="Times New Roman" w:cs="Times New Roman"/>
          <w:i/>
          <w:iCs/>
          <w:sz w:val="24"/>
        </w:rPr>
        <w:t>Geologic Framework of Aquifer Units and Ground-Water Flowpaths, Verde River Headwaters, North-Central Arizona</w:t>
      </w:r>
      <w:r w:rsidRPr="00FB2CEC">
        <w:rPr>
          <w:rFonts w:ascii="Times New Roman" w:hAnsi="Times New Roman" w:cs="Times New Roman"/>
          <w:sz w:val="24"/>
        </w:rPr>
        <w:t>. US Geological Survey.</w:t>
      </w:r>
    </w:p>
    <w:p w14:paraId="79A59E84"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Zang, Christian, and Franco Biondi. 2015. “Treeclim: An R Package for the Numerical Calibration of Proxy‐climate Relationships.” </w:t>
      </w:r>
      <w:r w:rsidRPr="00FB2CEC">
        <w:rPr>
          <w:rFonts w:ascii="Times New Roman" w:hAnsi="Times New Roman" w:cs="Times New Roman"/>
          <w:i/>
          <w:iCs/>
          <w:sz w:val="24"/>
        </w:rPr>
        <w:t>Ecography</w:t>
      </w:r>
      <w:r w:rsidRPr="00FB2CEC">
        <w:rPr>
          <w:rFonts w:ascii="Times New Roman" w:hAnsi="Times New Roman" w:cs="Times New Roman"/>
          <w:sz w:val="24"/>
        </w:rPr>
        <w:t xml:space="preserve"> 38(4): 431–36. doi:10.1111/ecog.01335.</w:t>
      </w:r>
    </w:p>
    <w:p w14:paraId="01CF9843" w14:textId="274C0E91" w:rsidR="002D6445" w:rsidRPr="001C7A2B" w:rsidRDefault="00FB2CEC" w:rsidP="0039124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sectPr w:rsidR="002D6445" w:rsidRPr="001C7A2B" w:rsidSect="00B72265">
      <w:footerReference w:type="default" r:id="rId46"/>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10" w:author="Abraham E Springer" w:date="2024-10-18T13:33:00Z" w:initials="AS">
    <w:p w14:paraId="4FC5FFCC" w14:textId="4B5C065D" w:rsidR="00973221" w:rsidRDefault="00973221" w:rsidP="00973221">
      <w:pPr>
        <w:pStyle w:val="CommentText"/>
      </w:pPr>
      <w:r>
        <w:rPr>
          <w:rStyle w:val="CommentReference"/>
        </w:rPr>
        <w:annotationRef/>
      </w:r>
      <w:r>
        <w:t>Use all SI units.</w:t>
      </w:r>
    </w:p>
  </w:comment>
  <w:comment w:id="13" w:author="Abraham E Springer" w:date="2024-10-18T13:40:00Z" w:initials="AS">
    <w:p w14:paraId="00233810" w14:textId="77777777" w:rsidR="00973221" w:rsidRDefault="00973221" w:rsidP="00973221">
      <w:pPr>
        <w:pStyle w:val="CommentText"/>
      </w:pPr>
      <w:r>
        <w:rPr>
          <w:rStyle w:val="CommentReference"/>
        </w:rPr>
        <w:annotationRef/>
      </w:r>
      <w:r>
        <w:t>Any location you mention in the text should be labeled on your map.</w:t>
      </w:r>
    </w:p>
  </w:comment>
  <w:comment w:id="16" w:author="Abraham E Springer" w:date="2024-10-18T13:42:00Z" w:initials="AS">
    <w:p w14:paraId="104FF913" w14:textId="77777777" w:rsidR="00973221" w:rsidRDefault="00973221" w:rsidP="00973221">
      <w:pPr>
        <w:pStyle w:val="CommentText"/>
      </w:pPr>
      <w:r>
        <w:rPr>
          <w:rStyle w:val="CommentReference"/>
        </w:rPr>
        <w:annotationRef/>
      </w:r>
      <w:r>
        <w:t>Also use Gardner 2012 and 2013</w:t>
      </w:r>
    </w:p>
  </w:comment>
  <w:comment w:id="17" w:author="Abraham E Springer" w:date="2024-10-18T13:45:00Z" w:initials="AS">
    <w:p w14:paraId="3323F834" w14:textId="77777777" w:rsidR="004D0CF1" w:rsidRDefault="00553350" w:rsidP="004D0CF1">
      <w:pPr>
        <w:pStyle w:val="CommentText"/>
      </w:pPr>
      <w:r>
        <w:rPr>
          <w:rStyle w:val="CommentReference"/>
        </w:rPr>
        <w:annotationRef/>
      </w:r>
      <w:r w:rsidR="004D0CF1">
        <w:t>You might also cite the following here and indicate the link of forest fire and restoration to the river.</w:t>
      </w:r>
    </w:p>
    <w:p w14:paraId="05F5B6F7" w14:textId="77777777" w:rsidR="004D0CF1" w:rsidRDefault="004D0CF1" w:rsidP="004D0CF1">
      <w:pPr>
        <w:pStyle w:val="CommentText"/>
      </w:pPr>
    </w:p>
    <w:p w14:paraId="35715A73" w14:textId="77777777" w:rsidR="004D0CF1" w:rsidRDefault="004D0CF1" w:rsidP="004D0CF1">
      <w:pPr>
        <w:pStyle w:val="CommentText"/>
      </w:pPr>
      <w:hyperlink r:id="rId1" w:history="1">
        <w:r w:rsidRPr="005F3664">
          <w:rPr>
            <w:rStyle w:val="Hyperlink"/>
          </w:rPr>
          <w:t>https://doi.org/10.1016/j.forpol.2019.101999</w:t>
        </w:r>
      </w:hyperlink>
    </w:p>
  </w:comment>
  <w:comment w:id="18" w:author="Ryan Porter" w:date="2024-01-17T09:42:00Z" w:initials="RP">
    <w:p w14:paraId="5ED4197C" w14:textId="3B72F11E"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20" w:author="Abraham E Springer" w:date="2024-10-18T14:22:00Z" w:initials="AS">
    <w:p w14:paraId="0507252B" w14:textId="77777777" w:rsidR="004D0CF1" w:rsidRDefault="004D0CF1" w:rsidP="004D0CF1">
      <w:pPr>
        <w:pStyle w:val="CommentText"/>
      </w:pPr>
      <w:r>
        <w:rPr>
          <w:rStyle w:val="CommentReference"/>
        </w:rPr>
        <w:annotationRef/>
      </w:r>
      <w:r>
        <w:t>Might have a short woody plant list of the next 3-5 most common riparian trees</w:t>
      </w:r>
    </w:p>
  </w:comment>
  <w:comment w:id="25" w:author="Ryan Porter" w:date="2024-01-17T10:27:00Z" w:initials="RP">
    <w:p w14:paraId="4A827EA6" w14:textId="0CB61A8D" w:rsidR="00333382" w:rsidRDefault="00333382">
      <w:pPr>
        <w:pStyle w:val="CommentText"/>
      </w:pPr>
      <w:r>
        <w:rPr>
          <w:rStyle w:val="CommentReference"/>
        </w:rPr>
        <w:annotationRef/>
      </w:r>
      <w:r>
        <w:t>Lead with overview paragraph before going into details</w:t>
      </w:r>
    </w:p>
  </w:comment>
  <w:comment w:id="34"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35"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37"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38"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40"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52" w:author="Quentin R McCalla" w:date="2024-08-27T14:26:00Z" w:initials="QM">
    <w:p w14:paraId="0EC570F0" w14:textId="77777777" w:rsidR="00D069DB" w:rsidRDefault="00D069DB" w:rsidP="00D069DB">
      <w:pPr>
        <w:pStyle w:val="CommentText"/>
      </w:pPr>
      <w:r>
        <w:rPr>
          <w:rStyle w:val="CommentReference"/>
        </w:rPr>
        <w:annotationRef/>
      </w:r>
      <w:r>
        <w:t>Accuracy?</w:t>
      </w:r>
    </w:p>
  </w:comment>
  <w:comment w:id="53" w:author="Quentin R McCalla" w:date="2024-08-27T15:44:00Z" w:initials="QM">
    <w:p w14:paraId="478A6634" w14:textId="77777777" w:rsidR="00D069DB" w:rsidRDefault="00D069DB" w:rsidP="00D069DB">
      <w:pPr>
        <w:pStyle w:val="CommentText"/>
      </w:pPr>
      <w:r>
        <w:rPr>
          <w:rStyle w:val="CommentReference"/>
        </w:rPr>
        <w:annotationRef/>
      </w:r>
      <w:r>
        <w:t>.3 to .6 M</w:t>
      </w:r>
    </w:p>
  </w:comment>
  <w:comment w:id="57" w:author="Quentin R McCalla" w:date="2024-12-17T11:46:00Z" w:initials="QM">
    <w:p w14:paraId="4CF16A50" w14:textId="77777777" w:rsidR="00A60E93" w:rsidRDefault="00A60E93" w:rsidP="00A60E93">
      <w:pPr>
        <w:pStyle w:val="CommentText"/>
      </w:pPr>
      <w:r>
        <w:rPr>
          <w:rStyle w:val="CommentReference"/>
        </w:rPr>
        <w:annotationRef/>
      </w:r>
      <w:r>
        <w:t>cite</w:t>
      </w:r>
    </w:p>
  </w:comment>
  <w:comment w:id="63" w:author="Quentin R McCalla" w:date="2024-12-12T13:48:00Z" w:initials="QM">
    <w:p w14:paraId="525EA150" w14:textId="20085EC6" w:rsidR="003930E5" w:rsidRDefault="003930E5" w:rsidP="003930E5">
      <w:pPr>
        <w:pStyle w:val="CommentText"/>
      </w:pPr>
      <w:r>
        <w:rPr>
          <w:rStyle w:val="CommentReference"/>
        </w:rPr>
        <w:annotationRef/>
      </w:r>
      <w:r>
        <w:t>Find citation</w:t>
      </w:r>
    </w:p>
  </w:comment>
  <w:comment w:id="64" w:author="Quentin R McCalla" w:date="2024-12-16T14:07:00Z" w:initials="QM">
    <w:p w14:paraId="01888F31" w14:textId="77777777" w:rsidR="00EF3281" w:rsidRDefault="00EF3281" w:rsidP="00EF3281">
      <w:pPr>
        <w:pStyle w:val="CommentText"/>
      </w:pPr>
      <w:r>
        <w:rPr>
          <w:rStyle w:val="CommentReference"/>
        </w:rPr>
        <w:annotationRef/>
      </w:r>
      <w:r>
        <w:t>Response function analysis description</w:t>
      </w:r>
    </w:p>
  </w:comment>
  <w:comment w:id="65" w:author="Quentin R McCalla" w:date="2024-12-12T13:48:00Z" w:initials="QM">
    <w:p w14:paraId="75D27D7D" w14:textId="553E54C5" w:rsidR="00330B98" w:rsidRDefault="00330B98" w:rsidP="00330B98">
      <w:pPr>
        <w:pStyle w:val="CommentText"/>
      </w:pPr>
      <w:r>
        <w:rPr>
          <w:rStyle w:val="CommentReference"/>
        </w:rPr>
        <w:annotationRef/>
      </w:r>
      <w:r>
        <w:t>Find citation</w:t>
      </w:r>
    </w:p>
  </w:comment>
  <w:comment w:id="67" w:author="Quentin R McCalla" w:date="2024-08-27T13:11:00Z" w:initials="QM">
    <w:p w14:paraId="59044C43" w14:textId="01BF9740" w:rsidR="00F72E3A" w:rsidRDefault="00F72E3A" w:rsidP="00F72E3A">
      <w:pPr>
        <w:pStyle w:val="CommentText"/>
      </w:pPr>
      <w:r>
        <w:rPr>
          <w:rStyle w:val="CommentReference"/>
        </w:rPr>
        <w:annotationRef/>
      </w:r>
      <w:r>
        <w:t>Bare soil and extent of water after flood</w:t>
      </w:r>
    </w:p>
  </w:comment>
  <w:comment w:id="80" w:author="Abraham E Springer" w:date="2024-10-18T14:54:00Z" w:initials="AS">
    <w:p w14:paraId="42F7FD2F" w14:textId="77777777" w:rsidR="00393A87" w:rsidRDefault="00393A87" w:rsidP="00393A87">
      <w:pPr>
        <w:pStyle w:val="CommentText"/>
      </w:pPr>
      <w:r>
        <w:rPr>
          <w:rStyle w:val="CommentReference"/>
        </w:rPr>
        <w:annotationRef/>
      </w:r>
      <w:r>
        <w:t>I’ll need to let your committee review these data.</w:t>
      </w:r>
    </w:p>
  </w:comment>
  <w:comment w:id="84" w:author="Quentin R McCalla" w:date="2025-01-17T13:55:00Z" w:initials="QM">
    <w:p w14:paraId="3A97EB7C" w14:textId="77777777" w:rsidR="00680ECF" w:rsidRDefault="00680ECF" w:rsidP="00680ECF">
      <w:pPr>
        <w:pStyle w:val="CommentText"/>
      </w:pPr>
      <w:r>
        <w:rPr>
          <w:rStyle w:val="CommentReference"/>
        </w:rPr>
        <w:annotationRef/>
      </w:r>
      <w:r>
        <w:t>Combine these two graphs</w:t>
      </w:r>
    </w:p>
  </w:comment>
  <w:comment w:id="85" w:author="Quentin R McCalla" w:date="2025-01-17T13:55:00Z" w:initials="QM">
    <w:p w14:paraId="12B20A1C" w14:textId="77777777" w:rsidR="00680ECF" w:rsidRDefault="00680ECF" w:rsidP="00680ECF">
      <w:pPr>
        <w:pStyle w:val="CommentText"/>
      </w:pPr>
      <w:r>
        <w:rPr>
          <w:rStyle w:val="CommentReference"/>
        </w:rPr>
        <w:annotationRef/>
      </w:r>
      <w:r>
        <w:t>Add splines for these?</w:t>
      </w:r>
    </w:p>
  </w:comment>
  <w:comment w:id="86" w:author="Quentin R McCalla" w:date="2025-01-17T13:55:00Z" w:initials="QM">
    <w:p w14:paraId="0FCDC052" w14:textId="77777777" w:rsidR="00680ECF" w:rsidRDefault="00680ECF" w:rsidP="00680ECF">
      <w:pPr>
        <w:pStyle w:val="CommentText"/>
      </w:pPr>
      <w:r>
        <w:rPr>
          <w:rStyle w:val="CommentReference"/>
        </w:rPr>
        <w:annotationRef/>
      </w:r>
      <w:r>
        <w:t>Make into Latex table</w:t>
      </w:r>
    </w:p>
  </w:comment>
  <w:comment w:id="90" w:author="Merritt, David - FS, CO" w:date="2025-01-09T13:20:00Z" w:initials="MDFC">
    <w:p w14:paraId="49FD604A" w14:textId="494C052E" w:rsidR="00812D3E" w:rsidRDefault="00812D3E" w:rsidP="00812D3E">
      <w:pPr>
        <w:pStyle w:val="CommentText"/>
      </w:pPr>
      <w:r>
        <w:rPr>
          <w:rStyle w:val="CommentReference"/>
        </w:rPr>
        <w:annotationRef/>
      </w:r>
      <w:r>
        <w:t>Kind of slangy.</w:t>
      </w:r>
    </w:p>
  </w:comment>
  <w:comment w:id="92" w:author="Merritt, David - FS, CO" w:date="2025-01-09T13:22:00Z" w:initials="MDFC">
    <w:p w14:paraId="155DB8AC" w14:textId="77777777" w:rsidR="00812D3E" w:rsidRDefault="00812D3E" w:rsidP="00812D3E">
      <w:pPr>
        <w:pStyle w:val="CommentText"/>
      </w:pPr>
      <w:r>
        <w:rPr>
          <w:rStyle w:val="CommentReference"/>
        </w:rPr>
        <w:annotationRef/>
      </w:r>
      <w:r>
        <w:t>This contradicts the forest cover trends I think???</w:t>
      </w:r>
    </w:p>
  </w:comment>
  <w:comment w:id="93" w:author="Merritt, David - FS, CO" w:date="2025-01-09T13:23:00Z" w:initials="MDFC">
    <w:p w14:paraId="2E2268F1" w14:textId="77777777" w:rsidR="00812D3E" w:rsidRDefault="00812D3E" w:rsidP="00812D3E">
      <w:pPr>
        <w:pStyle w:val="CommentText"/>
      </w:pPr>
      <w:r>
        <w:rPr>
          <w:rStyle w:val="CommentReference"/>
        </w:rPr>
        <w:annotationRef/>
      </w:r>
      <w:r>
        <w:t>True. May be the elephant in the room.</w:t>
      </w:r>
    </w:p>
  </w:comment>
  <w:comment w:id="94" w:author="Quentin R McCalla" w:date="2025-01-17T13:57:00Z" w:initials="QM">
    <w:p w14:paraId="7F5AFE5E" w14:textId="77777777" w:rsidR="00586F59" w:rsidRDefault="00586F59" w:rsidP="00586F59">
      <w:pPr>
        <w:pStyle w:val="CommentText"/>
      </w:pPr>
      <w:r>
        <w:rPr>
          <w:rStyle w:val="CommentReference"/>
        </w:rPr>
        <w:annotationRef/>
      </w:r>
      <w:r>
        <w:t>Talk about paper about PF using water to cool themselves</w:t>
      </w:r>
    </w:p>
  </w:comment>
  <w:comment w:id="95" w:author="Quentin R McCalla" w:date="2025-01-27T12:43:00Z" w:initials="QM">
    <w:p w14:paraId="3204B109" w14:textId="77777777" w:rsidR="009510DD" w:rsidRDefault="009510DD" w:rsidP="009510DD">
      <w:pPr>
        <w:pStyle w:val="CommentText"/>
      </w:pPr>
      <w:r>
        <w:rPr>
          <w:rStyle w:val="CommentReference"/>
        </w:rPr>
        <w:annotationRef/>
      </w:r>
      <w:hyperlink r:id="rId2" w:history="1">
        <w:r w:rsidRPr="00E04F36">
          <w:rPr>
            <w:rStyle w:val="Hyperlink"/>
          </w:rPr>
          <w:t>https://nph.onlinelibrary.wiley.com/doi/full/10.1111/nph.19247</w:t>
        </w:r>
      </w:hyperlink>
    </w:p>
  </w:comment>
  <w:comment w:id="96" w:author="Merritt, David - FS, CO" w:date="2025-01-09T13:28:00Z" w:initials="MDFC">
    <w:p w14:paraId="0723BDAF" w14:textId="12A0D72B" w:rsidR="00101CD0" w:rsidRDefault="00101CD0" w:rsidP="00101CD0">
      <w:pPr>
        <w:pStyle w:val="CommentText"/>
      </w:pPr>
      <w:r>
        <w:rPr>
          <w:rStyle w:val="CommentReference"/>
        </w:rPr>
        <w:annotationRef/>
      </w:r>
      <w:r>
        <w:t xml:space="preserve">Awkward phrasing. Are Sept flows lower and so on lower flow Septembers, tree growth is lower?? Need to clearly state.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4A410D" w15:done="1"/>
  <w15:commentEx w15:paraId="0F6F3F42" w15:paraIdParent="3C4A410D" w15:done="1"/>
  <w15:commentEx w15:paraId="2834F33E" w15:paraIdParent="3C4A410D" w15:done="1"/>
  <w15:commentEx w15:paraId="7F9BFF03" w15:paraIdParent="3C4A410D" w15:done="1"/>
  <w15:commentEx w15:paraId="7E7E208D" w15:paraIdParent="3C4A410D" w15:done="1"/>
  <w15:commentEx w15:paraId="49B9BC66" w15:done="1"/>
  <w15:commentEx w15:paraId="4FC5FFCC" w15:done="1"/>
  <w15:commentEx w15:paraId="00233810" w15:done="1"/>
  <w15:commentEx w15:paraId="104FF913" w15:done="1"/>
  <w15:commentEx w15:paraId="35715A73" w15:done="0"/>
  <w15:commentEx w15:paraId="5ED4197C" w15:done="1"/>
  <w15:commentEx w15:paraId="0507252B"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1"/>
  <w15:commentEx w15:paraId="0EC570F0" w15:done="1"/>
  <w15:commentEx w15:paraId="478A6634" w15:paraIdParent="0EC570F0" w15:done="1"/>
  <w15:commentEx w15:paraId="4CF16A50" w15:done="1"/>
  <w15:commentEx w15:paraId="525EA150" w15:done="1"/>
  <w15:commentEx w15:paraId="01888F31" w15:done="1"/>
  <w15:commentEx w15:paraId="75D27D7D" w15:done="1"/>
  <w15:commentEx w15:paraId="59044C43" w15:done="1"/>
  <w15:commentEx w15:paraId="42F7FD2F" w15:done="1"/>
  <w15:commentEx w15:paraId="3A97EB7C" w15:done="0"/>
  <w15:commentEx w15:paraId="12B20A1C" w15:done="0"/>
  <w15:commentEx w15:paraId="0FCDC052" w15:done="0"/>
  <w15:commentEx w15:paraId="49FD604A" w15:done="0"/>
  <w15:commentEx w15:paraId="155DB8AC" w15:done="0"/>
  <w15:commentEx w15:paraId="2E2268F1" w15:done="0"/>
  <w15:commentEx w15:paraId="7F5AFE5E" w15:done="0"/>
  <w15:commentEx w15:paraId="3204B109" w15:paraIdParent="7F5AFE5E" w15:done="0"/>
  <w15:commentEx w15:paraId="0723BD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71ABF662" w16cex:dateUtc="2024-10-18T20:33:00Z"/>
  <w16cex:commentExtensible w16cex:durableId="404498E5" w16cex:dateUtc="2024-10-18T20:40:00Z"/>
  <w16cex:commentExtensible w16cex:durableId="34B75044" w16cex:dateUtc="2024-10-18T20:42:00Z"/>
  <w16cex:commentExtensible w16cex:durableId="2176762D" w16cex:dateUtc="2024-10-18T20:45:00Z"/>
  <w16cex:commentExtensible w16cex:durableId="314C952F" w16cex:dateUtc="2024-01-17T16:42:00Z"/>
  <w16cex:commentExtensible w16cex:durableId="4887A709" w16cex:dateUtc="2024-10-18T21:2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07E6E2AF" w16cex:dateUtc="2024-08-27T21:26:00Z"/>
  <w16cex:commentExtensible w16cex:durableId="2BCE0986" w16cex:dateUtc="2024-08-27T22:44:00Z"/>
  <w16cex:commentExtensible w16cex:durableId="63573891" w16cex:dateUtc="2024-12-17T16:46:00Z"/>
  <w16cex:commentExtensible w16cex:durableId="507E0CCE" w16cex:dateUtc="2024-12-12T20:48:00Z"/>
  <w16cex:commentExtensible w16cex:durableId="2BBAAD5B" w16cex:dateUtc="2024-12-16T21:07:00Z"/>
  <w16cex:commentExtensible w16cex:durableId="40C52713" w16cex:dateUtc="2024-12-12T20:48:00Z"/>
  <w16cex:commentExtensible w16cex:durableId="50B31F83" w16cex:dateUtc="2024-08-27T20:11:00Z"/>
  <w16cex:commentExtensible w16cex:durableId="0851C73C" w16cex:dateUtc="2024-10-18T21:54:00Z"/>
  <w16cex:commentExtensible w16cex:durableId="53E53DC6" w16cex:dateUtc="2025-01-17T20:55:00Z"/>
  <w16cex:commentExtensible w16cex:durableId="69A4AE9F" w16cex:dateUtc="2025-01-17T20:55:00Z"/>
  <w16cex:commentExtensible w16cex:durableId="63CDB62C" w16cex:dateUtc="2025-01-17T20:55:00Z"/>
  <w16cex:commentExtensible w16cex:durableId="4A5C3B34" w16cex:dateUtc="2025-01-09T20:20:00Z"/>
  <w16cex:commentExtensible w16cex:durableId="0D93FBD3" w16cex:dateUtc="2025-01-09T20:22:00Z"/>
  <w16cex:commentExtensible w16cex:durableId="217B8AF3" w16cex:dateUtc="2025-01-09T20:23:00Z"/>
  <w16cex:commentExtensible w16cex:durableId="0A429100" w16cex:dateUtc="2025-01-17T20:57:00Z"/>
  <w16cex:commentExtensible w16cex:durableId="35B14F8F" w16cex:dateUtc="2025-01-27T19:43:00Z"/>
  <w16cex:commentExtensible w16cex:durableId="1DED6ED6" w16cex:dateUtc="2025-01-09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4FC5FFCC" w16cid:durableId="71ABF662"/>
  <w16cid:commentId w16cid:paraId="00233810" w16cid:durableId="404498E5"/>
  <w16cid:commentId w16cid:paraId="104FF913" w16cid:durableId="34B75044"/>
  <w16cid:commentId w16cid:paraId="35715A73" w16cid:durableId="2176762D"/>
  <w16cid:commentId w16cid:paraId="5ED4197C" w16cid:durableId="314C952F"/>
  <w16cid:commentId w16cid:paraId="0507252B" w16cid:durableId="4887A709"/>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0EC570F0" w16cid:durableId="07E6E2AF"/>
  <w16cid:commentId w16cid:paraId="478A6634" w16cid:durableId="2BCE0986"/>
  <w16cid:commentId w16cid:paraId="4CF16A50" w16cid:durableId="63573891"/>
  <w16cid:commentId w16cid:paraId="525EA150" w16cid:durableId="507E0CCE"/>
  <w16cid:commentId w16cid:paraId="01888F31" w16cid:durableId="2BBAAD5B"/>
  <w16cid:commentId w16cid:paraId="75D27D7D" w16cid:durableId="40C52713"/>
  <w16cid:commentId w16cid:paraId="59044C43" w16cid:durableId="50B31F83"/>
  <w16cid:commentId w16cid:paraId="42F7FD2F" w16cid:durableId="0851C73C"/>
  <w16cid:commentId w16cid:paraId="3A97EB7C" w16cid:durableId="53E53DC6"/>
  <w16cid:commentId w16cid:paraId="12B20A1C" w16cid:durableId="69A4AE9F"/>
  <w16cid:commentId w16cid:paraId="0FCDC052" w16cid:durableId="63CDB62C"/>
  <w16cid:commentId w16cid:paraId="49FD604A" w16cid:durableId="4A5C3B34"/>
  <w16cid:commentId w16cid:paraId="155DB8AC" w16cid:durableId="0D93FBD3"/>
  <w16cid:commentId w16cid:paraId="2E2268F1" w16cid:durableId="217B8AF3"/>
  <w16cid:commentId w16cid:paraId="7F5AFE5E" w16cid:durableId="0A429100"/>
  <w16cid:commentId w16cid:paraId="3204B109" w16cid:durableId="35B14F8F"/>
  <w16cid:commentId w16cid:paraId="0723BDAF" w16cid:durableId="1DED6E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5FD64" w14:textId="77777777" w:rsidR="004063AB" w:rsidRDefault="004063AB" w:rsidP="0092233A">
      <w:pPr>
        <w:spacing w:line="240" w:lineRule="auto"/>
      </w:pPr>
      <w:r>
        <w:separator/>
      </w:r>
    </w:p>
  </w:endnote>
  <w:endnote w:type="continuationSeparator" w:id="0">
    <w:p w14:paraId="2955BE26" w14:textId="77777777" w:rsidR="004063AB" w:rsidRDefault="004063AB"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ACCA6F" w14:textId="77777777" w:rsidR="004063AB" w:rsidRDefault="004063AB" w:rsidP="0092233A">
      <w:pPr>
        <w:spacing w:line="240" w:lineRule="auto"/>
      </w:pPr>
      <w:r>
        <w:separator/>
      </w:r>
    </w:p>
  </w:footnote>
  <w:footnote w:type="continuationSeparator" w:id="0">
    <w:p w14:paraId="75227335" w14:textId="77777777" w:rsidR="004063AB" w:rsidRDefault="004063AB"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BA828BF"/>
    <w:multiLevelType w:val="hybridMultilevel"/>
    <w:tmpl w:val="684A3F8C"/>
    <w:lvl w:ilvl="0" w:tplc="5DB2E158">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9563607">
    <w:abstractNumId w:val="12"/>
  </w:num>
  <w:num w:numId="2" w16cid:durableId="1773554445">
    <w:abstractNumId w:val="1"/>
  </w:num>
  <w:num w:numId="3" w16cid:durableId="188035069">
    <w:abstractNumId w:val="9"/>
  </w:num>
  <w:num w:numId="4" w16cid:durableId="357245792">
    <w:abstractNumId w:val="7"/>
  </w:num>
  <w:num w:numId="5" w16cid:durableId="1501891426">
    <w:abstractNumId w:val="6"/>
  </w:num>
  <w:num w:numId="6" w16cid:durableId="65960795">
    <w:abstractNumId w:val="8"/>
  </w:num>
  <w:num w:numId="7" w16cid:durableId="1459686047">
    <w:abstractNumId w:val="4"/>
  </w:num>
  <w:num w:numId="8" w16cid:durableId="1557203036">
    <w:abstractNumId w:val="3"/>
  </w:num>
  <w:num w:numId="9" w16cid:durableId="1184443773">
    <w:abstractNumId w:val="13"/>
  </w:num>
  <w:num w:numId="10" w16cid:durableId="270624645">
    <w:abstractNumId w:val="14"/>
  </w:num>
  <w:num w:numId="11" w16cid:durableId="80181043">
    <w:abstractNumId w:val="2"/>
  </w:num>
  <w:num w:numId="12" w16cid:durableId="747919660">
    <w:abstractNumId w:val="5"/>
  </w:num>
  <w:num w:numId="13" w16cid:durableId="590435354">
    <w:abstractNumId w:val="11"/>
  </w:num>
  <w:num w:numId="14" w16cid:durableId="936059515">
    <w:abstractNumId w:val="0"/>
  </w:num>
  <w:num w:numId="15" w16cid:durableId="1668822612">
    <w:abstractNumId w:val="10"/>
  </w:num>
  <w:num w:numId="16" w16cid:durableId="68467143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Merritt, David - FS, CO">
    <w15:presenceInfo w15:providerId="AD" w15:userId="S-1-5-21-2443529608-3098792306-3041422421-299900"/>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078E9"/>
    <w:rsid w:val="00011803"/>
    <w:rsid w:val="00012102"/>
    <w:rsid w:val="000123F5"/>
    <w:rsid w:val="00023B6C"/>
    <w:rsid w:val="00024FD4"/>
    <w:rsid w:val="00033E45"/>
    <w:rsid w:val="00040C57"/>
    <w:rsid w:val="00043AF7"/>
    <w:rsid w:val="00045AE8"/>
    <w:rsid w:val="00046F78"/>
    <w:rsid w:val="00051F2D"/>
    <w:rsid w:val="0005456F"/>
    <w:rsid w:val="00057080"/>
    <w:rsid w:val="00072F79"/>
    <w:rsid w:val="000802F7"/>
    <w:rsid w:val="00083000"/>
    <w:rsid w:val="000868BB"/>
    <w:rsid w:val="00091772"/>
    <w:rsid w:val="00094683"/>
    <w:rsid w:val="00096104"/>
    <w:rsid w:val="000A10E6"/>
    <w:rsid w:val="000A637D"/>
    <w:rsid w:val="000B09FA"/>
    <w:rsid w:val="000D1507"/>
    <w:rsid w:val="000D1ACF"/>
    <w:rsid w:val="000D7696"/>
    <w:rsid w:val="000E2593"/>
    <w:rsid w:val="00101A4C"/>
    <w:rsid w:val="00101CD0"/>
    <w:rsid w:val="001060D2"/>
    <w:rsid w:val="001109CB"/>
    <w:rsid w:val="00115356"/>
    <w:rsid w:val="001220F6"/>
    <w:rsid w:val="0013038C"/>
    <w:rsid w:val="00135B05"/>
    <w:rsid w:val="00136A41"/>
    <w:rsid w:val="001437AF"/>
    <w:rsid w:val="00143D86"/>
    <w:rsid w:val="0015292F"/>
    <w:rsid w:val="00152E07"/>
    <w:rsid w:val="00160F37"/>
    <w:rsid w:val="00163136"/>
    <w:rsid w:val="0016765C"/>
    <w:rsid w:val="001733B5"/>
    <w:rsid w:val="00174E5B"/>
    <w:rsid w:val="00181A17"/>
    <w:rsid w:val="001840B2"/>
    <w:rsid w:val="001841FF"/>
    <w:rsid w:val="00186D33"/>
    <w:rsid w:val="00194C7F"/>
    <w:rsid w:val="001961D8"/>
    <w:rsid w:val="00196419"/>
    <w:rsid w:val="0019699D"/>
    <w:rsid w:val="001A0161"/>
    <w:rsid w:val="001A3EAA"/>
    <w:rsid w:val="001A5D33"/>
    <w:rsid w:val="001B23BA"/>
    <w:rsid w:val="001B3AD0"/>
    <w:rsid w:val="001C1ECF"/>
    <w:rsid w:val="001C7A2B"/>
    <w:rsid w:val="001C7CAA"/>
    <w:rsid w:val="001D022D"/>
    <w:rsid w:val="001D106B"/>
    <w:rsid w:val="001D1C1D"/>
    <w:rsid w:val="001D30C3"/>
    <w:rsid w:val="001D3E62"/>
    <w:rsid w:val="001D670F"/>
    <w:rsid w:val="001E4EA9"/>
    <w:rsid w:val="001F71EB"/>
    <w:rsid w:val="001F7312"/>
    <w:rsid w:val="00202542"/>
    <w:rsid w:val="0020332C"/>
    <w:rsid w:val="0021397E"/>
    <w:rsid w:val="00230FD7"/>
    <w:rsid w:val="00231B38"/>
    <w:rsid w:val="00233C82"/>
    <w:rsid w:val="00236338"/>
    <w:rsid w:val="00245E58"/>
    <w:rsid w:val="00247EA9"/>
    <w:rsid w:val="00261712"/>
    <w:rsid w:val="00264A5D"/>
    <w:rsid w:val="0026655A"/>
    <w:rsid w:val="002824E9"/>
    <w:rsid w:val="002879B0"/>
    <w:rsid w:val="002916DF"/>
    <w:rsid w:val="00291F55"/>
    <w:rsid w:val="00293FD9"/>
    <w:rsid w:val="00294BB9"/>
    <w:rsid w:val="002A1263"/>
    <w:rsid w:val="002A421B"/>
    <w:rsid w:val="002A4FBD"/>
    <w:rsid w:val="002A5171"/>
    <w:rsid w:val="002A66C7"/>
    <w:rsid w:val="002B7000"/>
    <w:rsid w:val="002B73EA"/>
    <w:rsid w:val="002C17F8"/>
    <w:rsid w:val="002C275B"/>
    <w:rsid w:val="002C2E41"/>
    <w:rsid w:val="002C3655"/>
    <w:rsid w:val="002C5298"/>
    <w:rsid w:val="002C602B"/>
    <w:rsid w:val="002C6FA9"/>
    <w:rsid w:val="002D1334"/>
    <w:rsid w:val="002D1453"/>
    <w:rsid w:val="002D3E00"/>
    <w:rsid w:val="002D5893"/>
    <w:rsid w:val="002D6445"/>
    <w:rsid w:val="002E02F5"/>
    <w:rsid w:val="002E1A87"/>
    <w:rsid w:val="002E37DD"/>
    <w:rsid w:val="002E3BAB"/>
    <w:rsid w:val="002E3CE7"/>
    <w:rsid w:val="002F0455"/>
    <w:rsid w:val="0030050E"/>
    <w:rsid w:val="003113AF"/>
    <w:rsid w:val="00316175"/>
    <w:rsid w:val="00317E1C"/>
    <w:rsid w:val="00325849"/>
    <w:rsid w:val="00330B98"/>
    <w:rsid w:val="00330E33"/>
    <w:rsid w:val="00332A8B"/>
    <w:rsid w:val="00333382"/>
    <w:rsid w:val="00333681"/>
    <w:rsid w:val="0033468C"/>
    <w:rsid w:val="0034345A"/>
    <w:rsid w:val="0035172C"/>
    <w:rsid w:val="00352164"/>
    <w:rsid w:val="003530F0"/>
    <w:rsid w:val="00354D95"/>
    <w:rsid w:val="0035777B"/>
    <w:rsid w:val="003604B2"/>
    <w:rsid w:val="00360BB7"/>
    <w:rsid w:val="003676E3"/>
    <w:rsid w:val="003751EC"/>
    <w:rsid w:val="00375BF3"/>
    <w:rsid w:val="00380308"/>
    <w:rsid w:val="0038147B"/>
    <w:rsid w:val="00385FCD"/>
    <w:rsid w:val="00391242"/>
    <w:rsid w:val="003913F1"/>
    <w:rsid w:val="003930E5"/>
    <w:rsid w:val="00393A87"/>
    <w:rsid w:val="00394DF0"/>
    <w:rsid w:val="00395132"/>
    <w:rsid w:val="0039685B"/>
    <w:rsid w:val="003B756F"/>
    <w:rsid w:val="003C0F28"/>
    <w:rsid w:val="003C41DE"/>
    <w:rsid w:val="003C4571"/>
    <w:rsid w:val="003C4B82"/>
    <w:rsid w:val="003C6C66"/>
    <w:rsid w:val="003D4EA3"/>
    <w:rsid w:val="003D5945"/>
    <w:rsid w:val="003D69A4"/>
    <w:rsid w:val="003E0B7E"/>
    <w:rsid w:val="003E22EB"/>
    <w:rsid w:val="003E4509"/>
    <w:rsid w:val="003E4938"/>
    <w:rsid w:val="0040282C"/>
    <w:rsid w:val="00402AFF"/>
    <w:rsid w:val="004063AB"/>
    <w:rsid w:val="00411ABE"/>
    <w:rsid w:val="00417551"/>
    <w:rsid w:val="0042724F"/>
    <w:rsid w:val="00430795"/>
    <w:rsid w:val="004310F6"/>
    <w:rsid w:val="00432094"/>
    <w:rsid w:val="00432D15"/>
    <w:rsid w:val="004337BD"/>
    <w:rsid w:val="0045416B"/>
    <w:rsid w:val="00457C71"/>
    <w:rsid w:val="00465BEB"/>
    <w:rsid w:val="0046625E"/>
    <w:rsid w:val="0047004E"/>
    <w:rsid w:val="00472D03"/>
    <w:rsid w:val="00473C26"/>
    <w:rsid w:val="0049341B"/>
    <w:rsid w:val="004A0B52"/>
    <w:rsid w:val="004B0493"/>
    <w:rsid w:val="004B09E9"/>
    <w:rsid w:val="004B45D9"/>
    <w:rsid w:val="004C0C25"/>
    <w:rsid w:val="004C4216"/>
    <w:rsid w:val="004C5E1B"/>
    <w:rsid w:val="004D0CF1"/>
    <w:rsid w:val="004D5D8E"/>
    <w:rsid w:val="004E17C8"/>
    <w:rsid w:val="004E2B75"/>
    <w:rsid w:val="004E4A58"/>
    <w:rsid w:val="004F56DD"/>
    <w:rsid w:val="004F741C"/>
    <w:rsid w:val="00501C89"/>
    <w:rsid w:val="00502BE2"/>
    <w:rsid w:val="005050EB"/>
    <w:rsid w:val="00526287"/>
    <w:rsid w:val="0053089C"/>
    <w:rsid w:val="00534991"/>
    <w:rsid w:val="00542824"/>
    <w:rsid w:val="00544454"/>
    <w:rsid w:val="0054703F"/>
    <w:rsid w:val="005530A0"/>
    <w:rsid w:val="00553350"/>
    <w:rsid w:val="00557C81"/>
    <w:rsid w:val="00562D3E"/>
    <w:rsid w:val="0057078D"/>
    <w:rsid w:val="00582C91"/>
    <w:rsid w:val="00586722"/>
    <w:rsid w:val="00586F59"/>
    <w:rsid w:val="00587EBA"/>
    <w:rsid w:val="005A3F87"/>
    <w:rsid w:val="005C2527"/>
    <w:rsid w:val="005C580A"/>
    <w:rsid w:val="005D42B2"/>
    <w:rsid w:val="005E001F"/>
    <w:rsid w:val="005E3B94"/>
    <w:rsid w:val="005E546D"/>
    <w:rsid w:val="005F799B"/>
    <w:rsid w:val="005F7CF3"/>
    <w:rsid w:val="00603A41"/>
    <w:rsid w:val="0060579A"/>
    <w:rsid w:val="00610DBA"/>
    <w:rsid w:val="00630201"/>
    <w:rsid w:val="00630B17"/>
    <w:rsid w:val="00630B87"/>
    <w:rsid w:val="00632CEB"/>
    <w:rsid w:val="00636889"/>
    <w:rsid w:val="006405F4"/>
    <w:rsid w:val="006437D3"/>
    <w:rsid w:val="00644276"/>
    <w:rsid w:val="00654BE3"/>
    <w:rsid w:val="0065617B"/>
    <w:rsid w:val="006601F1"/>
    <w:rsid w:val="00677E56"/>
    <w:rsid w:val="00680ECF"/>
    <w:rsid w:val="00682568"/>
    <w:rsid w:val="0069155C"/>
    <w:rsid w:val="00692302"/>
    <w:rsid w:val="006935C9"/>
    <w:rsid w:val="006A2FB1"/>
    <w:rsid w:val="006A57A2"/>
    <w:rsid w:val="006B71BB"/>
    <w:rsid w:val="006B7CD1"/>
    <w:rsid w:val="006B7E2C"/>
    <w:rsid w:val="006C7C1B"/>
    <w:rsid w:val="006D4832"/>
    <w:rsid w:val="006D5507"/>
    <w:rsid w:val="006D6E41"/>
    <w:rsid w:val="006E16D1"/>
    <w:rsid w:val="006E522C"/>
    <w:rsid w:val="006E5391"/>
    <w:rsid w:val="006F0302"/>
    <w:rsid w:val="006F42E5"/>
    <w:rsid w:val="00704C29"/>
    <w:rsid w:val="007113BA"/>
    <w:rsid w:val="007238C7"/>
    <w:rsid w:val="00737064"/>
    <w:rsid w:val="0074742F"/>
    <w:rsid w:val="00751612"/>
    <w:rsid w:val="00752442"/>
    <w:rsid w:val="00754470"/>
    <w:rsid w:val="00754FE5"/>
    <w:rsid w:val="00757199"/>
    <w:rsid w:val="00765005"/>
    <w:rsid w:val="00767D5E"/>
    <w:rsid w:val="00773793"/>
    <w:rsid w:val="00782AFC"/>
    <w:rsid w:val="00783B30"/>
    <w:rsid w:val="007913BD"/>
    <w:rsid w:val="0079657F"/>
    <w:rsid w:val="007A0361"/>
    <w:rsid w:val="007B46E3"/>
    <w:rsid w:val="007C2A38"/>
    <w:rsid w:val="007C30E9"/>
    <w:rsid w:val="007D7253"/>
    <w:rsid w:val="007E0E08"/>
    <w:rsid w:val="007E2B53"/>
    <w:rsid w:val="007E31F6"/>
    <w:rsid w:val="007F0AAF"/>
    <w:rsid w:val="007F1E0C"/>
    <w:rsid w:val="007F274A"/>
    <w:rsid w:val="007F5AE8"/>
    <w:rsid w:val="0080128A"/>
    <w:rsid w:val="00802152"/>
    <w:rsid w:val="0081244C"/>
    <w:rsid w:val="00812D3E"/>
    <w:rsid w:val="008141BC"/>
    <w:rsid w:val="0081691F"/>
    <w:rsid w:val="00831414"/>
    <w:rsid w:val="00834D6B"/>
    <w:rsid w:val="0086725B"/>
    <w:rsid w:val="00876A1C"/>
    <w:rsid w:val="00883070"/>
    <w:rsid w:val="0088768C"/>
    <w:rsid w:val="008959A3"/>
    <w:rsid w:val="008971B1"/>
    <w:rsid w:val="008A15C8"/>
    <w:rsid w:val="008A312B"/>
    <w:rsid w:val="008A74EF"/>
    <w:rsid w:val="008B4451"/>
    <w:rsid w:val="008C2D44"/>
    <w:rsid w:val="008C7B7D"/>
    <w:rsid w:val="008D12BF"/>
    <w:rsid w:val="008D3995"/>
    <w:rsid w:val="008D4A30"/>
    <w:rsid w:val="008D6BE0"/>
    <w:rsid w:val="008F5CFE"/>
    <w:rsid w:val="009008BB"/>
    <w:rsid w:val="00900C5C"/>
    <w:rsid w:val="009140D8"/>
    <w:rsid w:val="0092233A"/>
    <w:rsid w:val="00927B58"/>
    <w:rsid w:val="00931117"/>
    <w:rsid w:val="00935D80"/>
    <w:rsid w:val="009363E3"/>
    <w:rsid w:val="00940C14"/>
    <w:rsid w:val="009510DD"/>
    <w:rsid w:val="00952529"/>
    <w:rsid w:val="00953CBB"/>
    <w:rsid w:val="009613F6"/>
    <w:rsid w:val="00962AF0"/>
    <w:rsid w:val="00966263"/>
    <w:rsid w:val="00970E50"/>
    <w:rsid w:val="00972671"/>
    <w:rsid w:val="00973221"/>
    <w:rsid w:val="00984670"/>
    <w:rsid w:val="00995ED3"/>
    <w:rsid w:val="009B0987"/>
    <w:rsid w:val="009B3F42"/>
    <w:rsid w:val="009B45A8"/>
    <w:rsid w:val="009B5D15"/>
    <w:rsid w:val="009C2937"/>
    <w:rsid w:val="009D2C87"/>
    <w:rsid w:val="009E2265"/>
    <w:rsid w:val="009E71B3"/>
    <w:rsid w:val="009F0907"/>
    <w:rsid w:val="009F3BAF"/>
    <w:rsid w:val="009F4F17"/>
    <w:rsid w:val="009F5540"/>
    <w:rsid w:val="009F59F3"/>
    <w:rsid w:val="00A03AFB"/>
    <w:rsid w:val="00A3068D"/>
    <w:rsid w:val="00A3237C"/>
    <w:rsid w:val="00A43D9B"/>
    <w:rsid w:val="00A60E93"/>
    <w:rsid w:val="00A63228"/>
    <w:rsid w:val="00A64B67"/>
    <w:rsid w:val="00A64C8F"/>
    <w:rsid w:val="00A71994"/>
    <w:rsid w:val="00A73636"/>
    <w:rsid w:val="00A84E37"/>
    <w:rsid w:val="00A90DF2"/>
    <w:rsid w:val="00A9658D"/>
    <w:rsid w:val="00AA0C03"/>
    <w:rsid w:val="00AA0D71"/>
    <w:rsid w:val="00AA1641"/>
    <w:rsid w:val="00AA44FF"/>
    <w:rsid w:val="00AB3666"/>
    <w:rsid w:val="00AC2FB5"/>
    <w:rsid w:val="00AC5DFA"/>
    <w:rsid w:val="00AD0ED5"/>
    <w:rsid w:val="00AE3889"/>
    <w:rsid w:val="00AF06B9"/>
    <w:rsid w:val="00B16521"/>
    <w:rsid w:val="00B17985"/>
    <w:rsid w:val="00B20107"/>
    <w:rsid w:val="00B234C7"/>
    <w:rsid w:val="00B26743"/>
    <w:rsid w:val="00B27546"/>
    <w:rsid w:val="00B32463"/>
    <w:rsid w:val="00B4220C"/>
    <w:rsid w:val="00B51C2E"/>
    <w:rsid w:val="00B53077"/>
    <w:rsid w:val="00B54D96"/>
    <w:rsid w:val="00B564FC"/>
    <w:rsid w:val="00B5791C"/>
    <w:rsid w:val="00B639FE"/>
    <w:rsid w:val="00B63EF4"/>
    <w:rsid w:val="00B701BA"/>
    <w:rsid w:val="00B71B2C"/>
    <w:rsid w:val="00B71E5B"/>
    <w:rsid w:val="00B72265"/>
    <w:rsid w:val="00B73532"/>
    <w:rsid w:val="00B75B7D"/>
    <w:rsid w:val="00B77A20"/>
    <w:rsid w:val="00B81515"/>
    <w:rsid w:val="00B82126"/>
    <w:rsid w:val="00B83C5C"/>
    <w:rsid w:val="00B8457A"/>
    <w:rsid w:val="00B8633F"/>
    <w:rsid w:val="00B91807"/>
    <w:rsid w:val="00B92D55"/>
    <w:rsid w:val="00B932A8"/>
    <w:rsid w:val="00BA0431"/>
    <w:rsid w:val="00BA0B4E"/>
    <w:rsid w:val="00BA1BF5"/>
    <w:rsid w:val="00BA22D8"/>
    <w:rsid w:val="00BA372D"/>
    <w:rsid w:val="00BA44E0"/>
    <w:rsid w:val="00BA4848"/>
    <w:rsid w:val="00BA50C3"/>
    <w:rsid w:val="00BA6684"/>
    <w:rsid w:val="00BB00A8"/>
    <w:rsid w:val="00BB00EA"/>
    <w:rsid w:val="00BC5E39"/>
    <w:rsid w:val="00BC65CF"/>
    <w:rsid w:val="00BD725E"/>
    <w:rsid w:val="00BE3F9B"/>
    <w:rsid w:val="00BE60FD"/>
    <w:rsid w:val="00BE71C4"/>
    <w:rsid w:val="00BE7C62"/>
    <w:rsid w:val="00BF06F1"/>
    <w:rsid w:val="00C00A75"/>
    <w:rsid w:val="00C12B43"/>
    <w:rsid w:val="00C16B8E"/>
    <w:rsid w:val="00C20B8A"/>
    <w:rsid w:val="00C22D41"/>
    <w:rsid w:val="00C3171B"/>
    <w:rsid w:val="00C4407B"/>
    <w:rsid w:val="00C508F6"/>
    <w:rsid w:val="00C60126"/>
    <w:rsid w:val="00C60EFE"/>
    <w:rsid w:val="00C65D12"/>
    <w:rsid w:val="00C6660F"/>
    <w:rsid w:val="00C71485"/>
    <w:rsid w:val="00C75801"/>
    <w:rsid w:val="00C85318"/>
    <w:rsid w:val="00C90829"/>
    <w:rsid w:val="00C9459B"/>
    <w:rsid w:val="00C97EC1"/>
    <w:rsid w:val="00CA378C"/>
    <w:rsid w:val="00CA6D41"/>
    <w:rsid w:val="00CA7285"/>
    <w:rsid w:val="00CB1784"/>
    <w:rsid w:val="00CB5CB0"/>
    <w:rsid w:val="00CC12CF"/>
    <w:rsid w:val="00CC26E8"/>
    <w:rsid w:val="00CC772E"/>
    <w:rsid w:val="00CD09EA"/>
    <w:rsid w:val="00CD542D"/>
    <w:rsid w:val="00CD5532"/>
    <w:rsid w:val="00CD6E42"/>
    <w:rsid w:val="00CE08C3"/>
    <w:rsid w:val="00CE1404"/>
    <w:rsid w:val="00CE19AC"/>
    <w:rsid w:val="00CE47AF"/>
    <w:rsid w:val="00CF1901"/>
    <w:rsid w:val="00CF4B18"/>
    <w:rsid w:val="00CF51C6"/>
    <w:rsid w:val="00D020C6"/>
    <w:rsid w:val="00D069DB"/>
    <w:rsid w:val="00D07746"/>
    <w:rsid w:val="00D07D44"/>
    <w:rsid w:val="00D13619"/>
    <w:rsid w:val="00D17255"/>
    <w:rsid w:val="00D30F0E"/>
    <w:rsid w:val="00D341A8"/>
    <w:rsid w:val="00D34EEC"/>
    <w:rsid w:val="00D357D4"/>
    <w:rsid w:val="00D45B74"/>
    <w:rsid w:val="00D45FBD"/>
    <w:rsid w:val="00D50B59"/>
    <w:rsid w:val="00D55784"/>
    <w:rsid w:val="00D571C4"/>
    <w:rsid w:val="00D57725"/>
    <w:rsid w:val="00D6134B"/>
    <w:rsid w:val="00D6404A"/>
    <w:rsid w:val="00D70AFE"/>
    <w:rsid w:val="00D719D6"/>
    <w:rsid w:val="00D775C2"/>
    <w:rsid w:val="00D843FA"/>
    <w:rsid w:val="00D96B9D"/>
    <w:rsid w:val="00DA1CD1"/>
    <w:rsid w:val="00DA22DE"/>
    <w:rsid w:val="00DA4761"/>
    <w:rsid w:val="00DB0D5C"/>
    <w:rsid w:val="00DB1282"/>
    <w:rsid w:val="00DB40FF"/>
    <w:rsid w:val="00DB4352"/>
    <w:rsid w:val="00DB64D3"/>
    <w:rsid w:val="00DC037A"/>
    <w:rsid w:val="00DD6055"/>
    <w:rsid w:val="00DE561E"/>
    <w:rsid w:val="00DE5B44"/>
    <w:rsid w:val="00DE7724"/>
    <w:rsid w:val="00DF1CF0"/>
    <w:rsid w:val="00DF39FF"/>
    <w:rsid w:val="00DF5EEC"/>
    <w:rsid w:val="00E016C4"/>
    <w:rsid w:val="00E03356"/>
    <w:rsid w:val="00E056A3"/>
    <w:rsid w:val="00E0669F"/>
    <w:rsid w:val="00E11A30"/>
    <w:rsid w:val="00E12E57"/>
    <w:rsid w:val="00E14745"/>
    <w:rsid w:val="00E22BDE"/>
    <w:rsid w:val="00E22C7F"/>
    <w:rsid w:val="00E34BE0"/>
    <w:rsid w:val="00E36BAC"/>
    <w:rsid w:val="00E37478"/>
    <w:rsid w:val="00E40F92"/>
    <w:rsid w:val="00E45042"/>
    <w:rsid w:val="00E51367"/>
    <w:rsid w:val="00E53658"/>
    <w:rsid w:val="00E536F5"/>
    <w:rsid w:val="00E5780A"/>
    <w:rsid w:val="00E579B3"/>
    <w:rsid w:val="00E62C1F"/>
    <w:rsid w:val="00E631FC"/>
    <w:rsid w:val="00E75DAF"/>
    <w:rsid w:val="00E827BE"/>
    <w:rsid w:val="00E91AA7"/>
    <w:rsid w:val="00E9699C"/>
    <w:rsid w:val="00EB4F2D"/>
    <w:rsid w:val="00EB6C4B"/>
    <w:rsid w:val="00EC0DBF"/>
    <w:rsid w:val="00EC325E"/>
    <w:rsid w:val="00EC55C3"/>
    <w:rsid w:val="00EC55CB"/>
    <w:rsid w:val="00EC6108"/>
    <w:rsid w:val="00ED07CE"/>
    <w:rsid w:val="00ED0F78"/>
    <w:rsid w:val="00ED4685"/>
    <w:rsid w:val="00EE70C9"/>
    <w:rsid w:val="00EE7C6B"/>
    <w:rsid w:val="00EF3281"/>
    <w:rsid w:val="00EF43F6"/>
    <w:rsid w:val="00F00915"/>
    <w:rsid w:val="00F02EB9"/>
    <w:rsid w:val="00F052C2"/>
    <w:rsid w:val="00F11E54"/>
    <w:rsid w:val="00F12BE9"/>
    <w:rsid w:val="00F12D71"/>
    <w:rsid w:val="00F15D5E"/>
    <w:rsid w:val="00F20778"/>
    <w:rsid w:val="00F20EB8"/>
    <w:rsid w:val="00F21803"/>
    <w:rsid w:val="00F21BD6"/>
    <w:rsid w:val="00F2216E"/>
    <w:rsid w:val="00F252F6"/>
    <w:rsid w:val="00F25ED2"/>
    <w:rsid w:val="00F33D74"/>
    <w:rsid w:val="00F36578"/>
    <w:rsid w:val="00F40EFD"/>
    <w:rsid w:val="00F4310A"/>
    <w:rsid w:val="00F44F7E"/>
    <w:rsid w:val="00F56811"/>
    <w:rsid w:val="00F65D4B"/>
    <w:rsid w:val="00F6662E"/>
    <w:rsid w:val="00F714D0"/>
    <w:rsid w:val="00F72E3A"/>
    <w:rsid w:val="00F73994"/>
    <w:rsid w:val="00F809BD"/>
    <w:rsid w:val="00F80AAD"/>
    <w:rsid w:val="00F81706"/>
    <w:rsid w:val="00F86600"/>
    <w:rsid w:val="00F942EE"/>
    <w:rsid w:val="00F959B3"/>
    <w:rsid w:val="00FA38C3"/>
    <w:rsid w:val="00FA6257"/>
    <w:rsid w:val="00FB0378"/>
    <w:rsid w:val="00FB04D8"/>
    <w:rsid w:val="00FB2147"/>
    <w:rsid w:val="00FB24F5"/>
    <w:rsid w:val="00FB2CEC"/>
    <w:rsid w:val="00FB6D55"/>
    <w:rsid w:val="00FC29B7"/>
    <w:rsid w:val="00FD7398"/>
    <w:rsid w:val="00FE1686"/>
    <w:rsid w:val="00FE7B3A"/>
    <w:rsid w:val="00FF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5E945335-829F-48E6-B754-811713C6A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 w:type="paragraph" w:styleId="NoSpacing">
    <w:name w:val="No Spacing"/>
    <w:uiPriority w:val="1"/>
    <w:qFormat/>
    <w:rsid w:val="005D42B2"/>
    <w:pPr>
      <w:spacing w:line="240" w:lineRule="auto"/>
    </w:pPr>
  </w:style>
  <w:style w:type="character" w:styleId="PlaceholderText">
    <w:name w:val="Placeholder Text"/>
    <w:basedOn w:val="DefaultParagraphFont"/>
    <w:uiPriority w:val="99"/>
    <w:semiHidden/>
    <w:rsid w:val="00DA4761"/>
    <w:rPr>
      <w:color w:val="666666"/>
    </w:rPr>
  </w:style>
  <w:style w:type="paragraph" w:styleId="TOCHeading">
    <w:name w:val="TOC Heading"/>
    <w:basedOn w:val="Heading1"/>
    <w:next w:val="Normal"/>
    <w:uiPriority w:val="39"/>
    <w:unhideWhenUsed/>
    <w:qFormat/>
    <w:rsid w:val="00B51C2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B51C2E"/>
    <w:pPr>
      <w:spacing w:after="100"/>
    </w:pPr>
  </w:style>
  <w:style w:type="paragraph" w:styleId="TOC2">
    <w:name w:val="toc 2"/>
    <w:basedOn w:val="Normal"/>
    <w:next w:val="Normal"/>
    <w:autoRedefine/>
    <w:uiPriority w:val="39"/>
    <w:unhideWhenUsed/>
    <w:rsid w:val="00B51C2E"/>
    <w:pPr>
      <w:spacing w:after="100"/>
      <w:ind w:left="220"/>
    </w:pPr>
  </w:style>
  <w:style w:type="paragraph" w:styleId="Caption">
    <w:name w:val="caption"/>
    <w:basedOn w:val="Normal"/>
    <w:next w:val="Normal"/>
    <w:uiPriority w:val="35"/>
    <w:unhideWhenUsed/>
    <w:qFormat/>
    <w:rsid w:val="00B51C2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51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28745">
      <w:bodyDiv w:val="1"/>
      <w:marLeft w:val="0"/>
      <w:marRight w:val="0"/>
      <w:marTop w:val="0"/>
      <w:marBottom w:val="0"/>
      <w:divBdr>
        <w:top w:val="none" w:sz="0" w:space="0" w:color="auto"/>
        <w:left w:val="none" w:sz="0" w:space="0" w:color="auto"/>
        <w:bottom w:val="none" w:sz="0" w:space="0" w:color="auto"/>
        <w:right w:val="none" w:sz="0" w:space="0" w:color="auto"/>
      </w:divBdr>
    </w:div>
    <w:div w:id="115873899">
      <w:bodyDiv w:val="1"/>
      <w:marLeft w:val="0"/>
      <w:marRight w:val="0"/>
      <w:marTop w:val="0"/>
      <w:marBottom w:val="0"/>
      <w:divBdr>
        <w:top w:val="none" w:sz="0" w:space="0" w:color="auto"/>
        <w:left w:val="none" w:sz="0" w:space="0" w:color="auto"/>
        <w:bottom w:val="none" w:sz="0" w:space="0" w:color="auto"/>
        <w:right w:val="none" w:sz="0" w:space="0" w:color="auto"/>
      </w:divBdr>
    </w:div>
    <w:div w:id="235165362">
      <w:bodyDiv w:val="1"/>
      <w:marLeft w:val="0"/>
      <w:marRight w:val="0"/>
      <w:marTop w:val="0"/>
      <w:marBottom w:val="0"/>
      <w:divBdr>
        <w:top w:val="none" w:sz="0" w:space="0" w:color="auto"/>
        <w:left w:val="none" w:sz="0" w:space="0" w:color="auto"/>
        <w:bottom w:val="none" w:sz="0" w:space="0" w:color="auto"/>
        <w:right w:val="none" w:sz="0" w:space="0" w:color="auto"/>
      </w:divBdr>
    </w:div>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30600209">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777598983">
      <w:bodyDiv w:val="1"/>
      <w:marLeft w:val="0"/>
      <w:marRight w:val="0"/>
      <w:marTop w:val="0"/>
      <w:marBottom w:val="0"/>
      <w:divBdr>
        <w:top w:val="none" w:sz="0" w:space="0" w:color="auto"/>
        <w:left w:val="none" w:sz="0" w:space="0" w:color="auto"/>
        <w:bottom w:val="none" w:sz="0" w:space="0" w:color="auto"/>
        <w:right w:val="none" w:sz="0" w:space="0" w:color="auto"/>
      </w:divBdr>
    </w:div>
    <w:div w:id="837576103">
      <w:bodyDiv w:val="1"/>
      <w:marLeft w:val="0"/>
      <w:marRight w:val="0"/>
      <w:marTop w:val="0"/>
      <w:marBottom w:val="0"/>
      <w:divBdr>
        <w:top w:val="none" w:sz="0" w:space="0" w:color="auto"/>
        <w:left w:val="none" w:sz="0" w:space="0" w:color="auto"/>
        <w:bottom w:val="none" w:sz="0" w:space="0" w:color="auto"/>
        <w:right w:val="none" w:sz="0" w:space="0" w:color="auto"/>
      </w:divBdr>
    </w:div>
    <w:div w:id="1107652669">
      <w:bodyDiv w:val="1"/>
      <w:marLeft w:val="0"/>
      <w:marRight w:val="0"/>
      <w:marTop w:val="0"/>
      <w:marBottom w:val="0"/>
      <w:divBdr>
        <w:top w:val="none" w:sz="0" w:space="0" w:color="auto"/>
        <w:left w:val="none" w:sz="0" w:space="0" w:color="auto"/>
        <w:bottom w:val="none" w:sz="0" w:space="0" w:color="auto"/>
        <w:right w:val="none" w:sz="0" w:space="0" w:color="auto"/>
      </w:divBdr>
    </w:div>
    <w:div w:id="11503695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 w:id="1574311938">
      <w:bodyDiv w:val="1"/>
      <w:marLeft w:val="0"/>
      <w:marRight w:val="0"/>
      <w:marTop w:val="0"/>
      <w:marBottom w:val="0"/>
      <w:divBdr>
        <w:top w:val="none" w:sz="0" w:space="0" w:color="auto"/>
        <w:left w:val="none" w:sz="0" w:space="0" w:color="auto"/>
        <w:bottom w:val="none" w:sz="0" w:space="0" w:color="auto"/>
        <w:right w:val="none" w:sz="0" w:space="0" w:color="auto"/>
      </w:divBdr>
    </w:div>
    <w:div w:id="2077782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nph.onlinelibrary.wiley.com/doi/full/10.1111/nph.19247" TargetMode="External"/><Relationship Id="rId1" Type="http://schemas.openxmlformats.org/officeDocument/2006/relationships/hyperlink" Target="https://doi.org/10.1016/j.forpol.2019.10199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cybis.se/forfun/dendro/index.htm"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azgeo-open-data-agic.hub.arcgis.com"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3.png"/><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www.ncei.noaa.gov/access/monitoring/climate-at-a-glance/county/time-series/AZ-025/tmin/1/0/1993-2023?base_prd=true&amp;begbaseyear=1901&amp;endbaseyear=2000" TargetMode="External"/><Relationship Id="rId31" Type="http://schemas.openxmlformats.org/officeDocument/2006/relationships/image" Target="media/image15.png"/><Relationship Id="rId44" Type="http://schemas.openxmlformats.org/officeDocument/2006/relationships/image" Target="media/image2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www.cybis.se/forfun/dendro/index.ht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0" Type="http://schemas.openxmlformats.org/officeDocument/2006/relationships/hyperlink" Target="https://earthexplorer.usgs.gov/"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E16A6-A031-446F-BB98-8DEC13F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9395</TotalTime>
  <Pages>29</Pages>
  <Words>9907</Words>
  <Characters>56476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E Springer</dc:creator>
  <cp:keywords/>
  <dc:description/>
  <cp:lastModifiedBy>Quentin R McCalla</cp:lastModifiedBy>
  <cp:revision>1</cp:revision>
  <dcterms:created xsi:type="dcterms:W3CDTF">2025-01-17T20:29:00Z</dcterms:created>
  <dcterms:modified xsi:type="dcterms:W3CDTF">2025-01-28T22:10:00Z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id="da6Whu1v"/&gt;&lt;style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